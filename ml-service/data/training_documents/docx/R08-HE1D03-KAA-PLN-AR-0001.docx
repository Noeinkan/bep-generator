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7546EE" w14:textId="77777777" w:rsidR="00E87BA7" w:rsidRPr="00DE1041" w:rsidRDefault="00E87BA7" w:rsidP="00E87BA7">
      <w:pPr>
        <w:rPr>
          <w:b/>
          <w:bCs/>
          <w:color w:val="AE9142"/>
          <w:sz w:val="24"/>
          <w:szCs w:val="28"/>
          <w:lang w:val="en-GB"/>
        </w:rPr>
      </w:pPr>
      <w:bookmarkStart w:id="0" w:name="_Hlk63710537"/>
      <w:bookmarkEnd w:id="0"/>
    </w:p>
    <w:p w14:paraId="5A2EDF1E" w14:textId="77777777" w:rsidR="00E87BA7" w:rsidRDefault="00E87BA7" w:rsidP="00E87BA7">
      <w:pPr>
        <w:rPr>
          <w:b/>
          <w:bCs/>
          <w:color w:val="AE9142"/>
          <w:sz w:val="24"/>
          <w:szCs w:val="28"/>
        </w:rPr>
      </w:pPr>
    </w:p>
    <w:p w14:paraId="533266C0" w14:textId="60F51236" w:rsidR="00E87BA7" w:rsidRDefault="00E87BA7" w:rsidP="00E87BA7">
      <w:pPr>
        <w:rPr>
          <w:b/>
          <w:bCs/>
          <w:color w:val="AE9142"/>
          <w:sz w:val="24"/>
          <w:szCs w:val="28"/>
        </w:rPr>
      </w:pPr>
    </w:p>
    <w:p w14:paraId="34C8953C" w14:textId="0E11DCB1" w:rsidR="00A83DB9" w:rsidRDefault="00A83DB9" w:rsidP="00E87BA7">
      <w:pPr>
        <w:rPr>
          <w:b/>
          <w:bCs/>
          <w:color w:val="AE9142"/>
          <w:sz w:val="24"/>
          <w:szCs w:val="28"/>
        </w:rPr>
      </w:pPr>
    </w:p>
    <w:p w14:paraId="5E4C2720" w14:textId="2A85D2A3" w:rsidR="00A83DB9" w:rsidRDefault="00A83DB9" w:rsidP="00E87BA7">
      <w:pPr>
        <w:rPr>
          <w:b/>
          <w:bCs/>
          <w:color w:val="AE9142"/>
          <w:sz w:val="24"/>
          <w:szCs w:val="28"/>
        </w:rPr>
      </w:pPr>
    </w:p>
    <w:p w14:paraId="6AEE9326" w14:textId="5D901423" w:rsidR="00A83DB9" w:rsidRDefault="00A83DB9" w:rsidP="00E87BA7">
      <w:pPr>
        <w:rPr>
          <w:b/>
          <w:bCs/>
          <w:color w:val="AE9142"/>
          <w:sz w:val="24"/>
          <w:szCs w:val="28"/>
        </w:rPr>
      </w:pPr>
    </w:p>
    <w:p w14:paraId="7B615BF3" w14:textId="6111864A" w:rsidR="00A83DB9" w:rsidRDefault="00A83DB9" w:rsidP="00E87BA7">
      <w:pPr>
        <w:rPr>
          <w:b/>
          <w:bCs/>
          <w:color w:val="AE9142"/>
          <w:sz w:val="24"/>
          <w:szCs w:val="28"/>
        </w:rPr>
      </w:pPr>
    </w:p>
    <w:p w14:paraId="7859BF63" w14:textId="2610387F" w:rsidR="00A83DB9" w:rsidRDefault="00A83DB9" w:rsidP="00E87BA7">
      <w:pPr>
        <w:rPr>
          <w:b/>
          <w:bCs/>
          <w:color w:val="AE9142"/>
          <w:sz w:val="24"/>
          <w:szCs w:val="28"/>
        </w:rPr>
      </w:pPr>
    </w:p>
    <w:p w14:paraId="5754199B" w14:textId="5067355C" w:rsidR="00A83DB9" w:rsidRDefault="00A83DB9" w:rsidP="00E87BA7">
      <w:pPr>
        <w:rPr>
          <w:b/>
          <w:bCs/>
          <w:color w:val="AE9142"/>
          <w:sz w:val="24"/>
          <w:szCs w:val="28"/>
        </w:rPr>
      </w:pPr>
    </w:p>
    <w:p w14:paraId="2276F366" w14:textId="486455E3" w:rsidR="00A83DB9" w:rsidRDefault="00A83DB9" w:rsidP="00E87BA7">
      <w:pPr>
        <w:rPr>
          <w:b/>
          <w:bCs/>
          <w:color w:val="AE9142"/>
          <w:sz w:val="24"/>
          <w:szCs w:val="28"/>
        </w:rPr>
      </w:pPr>
    </w:p>
    <w:p w14:paraId="4C3FCA65" w14:textId="464451DE" w:rsidR="00A83DB9" w:rsidRDefault="00A83DB9" w:rsidP="00E87BA7">
      <w:pPr>
        <w:rPr>
          <w:b/>
          <w:bCs/>
          <w:color w:val="AE9142"/>
          <w:sz w:val="24"/>
          <w:szCs w:val="28"/>
        </w:rPr>
      </w:pPr>
    </w:p>
    <w:p w14:paraId="46058EEF" w14:textId="5E494622" w:rsidR="00A83DB9" w:rsidRDefault="00A83DB9" w:rsidP="00E87BA7">
      <w:pPr>
        <w:rPr>
          <w:b/>
          <w:bCs/>
          <w:color w:val="AE9142"/>
          <w:sz w:val="24"/>
          <w:szCs w:val="28"/>
        </w:rPr>
      </w:pPr>
    </w:p>
    <w:p w14:paraId="3C1461FD" w14:textId="7500065E" w:rsidR="00A83DB9" w:rsidRDefault="00A83DB9" w:rsidP="00E87BA7">
      <w:pPr>
        <w:rPr>
          <w:b/>
          <w:bCs/>
          <w:color w:val="AE9142"/>
          <w:sz w:val="24"/>
          <w:szCs w:val="28"/>
        </w:rPr>
      </w:pPr>
    </w:p>
    <w:p w14:paraId="1D012DBA" w14:textId="5143E97F" w:rsidR="00A83DB9" w:rsidRDefault="00A83DB9" w:rsidP="00E87BA7">
      <w:pPr>
        <w:rPr>
          <w:b/>
          <w:bCs/>
          <w:color w:val="AE9142"/>
          <w:sz w:val="24"/>
          <w:szCs w:val="28"/>
        </w:rPr>
      </w:pPr>
    </w:p>
    <w:p w14:paraId="35619E6E" w14:textId="7D07AE02" w:rsidR="00A83DB9" w:rsidRDefault="00A83DB9" w:rsidP="00E87BA7">
      <w:pPr>
        <w:rPr>
          <w:b/>
          <w:bCs/>
          <w:color w:val="AE9142"/>
          <w:sz w:val="24"/>
          <w:szCs w:val="28"/>
        </w:rPr>
      </w:pPr>
    </w:p>
    <w:p w14:paraId="2AAB90F1" w14:textId="77777777" w:rsidR="00A83DB9" w:rsidRDefault="00A83DB9" w:rsidP="00E87BA7">
      <w:pPr>
        <w:rPr>
          <w:b/>
          <w:bCs/>
          <w:color w:val="AE9142"/>
          <w:sz w:val="24"/>
          <w:szCs w:val="28"/>
        </w:rPr>
      </w:pPr>
    </w:p>
    <w:p w14:paraId="4F9CC052" w14:textId="77777777" w:rsidR="00E87BA7" w:rsidRDefault="00E87BA7" w:rsidP="00E87BA7">
      <w:pPr>
        <w:rPr>
          <w:b/>
          <w:bCs/>
          <w:color w:val="AE9142"/>
          <w:sz w:val="24"/>
          <w:szCs w:val="28"/>
        </w:rPr>
      </w:pPr>
    </w:p>
    <w:p w14:paraId="4B8AEB32" w14:textId="77777777" w:rsidR="00E87BA7" w:rsidRDefault="00E87BA7" w:rsidP="00E87BA7">
      <w:pPr>
        <w:rPr>
          <w:b/>
          <w:bCs/>
          <w:color w:val="AE9142"/>
          <w:sz w:val="24"/>
          <w:szCs w:val="28"/>
        </w:rPr>
      </w:pPr>
      <w:r>
        <w:rPr>
          <w:b/>
          <w:bCs/>
          <w:noProof/>
          <w:color w:val="AE9142"/>
          <w:sz w:val="24"/>
          <w:szCs w:val="28"/>
        </w:rPr>
        <mc:AlternateContent>
          <mc:Choice Requires="wps">
            <w:drawing>
              <wp:anchor distT="0" distB="0" distL="114300" distR="114300" simplePos="0" relativeHeight="251658241" behindDoc="0" locked="0" layoutInCell="1" allowOverlap="1" wp14:anchorId="5F42CF81" wp14:editId="211F6F31">
                <wp:simplePos x="0" y="0"/>
                <wp:positionH relativeFrom="column">
                  <wp:posOffset>0</wp:posOffset>
                </wp:positionH>
                <wp:positionV relativeFrom="paragraph">
                  <wp:posOffset>0</wp:posOffset>
                </wp:positionV>
                <wp:extent cx="6217920" cy="457200"/>
                <wp:effectExtent l="0" t="0" r="0" b="0"/>
                <wp:wrapNone/>
                <wp:docPr id="2" name="Text Box 2"/>
                <wp:cNvGraphicFramePr/>
                <a:graphic xmlns:a="http://schemas.openxmlformats.org/drawingml/2006/main">
                  <a:graphicData uri="http://schemas.microsoft.com/office/word/2010/wordprocessingShape">
                    <wps:wsp>
                      <wps:cNvSpPr txBox="1"/>
                      <wps:spPr>
                        <a:xfrm>
                          <a:off x="0" y="0"/>
                          <a:ext cx="6217920" cy="457200"/>
                        </a:xfrm>
                        <a:prstGeom prst="rect">
                          <a:avLst/>
                        </a:prstGeom>
                        <a:noFill/>
                        <a:ln w="6350">
                          <a:noFill/>
                        </a:ln>
                      </wps:spPr>
                      <wps:txbx>
                        <w:txbxContent>
                          <w:sdt>
                            <w:sdtPr>
                              <w:rPr>
                                <w:color w:val="AE9142"/>
                                <w:sz w:val="44"/>
                                <w:szCs w:val="44"/>
                              </w:rPr>
                              <w:alias w:val="Title"/>
                              <w:tag w:val=""/>
                              <w:id w:val="-1446390468"/>
                              <w:placeholder>
                                <w:docPart w:val="6FB62F4749714BD3B31C8AA9D445DAA7"/>
                              </w:placeholder>
                              <w:dataBinding w:prefixMappings="xmlns:ns0='http://purl.org/dc/elements/1.1/' xmlns:ns1='http://schemas.openxmlformats.org/package/2006/metadata/core-properties' " w:xpath="/ns1:coreProperties[1]/ns0:title[1]" w:storeItemID="{6C3C8BC8-F283-45AE-878A-BAB7291924A1}"/>
                              <w:text/>
                            </w:sdtPr>
                            <w:sdtContent>
                              <w:p w14:paraId="2862F114" w14:textId="23EC38C9" w:rsidR="00CC33C0" w:rsidRPr="009753C5" w:rsidRDefault="00CC33C0" w:rsidP="00E87BA7">
                                <w:pPr>
                                  <w:jc w:val="center"/>
                                  <w:rPr>
                                    <w:color w:val="AE9142"/>
                                    <w:sz w:val="32"/>
                                    <w:szCs w:val="32"/>
                                  </w:rPr>
                                </w:pPr>
                                <w:r w:rsidRPr="00703CE6">
                                  <w:rPr>
                                    <w:color w:val="AE9142"/>
                                    <w:sz w:val="44"/>
                                    <w:szCs w:val="44"/>
                                  </w:rPr>
                                  <w:t>BIM EXECUTION PLAN</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F42CF81" id="_x0000_t202" coordsize="21600,21600" o:spt="202" path="m,l,21600r21600,l21600,xe">
                <v:stroke joinstyle="miter"/>
                <v:path gradientshapeok="t" o:connecttype="rect"/>
              </v:shapetype>
              <v:shape id="Text Box 2" o:spid="_x0000_s1026" type="#_x0000_t202" style="position:absolute;left:0;text-align:left;margin-left:0;margin-top:0;width:489.6pt;height:36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" filled="f" stroked="f" strokeweight=".5pt">
                <v:textbox>
                  <w:txbxContent>
                    <w:sdt>
                      <w:sdtPr>
                        <w:rPr>
                          <w:color w:val="AE9142"/>
                          <w:sz w:val="44"/>
                          <w:szCs w:val="44"/>
                        </w:rPr>
                        <w:alias w:val="Title"/>
                        <w:tag w:val=""/>
                        <w:id w:val="-1446390468"/>
                        <w:placeholder>
                          <w:docPart w:val="6FB62F4749714BD3B31C8AA9D445DAA7"/>
                        </w:placeholder>
                        <w:dataBinding w:prefixMappings="xmlns:ns0='http://purl.org/dc/elements/1.1/' xmlns:ns1='http://schemas.openxmlformats.org/package/2006/metadata/core-properties' " w:xpath="/ns1:coreProperties[1]/ns0:title[1]" w:storeItemID="{6C3C8BC8-F283-45AE-878A-BAB7291924A1}"/>
                        <w:text/>
                      </w:sdtPr>
                      <w:sdtContent>
                        <w:p w14:paraId="2862F114" w14:textId="23EC38C9" w:rsidR="00CC33C0" w:rsidRPr="009753C5" w:rsidRDefault="00CC33C0" w:rsidP="00E87BA7">
                          <w:pPr>
                            <w:jc w:val="center"/>
                            <w:rPr>
                              <w:color w:val="AE9142"/>
                              <w:sz w:val="32"/>
                              <w:szCs w:val="32"/>
                            </w:rPr>
                          </w:pPr>
                          <w:r w:rsidRPr="00703CE6">
                            <w:rPr>
                              <w:color w:val="AE9142"/>
                              <w:sz w:val="44"/>
                              <w:szCs w:val="44"/>
                            </w:rPr>
                            <w:t>BIM EXECUTION PLAN</w:t>
                          </w:r>
                        </w:p>
                      </w:sdtContent>
                    </w:sdt>
                  </w:txbxContent>
                </v:textbox>
              </v:shape>
            </w:pict>
          </mc:Fallback>
        </mc:AlternateContent>
      </w:r>
    </w:p>
    <w:p w14:paraId="2B6DBC1A" w14:textId="77777777" w:rsidR="00E87BA7" w:rsidRDefault="00E87BA7" w:rsidP="185F27C4">
      <w:pPr>
        <w:rPr>
          <w:b/>
          <w:bCs/>
          <w:color w:val="AE9142"/>
          <w:sz w:val="24"/>
          <w:szCs w:val="24"/>
        </w:rPr>
      </w:pPr>
      <w:r>
        <w:rPr>
          <w:b/>
          <w:bCs/>
          <w:noProof/>
          <w:color w:val="AE9142"/>
          <w:sz w:val="24"/>
          <w:szCs w:val="28"/>
        </w:rPr>
        <mc:AlternateContent>
          <mc:Choice Requires="wps">
            <w:drawing>
              <wp:anchor distT="0" distB="0" distL="114300" distR="114300" simplePos="0" relativeHeight="251658240" behindDoc="0" locked="0" layoutInCell="1" allowOverlap="1" wp14:anchorId="4DF970C9" wp14:editId="75689B85">
                <wp:simplePos x="0" y="0"/>
                <wp:positionH relativeFrom="column">
                  <wp:posOffset>0</wp:posOffset>
                </wp:positionH>
                <wp:positionV relativeFrom="paragraph">
                  <wp:posOffset>134033</wp:posOffset>
                </wp:positionV>
                <wp:extent cx="6217920" cy="710534"/>
                <wp:effectExtent l="0" t="0" r="0" b="0"/>
                <wp:wrapNone/>
                <wp:docPr id="11" name="Text Box 11"/>
                <wp:cNvGraphicFramePr/>
                <a:graphic xmlns:a="http://schemas.openxmlformats.org/drawingml/2006/main">
                  <a:graphicData uri="http://schemas.microsoft.com/office/word/2010/wordprocessingShape">
                    <wps:wsp>
                      <wps:cNvSpPr txBox="1"/>
                      <wps:spPr>
                        <a:xfrm>
                          <a:off x="0" y="0"/>
                          <a:ext cx="6217920" cy="710534"/>
                        </a:xfrm>
                        <a:prstGeom prst="rect">
                          <a:avLst/>
                        </a:prstGeom>
                        <a:noFill/>
                        <a:ln w="6350">
                          <a:noFill/>
                        </a:ln>
                      </wps:spPr>
                      <wps:txbx>
                        <w:txbxContent>
                          <w:sdt>
                            <w:sdtPr>
                              <w:rPr>
                                <w:color w:val="AE9142"/>
                                <w:sz w:val="24"/>
                                <w:szCs w:val="24"/>
                              </w:rPr>
                              <w:alias w:val="Keywords"/>
                              <w:tag w:val=""/>
                              <w:id w:val="-935127248"/>
                              <w:dataBinding w:prefixMappings="xmlns:ns0='http://purl.org/dc/elements/1.1/' xmlns:ns1='http://schemas.openxmlformats.org/package/2006/metadata/core-properties' " w:xpath="/ns1:coreProperties[1]/ns1:keywords[1]" w:storeItemID="{6C3C8BC8-F283-45AE-878A-BAB7291924A1}"/>
                              <w:text/>
                            </w:sdtPr>
                            <w:sdtContent>
                              <w:p w14:paraId="59491B21" w14:textId="4BF2C214" w:rsidR="00CC33C0" w:rsidRPr="00D25A74" w:rsidRDefault="00CC33C0" w:rsidP="00E87BA7">
                                <w:pPr>
                                  <w:jc w:val="center"/>
                                  <w:rPr>
                                    <w:color w:val="AE9142"/>
                                    <w:sz w:val="24"/>
                                    <w:szCs w:val="24"/>
                                  </w:rPr>
                                </w:pPr>
                                <w:r>
                                  <w:rPr>
                                    <w:color w:val="AE9142"/>
                                    <w:sz w:val="24"/>
                                    <w:szCs w:val="24"/>
                                  </w:rPr>
                                  <w:t>R08-HE1D01-FOS-PLN-AR-0001</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F970C9" id="Text Box 11" o:spid="_x0000_s1027" type="#_x0000_t202" style="position:absolute;left:0;text-align:left;margin-left:0;margin-top:10.55pt;width:489.6pt;height:55.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" filled="f" stroked="f" strokeweight=".5pt">
                <v:textbox>
                  <w:txbxContent>
                    <w:sdt>
                      <w:sdtPr>
                        <w:rPr>
                          <w:color w:val="AE9142"/>
                          <w:sz w:val="24"/>
                          <w:szCs w:val="24"/>
                        </w:rPr>
                        <w:alias w:val="Keywords"/>
                        <w:tag w:val=""/>
                        <w:id w:val="-935127248"/>
                        <w:dataBinding w:prefixMappings="xmlns:ns0='http://purl.org/dc/elements/1.1/' xmlns:ns1='http://schemas.openxmlformats.org/package/2006/metadata/core-properties' " w:xpath="/ns1:coreProperties[1]/ns1:keywords[1]" w:storeItemID="{6C3C8BC8-F283-45AE-878A-BAB7291924A1}"/>
                        <w:text/>
                      </w:sdtPr>
                      <w:sdtContent>
                        <w:p w14:paraId="59491B21" w14:textId="4BF2C214" w:rsidR="00CC33C0" w:rsidRPr="00D25A74" w:rsidRDefault="00CC33C0" w:rsidP="00E87BA7">
                          <w:pPr>
                            <w:jc w:val="center"/>
                            <w:rPr>
                              <w:color w:val="AE9142"/>
                              <w:sz w:val="24"/>
                              <w:szCs w:val="24"/>
                            </w:rPr>
                          </w:pPr>
                          <w:r>
                            <w:rPr>
                              <w:color w:val="AE9142"/>
                              <w:sz w:val="24"/>
                              <w:szCs w:val="24"/>
                            </w:rPr>
                            <w:t>R08-HE1D01-FOS-PLN-AR-0001</w:t>
                          </w:r>
                        </w:p>
                      </w:sdtContent>
                    </w:sdt>
                  </w:txbxContent>
                </v:textbox>
              </v:shape>
            </w:pict>
          </mc:Fallback>
        </mc:AlternateContent>
      </w:r>
    </w:p>
    <w:p w14:paraId="1F42C200" w14:textId="398E45AC" w:rsidR="00E87BA7" w:rsidRDefault="00E87BA7" w:rsidP="00385079">
      <w:pPr>
        <w:ind w:left="0"/>
        <w:rPr>
          <w:b/>
          <w:bCs/>
          <w:color w:val="AE9142"/>
          <w:sz w:val="24"/>
          <w:szCs w:val="28"/>
        </w:rPr>
      </w:pPr>
    </w:p>
    <w:p w14:paraId="2213A88F" w14:textId="77777777" w:rsidR="00385079" w:rsidRDefault="00385079" w:rsidP="00385079">
      <w:pPr>
        <w:ind w:left="0"/>
        <w:rPr>
          <w:b/>
          <w:bCs/>
          <w:color w:val="AE9142"/>
        </w:rPr>
      </w:pPr>
    </w:p>
    <w:p w14:paraId="5F192E00" w14:textId="77777777" w:rsidR="00E87BA7" w:rsidRPr="00F22602" w:rsidRDefault="00E87BA7" w:rsidP="00E87BA7">
      <w:pPr>
        <w:rPr>
          <w:b/>
          <w:bCs/>
          <w:color w:val="AE9142"/>
        </w:rPr>
      </w:pPr>
    </w:p>
    <w:p w14:paraId="719E4CCC" w14:textId="77777777" w:rsidR="00A83DB9" w:rsidRDefault="00A83DB9">
      <w:pPr>
        <w:spacing w:line="264" w:lineRule="auto"/>
        <w:ind w:left="0"/>
        <w:jc w:val="left"/>
        <w:rPr>
          <w:color w:val="AE9142"/>
          <w:sz w:val="26"/>
          <w:szCs w:val="26"/>
        </w:rPr>
      </w:pPr>
      <w:r>
        <w:rPr>
          <w:color w:val="AE9142"/>
          <w:sz w:val="26"/>
          <w:szCs w:val="26"/>
        </w:rPr>
        <w:br w:type="page"/>
      </w:r>
    </w:p>
    <w:p w14:paraId="6406A917" w14:textId="2C130B1E" w:rsidR="00E87BA7" w:rsidRDefault="00E87BA7" w:rsidP="00E87BA7">
      <w:pPr>
        <w:spacing w:after="0"/>
        <w:ind w:left="0"/>
        <w:rPr>
          <w:color w:val="AE9142"/>
          <w:sz w:val="26"/>
          <w:szCs w:val="26"/>
        </w:rPr>
      </w:pPr>
      <w:r>
        <w:rPr>
          <w:color w:val="AE9142"/>
          <w:sz w:val="26"/>
          <w:szCs w:val="26"/>
        </w:rPr>
        <w:lastRenderedPageBreak/>
        <w:t>Revision History</w:t>
      </w:r>
    </w:p>
    <w:tbl>
      <w:tblPr>
        <w:tblStyle w:val="GridTable4"/>
        <w:tblW w:w="10050" w:type="dxa"/>
        <w:tblInd w:w="-10" w:type="dxa"/>
        <w:tblBorders>
          <w:top w:val="single" w:sz="2" w:space="0" w:color="808080" w:themeColor="background2" w:themeShade="80"/>
          <w:left w:val="single" w:sz="2" w:space="0" w:color="808080" w:themeColor="background2" w:themeShade="80"/>
          <w:bottom w:val="single" w:sz="2" w:space="0" w:color="808080" w:themeColor="background2" w:themeShade="80"/>
          <w:right w:val="single" w:sz="2" w:space="0" w:color="808080" w:themeColor="background2" w:themeShade="80"/>
          <w:insideH w:val="single" w:sz="2" w:space="0" w:color="808080" w:themeColor="background2" w:themeShade="80"/>
          <w:insideV w:val="single" w:sz="2" w:space="0" w:color="808080" w:themeColor="background2" w:themeShade="80"/>
        </w:tblBorders>
        <w:tblLayout w:type="fixed"/>
        <w:tblLook w:val="04A0" w:firstRow="1" w:lastRow="0" w:firstColumn="1" w:lastColumn="0" w:noHBand="0" w:noVBand="1"/>
      </w:tblPr>
      <w:tblGrid>
        <w:gridCol w:w="554"/>
        <w:gridCol w:w="1146"/>
        <w:gridCol w:w="1985"/>
        <w:gridCol w:w="1396"/>
        <w:gridCol w:w="2645"/>
        <w:gridCol w:w="1106"/>
        <w:gridCol w:w="1218"/>
      </w:tblGrid>
      <w:tr w:rsidR="002F47B3" w:rsidRPr="00765015" w14:paraId="0D5EAA53" w14:textId="77777777" w:rsidTr="00AD5246">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54" w:type="dxa"/>
            <w:tcBorders>
              <w:bottom w:val="single" w:sz="4" w:space="0" w:color="808080" w:themeColor="background2" w:themeShade="80"/>
            </w:tcBorders>
            <w:vAlign w:val="center"/>
          </w:tcPr>
          <w:p w14:paraId="6E91B131" w14:textId="77777777" w:rsidR="002F47B3" w:rsidRPr="00765015" w:rsidRDefault="002F47B3" w:rsidP="00E87BA7">
            <w:pPr>
              <w:ind w:left="0"/>
              <w:rPr>
                <w:b w:val="0"/>
                <w:bCs w:val="0"/>
                <w:szCs w:val="18"/>
              </w:rPr>
            </w:pPr>
            <w:r w:rsidRPr="00765015">
              <w:rPr>
                <w:b w:val="0"/>
                <w:bCs w:val="0"/>
                <w:szCs w:val="18"/>
              </w:rPr>
              <w:t>Rev</w:t>
            </w:r>
            <w:r>
              <w:rPr>
                <w:b w:val="0"/>
                <w:bCs w:val="0"/>
                <w:szCs w:val="18"/>
              </w:rPr>
              <w:t>.</w:t>
            </w:r>
          </w:p>
        </w:tc>
        <w:tc>
          <w:tcPr>
            <w:tcW w:w="1146" w:type="dxa"/>
            <w:tcBorders>
              <w:bottom w:val="single" w:sz="4" w:space="0" w:color="808080" w:themeColor="background2" w:themeShade="80"/>
            </w:tcBorders>
            <w:vAlign w:val="center"/>
          </w:tcPr>
          <w:p w14:paraId="66479CD5" w14:textId="77777777" w:rsidR="002F47B3" w:rsidRPr="00765015" w:rsidRDefault="002F47B3" w:rsidP="00E87BA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Details</w:t>
            </w:r>
          </w:p>
        </w:tc>
        <w:tc>
          <w:tcPr>
            <w:tcW w:w="1985" w:type="dxa"/>
            <w:tcBorders>
              <w:bottom w:val="single" w:sz="4" w:space="0" w:color="808080" w:themeColor="background2" w:themeShade="80"/>
            </w:tcBorders>
            <w:vAlign w:val="center"/>
          </w:tcPr>
          <w:p w14:paraId="64589748" w14:textId="77777777" w:rsidR="002F47B3" w:rsidRPr="00765015" w:rsidRDefault="002F47B3" w:rsidP="00E87BA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Name</w:t>
            </w:r>
          </w:p>
        </w:tc>
        <w:tc>
          <w:tcPr>
            <w:tcW w:w="1396" w:type="dxa"/>
            <w:tcBorders>
              <w:bottom w:val="single" w:sz="4" w:space="0" w:color="808080" w:themeColor="background2" w:themeShade="80"/>
            </w:tcBorders>
            <w:vAlign w:val="center"/>
          </w:tcPr>
          <w:p w14:paraId="35B08152" w14:textId="77777777" w:rsidR="002F47B3" w:rsidRPr="00765015" w:rsidRDefault="002F47B3" w:rsidP="00E87BA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Position</w:t>
            </w:r>
          </w:p>
        </w:tc>
        <w:tc>
          <w:tcPr>
            <w:tcW w:w="2645" w:type="dxa"/>
            <w:tcBorders>
              <w:bottom w:val="single" w:sz="4" w:space="0" w:color="808080" w:themeColor="background2" w:themeShade="80"/>
            </w:tcBorders>
            <w:vAlign w:val="center"/>
          </w:tcPr>
          <w:p w14:paraId="4F5DEA4D" w14:textId="77777777" w:rsidR="002F47B3" w:rsidRPr="00765015" w:rsidRDefault="002F47B3" w:rsidP="00E87BA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E-mail Address</w:t>
            </w:r>
          </w:p>
        </w:tc>
        <w:tc>
          <w:tcPr>
            <w:tcW w:w="1106" w:type="dxa"/>
            <w:tcBorders>
              <w:bottom w:val="single" w:sz="4" w:space="0" w:color="808080" w:themeColor="background2" w:themeShade="80"/>
            </w:tcBorders>
            <w:vAlign w:val="center"/>
          </w:tcPr>
          <w:p w14:paraId="60F258B3" w14:textId="77777777" w:rsidR="002F47B3" w:rsidRPr="00765015" w:rsidRDefault="002F47B3" w:rsidP="00E87BA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Date</w:t>
            </w:r>
          </w:p>
        </w:tc>
        <w:tc>
          <w:tcPr>
            <w:tcW w:w="1218" w:type="dxa"/>
            <w:tcBorders>
              <w:bottom w:val="single" w:sz="4" w:space="0" w:color="808080" w:themeColor="background2" w:themeShade="80"/>
            </w:tcBorders>
            <w:vAlign w:val="center"/>
          </w:tcPr>
          <w:p w14:paraId="4C41A4DE" w14:textId="77777777" w:rsidR="002F47B3" w:rsidRPr="00765015" w:rsidRDefault="002F47B3" w:rsidP="00E87BA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Signature</w:t>
            </w:r>
          </w:p>
        </w:tc>
      </w:tr>
      <w:tr w:rsidR="002F47B3" w:rsidRPr="00D93426" w14:paraId="0E19A514"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val="restart"/>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03B8E52F" w14:textId="77777777" w:rsidR="002F47B3" w:rsidRPr="00DB55F0" w:rsidRDefault="002F47B3" w:rsidP="00DB55F0">
            <w:pPr>
              <w:ind w:left="0"/>
              <w:jc w:val="center"/>
              <w:rPr>
                <w:color w:val="AE9142"/>
                <w:sz w:val="22"/>
                <w:szCs w:val="22"/>
              </w:rPr>
            </w:pPr>
            <w:r w:rsidRPr="00DB55F0">
              <w:rPr>
                <w:color w:val="AE9142"/>
                <w:sz w:val="22"/>
                <w:szCs w:val="22"/>
              </w:rPr>
              <w:t>00</w:t>
            </w:r>
          </w:p>
        </w:tc>
        <w:tc>
          <w:tcPr>
            <w:tcW w:w="1146"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673CE3EF" w14:textId="77777777" w:rsidR="002F47B3" w:rsidRPr="00D93426" w:rsidRDefault="002F47B3" w:rsidP="00D93426">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00D93426">
              <w:rPr>
                <w:color w:val="AE9142"/>
                <w:sz w:val="16"/>
                <w:szCs w:val="16"/>
              </w:rPr>
              <w:t>Prepared by:</w:t>
            </w:r>
          </w:p>
        </w:tc>
        <w:tc>
          <w:tcPr>
            <w:tcW w:w="1985"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0954FDD8" w14:textId="7500FE7A" w:rsidR="002F47B3" w:rsidRPr="00D25A74" w:rsidRDefault="002F47B3" w:rsidP="00A30B01">
            <w:pPr>
              <w:ind w:left="0"/>
              <w:jc w:val="left"/>
              <w:cnfStyle w:val="000000100000" w:firstRow="0" w:lastRow="0" w:firstColumn="0" w:lastColumn="0" w:oddVBand="0" w:evenVBand="0" w:oddHBand="1" w:evenHBand="0" w:firstRowFirstColumn="0" w:firstRowLastColumn="0" w:lastRowFirstColumn="0" w:lastRowLastColumn="0"/>
              <w:rPr>
                <w:color w:val="AE9142" w:themeColor="accent2"/>
                <w:sz w:val="16"/>
                <w:szCs w:val="16"/>
                <w:lang w:val="es-ES"/>
              </w:rPr>
            </w:pPr>
            <w:r w:rsidRPr="00D25A74">
              <w:rPr>
                <w:rFonts w:hint="eastAsia"/>
                <w:color w:val="AE9142" w:themeColor="accent2"/>
                <w:sz w:val="16"/>
                <w:szCs w:val="16"/>
                <w:lang w:val="es-ES"/>
              </w:rPr>
              <w:t>Juan Pommarez Tarradas</w:t>
            </w:r>
          </w:p>
          <w:p w14:paraId="260139F1" w14:textId="27516703" w:rsidR="002F47B3" w:rsidRPr="00D25A74" w:rsidRDefault="002F47B3" w:rsidP="00D25A74">
            <w:pPr>
              <w:ind w:left="0"/>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sz w:val="21"/>
                <w:szCs w:val="21"/>
                <w:lang w:val="es-ES" w:eastAsia="en-GB"/>
              </w:rPr>
            </w:pPr>
            <w:r w:rsidRPr="00D25A74">
              <w:rPr>
                <w:color w:val="AE9142" w:themeColor="accent2"/>
                <w:sz w:val="16"/>
                <w:szCs w:val="16"/>
                <w:lang w:val="es-ES"/>
              </w:rPr>
              <w:t>Radu Ionut Boeri</w:t>
            </w:r>
            <w:r w:rsidRPr="00D25A74">
              <w:rPr>
                <w:rFonts w:hint="eastAsia"/>
                <w:color w:val="AE9142" w:themeColor="accent2"/>
                <w:sz w:val="16"/>
                <w:szCs w:val="16"/>
                <w:lang w:val="es-ES"/>
              </w:rPr>
              <w:t>u</w:t>
            </w:r>
          </w:p>
        </w:tc>
        <w:tc>
          <w:tcPr>
            <w:tcW w:w="1396"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4F62F200" w14:textId="3D509018" w:rsidR="002F47B3" w:rsidRDefault="002F47B3" w:rsidP="00E87BA7">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768C3D">
              <w:rPr>
                <w:color w:val="AE9142" w:themeColor="accent2"/>
                <w:sz w:val="16"/>
                <w:szCs w:val="16"/>
              </w:rPr>
              <w:t>BIM Lead</w:t>
            </w:r>
          </w:p>
          <w:p w14:paraId="18189E88" w14:textId="199B9643" w:rsidR="002F47B3" w:rsidRPr="00D93426" w:rsidRDefault="002F47B3"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BIM Manager</w:t>
            </w:r>
          </w:p>
        </w:tc>
        <w:tc>
          <w:tcPr>
            <w:tcW w:w="2645"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367D45ED" w14:textId="77777777" w:rsidR="002F47B3" w:rsidRDefault="002F47B3" w:rsidP="00E87BA7">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768C3D">
              <w:rPr>
                <w:color w:val="AE9142" w:themeColor="accent2"/>
                <w:sz w:val="16"/>
                <w:szCs w:val="16"/>
              </w:rPr>
              <w:t>Jpommarez@fostrandpartners.com</w:t>
            </w:r>
          </w:p>
          <w:p w14:paraId="038681EE" w14:textId="673605B7" w:rsidR="002F47B3" w:rsidRPr="00D93426" w:rsidRDefault="002F47B3"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riboeriu@fosterandpartners.com</w:t>
            </w:r>
          </w:p>
        </w:tc>
        <w:tc>
          <w:tcPr>
            <w:tcW w:w="1106"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5A33359E" w14:textId="6F0A8B9B" w:rsidR="002F47B3" w:rsidRPr="00D93426" w:rsidRDefault="002F47B3"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sidRPr="00768C3D">
              <w:rPr>
                <w:color w:val="AE9142" w:themeColor="accent2"/>
                <w:sz w:val="16"/>
                <w:szCs w:val="16"/>
              </w:rPr>
              <w:t>10/08/2020</w:t>
            </w:r>
          </w:p>
        </w:tc>
        <w:tc>
          <w:tcPr>
            <w:tcW w:w="1218"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799CC40A" w14:textId="77777777" w:rsidR="002F47B3" w:rsidRPr="00D93426" w:rsidRDefault="002F47B3"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2F47B3" w:rsidRPr="00D93426" w14:paraId="41F9F1AF" w14:textId="77777777" w:rsidTr="00AD5246">
        <w:trPr>
          <w:trHeight w:val="357"/>
        </w:trPr>
        <w:tc>
          <w:tcPr>
            <w:cnfStyle w:val="001000000000" w:firstRow="0" w:lastRow="0" w:firstColumn="1" w:lastColumn="0" w:oddVBand="0" w:evenVBand="0" w:oddHBand="0" w:evenHBand="0" w:firstRowFirstColumn="0" w:firstRowLastColumn="0" w:lastRowFirstColumn="0" w:lastRowLastColumn="0"/>
            <w:tcW w:w="554" w:type="dxa"/>
            <w:vMerge/>
            <w:vAlign w:val="center"/>
          </w:tcPr>
          <w:p w14:paraId="08DEA40B" w14:textId="77777777" w:rsidR="002F47B3" w:rsidRPr="00DB55F0" w:rsidRDefault="002F47B3" w:rsidP="00E87BA7">
            <w:pPr>
              <w:ind w:left="0"/>
              <w:rPr>
                <w:color w:val="AE9142"/>
                <w:sz w:val="22"/>
                <w:szCs w:val="22"/>
              </w:rPr>
            </w:pPr>
          </w:p>
        </w:tc>
        <w:tc>
          <w:tcPr>
            <w:tcW w:w="1146"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6048012D" w14:textId="77777777" w:rsidR="002F47B3" w:rsidRPr="00D93426" w:rsidRDefault="002F47B3" w:rsidP="00D93426">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Reviewed by:</w:t>
            </w:r>
          </w:p>
        </w:tc>
        <w:tc>
          <w:tcPr>
            <w:tcW w:w="1985"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45620A9E" w14:textId="77777777" w:rsidR="002F47B3" w:rsidRPr="00D93426" w:rsidRDefault="002F47B3" w:rsidP="00E87BA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396"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5D3E1F1F" w14:textId="77777777" w:rsidR="002F47B3" w:rsidRPr="00D93426" w:rsidRDefault="002F47B3" w:rsidP="00E87BA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2645"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333CCC4B" w14:textId="77777777" w:rsidR="002F47B3" w:rsidRPr="00D93426" w:rsidRDefault="002F47B3" w:rsidP="00E87BA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106"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3E761F87" w14:textId="77777777" w:rsidR="002F47B3" w:rsidRPr="00D93426" w:rsidRDefault="002F47B3" w:rsidP="00E87BA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218"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54A4666B" w14:textId="77777777" w:rsidR="002F47B3" w:rsidRPr="00D93426" w:rsidRDefault="002F47B3" w:rsidP="00E87BA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002F47B3" w:rsidRPr="00D93426" w14:paraId="45582200"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vAlign w:val="center"/>
          </w:tcPr>
          <w:p w14:paraId="2CB9A61C" w14:textId="77777777" w:rsidR="002F47B3" w:rsidRPr="00DB55F0" w:rsidRDefault="002F47B3" w:rsidP="00E87BA7">
            <w:pPr>
              <w:ind w:left="0"/>
              <w:rPr>
                <w:color w:val="AE9142"/>
                <w:sz w:val="22"/>
                <w:szCs w:val="22"/>
              </w:rPr>
            </w:pPr>
          </w:p>
        </w:tc>
        <w:tc>
          <w:tcPr>
            <w:tcW w:w="1146" w:type="dxa"/>
            <w:tcBorders>
              <w:top w:val="single" w:sz="4" w:space="0" w:color="808080" w:themeColor="background2" w:themeShade="80"/>
              <w:left w:val="single" w:sz="4" w:space="0" w:color="808080" w:themeColor="background2" w:themeShade="80"/>
              <w:bottom w:val="single" w:sz="12" w:space="0" w:color="808080" w:themeColor="background2" w:themeShade="80"/>
              <w:right w:val="single" w:sz="4" w:space="0" w:color="808080" w:themeColor="background2" w:themeShade="80"/>
            </w:tcBorders>
            <w:shd w:val="clear" w:color="auto" w:fill="auto"/>
            <w:vAlign w:val="center"/>
          </w:tcPr>
          <w:p w14:paraId="69264A59" w14:textId="77777777" w:rsidR="002F47B3" w:rsidRPr="00D93426" w:rsidRDefault="002F47B3" w:rsidP="00D93426">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Approved by:</w:t>
            </w:r>
          </w:p>
        </w:tc>
        <w:tc>
          <w:tcPr>
            <w:tcW w:w="1985" w:type="dxa"/>
            <w:tcBorders>
              <w:top w:val="single" w:sz="4" w:space="0" w:color="808080" w:themeColor="background2" w:themeShade="80"/>
              <w:left w:val="single" w:sz="4" w:space="0" w:color="808080" w:themeColor="background2" w:themeShade="80"/>
              <w:bottom w:val="single" w:sz="12" w:space="0" w:color="808080" w:themeColor="background2" w:themeShade="80"/>
              <w:right w:val="single" w:sz="4" w:space="0" w:color="808080" w:themeColor="background2" w:themeShade="80"/>
            </w:tcBorders>
            <w:shd w:val="clear" w:color="auto" w:fill="auto"/>
            <w:vAlign w:val="center"/>
          </w:tcPr>
          <w:p w14:paraId="7CFF31CA" w14:textId="77777777" w:rsidR="002F47B3" w:rsidRPr="00D93426" w:rsidRDefault="002F47B3"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396" w:type="dxa"/>
            <w:tcBorders>
              <w:top w:val="single" w:sz="4" w:space="0" w:color="808080" w:themeColor="background2" w:themeShade="80"/>
              <w:left w:val="single" w:sz="4" w:space="0" w:color="808080" w:themeColor="background2" w:themeShade="80"/>
              <w:bottom w:val="single" w:sz="12" w:space="0" w:color="808080" w:themeColor="background2" w:themeShade="80"/>
              <w:right w:val="single" w:sz="4" w:space="0" w:color="808080" w:themeColor="background2" w:themeShade="80"/>
            </w:tcBorders>
            <w:shd w:val="clear" w:color="auto" w:fill="auto"/>
            <w:vAlign w:val="center"/>
          </w:tcPr>
          <w:p w14:paraId="6525FD14" w14:textId="77777777" w:rsidR="002F47B3" w:rsidRPr="00D93426" w:rsidRDefault="002F47B3"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2645" w:type="dxa"/>
            <w:tcBorders>
              <w:top w:val="single" w:sz="4" w:space="0" w:color="808080" w:themeColor="background2" w:themeShade="80"/>
              <w:left w:val="single" w:sz="4" w:space="0" w:color="808080" w:themeColor="background2" w:themeShade="80"/>
              <w:bottom w:val="single" w:sz="12" w:space="0" w:color="808080" w:themeColor="background2" w:themeShade="80"/>
              <w:right w:val="single" w:sz="4" w:space="0" w:color="808080" w:themeColor="background2" w:themeShade="80"/>
            </w:tcBorders>
            <w:shd w:val="clear" w:color="auto" w:fill="auto"/>
            <w:vAlign w:val="center"/>
          </w:tcPr>
          <w:p w14:paraId="7D6ADB47" w14:textId="77777777" w:rsidR="002F47B3" w:rsidRPr="00D93426" w:rsidRDefault="002F47B3"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106" w:type="dxa"/>
            <w:tcBorders>
              <w:top w:val="single" w:sz="4" w:space="0" w:color="808080" w:themeColor="background2" w:themeShade="80"/>
              <w:left w:val="single" w:sz="4" w:space="0" w:color="808080" w:themeColor="background2" w:themeShade="80"/>
              <w:bottom w:val="single" w:sz="12" w:space="0" w:color="808080" w:themeColor="background2" w:themeShade="80"/>
              <w:right w:val="single" w:sz="4" w:space="0" w:color="808080" w:themeColor="background2" w:themeShade="80"/>
            </w:tcBorders>
            <w:shd w:val="clear" w:color="auto" w:fill="auto"/>
            <w:vAlign w:val="center"/>
          </w:tcPr>
          <w:p w14:paraId="076B2C08" w14:textId="77777777" w:rsidR="002F47B3" w:rsidRPr="00D93426" w:rsidRDefault="002F47B3"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218" w:type="dxa"/>
            <w:tcBorders>
              <w:top w:val="single" w:sz="4" w:space="0" w:color="808080" w:themeColor="background2" w:themeShade="80"/>
              <w:left w:val="single" w:sz="4" w:space="0" w:color="808080" w:themeColor="background2" w:themeShade="80"/>
              <w:bottom w:val="single" w:sz="12" w:space="0" w:color="808080" w:themeColor="background2" w:themeShade="80"/>
              <w:right w:val="single" w:sz="4" w:space="0" w:color="808080" w:themeColor="background2" w:themeShade="80"/>
            </w:tcBorders>
            <w:shd w:val="clear" w:color="auto" w:fill="auto"/>
            <w:vAlign w:val="center"/>
          </w:tcPr>
          <w:p w14:paraId="3584DE7D" w14:textId="77777777" w:rsidR="002F47B3" w:rsidRPr="00D93426" w:rsidRDefault="002F47B3"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2F47B3" w:rsidRPr="00D93426" w14:paraId="437B85CE" w14:textId="77777777" w:rsidTr="00AD5246">
        <w:trPr>
          <w:trHeight w:val="357"/>
        </w:trPr>
        <w:tc>
          <w:tcPr>
            <w:cnfStyle w:val="001000000000" w:firstRow="0" w:lastRow="0" w:firstColumn="1" w:lastColumn="0" w:oddVBand="0" w:evenVBand="0" w:oddHBand="0" w:evenHBand="0" w:firstRowFirstColumn="0" w:firstRowLastColumn="0" w:lastRowFirstColumn="0" w:lastRowLastColumn="0"/>
            <w:tcW w:w="554" w:type="dxa"/>
            <w:vMerge w:val="restart"/>
            <w:tcBorders>
              <w:top w:val="single" w:sz="12" w:space="0" w:color="808080" w:themeColor="background2" w:themeShade="80"/>
            </w:tcBorders>
            <w:shd w:val="clear" w:color="auto" w:fill="auto"/>
            <w:vAlign w:val="center"/>
          </w:tcPr>
          <w:p w14:paraId="611D2381" w14:textId="77777777" w:rsidR="002F47B3" w:rsidRPr="00DB55F0" w:rsidRDefault="002F47B3" w:rsidP="00A81549">
            <w:pPr>
              <w:ind w:left="0"/>
              <w:jc w:val="center"/>
              <w:rPr>
                <w:color w:val="AE9142"/>
                <w:sz w:val="22"/>
                <w:szCs w:val="22"/>
              </w:rPr>
            </w:pPr>
            <w:r w:rsidRPr="00DB55F0">
              <w:rPr>
                <w:color w:val="AE9142"/>
                <w:sz w:val="22"/>
                <w:szCs w:val="22"/>
              </w:rPr>
              <w:t>01</w:t>
            </w:r>
          </w:p>
        </w:tc>
        <w:tc>
          <w:tcPr>
            <w:tcW w:w="1146" w:type="dxa"/>
            <w:tcBorders>
              <w:top w:val="single" w:sz="12" w:space="0" w:color="808080" w:themeColor="background2" w:themeShade="80"/>
            </w:tcBorders>
            <w:shd w:val="clear" w:color="auto" w:fill="auto"/>
            <w:vAlign w:val="center"/>
          </w:tcPr>
          <w:p w14:paraId="35E7ECF9" w14:textId="77777777" w:rsidR="002F47B3" w:rsidRPr="00D93426" w:rsidRDefault="002F47B3" w:rsidP="00A81549">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sidRPr="00D93426">
              <w:rPr>
                <w:color w:val="AE9142"/>
                <w:sz w:val="16"/>
                <w:szCs w:val="16"/>
              </w:rPr>
              <w:t>Prepared by:</w:t>
            </w:r>
          </w:p>
        </w:tc>
        <w:tc>
          <w:tcPr>
            <w:tcW w:w="1985" w:type="dxa"/>
            <w:tcBorders>
              <w:top w:val="single" w:sz="12" w:space="0" w:color="808080" w:themeColor="background2" w:themeShade="80"/>
            </w:tcBorders>
            <w:shd w:val="clear" w:color="auto" w:fill="auto"/>
            <w:vAlign w:val="center"/>
          </w:tcPr>
          <w:p w14:paraId="0CC81DD3" w14:textId="77777777" w:rsidR="002F47B3" w:rsidRPr="0072742E" w:rsidRDefault="002F47B3" w:rsidP="00A81549">
            <w:pPr>
              <w:ind w:left="0"/>
              <w:jc w:val="left"/>
              <w:cnfStyle w:val="000000000000" w:firstRow="0" w:lastRow="0" w:firstColumn="0" w:lastColumn="0" w:oddVBand="0" w:evenVBand="0" w:oddHBand="0" w:evenHBand="0" w:firstRowFirstColumn="0" w:firstRowLastColumn="0" w:lastRowFirstColumn="0" w:lastRowLastColumn="0"/>
              <w:rPr>
                <w:color w:val="AE9142" w:themeColor="accent2"/>
                <w:sz w:val="16"/>
                <w:szCs w:val="16"/>
                <w:lang w:val="es-ES"/>
              </w:rPr>
            </w:pPr>
            <w:r w:rsidRPr="0072742E">
              <w:rPr>
                <w:rFonts w:hint="eastAsia"/>
                <w:color w:val="AE9142" w:themeColor="accent2"/>
                <w:sz w:val="16"/>
                <w:szCs w:val="16"/>
                <w:lang w:val="es-ES"/>
              </w:rPr>
              <w:t>Juan Pommarez Tarradas</w:t>
            </w:r>
          </w:p>
          <w:p w14:paraId="1D7ACF85" w14:textId="742CE697" w:rsidR="002F47B3" w:rsidRPr="00D25A74" w:rsidRDefault="002F47B3"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lang w:val="es-ES"/>
              </w:rPr>
            </w:pPr>
            <w:r w:rsidRPr="0072742E">
              <w:rPr>
                <w:color w:val="AE9142" w:themeColor="accent2"/>
                <w:sz w:val="16"/>
                <w:szCs w:val="16"/>
                <w:lang w:val="es-ES"/>
              </w:rPr>
              <w:t>Radu Ionut Boeri</w:t>
            </w:r>
            <w:r w:rsidRPr="0072742E">
              <w:rPr>
                <w:rFonts w:hint="eastAsia"/>
                <w:color w:val="AE9142" w:themeColor="accent2"/>
                <w:sz w:val="16"/>
                <w:szCs w:val="16"/>
                <w:lang w:val="es-ES"/>
              </w:rPr>
              <w:t>u</w:t>
            </w:r>
          </w:p>
        </w:tc>
        <w:tc>
          <w:tcPr>
            <w:tcW w:w="1396" w:type="dxa"/>
            <w:tcBorders>
              <w:top w:val="single" w:sz="12" w:space="0" w:color="808080" w:themeColor="background2" w:themeShade="80"/>
            </w:tcBorders>
            <w:shd w:val="clear" w:color="auto" w:fill="auto"/>
            <w:vAlign w:val="center"/>
          </w:tcPr>
          <w:p w14:paraId="79971EDF" w14:textId="2CEDE400" w:rsidR="002F47B3" w:rsidRDefault="002F47B3" w:rsidP="00A81549">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768C3D">
              <w:rPr>
                <w:color w:val="AE9142" w:themeColor="accent2"/>
                <w:sz w:val="16"/>
                <w:szCs w:val="16"/>
              </w:rPr>
              <w:t>BIM Lead</w:t>
            </w:r>
          </w:p>
          <w:p w14:paraId="0B77EA9A" w14:textId="35884022" w:rsidR="002F47B3" w:rsidRPr="00D93426" w:rsidRDefault="002F47B3"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BIM Manager</w:t>
            </w:r>
          </w:p>
        </w:tc>
        <w:tc>
          <w:tcPr>
            <w:tcW w:w="2645" w:type="dxa"/>
            <w:tcBorders>
              <w:top w:val="single" w:sz="12" w:space="0" w:color="808080" w:themeColor="background2" w:themeShade="80"/>
            </w:tcBorders>
            <w:shd w:val="clear" w:color="auto" w:fill="auto"/>
            <w:vAlign w:val="center"/>
          </w:tcPr>
          <w:p w14:paraId="47111A37" w14:textId="77777777" w:rsidR="002F47B3" w:rsidRDefault="002F47B3" w:rsidP="00A81549">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768C3D">
              <w:rPr>
                <w:color w:val="AE9142" w:themeColor="accent2"/>
                <w:sz w:val="16"/>
                <w:szCs w:val="16"/>
              </w:rPr>
              <w:t>Jpommarez@fostrandpartners.com</w:t>
            </w:r>
          </w:p>
          <w:p w14:paraId="126FBBCA" w14:textId="76277CDB" w:rsidR="002F47B3" w:rsidRPr="00D93426" w:rsidRDefault="002F47B3"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riboeriu@fosterandpartners.com</w:t>
            </w:r>
          </w:p>
        </w:tc>
        <w:tc>
          <w:tcPr>
            <w:tcW w:w="1106" w:type="dxa"/>
            <w:tcBorders>
              <w:top w:val="single" w:sz="12" w:space="0" w:color="808080" w:themeColor="background2" w:themeShade="80"/>
            </w:tcBorders>
            <w:shd w:val="clear" w:color="auto" w:fill="auto"/>
            <w:vAlign w:val="center"/>
          </w:tcPr>
          <w:p w14:paraId="6383DD71" w14:textId="0CFBB672" w:rsidR="002F47B3" w:rsidRPr="00D93426" w:rsidRDefault="002F47B3"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themeColor="accent2"/>
                <w:sz w:val="16"/>
                <w:szCs w:val="16"/>
              </w:rPr>
              <w:t>25</w:t>
            </w:r>
            <w:r w:rsidRPr="00768C3D">
              <w:rPr>
                <w:color w:val="AE9142" w:themeColor="accent2"/>
                <w:sz w:val="16"/>
                <w:szCs w:val="16"/>
              </w:rPr>
              <w:t>/0</w:t>
            </w:r>
            <w:r>
              <w:rPr>
                <w:color w:val="AE9142" w:themeColor="accent2"/>
                <w:sz w:val="16"/>
                <w:szCs w:val="16"/>
              </w:rPr>
              <w:t>9</w:t>
            </w:r>
            <w:r w:rsidRPr="00768C3D">
              <w:rPr>
                <w:color w:val="AE9142" w:themeColor="accent2"/>
                <w:sz w:val="16"/>
                <w:szCs w:val="16"/>
              </w:rPr>
              <w:t>/2020</w:t>
            </w:r>
          </w:p>
        </w:tc>
        <w:tc>
          <w:tcPr>
            <w:tcW w:w="1218" w:type="dxa"/>
            <w:tcBorders>
              <w:top w:val="single" w:sz="12" w:space="0" w:color="808080" w:themeColor="background2" w:themeShade="80"/>
            </w:tcBorders>
            <w:shd w:val="clear" w:color="auto" w:fill="auto"/>
            <w:vAlign w:val="center"/>
          </w:tcPr>
          <w:p w14:paraId="54D32692" w14:textId="77777777" w:rsidR="002F47B3" w:rsidRPr="00D93426" w:rsidRDefault="002F47B3"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002F47B3" w:rsidRPr="00D93426" w14:paraId="2457EA1A"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vAlign w:val="center"/>
          </w:tcPr>
          <w:p w14:paraId="74C916B6" w14:textId="77777777" w:rsidR="002F47B3" w:rsidRPr="00DB55F0" w:rsidRDefault="002F47B3" w:rsidP="00A81549">
            <w:pPr>
              <w:ind w:left="0"/>
              <w:rPr>
                <w:color w:val="AE9142"/>
                <w:sz w:val="22"/>
                <w:szCs w:val="22"/>
              </w:rPr>
            </w:pPr>
          </w:p>
        </w:tc>
        <w:tc>
          <w:tcPr>
            <w:tcW w:w="1146" w:type="dxa"/>
            <w:shd w:val="clear" w:color="auto" w:fill="auto"/>
            <w:vAlign w:val="center"/>
          </w:tcPr>
          <w:p w14:paraId="61792D04" w14:textId="77777777" w:rsidR="002F47B3" w:rsidRPr="00D93426" w:rsidRDefault="002F47B3" w:rsidP="00A81549">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Reviewed by:</w:t>
            </w:r>
          </w:p>
        </w:tc>
        <w:tc>
          <w:tcPr>
            <w:tcW w:w="1985" w:type="dxa"/>
            <w:shd w:val="clear" w:color="auto" w:fill="auto"/>
            <w:vAlign w:val="center"/>
          </w:tcPr>
          <w:p w14:paraId="00C0D7AF" w14:textId="77777777" w:rsidR="002F47B3" w:rsidRPr="00D93426" w:rsidRDefault="002F47B3" w:rsidP="00A8154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396" w:type="dxa"/>
            <w:shd w:val="clear" w:color="auto" w:fill="auto"/>
            <w:vAlign w:val="center"/>
          </w:tcPr>
          <w:p w14:paraId="011F1744" w14:textId="77777777" w:rsidR="002F47B3" w:rsidRPr="00D93426" w:rsidRDefault="002F47B3" w:rsidP="00A8154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2645" w:type="dxa"/>
            <w:shd w:val="clear" w:color="auto" w:fill="auto"/>
            <w:vAlign w:val="center"/>
          </w:tcPr>
          <w:p w14:paraId="20CC3225" w14:textId="77777777" w:rsidR="002F47B3" w:rsidRPr="00D93426" w:rsidRDefault="002F47B3" w:rsidP="00A8154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106" w:type="dxa"/>
            <w:shd w:val="clear" w:color="auto" w:fill="auto"/>
            <w:vAlign w:val="center"/>
          </w:tcPr>
          <w:p w14:paraId="54AC7B62" w14:textId="77777777" w:rsidR="002F47B3" w:rsidRPr="00D93426" w:rsidRDefault="002F47B3" w:rsidP="00A8154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218" w:type="dxa"/>
            <w:shd w:val="clear" w:color="auto" w:fill="auto"/>
            <w:vAlign w:val="center"/>
          </w:tcPr>
          <w:p w14:paraId="78064A28" w14:textId="77777777" w:rsidR="002F47B3" w:rsidRPr="00D93426" w:rsidRDefault="002F47B3" w:rsidP="00A8154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2F47B3" w:rsidRPr="00D93426" w14:paraId="4046C6C2" w14:textId="77777777" w:rsidTr="00AD5246">
        <w:trPr>
          <w:trHeight w:val="357"/>
        </w:trPr>
        <w:tc>
          <w:tcPr>
            <w:cnfStyle w:val="001000000000" w:firstRow="0" w:lastRow="0" w:firstColumn="1" w:lastColumn="0" w:oddVBand="0" w:evenVBand="0" w:oddHBand="0" w:evenHBand="0" w:firstRowFirstColumn="0" w:firstRowLastColumn="0" w:lastRowFirstColumn="0" w:lastRowLastColumn="0"/>
            <w:tcW w:w="554" w:type="dxa"/>
            <w:vMerge/>
            <w:vAlign w:val="center"/>
          </w:tcPr>
          <w:p w14:paraId="5BBCADCD" w14:textId="77777777" w:rsidR="002F47B3" w:rsidRPr="00DB55F0" w:rsidRDefault="002F47B3" w:rsidP="00A81549">
            <w:pPr>
              <w:ind w:left="0"/>
              <w:rPr>
                <w:color w:val="AE9142"/>
                <w:sz w:val="22"/>
                <w:szCs w:val="22"/>
              </w:rPr>
            </w:pPr>
          </w:p>
        </w:tc>
        <w:tc>
          <w:tcPr>
            <w:tcW w:w="1146" w:type="dxa"/>
            <w:tcBorders>
              <w:bottom w:val="single" w:sz="12" w:space="0" w:color="808080" w:themeColor="background2" w:themeShade="80"/>
            </w:tcBorders>
            <w:shd w:val="clear" w:color="auto" w:fill="auto"/>
            <w:vAlign w:val="center"/>
          </w:tcPr>
          <w:p w14:paraId="706480D0" w14:textId="77777777" w:rsidR="002F47B3" w:rsidRPr="00D93426" w:rsidRDefault="002F47B3" w:rsidP="00A81549">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Approved by:</w:t>
            </w:r>
          </w:p>
        </w:tc>
        <w:tc>
          <w:tcPr>
            <w:tcW w:w="1985" w:type="dxa"/>
            <w:tcBorders>
              <w:bottom w:val="single" w:sz="12" w:space="0" w:color="808080" w:themeColor="background2" w:themeShade="80"/>
            </w:tcBorders>
            <w:shd w:val="clear" w:color="auto" w:fill="auto"/>
            <w:vAlign w:val="center"/>
          </w:tcPr>
          <w:p w14:paraId="5AAEA89E" w14:textId="77777777" w:rsidR="002F47B3" w:rsidRPr="00D93426" w:rsidRDefault="002F47B3"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396" w:type="dxa"/>
            <w:tcBorders>
              <w:bottom w:val="single" w:sz="12" w:space="0" w:color="808080" w:themeColor="background2" w:themeShade="80"/>
            </w:tcBorders>
            <w:shd w:val="clear" w:color="auto" w:fill="auto"/>
            <w:vAlign w:val="center"/>
          </w:tcPr>
          <w:p w14:paraId="79879561" w14:textId="77777777" w:rsidR="002F47B3" w:rsidRPr="00D93426" w:rsidRDefault="002F47B3"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2645" w:type="dxa"/>
            <w:tcBorders>
              <w:bottom w:val="single" w:sz="12" w:space="0" w:color="808080" w:themeColor="background2" w:themeShade="80"/>
            </w:tcBorders>
            <w:shd w:val="clear" w:color="auto" w:fill="auto"/>
            <w:vAlign w:val="center"/>
          </w:tcPr>
          <w:p w14:paraId="617A9E3A" w14:textId="77777777" w:rsidR="002F47B3" w:rsidRPr="00D93426" w:rsidRDefault="002F47B3"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106" w:type="dxa"/>
            <w:tcBorders>
              <w:bottom w:val="single" w:sz="12" w:space="0" w:color="808080" w:themeColor="background2" w:themeShade="80"/>
            </w:tcBorders>
            <w:shd w:val="clear" w:color="auto" w:fill="auto"/>
            <w:vAlign w:val="center"/>
          </w:tcPr>
          <w:p w14:paraId="3814F7CE" w14:textId="77777777" w:rsidR="002F47B3" w:rsidRPr="00D93426" w:rsidRDefault="002F47B3"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218" w:type="dxa"/>
            <w:tcBorders>
              <w:bottom w:val="single" w:sz="12" w:space="0" w:color="808080" w:themeColor="background2" w:themeShade="80"/>
            </w:tcBorders>
            <w:shd w:val="clear" w:color="auto" w:fill="auto"/>
            <w:vAlign w:val="center"/>
          </w:tcPr>
          <w:p w14:paraId="1773606C" w14:textId="77777777" w:rsidR="002F47B3" w:rsidRPr="00D93426" w:rsidRDefault="002F47B3"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002F47B3" w:rsidRPr="00D93426" w14:paraId="361984E0"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val="restart"/>
            <w:tcBorders>
              <w:top w:val="single" w:sz="12" w:space="0" w:color="808080" w:themeColor="background2" w:themeShade="80"/>
            </w:tcBorders>
            <w:shd w:val="clear" w:color="auto" w:fill="auto"/>
            <w:vAlign w:val="center"/>
          </w:tcPr>
          <w:p w14:paraId="7643CACD" w14:textId="77777777" w:rsidR="002F47B3" w:rsidRPr="00DB55F0" w:rsidRDefault="002F47B3" w:rsidP="00BA0893">
            <w:pPr>
              <w:ind w:left="0"/>
              <w:jc w:val="center"/>
              <w:rPr>
                <w:color w:val="AE9142"/>
                <w:sz w:val="22"/>
                <w:szCs w:val="22"/>
              </w:rPr>
            </w:pPr>
            <w:r w:rsidRPr="00DB55F0">
              <w:rPr>
                <w:color w:val="AE9142"/>
                <w:sz w:val="22"/>
                <w:szCs w:val="22"/>
              </w:rPr>
              <w:t>02</w:t>
            </w:r>
          </w:p>
        </w:tc>
        <w:tc>
          <w:tcPr>
            <w:tcW w:w="1146" w:type="dxa"/>
            <w:tcBorders>
              <w:top w:val="single" w:sz="12" w:space="0" w:color="808080" w:themeColor="background2" w:themeShade="80"/>
            </w:tcBorders>
            <w:shd w:val="clear" w:color="auto" w:fill="auto"/>
            <w:vAlign w:val="center"/>
          </w:tcPr>
          <w:p w14:paraId="21C821DF" w14:textId="77777777" w:rsidR="002F47B3" w:rsidRPr="00D93426" w:rsidRDefault="002F47B3" w:rsidP="00BA0893">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00D93426">
              <w:rPr>
                <w:color w:val="AE9142"/>
                <w:sz w:val="16"/>
                <w:szCs w:val="16"/>
              </w:rPr>
              <w:t>Prepared by:</w:t>
            </w:r>
          </w:p>
        </w:tc>
        <w:tc>
          <w:tcPr>
            <w:tcW w:w="1985" w:type="dxa"/>
            <w:tcBorders>
              <w:top w:val="single" w:sz="12" w:space="0" w:color="808080" w:themeColor="background2" w:themeShade="80"/>
            </w:tcBorders>
            <w:shd w:val="clear" w:color="auto" w:fill="auto"/>
            <w:vAlign w:val="center"/>
          </w:tcPr>
          <w:p w14:paraId="528759B9" w14:textId="77777777" w:rsidR="002F47B3" w:rsidRPr="0072742E" w:rsidRDefault="002F47B3" w:rsidP="00BA0893">
            <w:pPr>
              <w:ind w:left="0"/>
              <w:jc w:val="left"/>
              <w:cnfStyle w:val="000000100000" w:firstRow="0" w:lastRow="0" w:firstColumn="0" w:lastColumn="0" w:oddVBand="0" w:evenVBand="0" w:oddHBand="1" w:evenHBand="0" w:firstRowFirstColumn="0" w:firstRowLastColumn="0" w:lastRowFirstColumn="0" w:lastRowLastColumn="0"/>
              <w:rPr>
                <w:color w:val="AE9142" w:themeColor="accent2"/>
                <w:sz w:val="16"/>
                <w:szCs w:val="16"/>
                <w:lang w:val="es-ES"/>
              </w:rPr>
            </w:pPr>
            <w:r w:rsidRPr="0072742E">
              <w:rPr>
                <w:rFonts w:hint="eastAsia"/>
                <w:color w:val="AE9142" w:themeColor="accent2"/>
                <w:sz w:val="16"/>
                <w:szCs w:val="16"/>
                <w:lang w:val="es-ES"/>
              </w:rPr>
              <w:t>Juan Pommarez Tarradas</w:t>
            </w:r>
          </w:p>
          <w:p w14:paraId="15C8242F" w14:textId="2D89F217" w:rsidR="002F47B3" w:rsidRPr="00BF19D4" w:rsidRDefault="002F47B3"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lang w:val="pt-PT"/>
              </w:rPr>
            </w:pPr>
            <w:r w:rsidRPr="0072742E">
              <w:rPr>
                <w:color w:val="AE9142" w:themeColor="accent2"/>
                <w:sz w:val="16"/>
                <w:szCs w:val="16"/>
                <w:lang w:val="es-ES"/>
              </w:rPr>
              <w:t>Radu Ionut Boeri</w:t>
            </w:r>
            <w:r w:rsidRPr="0072742E">
              <w:rPr>
                <w:rFonts w:hint="eastAsia"/>
                <w:color w:val="AE9142" w:themeColor="accent2"/>
                <w:sz w:val="16"/>
                <w:szCs w:val="16"/>
                <w:lang w:val="es-ES"/>
              </w:rPr>
              <w:t>u</w:t>
            </w:r>
          </w:p>
        </w:tc>
        <w:tc>
          <w:tcPr>
            <w:tcW w:w="1396" w:type="dxa"/>
            <w:tcBorders>
              <w:top w:val="single" w:sz="12" w:space="0" w:color="808080" w:themeColor="background2" w:themeShade="80"/>
            </w:tcBorders>
            <w:shd w:val="clear" w:color="auto" w:fill="auto"/>
            <w:vAlign w:val="center"/>
          </w:tcPr>
          <w:p w14:paraId="201914B4" w14:textId="56B4B61E" w:rsidR="002F47B3" w:rsidRDefault="002F47B3" w:rsidP="00BA0893">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768C3D">
              <w:rPr>
                <w:color w:val="AE9142" w:themeColor="accent2"/>
                <w:sz w:val="16"/>
                <w:szCs w:val="16"/>
              </w:rPr>
              <w:t>BIM Lead</w:t>
            </w:r>
          </w:p>
          <w:p w14:paraId="3A20CD15" w14:textId="7D3C07A4" w:rsidR="002F47B3" w:rsidRPr="00D93426" w:rsidRDefault="002F47B3"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BIM Manager</w:t>
            </w:r>
          </w:p>
        </w:tc>
        <w:tc>
          <w:tcPr>
            <w:tcW w:w="2645" w:type="dxa"/>
            <w:tcBorders>
              <w:top w:val="single" w:sz="12" w:space="0" w:color="808080" w:themeColor="background2" w:themeShade="80"/>
            </w:tcBorders>
            <w:shd w:val="clear" w:color="auto" w:fill="auto"/>
            <w:vAlign w:val="center"/>
          </w:tcPr>
          <w:p w14:paraId="02FE1F02" w14:textId="77777777" w:rsidR="002F47B3" w:rsidRDefault="002F47B3" w:rsidP="00BA0893">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768C3D">
              <w:rPr>
                <w:color w:val="AE9142" w:themeColor="accent2"/>
                <w:sz w:val="16"/>
                <w:szCs w:val="16"/>
              </w:rPr>
              <w:t>Jpommarez@fostrandpartners.com</w:t>
            </w:r>
          </w:p>
          <w:p w14:paraId="17686657" w14:textId="69F85016" w:rsidR="002F47B3" w:rsidRPr="00D93426" w:rsidRDefault="002F47B3"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riboeriu@fosterandpartners.com</w:t>
            </w:r>
          </w:p>
        </w:tc>
        <w:tc>
          <w:tcPr>
            <w:tcW w:w="1106" w:type="dxa"/>
            <w:tcBorders>
              <w:top w:val="single" w:sz="12" w:space="0" w:color="808080" w:themeColor="background2" w:themeShade="80"/>
            </w:tcBorders>
            <w:shd w:val="clear" w:color="auto" w:fill="auto"/>
            <w:vAlign w:val="center"/>
          </w:tcPr>
          <w:p w14:paraId="1B2AC491" w14:textId="6DDBC639" w:rsidR="002F47B3" w:rsidRPr="00D93426" w:rsidRDefault="002F47B3"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themeColor="accent2"/>
                <w:sz w:val="16"/>
                <w:szCs w:val="16"/>
              </w:rPr>
              <w:t>20</w:t>
            </w:r>
            <w:r w:rsidRPr="00768C3D">
              <w:rPr>
                <w:color w:val="AE9142" w:themeColor="accent2"/>
                <w:sz w:val="16"/>
                <w:szCs w:val="16"/>
              </w:rPr>
              <w:t>/</w:t>
            </w:r>
            <w:r>
              <w:rPr>
                <w:color w:val="AE9142" w:themeColor="accent2"/>
                <w:sz w:val="16"/>
                <w:szCs w:val="16"/>
              </w:rPr>
              <w:t>10</w:t>
            </w:r>
            <w:r w:rsidRPr="00768C3D">
              <w:rPr>
                <w:color w:val="AE9142" w:themeColor="accent2"/>
                <w:sz w:val="16"/>
                <w:szCs w:val="16"/>
              </w:rPr>
              <w:t>/2020</w:t>
            </w:r>
          </w:p>
        </w:tc>
        <w:tc>
          <w:tcPr>
            <w:tcW w:w="1218" w:type="dxa"/>
            <w:tcBorders>
              <w:top w:val="single" w:sz="12" w:space="0" w:color="808080" w:themeColor="background2" w:themeShade="80"/>
            </w:tcBorders>
            <w:shd w:val="clear" w:color="auto" w:fill="auto"/>
            <w:vAlign w:val="center"/>
          </w:tcPr>
          <w:p w14:paraId="52C3A18D" w14:textId="77777777" w:rsidR="002F47B3" w:rsidRPr="00D93426" w:rsidRDefault="002F47B3"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2F47B3" w:rsidRPr="00D93426" w14:paraId="686CBE5C" w14:textId="77777777" w:rsidTr="00AD5246">
        <w:trPr>
          <w:trHeight w:val="357"/>
        </w:trPr>
        <w:tc>
          <w:tcPr>
            <w:cnfStyle w:val="001000000000" w:firstRow="0" w:lastRow="0" w:firstColumn="1" w:lastColumn="0" w:oddVBand="0" w:evenVBand="0" w:oddHBand="0" w:evenHBand="0" w:firstRowFirstColumn="0" w:firstRowLastColumn="0" w:lastRowFirstColumn="0" w:lastRowLastColumn="0"/>
            <w:tcW w:w="554" w:type="dxa"/>
            <w:vMerge/>
            <w:vAlign w:val="center"/>
          </w:tcPr>
          <w:p w14:paraId="0C0B5960" w14:textId="77777777" w:rsidR="002F47B3" w:rsidRPr="00D93426" w:rsidRDefault="002F47B3" w:rsidP="00BA0893">
            <w:pPr>
              <w:ind w:left="0"/>
              <w:rPr>
                <w:color w:val="AE9142"/>
                <w:sz w:val="16"/>
                <w:szCs w:val="16"/>
              </w:rPr>
            </w:pPr>
          </w:p>
        </w:tc>
        <w:tc>
          <w:tcPr>
            <w:tcW w:w="1146" w:type="dxa"/>
            <w:shd w:val="clear" w:color="auto" w:fill="auto"/>
            <w:vAlign w:val="center"/>
          </w:tcPr>
          <w:p w14:paraId="2A705CBE" w14:textId="77777777" w:rsidR="002F47B3" w:rsidRPr="00D93426" w:rsidRDefault="002F47B3" w:rsidP="00BA0893">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Reviewed by:</w:t>
            </w:r>
          </w:p>
        </w:tc>
        <w:tc>
          <w:tcPr>
            <w:tcW w:w="1985" w:type="dxa"/>
            <w:shd w:val="clear" w:color="auto" w:fill="auto"/>
            <w:vAlign w:val="center"/>
          </w:tcPr>
          <w:p w14:paraId="33A2A696" w14:textId="77777777" w:rsidR="002F47B3" w:rsidRPr="00D93426" w:rsidRDefault="002F47B3" w:rsidP="00BA0893">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396" w:type="dxa"/>
            <w:shd w:val="clear" w:color="auto" w:fill="auto"/>
            <w:vAlign w:val="center"/>
          </w:tcPr>
          <w:p w14:paraId="01DD9FDD" w14:textId="77777777" w:rsidR="002F47B3" w:rsidRPr="00D93426" w:rsidRDefault="002F47B3" w:rsidP="00BA0893">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2645" w:type="dxa"/>
            <w:shd w:val="clear" w:color="auto" w:fill="auto"/>
            <w:vAlign w:val="center"/>
          </w:tcPr>
          <w:p w14:paraId="2E4A8CD2" w14:textId="77777777" w:rsidR="002F47B3" w:rsidRPr="00D93426" w:rsidRDefault="002F47B3" w:rsidP="00BA0893">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106" w:type="dxa"/>
            <w:shd w:val="clear" w:color="auto" w:fill="auto"/>
            <w:vAlign w:val="center"/>
          </w:tcPr>
          <w:p w14:paraId="7D091C38" w14:textId="77777777" w:rsidR="002F47B3" w:rsidRPr="00D93426" w:rsidRDefault="002F47B3" w:rsidP="00BA0893">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218" w:type="dxa"/>
            <w:shd w:val="clear" w:color="auto" w:fill="auto"/>
            <w:vAlign w:val="center"/>
          </w:tcPr>
          <w:p w14:paraId="618C8F92" w14:textId="77777777" w:rsidR="002F47B3" w:rsidRPr="00D93426" w:rsidRDefault="002F47B3" w:rsidP="00BA0893">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002F47B3" w:rsidRPr="00D93426" w14:paraId="7274C2A7"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vAlign w:val="center"/>
          </w:tcPr>
          <w:p w14:paraId="2ECFC5F6" w14:textId="77777777" w:rsidR="002F47B3" w:rsidRPr="00D93426" w:rsidRDefault="002F47B3" w:rsidP="00BA0893">
            <w:pPr>
              <w:ind w:left="0"/>
              <w:rPr>
                <w:color w:val="AE9142"/>
                <w:sz w:val="16"/>
                <w:szCs w:val="16"/>
              </w:rPr>
            </w:pPr>
          </w:p>
        </w:tc>
        <w:tc>
          <w:tcPr>
            <w:tcW w:w="1146" w:type="dxa"/>
            <w:tcBorders>
              <w:bottom w:val="single" w:sz="12" w:space="0" w:color="808080" w:themeColor="background2" w:themeShade="80"/>
            </w:tcBorders>
            <w:shd w:val="clear" w:color="auto" w:fill="auto"/>
            <w:vAlign w:val="center"/>
          </w:tcPr>
          <w:p w14:paraId="73EA2F7A" w14:textId="77777777" w:rsidR="002F47B3" w:rsidRPr="00D93426" w:rsidRDefault="002F47B3" w:rsidP="00AA21C2">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Approved by:</w:t>
            </w:r>
          </w:p>
        </w:tc>
        <w:tc>
          <w:tcPr>
            <w:tcW w:w="1985" w:type="dxa"/>
            <w:tcBorders>
              <w:bottom w:val="single" w:sz="12" w:space="0" w:color="808080" w:themeColor="background2" w:themeShade="80"/>
            </w:tcBorders>
            <w:shd w:val="clear" w:color="auto" w:fill="auto"/>
            <w:vAlign w:val="center"/>
          </w:tcPr>
          <w:p w14:paraId="7A2C559A" w14:textId="77777777" w:rsidR="002F47B3" w:rsidRPr="00D93426" w:rsidRDefault="002F47B3"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396" w:type="dxa"/>
            <w:tcBorders>
              <w:bottom w:val="single" w:sz="12" w:space="0" w:color="808080" w:themeColor="background2" w:themeShade="80"/>
            </w:tcBorders>
            <w:shd w:val="clear" w:color="auto" w:fill="auto"/>
            <w:vAlign w:val="center"/>
          </w:tcPr>
          <w:p w14:paraId="11DCDF92" w14:textId="77777777" w:rsidR="002F47B3" w:rsidRPr="00D93426" w:rsidRDefault="002F47B3"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2645" w:type="dxa"/>
            <w:tcBorders>
              <w:bottom w:val="single" w:sz="12" w:space="0" w:color="808080" w:themeColor="background2" w:themeShade="80"/>
            </w:tcBorders>
            <w:shd w:val="clear" w:color="auto" w:fill="auto"/>
            <w:vAlign w:val="center"/>
          </w:tcPr>
          <w:p w14:paraId="6179A9CC" w14:textId="77777777" w:rsidR="002F47B3" w:rsidRPr="00D93426" w:rsidRDefault="002F47B3"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106" w:type="dxa"/>
            <w:tcBorders>
              <w:bottom w:val="single" w:sz="12" w:space="0" w:color="808080" w:themeColor="background2" w:themeShade="80"/>
            </w:tcBorders>
            <w:shd w:val="clear" w:color="auto" w:fill="auto"/>
            <w:vAlign w:val="center"/>
          </w:tcPr>
          <w:p w14:paraId="1373D513" w14:textId="77777777" w:rsidR="002F47B3" w:rsidRPr="00D93426" w:rsidRDefault="002F47B3"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218" w:type="dxa"/>
            <w:tcBorders>
              <w:bottom w:val="single" w:sz="12" w:space="0" w:color="808080" w:themeColor="background2" w:themeShade="80"/>
            </w:tcBorders>
            <w:shd w:val="clear" w:color="auto" w:fill="auto"/>
            <w:vAlign w:val="center"/>
          </w:tcPr>
          <w:p w14:paraId="5DC1E4D6" w14:textId="77777777" w:rsidR="002F47B3" w:rsidRPr="00D93426" w:rsidRDefault="002F47B3"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2F47B3" w:rsidRPr="00D93426" w14:paraId="03F7E7D0" w14:textId="77777777" w:rsidTr="00AD5246">
        <w:trPr>
          <w:trHeight w:val="357"/>
        </w:trPr>
        <w:tc>
          <w:tcPr>
            <w:cnfStyle w:val="001000000000" w:firstRow="0" w:lastRow="0" w:firstColumn="1" w:lastColumn="0" w:oddVBand="0" w:evenVBand="0" w:oddHBand="0" w:evenHBand="0" w:firstRowFirstColumn="0" w:firstRowLastColumn="0" w:lastRowFirstColumn="0" w:lastRowLastColumn="0"/>
            <w:tcW w:w="554" w:type="dxa"/>
            <w:vMerge w:val="restart"/>
            <w:tcBorders>
              <w:top w:val="single" w:sz="12" w:space="0" w:color="808080" w:themeColor="background2" w:themeShade="80"/>
            </w:tcBorders>
            <w:shd w:val="clear" w:color="auto" w:fill="auto"/>
            <w:vAlign w:val="center"/>
          </w:tcPr>
          <w:p w14:paraId="5F551F67" w14:textId="5D5A7B4C" w:rsidR="002F47B3" w:rsidRPr="002F47B3" w:rsidRDefault="002F47B3" w:rsidP="002F47B3">
            <w:pPr>
              <w:ind w:left="0"/>
              <w:jc w:val="center"/>
              <w:rPr>
                <w:color w:val="AE9142"/>
                <w:sz w:val="22"/>
                <w:szCs w:val="22"/>
              </w:rPr>
            </w:pPr>
            <w:r w:rsidRPr="00DB55F0">
              <w:rPr>
                <w:color w:val="AE9142"/>
                <w:sz w:val="22"/>
                <w:szCs w:val="22"/>
              </w:rPr>
              <w:t>0</w:t>
            </w:r>
            <w:r>
              <w:rPr>
                <w:color w:val="AE9142"/>
                <w:sz w:val="22"/>
                <w:szCs w:val="22"/>
              </w:rPr>
              <w:t>3</w:t>
            </w:r>
          </w:p>
        </w:tc>
        <w:tc>
          <w:tcPr>
            <w:tcW w:w="1146" w:type="dxa"/>
            <w:tcBorders>
              <w:top w:val="single" w:sz="12" w:space="0" w:color="808080" w:themeColor="background2" w:themeShade="80"/>
            </w:tcBorders>
            <w:shd w:val="clear" w:color="auto" w:fill="auto"/>
            <w:vAlign w:val="center"/>
          </w:tcPr>
          <w:p w14:paraId="5FA2A1E9" w14:textId="5FA0BF15" w:rsidR="002F47B3" w:rsidRDefault="002F47B3" w:rsidP="00D808AF">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sidRPr="00D93426">
              <w:rPr>
                <w:color w:val="AE9142"/>
                <w:sz w:val="16"/>
                <w:szCs w:val="16"/>
              </w:rPr>
              <w:t>Prepared by:</w:t>
            </w:r>
          </w:p>
        </w:tc>
        <w:tc>
          <w:tcPr>
            <w:tcW w:w="1985" w:type="dxa"/>
            <w:tcBorders>
              <w:top w:val="single" w:sz="12" w:space="0" w:color="808080" w:themeColor="background2" w:themeShade="80"/>
            </w:tcBorders>
            <w:shd w:val="clear" w:color="auto" w:fill="auto"/>
            <w:vAlign w:val="center"/>
          </w:tcPr>
          <w:p w14:paraId="4B90E990" w14:textId="77777777" w:rsidR="002F47B3" w:rsidRPr="00252300" w:rsidRDefault="002F47B3" w:rsidP="00D808AF">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lang w:val="en-GB"/>
              </w:rPr>
            </w:pPr>
            <w:r w:rsidRPr="00252300">
              <w:rPr>
                <w:rFonts w:hint="eastAsia"/>
                <w:color w:val="AE9142" w:themeColor="accent2"/>
                <w:sz w:val="16"/>
                <w:szCs w:val="16"/>
                <w:lang w:val="en-GB"/>
              </w:rPr>
              <w:t>Radu Ionut Boeriu</w:t>
            </w:r>
          </w:p>
          <w:p w14:paraId="7D2A4C45" w14:textId="5725D04A" w:rsidR="002F47B3" w:rsidRPr="00D93426" w:rsidRDefault="00363CEC"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sidRPr="00363CEC">
              <w:rPr>
                <w:rFonts w:hint="eastAsia"/>
                <w:color w:val="AD9042"/>
                <w:sz w:val="16"/>
                <w:szCs w:val="16"/>
                <w:lang w:val="en-GB"/>
              </w:rPr>
              <w:t>Hugh O</w:t>
            </w:r>
            <w:r w:rsidRPr="00363CEC">
              <w:rPr>
                <w:color w:val="AD9042"/>
                <w:sz w:val="16"/>
                <w:szCs w:val="16"/>
                <w:lang w:val="en-GB"/>
              </w:rPr>
              <w:t>’</w:t>
            </w:r>
            <w:r w:rsidRPr="00363CEC">
              <w:rPr>
                <w:rFonts w:hint="eastAsia"/>
                <w:color w:val="AD9042"/>
                <w:sz w:val="16"/>
                <w:szCs w:val="16"/>
                <w:lang w:val="en-GB"/>
              </w:rPr>
              <w:t xml:space="preserve"> </w:t>
            </w:r>
            <w:r w:rsidR="002F47B3" w:rsidRPr="00252300">
              <w:rPr>
                <w:rFonts w:hint="eastAsia"/>
                <w:color w:val="AE9142" w:themeColor="accent2"/>
                <w:sz w:val="16"/>
                <w:szCs w:val="16"/>
                <w:lang w:val="en-GB"/>
              </w:rPr>
              <w:t>Connor</w:t>
            </w:r>
          </w:p>
        </w:tc>
        <w:tc>
          <w:tcPr>
            <w:tcW w:w="1396" w:type="dxa"/>
            <w:tcBorders>
              <w:top w:val="single" w:sz="12" w:space="0" w:color="808080" w:themeColor="background2" w:themeShade="80"/>
            </w:tcBorders>
            <w:shd w:val="clear" w:color="auto" w:fill="auto"/>
            <w:vAlign w:val="center"/>
          </w:tcPr>
          <w:p w14:paraId="5623A845" w14:textId="77777777" w:rsidR="002F47B3" w:rsidRDefault="002F47B3"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BIM Manager</w:t>
            </w:r>
          </w:p>
          <w:p w14:paraId="5ABCF118" w14:textId="3D0D9C9F" w:rsidR="002F47B3" w:rsidRPr="00D93426" w:rsidRDefault="002F47B3"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BDS Coordinator</w:t>
            </w:r>
          </w:p>
        </w:tc>
        <w:tc>
          <w:tcPr>
            <w:tcW w:w="2645" w:type="dxa"/>
            <w:tcBorders>
              <w:top w:val="single" w:sz="12" w:space="0" w:color="808080" w:themeColor="background2" w:themeShade="80"/>
            </w:tcBorders>
            <w:shd w:val="clear" w:color="auto" w:fill="auto"/>
            <w:vAlign w:val="center"/>
          </w:tcPr>
          <w:p w14:paraId="6A352EED" w14:textId="6A19C286" w:rsidR="002F47B3" w:rsidRDefault="002F47B3"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sidRPr="00363CEC">
              <w:rPr>
                <w:color w:val="AE9142"/>
                <w:sz w:val="16"/>
                <w:szCs w:val="16"/>
              </w:rPr>
              <w:t>riboeriu@fosterandpartners.com</w:t>
            </w:r>
          </w:p>
          <w:p w14:paraId="1D7A13A4" w14:textId="3D495F03" w:rsidR="002F47B3" w:rsidRPr="00D93426" w:rsidRDefault="002F47B3"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sidRPr="00D25A74">
              <w:rPr>
                <w:rFonts w:hint="eastAsia"/>
                <w:color w:val="AE9142"/>
                <w:sz w:val="16"/>
                <w:szCs w:val="16"/>
              </w:rPr>
              <w:t>hoconnor</w:t>
            </w:r>
            <w:r>
              <w:rPr>
                <w:color w:val="AE9142"/>
                <w:sz w:val="16"/>
                <w:szCs w:val="16"/>
              </w:rPr>
              <w:t>@fosterandpartners.com</w:t>
            </w:r>
          </w:p>
        </w:tc>
        <w:tc>
          <w:tcPr>
            <w:tcW w:w="1106" w:type="dxa"/>
            <w:tcBorders>
              <w:top w:val="single" w:sz="12" w:space="0" w:color="808080" w:themeColor="background2" w:themeShade="80"/>
            </w:tcBorders>
            <w:shd w:val="clear" w:color="auto" w:fill="auto"/>
            <w:vAlign w:val="center"/>
          </w:tcPr>
          <w:p w14:paraId="6F503FF6" w14:textId="57920477" w:rsidR="002F47B3" w:rsidRPr="00D93426" w:rsidRDefault="002F47B3"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themeColor="accent2"/>
                <w:sz w:val="16"/>
                <w:szCs w:val="16"/>
              </w:rPr>
              <w:t>23/10/2020</w:t>
            </w:r>
          </w:p>
        </w:tc>
        <w:tc>
          <w:tcPr>
            <w:tcW w:w="1218" w:type="dxa"/>
            <w:tcBorders>
              <w:top w:val="single" w:sz="12" w:space="0" w:color="808080" w:themeColor="background2" w:themeShade="80"/>
            </w:tcBorders>
            <w:shd w:val="clear" w:color="auto" w:fill="auto"/>
            <w:vAlign w:val="center"/>
          </w:tcPr>
          <w:p w14:paraId="74B2A1D9" w14:textId="77777777" w:rsidR="002F47B3" w:rsidRPr="00D93426" w:rsidRDefault="002F47B3"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002F47B3" w:rsidRPr="00D93426" w14:paraId="7D8AFB22"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vAlign w:val="center"/>
          </w:tcPr>
          <w:p w14:paraId="5884D247" w14:textId="77777777" w:rsidR="002F47B3" w:rsidRPr="002F47B3" w:rsidRDefault="002F47B3" w:rsidP="002F47B3">
            <w:pPr>
              <w:ind w:left="0"/>
              <w:jc w:val="center"/>
              <w:rPr>
                <w:color w:val="AE9142"/>
                <w:sz w:val="22"/>
                <w:szCs w:val="22"/>
              </w:rPr>
            </w:pPr>
          </w:p>
        </w:tc>
        <w:tc>
          <w:tcPr>
            <w:tcW w:w="1146" w:type="dxa"/>
            <w:shd w:val="clear" w:color="auto" w:fill="auto"/>
            <w:vAlign w:val="center"/>
          </w:tcPr>
          <w:p w14:paraId="7A83E513" w14:textId="3F85827C" w:rsidR="002F47B3" w:rsidRDefault="002F47B3" w:rsidP="00D808AF">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Reviewed by:</w:t>
            </w:r>
          </w:p>
        </w:tc>
        <w:tc>
          <w:tcPr>
            <w:tcW w:w="1985" w:type="dxa"/>
            <w:shd w:val="clear" w:color="auto" w:fill="auto"/>
            <w:vAlign w:val="center"/>
          </w:tcPr>
          <w:p w14:paraId="30F810B3" w14:textId="77777777" w:rsidR="002F47B3" w:rsidRPr="00D93426" w:rsidRDefault="002F47B3" w:rsidP="00D808AF">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396" w:type="dxa"/>
            <w:shd w:val="clear" w:color="auto" w:fill="auto"/>
            <w:vAlign w:val="center"/>
          </w:tcPr>
          <w:p w14:paraId="37A5742D" w14:textId="77777777" w:rsidR="002F47B3" w:rsidRPr="00D93426" w:rsidRDefault="002F47B3" w:rsidP="00D808AF">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2645" w:type="dxa"/>
            <w:shd w:val="clear" w:color="auto" w:fill="auto"/>
            <w:vAlign w:val="center"/>
          </w:tcPr>
          <w:p w14:paraId="6166B152" w14:textId="77777777" w:rsidR="002F47B3" w:rsidRPr="00D93426" w:rsidRDefault="002F47B3" w:rsidP="00D808AF">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106" w:type="dxa"/>
            <w:shd w:val="clear" w:color="auto" w:fill="auto"/>
            <w:vAlign w:val="center"/>
          </w:tcPr>
          <w:p w14:paraId="3BAD81DD" w14:textId="77777777" w:rsidR="002F47B3" w:rsidRPr="00D93426" w:rsidRDefault="002F47B3" w:rsidP="00D808AF">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218" w:type="dxa"/>
            <w:shd w:val="clear" w:color="auto" w:fill="auto"/>
            <w:vAlign w:val="center"/>
          </w:tcPr>
          <w:p w14:paraId="0A5BC46B" w14:textId="77777777" w:rsidR="002F47B3" w:rsidRPr="00D93426" w:rsidRDefault="002F47B3" w:rsidP="00D808AF">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2F47B3" w:rsidRPr="00D93426" w14:paraId="20DF17CC" w14:textId="77777777" w:rsidTr="00AD5246">
        <w:trPr>
          <w:trHeight w:val="357"/>
        </w:trPr>
        <w:tc>
          <w:tcPr>
            <w:cnfStyle w:val="001000000000" w:firstRow="0" w:lastRow="0" w:firstColumn="1" w:lastColumn="0" w:oddVBand="0" w:evenVBand="0" w:oddHBand="0" w:evenHBand="0" w:firstRowFirstColumn="0" w:firstRowLastColumn="0" w:lastRowFirstColumn="0" w:lastRowLastColumn="0"/>
            <w:tcW w:w="554" w:type="dxa"/>
            <w:vMerge/>
            <w:vAlign w:val="center"/>
          </w:tcPr>
          <w:p w14:paraId="57D14561" w14:textId="77777777" w:rsidR="002F47B3" w:rsidRPr="002F47B3" w:rsidRDefault="002F47B3" w:rsidP="002F47B3">
            <w:pPr>
              <w:ind w:left="0"/>
              <w:jc w:val="center"/>
              <w:rPr>
                <w:color w:val="AE9142"/>
                <w:sz w:val="22"/>
                <w:szCs w:val="22"/>
              </w:rPr>
            </w:pPr>
          </w:p>
        </w:tc>
        <w:tc>
          <w:tcPr>
            <w:tcW w:w="1146" w:type="dxa"/>
            <w:shd w:val="clear" w:color="auto" w:fill="auto"/>
            <w:vAlign w:val="center"/>
          </w:tcPr>
          <w:p w14:paraId="125F8829" w14:textId="7FEB9B78" w:rsidR="002F47B3" w:rsidRDefault="002F47B3" w:rsidP="00D808AF">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Approved by:</w:t>
            </w:r>
          </w:p>
        </w:tc>
        <w:tc>
          <w:tcPr>
            <w:tcW w:w="1985" w:type="dxa"/>
            <w:shd w:val="clear" w:color="auto" w:fill="auto"/>
            <w:vAlign w:val="center"/>
          </w:tcPr>
          <w:p w14:paraId="75F75246" w14:textId="77777777" w:rsidR="002F47B3" w:rsidRPr="00D93426" w:rsidRDefault="002F47B3"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396" w:type="dxa"/>
            <w:shd w:val="clear" w:color="auto" w:fill="auto"/>
            <w:vAlign w:val="center"/>
          </w:tcPr>
          <w:p w14:paraId="2C1C4F47" w14:textId="77777777" w:rsidR="002F47B3" w:rsidRPr="00D93426" w:rsidRDefault="002F47B3"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2645" w:type="dxa"/>
            <w:shd w:val="clear" w:color="auto" w:fill="auto"/>
            <w:vAlign w:val="center"/>
          </w:tcPr>
          <w:p w14:paraId="551A1668" w14:textId="77777777" w:rsidR="002F47B3" w:rsidRPr="00D93426" w:rsidRDefault="002F47B3"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106" w:type="dxa"/>
            <w:shd w:val="clear" w:color="auto" w:fill="auto"/>
            <w:vAlign w:val="center"/>
          </w:tcPr>
          <w:p w14:paraId="64DA75C9" w14:textId="77777777" w:rsidR="002F47B3" w:rsidRPr="00D93426" w:rsidRDefault="002F47B3"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218" w:type="dxa"/>
            <w:shd w:val="clear" w:color="auto" w:fill="auto"/>
            <w:vAlign w:val="center"/>
          </w:tcPr>
          <w:p w14:paraId="37780F31" w14:textId="386C49E6" w:rsidR="002F47B3" w:rsidRPr="00AA21C2" w:rsidRDefault="002F47B3" w:rsidP="0CF4EFC1">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p w14:paraId="2BE59057" w14:textId="7DCAC513" w:rsidR="002F47B3" w:rsidRPr="00D93426" w:rsidRDefault="002F47B3" w:rsidP="0CF4EFC1">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00AE19EB" w:rsidRPr="00D93426" w14:paraId="24865096"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val="restart"/>
            <w:tcBorders>
              <w:top w:val="single" w:sz="12" w:space="0" w:color="808080" w:themeColor="background2" w:themeShade="80"/>
            </w:tcBorders>
            <w:shd w:val="clear" w:color="auto" w:fill="auto"/>
            <w:vAlign w:val="center"/>
          </w:tcPr>
          <w:p w14:paraId="2AFAEE94" w14:textId="13B78201" w:rsidR="00AE19EB" w:rsidRPr="00DB55F0" w:rsidRDefault="00AE19EB" w:rsidP="00AE19EB">
            <w:pPr>
              <w:ind w:left="0"/>
              <w:jc w:val="center"/>
              <w:rPr>
                <w:color w:val="AE9142"/>
                <w:sz w:val="22"/>
                <w:szCs w:val="22"/>
              </w:rPr>
            </w:pPr>
            <w:r w:rsidRPr="00DB55F0">
              <w:rPr>
                <w:color w:val="AE9142"/>
                <w:sz w:val="22"/>
                <w:szCs w:val="22"/>
              </w:rPr>
              <w:t>0</w:t>
            </w:r>
            <w:r>
              <w:rPr>
                <w:color w:val="AE9142"/>
                <w:sz w:val="22"/>
                <w:szCs w:val="22"/>
              </w:rPr>
              <w:t>4</w:t>
            </w:r>
          </w:p>
        </w:tc>
        <w:tc>
          <w:tcPr>
            <w:tcW w:w="1146" w:type="dxa"/>
            <w:tcBorders>
              <w:top w:val="single" w:sz="12" w:space="0" w:color="808080" w:themeColor="background2" w:themeShade="80"/>
            </w:tcBorders>
            <w:shd w:val="clear" w:color="auto" w:fill="auto"/>
            <w:vAlign w:val="center"/>
          </w:tcPr>
          <w:p w14:paraId="779F7968" w14:textId="77777777" w:rsidR="00AE19EB" w:rsidRPr="00D93426" w:rsidRDefault="00AE19EB" w:rsidP="00AE19EB">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00D93426">
              <w:rPr>
                <w:color w:val="AE9142"/>
                <w:sz w:val="16"/>
                <w:szCs w:val="16"/>
              </w:rPr>
              <w:t>Prepared by:</w:t>
            </w:r>
          </w:p>
        </w:tc>
        <w:tc>
          <w:tcPr>
            <w:tcW w:w="1985" w:type="dxa"/>
            <w:tcBorders>
              <w:top w:val="single" w:sz="12" w:space="0" w:color="808080" w:themeColor="background2" w:themeShade="80"/>
            </w:tcBorders>
            <w:shd w:val="clear" w:color="auto" w:fill="auto"/>
            <w:vAlign w:val="center"/>
          </w:tcPr>
          <w:p w14:paraId="7EB2A397" w14:textId="77777777" w:rsidR="00AE19EB" w:rsidRDefault="00AE19EB" w:rsidP="00AE19EB">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252300">
              <w:rPr>
                <w:rFonts w:hint="eastAsia"/>
                <w:color w:val="AD9042"/>
                <w:sz w:val="16"/>
                <w:szCs w:val="16"/>
                <w:lang w:val="en-GB"/>
              </w:rPr>
              <w:t>Radu Ionut Boeriu</w:t>
            </w:r>
          </w:p>
          <w:p w14:paraId="263AC747" w14:textId="71A8A2D9" w:rsidR="00AE19EB" w:rsidRDefault="00363CEC" w:rsidP="00AE19EB">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363CEC">
              <w:rPr>
                <w:rFonts w:hint="eastAsia"/>
                <w:color w:val="AD9042"/>
                <w:sz w:val="16"/>
                <w:szCs w:val="16"/>
                <w:lang w:val="en-GB"/>
              </w:rPr>
              <w:t>Hugh O</w:t>
            </w:r>
            <w:r w:rsidRPr="00363CEC">
              <w:rPr>
                <w:color w:val="AD9042"/>
                <w:sz w:val="16"/>
                <w:szCs w:val="16"/>
                <w:lang w:val="en-GB"/>
              </w:rPr>
              <w:t>’</w:t>
            </w:r>
            <w:r w:rsidRPr="00363CEC">
              <w:rPr>
                <w:rFonts w:hint="eastAsia"/>
                <w:color w:val="AD9042"/>
                <w:sz w:val="16"/>
                <w:szCs w:val="16"/>
                <w:lang w:val="en-GB"/>
              </w:rPr>
              <w:t xml:space="preserve"> </w:t>
            </w:r>
            <w:r w:rsidR="00AE19EB" w:rsidRPr="00252300">
              <w:rPr>
                <w:rFonts w:hint="eastAsia"/>
                <w:color w:val="AD9042"/>
                <w:sz w:val="16"/>
                <w:szCs w:val="16"/>
                <w:lang w:val="en-GB"/>
              </w:rPr>
              <w:t>Connor</w:t>
            </w:r>
          </w:p>
          <w:p w14:paraId="200770D9" w14:textId="169F775B" w:rsidR="00AE19EB" w:rsidRPr="00AE19EB" w:rsidRDefault="00AE19EB" w:rsidP="00AE19EB">
            <w:pPr>
              <w:ind w:left="0"/>
              <w:cnfStyle w:val="000000100000" w:firstRow="0" w:lastRow="0" w:firstColumn="0" w:lastColumn="0" w:oddVBand="0" w:evenVBand="0" w:oddHBand="1" w:evenHBand="0" w:firstRowFirstColumn="0" w:firstRowLastColumn="0" w:lastRowFirstColumn="0" w:lastRowLastColumn="0"/>
              <w:rPr>
                <w:color w:val="AE9142"/>
                <w:sz w:val="16"/>
                <w:szCs w:val="16"/>
                <w:lang w:val="en-GB"/>
              </w:rPr>
            </w:pPr>
          </w:p>
        </w:tc>
        <w:tc>
          <w:tcPr>
            <w:tcW w:w="1396" w:type="dxa"/>
            <w:tcBorders>
              <w:top w:val="single" w:sz="12" w:space="0" w:color="808080" w:themeColor="background2" w:themeShade="80"/>
            </w:tcBorders>
            <w:shd w:val="clear" w:color="auto" w:fill="auto"/>
            <w:vAlign w:val="center"/>
          </w:tcPr>
          <w:p w14:paraId="385BB5BB" w14:textId="77777777" w:rsidR="00AE19EB" w:rsidRDefault="00AE19EB" w:rsidP="00AE19EB">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49FF45B5">
              <w:rPr>
                <w:color w:val="AD9042"/>
                <w:sz w:val="16"/>
                <w:szCs w:val="16"/>
              </w:rPr>
              <w:t>BIM Manager</w:t>
            </w:r>
          </w:p>
          <w:p w14:paraId="315789D9" w14:textId="77777777" w:rsidR="00AE19EB" w:rsidRDefault="00AE19EB" w:rsidP="00AE19EB">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49FF45B5">
              <w:rPr>
                <w:color w:val="AD9042"/>
                <w:sz w:val="16"/>
                <w:szCs w:val="16"/>
              </w:rPr>
              <w:t>BDS Coordinator</w:t>
            </w:r>
          </w:p>
          <w:p w14:paraId="6750EE5B" w14:textId="4069DD4D" w:rsidR="00AE19EB" w:rsidRPr="00D93426" w:rsidRDefault="00AE19EB" w:rsidP="00AE19EB">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2645" w:type="dxa"/>
            <w:tcBorders>
              <w:top w:val="single" w:sz="12" w:space="0" w:color="808080" w:themeColor="background2" w:themeShade="80"/>
            </w:tcBorders>
            <w:shd w:val="clear" w:color="auto" w:fill="auto"/>
            <w:vAlign w:val="center"/>
          </w:tcPr>
          <w:p w14:paraId="54DBAEE2" w14:textId="77777777" w:rsidR="00AE19EB" w:rsidRPr="00345878" w:rsidRDefault="00CC33C0" w:rsidP="00AE19E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hyperlink r:id="rId11" w:history="1">
              <w:r w:rsidR="00AE19EB" w:rsidRPr="00345878">
                <w:rPr>
                  <w:color w:val="AD9042"/>
                  <w:sz w:val="16"/>
                  <w:szCs w:val="16"/>
                </w:rPr>
                <w:t>riboeriu@fosterandpartners.com</w:t>
              </w:r>
            </w:hyperlink>
          </w:p>
          <w:p w14:paraId="0AD0F73C" w14:textId="77777777" w:rsidR="00AE19EB" w:rsidRPr="00345878" w:rsidRDefault="00AE19EB" w:rsidP="00AE19E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345878">
              <w:rPr>
                <w:color w:val="AD9042"/>
                <w:sz w:val="16"/>
                <w:szCs w:val="16"/>
              </w:rPr>
              <w:t>hoconnor@fosterandpartners</w:t>
            </w:r>
            <w:r w:rsidRPr="49FF45B5">
              <w:rPr>
                <w:color w:val="AD9042"/>
                <w:sz w:val="16"/>
                <w:szCs w:val="16"/>
              </w:rPr>
              <w:t>.com</w:t>
            </w:r>
          </w:p>
          <w:p w14:paraId="56B2E278" w14:textId="6B5FCA2A" w:rsidR="00AE19EB" w:rsidRPr="00345878" w:rsidRDefault="00AE19EB" w:rsidP="00AE19E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106" w:type="dxa"/>
            <w:tcBorders>
              <w:top w:val="single" w:sz="12" w:space="0" w:color="808080" w:themeColor="background2" w:themeShade="80"/>
            </w:tcBorders>
            <w:shd w:val="clear" w:color="auto" w:fill="auto"/>
            <w:vAlign w:val="center"/>
          </w:tcPr>
          <w:p w14:paraId="27A7023E" w14:textId="38FBA64E" w:rsidR="00AE19EB" w:rsidRPr="00D93426" w:rsidRDefault="00AE19EB" w:rsidP="00AE19EB">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sidRPr="49FF45B5">
              <w:rPr>
                <w:color w:val="AD9042"/>
                <w:sz w:val="16"/>
                <w:szCs w:val="16"/>
              </w:rPr>
              <w:t>16/11/20</w:t>
            </w:r>
          </w:p>
        </w:tc>
        <w:tc>
          <w:tcPr>
            <w:tcW w:w="1218" w:type="dxa"/>
            <w:tcBorders>
              <w:top w:val="single" w:sz="12" w:space="0" w:color="808080" w:themeColor="background2" w:themeShade="80"/>
            </w:tcBorders>
            <w:shd w:val="clear" w:color="auto" w:fill="auto"/>
            <w:vAlign w:val="center"/>
          </w:tcPr>
          <w:p w14:paraId="4D0DC689" w14:textId="77777777" w:rsidR="00AE19EB" w:rsidRPr="00D93426" w:rsidRDefault="00AE19EB" w:rsidP="00AE19EB">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AE19EB" w:rsidRPr="00D93426" w14:paraId="07A220E9" w14:textId="77777777" w:rsidTr="00AD5246">
        <w:trPr>
          <w:trHeight w:val="357"/>
        </w:trPr>
        <w:tc>
          <w:tcPr>
            <w:cnfStyle w:val="001000000000" w:firstRow="0" w:lastRow="0" w:firstColumn="1" w:lastColumn="0" w:oddVBand="0" w:evenVBand="0" w:oddHBand="0" w:evenHBand="0" w:firstRowFirstColumn="0" w:firstRowLastColumn="0" w:lastRowFirstColumn="0" w:lastRowLastColumn="0"/>
            <w:tcW w:w="554" w:type="dxa"/>
            <w:vMerge/>
            <w:vAlign w:val="center"/>
          </w:tcPr>
          <w:p w14:paraId="4FCE43A9" w14:textId="77777777" w:rsidR="00AE19EB" w:rsidRPr="00D93426" w:rsidRDefault="00AE19EB" w:rsidP="00EA4451">
            <w:pPr>
              <w:ind w:left="0"/>
              <w:rPr>
                <w:color w:val="AE9142"/>
                <w:sz w:val="16"/>
                <w:szCs w:val="16"/>
              </w:rPr>
            </w:pPr>
          </w:p>
        </w:tc>
        <w:tc>
          <w:tcPr>
            <w:tcW w:w="1146" w:type="dxa"/>
            <w:shd w:val="clear" w:color="auto" w:fill="auto"/>
            <w:vAlign w:val="center"/>
          </w:tcPr>
          <w:p w14:paraId="37069AF0" w14:textId="77777777" w:rsidR="00AE19EB" w:rsidRPr="00D93426" w:rsidRDefault="00AE19EB" w:rsidP="00EA4451">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Reviewed by:</w:t>
            </w:r>
          </w:p>
        </w:tc>
        <w:tc>
          <w:tcPr>
            <w:tcW w:w="1985" w:type="dxa"/>
            <w:shd w:val="clear" w:color="auto" w:fill="auto"/>
            <w:vAlign w:val="center"/>
          </w:tcPr>
          <w:p w14:paraId="1372BC49" w14:textId="77777777" w:rsidR="00AE19EB" w:rsidRPr="00D93426" w:rsidRDefault="00AE19EB" w:rsidP="00EA4451">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396" w:type="dxa"/>
            <w:shd w:val="clear" w:color="auto" w:fill="auto"/>
            <w:vAlign w:val="center"/>
          </w:tcPr>
          <w:p w14:paraId="33AE00DB" w14:textId="77777777" w:rsidR="00AE19EB" w:rsidRPr="00D93426" w:rsidRDefault="00AE19EB" w:rsidP="00EA4451">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2645" w:type="dxa"/>
            <w:shd w:val="clear" w:color="auto" w:fill="auto"/>
            <w:vAlign w:val="center"/>
          </w:tcPr>
          <w:p w14:paraId="35639E36" w14:textId="77777777" w:rsidR="00AE19EB" w:rsidRPr="00D93426" w:rsidRDefault="00AE19EB" w:rsidP="00EA4451">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106" w:type="dxa"/>
            <w:shd w:val="clear" w:color="auto" w:fill="auto"/>
            <w:vAlign w:val="center"/>
          </w:tcPr>
          <w:p w14:paraId="49B9507D" w14:textId="77777777" w:rsidR="00AE19EB" w:rsidRPr="00D93426" w:rsidRDefault="00AE19EB" w:rsidP="00EA4451">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218" w:type="dxa"/>
            <w:shd w:val="clear" w:color="auto" w:fill="auto"/>
            <w:vAlign w:val="center"/>
          </w:tcPr>
          <w:p w14:paraId="6551A133" w14:textId="77777777" w:rsidR="00AE19EB" w:rsidRPr="00D93426" w:rsidRDefault="00AE19EB" w:rsidP="00EA4451">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00AE19EB" w:rsidRPr="00D93426" w14:paraId="598FD2F5"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vAlign w:val="center"/>
          </w:tcPr>
          <w:p w14:paraId="71D53606" w14:textId="77777777" w:rsidR="00AE19EB" w:rsidRPr="00D93426" w:rsidRDefault="00AE19EB" w:rsidP="00EA4451">
            <w:pPr>
              <w:ind w:left="0"/>
              <w:rPr>
                <w:color w:val="AE9142"/>
                <w:sz w:val="16"/>
                <w:szCs w:val="16"/>
              </w:rPr>
            </w:pPr>
          </w:p>
        </w:tc>
        <w:tc>
          <w:tcPr>
            <w:tcW w:w="1146" w:type="dxa"/>
            <w:tcBorders>
              <w:bottom w:val="single" w:sz="12" w:space="0" w:color="808080" w:themeColor="background2" w:themeShade="80"/>
            </w:tcBorders>
            <w:shd w:val="clear" w:color="auto" w:fill="auto"/>
            <w:vAlign w:val="center"/>
          </w:tcPr>
          <w:p w14:paraId="1B868AE7" w14:textId="77777777" w:rsidR="00AE19EB" w:rsidRPr="00D93426" w:rsidRDefault="00AE19EB" w:rsidP="00EA4451">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Approved by:</w:t>
            </w:r>
          </w:p>
        </w:tc>
        <w:tc>
          <w:tcPr>
            <w:tcW w:w="1985" w:type="dxa"/>
            <w:tcBorders>
              <w:bottom w:val="single" w:sz="12" w:space="0" w:color="808080" w:themeColor="background2" w:themeShade="80"/>
            </w:tcBorders>
            <w:shd w:val="clear" w:color="auto" w:fill="auto"/>
            <w:vAlign w:val="center"/>
          </w:tcPr>
          <w:p w14:paraId="138B8A2D" w14:textId="77777777" w:rsidR="00AE19EB" w:rsidRPr="00D93426" w:rsidRDefault="00AE19EB" w:rsidP="00EA4451">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396" w:type="dxa"/>
            <w:tcBorders>
              <w:bottom w:val="single" w:sz="12" w:space="0" w:color="808080" w:themeColor="background2" w:themeShade="80"/>
            </w:tcBorders>
            <w:shd w:val="clear" w:color="auto" w:fill="auto"/>
            <w:vAlign w:val="center"/>
          </w:tcPr>
          <w:p w14:paraId="6B40940C" w14:textId="77777777" w:rsidR="00AE19EB" w:rsidRPr="00D93426" w:rsidRDefault="00AE19EB" w:rsidP="00EA4451">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2645" w:type="dxa"/>
            <w:tcBorders>
              <w:bottom w:val="single" w:sz="12" w:space="0" w:color="808080" w:themeColor="background2" w:themeShade="80"/>
            </w:tcBorders>
            <w:shd w:val="clear" w:color="auto" w:fill="auto"/>
            <w:vAlign w:val="center"/>
          </w:tcPr>
          <w:p w14:paraId="277C76F0" w14:textId="77777777" w:rsidR="00AE19EB" w:rsidRPr="00D93426" w:rsidRDefault="00AE19EB" w:rsidP="00EA4451">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106" w:type="dxa"/>
            <w:tcBorders>
              <w:bottom w:val="single" w:sz="12" w:space="0" w:color="808080" w:themeColor="background2" w:themeShade="80"/>
            </w:tcBorders>
            <w:shd w:val="clear" w:color="auto" w:fill="auto"/>
            <w:vAlign w:val="center"/>
          </w:tcPr>
          <w:p w14:paraId="6CEBA249" w14:textId="77777777" w:rsidR="00AE19EB" w:rsidRPr="00D93426" w:rsidRDefault="00AE19EB" w:rsidP="00EA4451">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218" w:type="dxa"/>
            <w:tcBorders>
              <w:bottom w:val="single" w:sz="12" w:space="0" w:color="808080" w:themeColor="background2" w:themeShade="80"/>
            </w:tcBorders>
            <w:shd w:val="clear" w:color="auto" w:fill="auto"/>
            <w:vAlign w:val="center"/>
          </w:tcPr>
          <w:p w14:paraId="26BDC734" w14:textId="77777777" w:rsidR="00AE19EB" w:rsidRPr="00D93426" w:rsidRDefault="00AE19EB" w:rsidP="00EA4451">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2F47B3" w14:paraId="65FA0D01" w14:textId="77777777" w:rsidTr="00AD5246">
        <w:trPr>
          <w:trHeight w:val="357"/>
        </w:trPr>
        <w:tc>
          <w:tcPr>
            <w:cnfStyle w:val="001000000000" w:firstRow="0" w:lastRow="0" w:firstColumn="1" w:lastColumn="0" w:oddVBand="0" w:evenVBand="0" w:oddHBand="0" w:evenHBand="0" w:firstRowFirstColumn="0" w:firstRowLastColumn="0" w:lastRowFirstColumn="0" w:lastRowLastColumn="0"/>
            <w:tcW w:w="554" w:type="dxa"/>
            <w:vMerge w:val="restart"/>
            <w:tcBorders>
              <w:top w:val="single" w:sz="12" w:space="0" w:color="808080" w:themeColor="background2" w:themeShade="80"/>
            </w:tcBorders>
            <w:shd w:val="clear" w:color="auto" w:fill="auto"/>
            <w:vAlign w:val="center"/>
          </w:tcPr>
          <w:p w14:paraId="0778FB46" w14:textId="495D9C4C" w:rsidR="002F47B3" w:rsidRPr="002F47B3" w:rsidRDefault="002F47B3" w:rsidP="002F47B3">
            <w:pPr>
              <w:ind w:left="0"/>
              <w:jc w:val="center"/>
              <w:rPr>
                <w:color w:val="AE9142"/>
                <w:sz w:val="22"/>
                <w:szCs w:val="22"/>
              </w:rPr>
            </w:pPr>
            <w:r w:rsidRPr="002F47B3">
              <w:rPr>
                <w:color w:val="AE9142"/>
                <w:sz w:val="22"/>
                <w:szCs w:val="22"/>
              </w:rPr>
              <w:t>05</w:t>
            </w:r>
          </w:p>
        </w:tc>
        <w:tc>
          <w:tcPr>
            <w:tcW w:w="1146" w:type="dxa"/>
            <w:tcBorders>
              <w:top w:val="single" w:sz="12" w:space="0" w:color="808080" w:themeColor="background2" w:themeShade="80"/>
            </w:tcBorders>
            <w:shd w:val="clear" w:color="auto" w:fill="auto"/>
            <w:vAlign w:val="center"/>
          </w:tcPr>
          <w:p w14:paraId="33208B7A" w14:textId="5FA0BF15" w:rsidR="002F47B3" w:rsidRDefault="002F47B3" w:rsidP="11604932">
            <w:pPr>
              <w:ind w:left="0"/>
              <w:jc w:val="left"/>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11604932">
              <w:rPr>
                <w:color w:val="AE9142" w:themeColor="accent2"/>
                <w:sz w:val="16"/>
                <w:szCs w:val="16"/>
              </w:rPr>
              <w:t>Prepared by:</w:t>
            </w:r>
          </w:p>
        </w:tc>
        <w:tc>
          <w:tcPr>
            <w:tcW w:w="1985" w:type="dxa"/>
            <w:tcBorders>
              <w:top w:val="single" w:sz="12" w:space="0" w:color="808080" w:themeColor="background2" w:themeShade="80"/>
            </w:tcBorders>
            <w:shd w:val="clear" w:color="auto" w:fill="auto"/>
            <w:vAlign w:val="center"/>
          </w:tcPr>
          <w:p w14:paraId="5778E29D" w14:textId="77777777" w:rsidR="002F47B3" w:rsidRPr="00252300" w:rsidRDefault="002F47B3" w:rsidP="11604932">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lang w:val="en-GB"/>
              </w:rPr>
            </w:pPr>
            <w:r w:rsidRPr="00252300">
              <w:rPr>
                <w:rFonts w:hint="eastAsia"/>
                <w:color w:val="AE9142" w:themeColor="accent2"/>
                <w:sz w:val="16"/>
                <w:szCs w:val="16"/>
                <w:lang w:val="en-GB"/>
              </w:rPr>
              <w:t>Radu Ionut Boeriu</w:t>
            </w:r>
          </w:p>
          <w:p w14:paraId="6D9BCD79" w14:textId="178E891C" w:rsidR="002F47B3" w:rsidRDefault="00363CEC" w:rsidP="11604932">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363CEC">
              <w:rPr>
                <w:rFonts w:hint="eastAsia"/>
                <w:color w:val="AD9042"/>
                <w:sz w:val="16"/>
                <w:szCs w:val="16"/>
                <w:lang w:val="en-GB"/>
              </w:rPr>
              <w:t>Hugh O</w:t>
            </w:r>
            <w:r w:rsidRPr="00363CEC">
              <w:rPr>
                <w:color w:val="AD9042"/>
                <w:sz w:val="16"/>
                <w:szCs w:val="16"/>
                <w:lang w:val="en-GB"/>
              </w:rPr>
              <w:t>’</w:t>
            </w:r>
            <w:r w:rsidRPr="00363CEC">
              <w:rPr>
                <w:rFonts w:hint="eastAsia"/>
                <w:color w:val="AD9042"/>
                <w:sz w:val="16"/>
                <w:szCs w:val="16"/>
                <w:lang w:val="en-GB"/>
              </w:rPr>
              <w:t xml:space="preserve"> </w:t>
            </w:r>
            <w:r w:rsidR="002F47B3" w:rsidRPr="00252300">
              <w:rPr>
                <w:rFonts w:hint="eastAsia"/>
                <w:color w:val="AE9142" w:themeColor="accent2"/>
                <w:sz w:val="16"/>
                <w:szCs w:val="16"/>
                <w:lang w:val="en-GB"/>
              </w:rPr>
              <w:t>Connor</w:t>
            </w:r>
          </w:p>
        </w:tc>
        <w:tc>
          <w:tcPr>
            <w:tcW w:w="1396" w:type="dxa"/>
            <w:tcBorders>
              <w:top w:val="single" w:sz="12" w:space="0" w:color="808080" w:themeColor="background2" w:themeShade="80"/>
            </w:tcBorders>
            <w:shd w:val="clear" w:color="auto" w:fill="auto"/>
            <w:vAlign w:val="center"/>
          </w:tcPr>
          <w:p w14:paraId="1B193B96" w14:textId="77777777" w:rsidR="002F47B3" w:rsidRDefault="002F47B3" w:rsidP="11604932">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11604932">
              <w:rPr>
                <w:color w:val="AE9142" w:themeColor="accent2"/>
                <w:sz w:val="16"/>
                <w:szCs w:val="16"/>
              </w:rPr>
              <w:t>BIM Manager</w:t>
            </w:r>
          </w:p>
          <w:p w14:paraId="17CC60A3" w14:textId="3D0D9C9F" w:rsidR="002F47B3" w:rsidRDefault="002F47B3" w:rsidP="11604932">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11604932">
              <w:rPr>
                <w:color w:val="AE9142" w:themeColor="accent2"/>
                <w:sz w:val="16"/>
                <w:szCs w:val="16"/>
              </w:rPr>
              <w:t>BDS Coordinator</w:t>
            </w:r>
          </w:p>
        </w:tc>
        <w:tc>
          <w:tcPr>
            <w:tcW w:w="2645" w:type="dxa"/>
            <w:tcBorders>
              <w:top w:val="single" w:sz="12" w:space="0" w:color="808080" w:themeColor="background2" w:themeShade="80"/>
            </w:tcBorders>
            <w:shd w:val="clear" w:color="auto" w:fill="auto"/>
            <w:vAlign w:val="center"/>
          </w:tcPr>
          <w:p w14:paraId="2EC6F104" w14:textId="07F8CBEA" w:rsidR="002F47B3" w:rsidRPr="00345878" w:rsidRDefault="00CC33C0" w:rsidP="11604932">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hyperlink r:id="rId12">
              <w:r w:rsidR="002F47B3" w:rsidRPr="00363CEC">
                <w:rPr>
                  <w:color w:val="AD9042"/>
                  <w:sz w:val="16"/>
                  <w:szCs w:val="16"/>
                </w:rPr>
                <w:t>riboeriu@fosterandpartners.com</w:t>
              </w:r>
            </w:hyperlink>
          </w:p>
          <w:p w14:paraId="3D3CA523" w14:textId="3D495F03" w:rsidR="002F47B3" w:rsidRPr="00345878" w:rsidRDefault="002F47B3" w:rsidP="11604932">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345878">
              <w:rPr>
                <w:color w:val="AD9042"/>
                <w:sz w:val="16"/>
                <w:szCs w:val="16"/>
              </w:rPr>
              <w:t>hoconnor@fosterandpartners.com</w:t>
            </w:r>
          </w:p>
        </w:tc>
        <w:tc>
          <w:tcPr>
            <w:tcW w:w="1106" w:type="dxa"/>
            <w:tcBorders>
              <w:top w:val="single" w:sz="12" w:space="0" w:color="808080" w:themeColor="background2" w:themeShade="80"/>
            </w:tcBorders>
            <w:shd w:val="clear" w:color="auto" w:fill="auto"/>
            <w:vAlign w:val="center"/>
          </w:tcPr>
          <w:p w14:paraId="29F45935" w14:textId="57920477" w:rsidR="002F47B3" w:rsidRDefault="002F47B3" w:rsidP="11604932">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11604932">
              <w:rPr>
                <w:color w:val="AE9142" w:themeColor="accent2"/>
                <w:sz w:val="16"/>
                <w:szCs w:val="16"/>
              </w:rPr>
              <w:t>23/10/2020</w:t>
            </w:r>
          </w:p>
        </w:tc>
        <w:tc>
          <w:tcPr>
            <w:tcW w:w="1218" w:type="dxa"/>
            <w:tcBorders>
              <w:top w:val="single" w:sz="12" w:space="0" w:color="808080" w:themeColor="background2" w:themeShade="80"/>
            </w:tcBorders>
            <w:shd w:val="clear" w:color="auto" w:fill="auto"/>
            <w:vAlign w:val="center"/>
          </w:tcPr>
          <w:p w14:paraId="3F7EA5C5" w14:textId="77777777" w:rsidR="002F47B3" w:rsidRDefault="002F47B3" w:rsidP="11604932">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r>
      <w:tr w:rsidR="002F47B3" w14:paraId="25583A6A"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tcPr>
          <w:p w14:paraId="3670CF33" w14:textId="77777777" w:rsidR="002F47B3" w:rsidRDefault="002F47B3"/>
        </w:tc>
        <w:tc>
          <w:tcPr>
            <w:tcW w:w="1146" w:type="dxa"/>
            <w:shd w:val="clear" w:color="auto" w:fill="auto"/>
            <w:vAlign w:val="center"/>
          </w:tcPr>
          <w:p w14:paraId="182E7547" w14:textId="3F85827C" w:rsidR="002F47B3" w:rsidRDefault="002F47B3" w:rsidP="11604932">
            <w:pPr>
              <w:ind w:left="0"/>
              <w:jc w:val="left"/>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11604932">
              <w:rPr>
                <w:color w:val="AE9142" w:themeColor="accent2"/>
                <w:sz w:val="16"/>
                <w:szCs w:val="16"/>
              </w:rPr>
              <w:t>Reviewed by:</w:t>
            </w:r>
          </w:p>
        </w:tc>
        <w:tc>
          <w:tcPr>
            <w:tcW w:w="1985" w:type="dxa"/>
            <w:shd w:val="clear" w:color="auto" w:fill="auto"/>
            <w:vAlign w:val="center"/>
          </w:tcPr>
          <w:p w14:paraId="4FE7DF75" w14:textId="77777777" w:rsidR="002F47B3" w:rsidRDefault="002F47B3" w:rsidP="11604932">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c>
          <w:tcPr>
            <w:tcW w:w="1396" w:type="dxa"/>
            <w:shd w:val="clear" w:color="auto" w:fill="auto"/>
            <w:vAlign w:val="center"/>
          </w:tcPr>
          <w:p w14:paraId="213E4A4B" w14:textId="77777777" w:rsidR="002F47B3" w:rsidRDefault="002F47B3" w:rsidP="11604932">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c>
          <w:tcPr>
            <w:tcW w:w="2645" w:type="dxa"/>
            <w:shd w:val="clear" w:color="auto" w:fill="auto"/>
            <w:vAlign w:val="center"/>
          </w:tcPr>
          <w:p w14:paraId="45C3B9CB" w14:textId="77777777" w:rsidR="002F47B3" w:rsidRDefault="002F47B3" w:rsidP="11604932">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c>
          <w:tcPr>
            <w:tcW w:w="1106" w:type="dxa"/>
            <w:shd w:val="clear" w:color="auto" w:fill="auto"/>
            <w:vAlign w:val="center"/>
          </w:tcPr>
          <w:p w14:paraId="5D91DDF4" w14:textId="77777777" w:rsidR="002F47B3" w:rsidRDefault="002F47B3" w:rsidP="11604932">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c>
          <w:tcPr>
            <w:tcW w:w="1218" w:type="dxa"/>
            <w:shd w:val="clear" w:color="auto" w:fill="auto"/>
            <w:vAlign w:val="center"/>
          </w:tcPr>
          <w:p w14:paraId="2AEA3D3E" w14:textId="77777777" w:rsidR="002F47B3" w:rsidRDefault="002F47B3" w:rsidP="11604932">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r>
      <w:tr w:rsidR="002F47B3" w14:paraId="6FF046F1" w14:textId="77777777" w:rsidTr="00AD5246">
        <w:trPr>
          <w:trHeight w:val="357"/>
        </w:trPr>
        <w:tc>
          <w:tcPr>
            <w:cnfStyle w:val="001000000000" w:firstRow="0" w:lastRow="0" w:firstColumn="1" w:lastColumn="0" w:oddVBand="0" w:evenVBand="0" w:oddHBand="0" w:evenHBand="0" w:firstRowFirstColumn="0" w:firstRowLastColumn="0" w:lastRowFirstColumn="0" w:lastRowLastColumn="0"/>
            <w:tcW w:w="554" w:type="dxa"/>
            <w:vMerge/>
          </w:tcPr>
          <w:p w14:paraId="379FBB07" w14:textId="77777777" w:rsidR="002F47B3" w:rsidRDefault="002F47B3"/>
        </w:tc>
        <w:tc>
          <w:tcPr>
            <w:tcW w:w="1146" w:type="dxa"/>
            <w:tcBorders>
              <w:bottom w:val="single" w:sz="12" w:space="0" w:color="808080" w:themeColor="background2" w:themeShade="80"/>
            </w:tcBorders>
            <w:shd w:val="clear" w:color="auto" w:fill="auto"/>
            <w:vAlign w:val="center"/>
          </w:tcPr>
          <w:p w14:paraId="07751049" w14:textId="7FEB9B78" w:rsidR="002F47B3" w:rsidRDefault="002F47B3" w:rsidP="11604932">
            <w:pPr>
              <w:ind w:left="0"/>
              <w:jc w:val="left"/>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11604932">
              <w:rPr>
                <w:color w:val="AE9142" w:themeColor="accent2"/>
                <w:sz w:val="16"/>
                <w:szCs w:val="16"/>
              </w:rPr>
              <w:t>Approved by:</w:t>
            </w:r>
          </w:p>
        </w:tc>
        <w:tc>
          <w:tcPr>
            <w:tcW w:w="1985" w:type="dxa"/>
            <w:tcBorders>
              <w:bottom w:val="single" w:sz="12" w:space="0" w:color="808080" w:themeColor="background2" w:themeShade="80"/>
            </w:tcBorders>
            <w:shd w:val="clear" w:color="auto" w:fill="auto"/>
            <w:vAlign w:val="center"/>
          </w:tcPr>
          <w:p w14:paraId="1B6F0FEA" w14:textId="77777777" w:rsidR="002F47B3" w:rsidRDefault="002F47B3" w:rsidP="11604932">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1396" w:type="dxa"/>
            <w:tcBorders>
              <w:bottom w:val="single" w:sz="12" w:space="0" w:color="808080" w:themeColor="background2" w:themeShade="80"/>
            </w:tcBorders>
            <w:shd w:val="clear" w:color="auto" w:fill="auto"/>
            <w:vAlign w:val="center"/>
          </w:tcPr>
          <w:p w14:paraId="4049A0C2" w14:textId="77777777" w:rsidR="002F47B3" w:rsidRDefault="002F47B3" w:rsidP="11604932">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2645" w:type="dxa"/>
            <w:tcBorders>
              <w:bottom w:val="single" w:sz="12" w:space="0" w:color="808080" w:themeColor="background2" w:themeShade="80"/>
            </w:tcBorders>
            <w:shd w:val="clear" w:color="auto" w:fill="auto"/>
            <w:vAlign w:val="center"/>
          </w:tcPr>
          <w:p w14:paraId="36BF8C8B" w14:textId="77777777" w:rsidR="002F47B3" w:rsidRDefault="002F47B3" w:rsidP="11604932">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1106" w:type="dxa"/>
            <w:tcBorders>
              <w:bottom w:val="single" w:sz="12" w:space="0" w:color="808080" w:themeColor="background2" w:themeShade="80"/>
            </w:tcBorders>
            <w:shd w:val="clear" w:color="auto" w:fill="auto"/>
            <w:vAlign w:val="center"/>
          </w:tcPr>
          <w:p w14:paraId="7772C520" w14:textId="77777777" w:rsidR="002F47B3" w:rsidRDefault="002F47B3" w:rsidP="11604932">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1218" w:type="dxa"/>
            <w:tcBorders>
              <w:bottom w:val="single" w:sz="12" w:space="0" w:color="808080" w:themeColor="background2" w:themeShade="80"/>
            </w:tcBorders>
            <w:shd w:val="clear" w:color="auto" w:fill="auto"/>
            <w:vAlign w:val="center"/>
          </w:tcPr>
          <w:p w14:paraId="6A8CA402" w14:textId="386C49E6" w:rsidR="002F47B3" w:rsidRDefault="002F47B3" w:rsidP="11604932">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p w14:paraId="39297893" w14:textId="7DCAC513" w:rsidR="002F47B3" w:rsidRDefault="002F47B3" w:rsidP="11604932">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r>
      <w:tr w:rsidR="002F47B3" w14:paraId="17FD681D"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val="restart"/>
            <w:tcBorders>
              <w:top w:val="single" w:sz="12" w:space="0" w:color="808080" w:themeColor="background2" w:themeShade="80"/>
            </w:tcBorders>
            <w:shd w:val="clear" w:color="auto" w:fill="auto"/>
            <w:vAlign w:val="center"/>
          </w:tcPr>
          <w:p w14:paraId="5C05D196" w14:textId="7625D534" w:rsidR="002F47B3" w:rsidRDefault="002F47B3" w:rsidP="300E7D12">
            <w:pPr>
              <w:ind w:left="0"/>
              <w:rPr>
                <w:color w:val="AD9042"/>
                <w:sz w:val="16"/>
                <w:szCs w:val="16"/>
              </w:rPr>
            </w:pPr>
            <w:r w:rsidRPr="300E7D12">
              <w:rPr>
                <w:color w:val="AD9042"/>
                <w:sz w:val="22"/>
                <w:szCs w:val="22"/>
              </w:rPr>
              <w:t>06</w:t>
            </w:r>
          </w:p>
        </w:tc>
        <w:tc>
          <w:tcPr>
            <w:tcW w:w="1146" w:type="dxa"/>
            <w:tcBorders>
              <w:top w:val="single" w:sz="12" w:space="0" w:color="808080" w:themeColor="background2" w:themeShade="80"/>
            </w:tcBorders>
            <w:shd w:val="clear" w:color="auto" w:fill="auto"/>
            <w:vAlign w:val="center"/>
          </w:tcPr>
          <w:p w14:paraId="45D49DCF" w14:textId="5FA0BF15" w:rsidR="002F47B3" w:rsidRDefault="002F47B3" w:rsidP="300E7D12">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Prepared by:</w:t>
            </w:r>
          </w:p>
        </w:tc>
        <w:tc>
          <w:tcPr>
            <w:tcW w:w="1985" w:type="dxa"/>
            <w:tcBorders>
              <w:top w:val="single" w:sz="12" w:space="0" w:color="808080" w:themeColor="background2" w:themeShade="80"/>
            </w:tcBorders>
            <w:shd w:val="clear" w:color="auto" w:fill="auto"/>
            <w:vAlign w:val="center"/>
          </w:tcPr>
          <w:p w14:paraId="2737BA22" w14:textId="7AC804E9" w:rsidR="002F47B3" w:rsidRPr="005203C2" w:rsidRDefault="002F47B3" w:rsidP="300E7D12">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005203C2">
              <w:rPr>
                <w:rFonts w:hint="eastAsia"/>
                <w:color w:val="AD9042"/>
                <w:sz w:val="16"/>
                <w:szCs w:val="16"/>
                <w:lang w:val="pt-PT"/>
              </w:rPr>
              <w:t>Radu Ionut Boeriu</w:t>
            </w:r>
          </w:p>
          <w:p w14:paraId="667145F8" w14:textId="339EC882" w:rsidR="00345878" w:rsidRPr="005203C2" w:rsidRDefault="00345878" w:rsidP="300E7D12">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005203C2">
              <w:rPr>
                <w:color w:val="AD9042"/>
                <w:sz w:val="16"/>
                <w:szCs w:val="16"/>
                <w:lang w:val="pt-PT"/>
              </w:rPr>
              <w:t xml:space="preserve">Decio </w:t>
            </w:r>
            <w:r w:rsidRPr="005203C2">
              <w:rPr>
                <w:rFonts w:hint="eastAsia"/>
                <w:color w:val="AD9042"/>
                <w:sz w:val="16"/>
                <w:szCs w:val="16"/>
                <w:lang w:val="pt-PT"/>
              </w:rPr>
              <w:t>Ferreira</w:t>
            </w:r>
          </w:p>
          <w:p w14:paraId="397ECF07" w14:textId="681C327F" w:rsidR="002F47B3" w:rsidRPr="005203C2" w:rsidRDefault="002F47B3" w:rsidP="300E7D12">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005203C2">
              <w:rPr>
                <w:rFonts w:hint="eastAsia"/>
                <w:color w:val="AD9042"/>
                <w:sz w:val="16"/>
                <w:szCs w:val="16"/>
                <w:lang w:val="pt-PT"/>
              </w:rPr>
              <w:t>Hugh O</w:t>
            </w:r>
            <w:r w:rsidR="00262AFF">
              <w:rPr>
                <w:color w:val="AD9042"/>
                <w:sz w:val="16"/>
                <w:szCs w:val="16"/>
                <w:lang w:val="pt-PT"/>
              </w:rPr>
              <w:t>’</w:t>
            </w:r>
            <w:r w:rsidRPr="005203C2">
              <w:rPr>
                <w:rFonts w:hint="eastAsia"/>
                <w:color w:val="AD9042"/>
                <w:sz w:val="16"/>
                <w:szCs w:val="16"/>
                <w:lang w:val="pt-PT"/>
              </w:rPr>
              <w:t xml:space="preserve"> Connor</w:t>
            </w:r>
          </w:p>
        </w:tc>
        <w:tc>
          <w:tcPr>
            <w:tcW w:w="1396" w:type="dxa"/>
            <w:tcBorders>
              <w:top w:val="single" w:sz="12" w:space="0" w:color="808080" w:themeColor="background2" w:themeShade="80"/>
            </w:tcBorders>
            <w:shd w:val="clear" w:color="auto" w:fill="auto"/>
            <w:vAlign w:val="center"/>
          </w:tcPr>
          <w:p w14:paraId="44B301BB" w14:textId="6D7EF8DE" w:rsidR="002F47B3" w:rsidRDefault="002F47B3" w:rsidP="300E7D1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BIM Manager</w:t>
            </w:r>
          </w:p>
          <w:p w14:paraId="3B1E4E17" w14:textId="3D86309B" w:rsidR="00345878" w:rsidRDefault="00345878" w:rsidP="300E7D1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 xml:space="preserve">BIM </w:t>
            </w:r>
            <w:r w:rsidR="00262AFF">
              <w:rPr>
                <w:color w:val="AD9042"/>
                <w:sz w:val="16"/>
                <w:szCs w:val="16"/>
              </w:rPr>
              <w:t>Manager</w:t>
            </w:r>
          </w:p>
          <w:p w14:paraId="199439EE" w14:textId="3D0D9C9F" w:rsidR="002F47B3" w:rsidRDefault="002F47B3" w:rsidP="300E7D1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BDS Coordinator</w:t>
            </w:r>
          </w:p>
        </w:tc>
        <w:tc>
          <w:tcPr>
            <w:tcW w:w="2645" w:type="dxa"/>
            <w:tcBorders>
              <w:top w:val="single" w:sz="12" w:space="0" w:color="808080" w:themeColor="background2" w:themeShade="80"/>
            </w:tcBorders>
            <w:shd w:val="clear" w:color="auto" w:fill="auto"/>
            <w:vAlign w:val="center"/>
          </w:tcPr>
          <w:p w14:paraId="0628DAFA" w14:textId="063B6BE3" w:rsidR="002F47B3" w:rsidRPr="00262AFF" w:rsidRDefault="00CC33C0" w:rsidP="300E7D1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hyperlink r:id="rId13">
              <w:r w:rsidR="002F47B3" w:rsidRPr="00262AFF">
                <w:rPr>
                  <w:color w:val="AD9042"/>
                  <w:sz w:val="16"/>
                  <w:szCs w:val="16"/>
                </w:rPr>
                <w:t>riboeriu@fosterandpartners.com</w:t>
              </w:r>
            </w:hyperlink>
          </w:p>
          <w:p w14:paraId="30A68D80" w14:textId="7FCC7856" w:rsidR="00345878" w:rsidRDefault="00345878" w:rsidP="300E7D1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345878">
              <w:rPr>
                <w:color w:val="AD9042"/>
                <w:sz w:val="16"/>
                <w:szCs w:val="16"/>
              </w:rPr>
              <w:t>dferreira@fosterandpartners.com</w:t>
            </w:r>
          </w:p>
          <w:p w14:paraId="1605929A" w14:textId="3D495F03" w:rsidR="002F47B3" w:rsidRDefault="002F47B3" w:rsidP="300E7D1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hoconnor@fosterandpartners.com</w:t>
            </w:r>
          </w:p>
        </w:tc>
        <w:tc>
          <w:tcPr>
            <w:tcW w:w="1106" w:type="dxa"/>
            <w:tcBorders>
              <w:top w:val="single" w:sz="12" w:space="0" w:color="808080" w:themeColor="background2" w:themeShade="80"/>
            </w:tcBorders>
            <w:shd w:val="clear" w:color="auto" w:fill="auto"/>
            <w:vAlign w:val="center"/>
          </w:tcPr>
          <w:p w14:paraId="2C90EDB7" w14:textId="708FAD24" w:rsidR="002F47B3" w:rsidRDefault="00345878" w:rsidP="300E7D1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23</w:t>
            </w:r>
            <w:r w:rsidR="002F47B3" w:rsidRPr="300E7D12">
              <w:rPr>
                <w:color w:val="AD9042"/>
                <w:sz w:val="16"/>
                <w:szCs w:val="16"/>
              </w:rPr>
              <w:t>/12/2020</w:t>
            </w:r>
          </w:p>
        </w:tc>
        <w:tc>
          <w:tcPr>
            <w:tcW w:w="1218" w:type="dxa"/>
            <w:tcBorders>
              <w:top w:val="single" w:sz="12" w:space="0" w:color="808080" w:themeColor="background2" w:themeShade="80"/>
            </w:tcBorders>
            <w:shd w:val="clear" w:color="auto" w:fill="auto"/>
            <w:vAlign w:val="center"/>
          </w:tcPr>
          <w:p w14:paraId="287EC6D9" w14:textId="77777777" w:rsidR="002F47B3" w:rsidRDefault="002F47B3" w:rsidP="300E7D1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2F47B3" w14:paraId="408D4CDB" w14:textId="77777777" w:rsidTr="00AD5246">
        <w:trPr>
          <w:trHeight w:val="357"/>
        </w:trPr>
        <w:tc>
          <w:tcPr>
            <w:cnfStyle w:val="001000000000" w:firstRow="0" w:lastRow="0" w:firstColumn="1" w:lastColumn="0" w:oddVBand="0" w:evenVBand="0" w:oddHBand="0" w:evenHBand="0" w:firstRowFirstColumn="0" w:firstRowLastColumn="0" w:lastRowFirstColumn="0" w:lastRowLastColumn="0"/>
            <w:tcW w:w="554" w:type="dxa"/>
            <w:vMerge/>
          </w:tcPr>
          <w:p w14:paraId="3AB7BBDE" w14:textId="77777777" w:rsidR="002F47B3" w:rsidRDefault="002F47B3"/>
        </w:tc>
        <w:tc>
          <w:tcPr>
            <w:tcW w:w="1146" w:type="dxa"/>
            <w:shd w:val="clear" w:color="auto" w:fill="auto"/>
            <w:vAlign w:val="center"/>
          </w:tcPr>
          <w:p w14:paraId="4E95DA63" w14:textId="3F85827C" w:rsidR="002F47B3" w:rsidRDefault="002F47B3" w:rsidP="300E7D12">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300E7D12">
              <w:rPr>
                <w:color w:val="AD9042"/>
                <w:sz w:val="16"/>
                <w:szCs w:val="16"/>
              </w:rPr>
              <w:t>Reviewed by:</w:t>
            </w:r>
          </w:p>
        </w:tc>
        <w:tc>
          <w:tcPr>
            <w:tcW w:w="1985" w:type="dxa"/>
            <w:shd w:val="clear" w:color="auto" w:fill="auto"/>
            <w:vAlign w:val="center"/>
          </w:tcPr>
          <w:p w14:paraId="6666FF40" w14:textId="77777777" w:rsidR="002F47B3" w:rsidRDefault="002F47B3" w:rsidP="300E7D12">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96" w:type="dxa"/>
            <w:shd w:val="clear" w:color="auto" w:fill="auto"/>
            <w:vAlign w:val="center"/>
          </w:tcPr>
          <w:p w14:paraId="216F6540" w14:textId="77777777" w:rsidR="002F47B3" w:rsidRDefault="002F47B3" w:rsidP="300E7D12">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645" w:type="dxa"/>
            <w:shd w:val="clear" w:color="auto" w:fill="auto"/>
            <w:vAlign w:val="center"/>
          </w:tcPr>
          <w:p w14:paraId="4660BF8D" w14:textId="77777777" w:rsidR="002F47B3" w:rsidRDefault="002F47B3" w:rsidP="300E7D12">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106" w:type="dxa"/>
            <w:shd w:val="clear" w:color="auto" w:fill="auto"/>
            <w:vAlign w:val="center"/>
          </w:tcPr>
          <w:p w14:paraId="64A2E704" w14:textId="77777777" w:rsidR="002F47B3" w:rsidRDefault="002F47B3" w:rsidP="300E7D12">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218" w:type="dxa"/>
            <w:shd w:val="clear" w:color="auto" w:fill="auto"/>
            <w:vAlign w:val="center"/>
          </w:tcPr>
          <w:p w14:paraId="5C0CE8F0" w14:textId="77777777" w:rsidR="002F47B3" w:rsidRDefault="002F47B3" w:rsidP="300E7D12">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2F47B3" w14:paraId="3858C71F"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tcPr>
          <w:p w14:paraId="0BF0B5B3" w14:textId="77777777" w:rsidR="002F47B3" w:rsidRDefault="002F47B3"/>
        </w:tc>
        <w:tc>
          <w:tcPr>
            <w:tcW w:w="1146" w:type="dxa"/>
            <w:tcBorders>
              <w:bottom w:val="single" w:sz="12" w:space="0" w:color="808080" w:themeColor="background2" w:themeShade="80"/>
            </w:tcBorders>
            <w:shd w:val="clear" w:color="auto" w:fill="auto"/>
            <w:vAlign w:val="center"/>
          </w:tcPr>
          <w:p w14:paraId="46C06F71" w14:textId="7FEB9B78" w:rsidR="002F47B3" w:rsidRDefault="002F47B3" w:rsidP="300E7D12">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Approved by:</w:t>
            </w:r>
          </w:p>
        </w:tc>
        <w:tc>
          <w:tcPr>
            <w:tcW w:w="1985" w:type="dxa"/>
            <w:tcBorders>
              <w:bottom w:val="single" w:sz="12" w:space="0" w:color="808080" w:themeColor="background2" w:themeShade="80"/>
            </w:tcBorders>
            <w:shd w:val="clear" w:color="auto" w:fill="auto"/>
            <w:vAlign w:val="center"/>
          </w:tcPr>
          <w:p w14:paraId="620F020E" w14:textId="77777777" w:rsidR="002F47B3" w:rsidRDefault="002F47B3" w:rsidP="300E7D1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96" w:type="dxa"/>
            <w:tcBorders>
              <w:bottom w:val="single" w:sz="12" w:space="0" w:color="808080" w:themeColor="background2" w:themeShade="80"/>
            </w:tcBorders>
            <w:shd w:val="clear" w:color="auto" w:fill="auto"/>
            <w:vAlign w:val="center"/>
          </w:tcPr>
          <w:p w14:paraId="1DA843E1" w14:textId="77777777" w:rsidR="002F47B3" w:rsidRDefault="002F47B3" w:rsidP="300E7D1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645" w:type="dxa"/>
            <w:tcBorders>
              <w:bottom w:val="single" w:sz="12" w:space="0" w:color="808080" w:themeColor="background2" w:themeShade="80"/>
            </w:tcBorders>
            <w:shd w:val="clear" w:color="auto" w:fill="auto"/>
            <w:vAlign w:val="center"/>
          </w:tcPr>
          <w:p w14:paraId="2C8291F9" w14:textId="77777777" w:rsidR="002F47B3" w:rsidRDefault="002F47B3" w:rsidP="300E7D1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106" w:type="dxa"/>
            <w:tcBorders>
              <w:bottom w:val="single" w:sz="12" w:space="0" w:color="808080" w:themeColor="background2" w:themeShade="80"/>
            </w:tcBorders>
            <w:shd w:val="clear" w:color="auto" w:fill="auto"/>
            <w:vAlign w:val="center"/>
          </w:tcPr>
          <w:p w14:paraId="169A60D5" w14:textId="77777777" w:rsidR="002F47B3" w:rsidRDefault="002F47B3" w:rsidP="300E7D1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218" w:type="dxa"/>
            <w:tcBorders>
              <w:bottom w:val="single" w:sz="12" w:space="0" w:color="808080" w:themeColor="background2" w:themeShade="80"/>
            </w:tcBorders>
            <w:shd w:val="clear" w:color="auto" w:fill="auto"/>
            <w:vAlign w:val="center"/>
          </w:tcPr>
          <w:p w14:paraId="0DF395E8" w14:textId="386C49E6" w:rsidR="002F47B3" w:rsidRDefault="002F47B3" w:rsidP="300E7D1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p w14:paraId="39BE6636" w14:textId="7DCAC513" w:rsidR="002F47B3" w:rsidRDefault="002F47B3" w:rsidP="300E7D12">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262AFF" w14:paraId="05F2499C" w14:textId="77777777" w:rsidTr="00AD5246">
        <w:trPr>
          <w:trHeight w:val="132"/>
        </w:trPr>
        <w:tc>
          <w:tcPr>
            <w:cnfStyle w:val="001000000000" w:firstRow="0" w:lastRow="0" w:firstColumn="1" w:lastColumn="0" w:oddVBand="0" w:evenVBand="0" w:oddHBand="0" w:evenHBand="0" w:firstRowFirstColumn="0" w:firstRowLastColumn="0" w:lastRowFirstColumn="0" w:lastRowLastColumn="0"/>
            <w:tcW w:w="554" w:type="dxa"/>
            <w:vMerge w:val="restart"/>
            <w:tcBorders>
              <w:top w:val="single" w:sz="12" w:space="0" w:color="808080" w:themeColor="background2" w:themeShade="80"/>
            </w:tcBorders>
            <w:vAlign w:val="center"/>
          </w:tcPr>
          <w:p w14:paraId="77111EF7" w14:textId="70651E81" w:rsidR="00262AFF" w:rsidRPr="00262AFF" w:rsidRDefault="00262AFF" w:rsidP="00363CEC">
            <w:pPr>
              <w:ind w:left="0"/>
              <w:rPr>
                <w:color w:val="AD9042"/>
                <w:sz w:val="22"/>
                <w:szCs w:val="22"/>
              </w:rPr>
            </w:pPr>
            <w:r>
              <w:rPr>
                <w:color w:val="AD9042"/>
                <w:sz w:val="22"/>
                <w:szCs w:val="22"/>
              </w:rPr>
              <w:t>07</w:t>
            </w:r>
          </w:p>
        </w:tc>
        <w:tc>
          <w:tcPr>
            <w:tcW w:w="1146" w:type="dxa"/>
            <w:tcBorders>
              <w:top w:val="single" w:sz="12" w:space="0" w:color="808080" w:themeColor="background2" w:themeShade="80"/>
            </w:tcBorders>
            <w:shd w:val="clear" w:color="auto" w:fill="auto"/>
            <w:vAlign w:val="center"/>
          </w:tcPr>
          <w:p w14:paraId="66DDE523" w14:textId="4817CF61" w:rsidR="00262AFF" w:rsidRPr="300E7D12" w:rsidRDefault="00262AFF" w:rsidP="00363CEC">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300E7D12">
              <w:rPr>
                <w:color w:val="AD9042"/>
                <w:sz w:val="16"/>
                <w:szCs w:val="16"/>
              </w:rPr>
              <w:t>Prepared by:</w:t>
            </w:r>
          </w:p>
        </w:tc>
        <w:tc>
          <w:tcPr>
            <w:tcW w:w="1985" w:type="dxa"/>
            <w:tcBorders>
              <w:top w:val="single" w:sz="12" w:space="0" w:color="808080" w:themeColor="background2" w:themeShade="80"/>
            </w:tcBorders>
            <w:shd w:val="clear" w:color="auto" w:fill="auto"/>
            <w:vAlign w:val="center"/>
          </w:tcPr>
          <w:p w14:paraId="547B970D" w14:textId="77777777" w:rsidR="00262AFF" w:rsidRPr="005203C2" w:rsidRDefault="00262AFF" w:rsidP="00363CEC">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005203C2">
              <w:rPr>
                <w:rFonts w:hint="eastAsia"/>
                <w:color w:val="AD9042"/>
                <w:sz w:val="16"/>
                <w:szCs w:val="16"/>
                <w:lang w:val="pt-PT"/>
              </w:rPr>
              <w:t>Radu Ionut Boeriu</w:t>
            </w:r>
          </w:p>
          <w:p w14:paraId="245EAD42" w14:textId="77777777" w:rsidR="00262AFF" w:rsidRPr="005203C2" w:rsidRDefault="00262AFF" w:rsidP="00363CEC">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005203C2">
              <w:rPr>
                <w:color w:val="AD9042"/>
                <w:sz w:val="16"/>
                <w:szCs w:val="16"/>
                <w:lang w:val="pt-PT"/>
              </w:rPr>
              <w:t xml:space="preserve">Decio </w:t>
            </w:r>
            <w:r w:rsidRPr="005203C2">
              <w:rPr>
                <w:rFonts w:hint="eastAsia"/>
                <w:color w:val="AD9042"/>
                <w:sz w:val="16"/>
                <w:szCs w:val="16"/>
                <w:lang w:val="pt-PT"/>
              </w:rPr>
              <w:t>Ferreira</w:t>
            </w:r>
          </w:p>
          <w:p w14:paraId="69AC4FD8" w14:textId="628F1CE6" w:rsidR="00262AFF" w:rsidRPr="00262AFF" w:rsidRDefault="00363CEC" w:rsidP="00363CEC">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005203C2">
              <w:rPr>
                <w:rFonts w:hint="eastAsia"/>
                <w:color w:val="AD9042"/>
                <w:sz w:val="16"/>
                <w:szCs w:val="16"/>
                <w:lang w:val="pt-PT"/>
              </w:rPr>
              <w:t>Hugh O</w:t>
            </w:r>
            <w:r>
              <w:rPr>
                <w:color w:val="AD9042"/>
                <w:sz w:val="16"/>
                <w:szCs w:val="16"/>
                <w:lang w:val="pt-PT"/>
              </w:rPr>
              <w:t>’</w:t>
            </w:r>
            <w:r w:rsidRPr="005203C2">
              <w:rPr>
                <w:rFonts w:hint="eastAsia"/>
                <w:color w:val="AD9042"/>
                <w:sz w:val="16"/>
                <w:szCs w:val="16"/>
                <w:lang w:val="pt-PT"/>
              </w:rPr>
              <w:t xml:space="preserve"> </w:t>
            </w:r>
            <w:r w:rsidR="00262AFF" w:rsidRPr="005203C2">
              <w:rPr>
                <w:rFonts w:hint="eastAsia"/>
                <w:color w:val="AD9042"/>
                <w:sz w:val="16"/>
                <w:szCs w:val="16"/>
                <w:lang w:val="pt-PT"/>
              </w:rPr>
              <w:t>Connor</w:t>
            </w:r>
          </w:p>
        </w:tc>
        <w:tc>
          <w:tcPr>
            <w:tcW w:w="1396" w:type="dxa"/>
            <w:tcBorders>
              <w:top w:val="single" w:sz="12" w:space="0" w:color="808080" w:themeColor="background2" w:themeShade="80"/>
            </w:tcBorders>
            <w:shd w:val="clear" w:color="auto" w:fill="auto"/>
            <w:vAlign w:val="center"/>
          </w:tcPr>
          <w:p w14:paraId="65A3E134" w14:textId="77777777" w:rsidR="00262AFF" w:rsidRDefault="00262AFF" w:rsidP="00363CEC">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300E7D12">
              <w:rPr>
                <w:color w:val="AD9042"/>
                <w:sz w:val="16"/>
                <w:szCs w:val="16"/>
              </w:rPr>
              <w:t>BIM Manager</w:t>
            </w:r>
          </w:p>
          <w:p w14:paraId="5B037429" w14:textId="77777777" w:rsidR="00262AFF" w:rsidRDefault="00262AFF" w:rsidP="00363CEC">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BIM Manager</w:t>
            </w:r>
          </w:p>
          <w:p w14:paraId="12801366" w14:textId="2E8C34CB" w:rsidR="00262AFF" w:rsidRDefault="00262AFF" w:rsidP="00363CEC">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300E7D12">
              <w:rPr>
                <w:color w:val="AD9042"/>
                <w:sz w:val="16"/>
                <w:szCs w:val="16"/>
              </w:rPr>
              <w:t>BDS Coordinator</w:t>
            </w:r>
          </w:p>
        </w:tc>
        <w:tc>
          <w:tcPr>
            <w:tcW w:w="2645" w:type="dxa"/>
            <w:tcBorders>
              <w:top w:val="single" w:sz="12" w:space="0" w:color="808080" w:themeColor="background2" w:themeShade="80"/>
            </w:tcBorders>
            <w:shd w:val="clear" w:color="auto" w:fill="auto"/>
            <w:vAlign w:val="center"/>
          </w:tcPr>
          <w:p w14:paraId="5971D9FC" w14:textId="77777777" w:rsidR="00262AFF" w:rsidRPr="00262AFF" w:rsidRDefault="00CC33C0" w:rsidP="00363CEC">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hyperlink r:id="rId14">
              <w:r w:rsidR="00262AFF" w:rsidRPr="00262AFF">
                <w:rPr>
                  <w:color w:val="AD9042"/>
                  <w:sz w:val="16"/>
                  <w:szCs w:val="16"/>
                </w:rPr>
                <w:t>riboeriu@fosterandpartners.com</w:t>
              </w:r>
            </w:hyperlink>
          </w:p>
          <w:p w14:paraId="7FC470F5" w14:textId="77777777" w:rsidR="00262AFF" w:rsidRDefault="00262AFF" w:rsidP="00363CEC">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345878">
              <w:rPr>
                <w:color w:val="AD9042"/>
                <w:sz w:val="16"/>
                <w:szCs w:val="16"/>
              </w:rPr>
              <w:t>dferreira@fosterandpartners.com</w:t>
            </w:r>
          </w:p>
          <w:p w14:paraId="5674E22E" w14:textId="2E2E7418" w:rsidR="00262AFF" w:rsidRDefault="00262AFF" w:rsidP="00363CEC">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300E7D12">
              <w:rPr>
                <w:color w:val="AD9042"/>
                <w:sz w:val="16"/>
                <w:szCs w:val="16"/>
              </w:rPr>
              <w:t>hoconnor@fosterandpartners.com</w:t>
            </w:r>
          </w:p>
        </w:tc>
        <w:tc>
          <w:tcPr>
            <w:tcW w:w="1106" w:type="dxa"/>
            <w:tcBorders>
              <w:top w:val="single" w:sz="12" w:space="0" w:color="808080" w:themeColor="background2" w:themeShade="80"/>
            </w:tcBorders>
            <w:shd w:val="clear" w:color="auto" w:fill="auto"/>
            <w:vAlign w:val="center"/>
          </w:tcPr>
          <w:p w14:paraId="5D15EC68" w14:textId="7A013EF5" w:rsidR="00262AFF" w:rsidRDefault="00262AFF" w:rsidP="00363CEC">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08</w:t>
            </w:r>
            <w:r w:rsidRPr="300E7D12">
              <w:rPr>
                <w:color w:val="AD9042"/>
                <w:sz w:val="16"/>
                <w:szCs w:val="16"/>
              </w:rPr>
              <w:t>/</w:t>
            </w:r>
            <w:r>
              <w:rPr>
                <w:color w:val="AD9042"/>
                <w:sz w:val="16"/>
                <w:szCs w:val="16"/>
              </w:rPr>
              <w:t>0</w:t>
            </w:r>
            <w:r w:rsidRPr="300E7D12">
              <w:rPr>
                <w:color w:val="AD9042"/>
                <w:sz w:val="16"/>
                <w:szCs w:val="16"/>
              </w:rPr>
              <w:t>2/202</w:t>
            </w:r>
            <w:r>
              <w:rPr>
                <w:color w:val="AD9042"/>
                <w:sz w:val="16"/>
                <w:szCs w:val="16"/>
              </w:rPr>
              <w:t>1</w:t>
            </w:r>
          </w:p>
        </w:tc>
        <w:tc>
          <w:tcPr>
            <w:tcW w:w="1218" w:type="dxa"/>
            <w:tcBorders>
              <w:top w:val="single" w:sz="12" w:space="0" w:color="808080" w:themeColor="background2" w:themeShade="80"/>
            </w:tcBorders>
            <w:shd w:val="clear" w:color="auto" w:fill="auto"/>
            <w:vAlign w:val="center"/>
          </w:tcPr>
          <w:p w14:paraId="2D1B28A0" w14:textId="77777777" w:rsidR="00262AFF" w:rsidRDefault="00262AFF" w:rsidP="00363CEC">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262AFF" w14:paraId="4349F93D"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tcPr>
          <w:p w14:paraId="6FF828A7" w14:textId="77777777" w:rsidR="00262AFF" w:rsidRDefault="00262AFF" w:rsidP="00363CEC"/>
        </w:tc>
        <w:tc>
          <w:tcPr>
            <w:tcW w:w="1146" w:type="dxa"/>
            <w:shd w:val="clear" w:color="auto" w:fill="auto"/>
            <w:vAlign w:val="center"/>
          </w:tcPr>
          <w:p w14:paraId="1E3C874E" w14:textId="268DA3E2" w:rsidR="00262AFF" w:rsidRPr="300E7D12" w:rsidRDefault="00262AFF" w:rsidP="00363CEC">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Reviewed by:</w:t>
            </w:r>
          </w:p>
        </w:tc>
        <w:tc>
          <w:tcPr>
            <w:tcW w:w="1985" w:type="dxa"/>
            <w:shd w:val="clear" w:color="auto" w:fill="auto"/>
            <w:vAlign w:val="center"/>
          </w:tcPr>
          <w:p w14:paraId="131F7FE6" w14:textId="77777777" w:rsidR="00262AFF" w:rsidRDefault="00262AFF" w:rsidP="00363CEC">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96" w:type="dxa"/>
            <w:shd w:val="clear" w:color="auto" w:fill="auto"/>
            <w:vAlign w:val="center"/>
          </w:tcPr>
          <w:p w14:paraId="3A7A55C0" w14:textId="77777777" w:rsidR="00262AFF" w:rsidRDefault="00262AFF" w:rsidP="00363CEC">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645" w:type="dxa"/>
            <w:shd w:val="clear" w:color="auto" w:fill="auto"/>
            <w:vAlign w:val="center"/>
          </w:tcPr>
          <w:p w14:paraId="02386D43" w14:textId="77777777" w:rsidR="00262AFF" w:rsidRDefault="00262AFF" w:rsidP="00363CEC">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106" w:type="dxa"/>
            <w:shd w:val="clear" w:color="auto" w:fill="auto"/>
            <w:vAlign w:val="center"/>
          </w:tcPr>
          <w:p w14:paraId="49C453E5" w14:textId="77777777" w:rsidR="00262AFF" w:rsidRDefault="00262AFF" w:rsidP="00363CEC">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218" w:type="dxa"/>
            <w:shd w:val="clear" w:color="auto" w:fill="auto"/>
            <w:vAlign w:val="center"/>
          </w:tcPr>
          <w:p w14:paraId="0BD346A6" w14:textId="77777777" w:rsidR="00262AFF" w:rsidRDefault="00262AFF" w:rsidP="00363CEC">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262AFF" w14:paraId="77F263B7" w14:textId="77777777" w:rsidTr="00AD5246">
        <w:trPr>
          <w:trHeight w:val="357"/>
        </w:trPr>
        <w:tc>
          <w:tcPr>
            <w:cnfStyle w:val="001000000000" w:firstRow="0" w:lastRow="0" w:firstColumn="1" w:lastColumn="0" w:oddVBand="0" w:evenVBand="0" w:oddHBand="0" w:evenHBand="0" w:firstRowFirstColumn="0" w:firstRowLastColumn="0" w:lastRowFirstColumn="0" w:lastRowLastColumn="0"/>
            <w:tcW w:w="554" w:type="dxa"/>
            <w:vMerge/>
          </w:tcPr>
          <w:p w14:paraId="3A06165F" w14:textId="77777777" w:rsidR="00262AFF" w:rsidRDefault="00262AFF" w:rsidP="00363CEC"/>
        </w:tc>
        <w:tc>
          <w:tcPr>
            <w:tcW w:w="1146" w:type="dxa"/>
            <w:tcBorders>
              <w:bottom w:val="single" w:sz="12" w:space="0" w:color="808080" w:themeColor="background2" w:themeShade="80"/>
            </w:tcBorders>
            <w:shd w:val="clear" w:color="auto" w:fill="auto"/>
            <w:vAlign w:val="center"/>
          </w:tcPr>
          <w:p w14:paraId="169513AE" w14:textId="22D4DB76" w:rsidR="00262AFF" w:rsidRPr="300E7D12" w:rsidRDefault="00262AFF" w:rsidP="00363CEC">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300E7D12">
              <w:rPr>
                <w:color w:val="AD9042"/>
                <w:sz w:val="16"/>
                <w:szCs w:val="16"/>
              </w:rPr>
              <w:t>Approved by:</w:t>
            </w:r>
          </w:p>
        </w:tc>
        <w:tc>
          <w:tcPr>
            <w:tcW w:w="1985" w:type="dxa"/>
            <w:tcBorders>
              <w:bottom w:val="single" w:sz="12" w:space="0" w:color="808080" w:themeColor="background2" w:themeShade="80"/>
            </w:tcBorders>
            <w:shd w:val="clear" w:color="auto" w:fill="auto"/>
            <w:vAlign w:val="center"/>
          </w:tcPr>
          <w:p w14:paraId="7020B387" w14:textId="77777777" w:rsidR="00262AFF" w:rsidRDefault="00262AFF" w:rsidP="00363CEC">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96" w:type="dxa"/>
            <w:tcBorders>
              <w:bottom w:val="single" w:sz="12" w:space="0" w:color="808080" w:themeColor="background2" w:themeShade="80"/>
            </w:tcBorders>
            <w:shd w:val="clear" w:color="auto" w:fill="auto"/>
            <w:vAlign w:val="center"/>
          </w:tcPr>
          <w:p w14:paraId="31944086" w14:textId="77777777" w:rsidR="00262AFF" w:rsidRDefault="00262AFF" w:rsidP="00363CEC">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645" w:type="dxa"/>
            <w:tcBorders>
              <w:bottom w:val="single" w:sz="12" w:space="0" w:color="808080" w:themeColor="background2" w:themeShade="80"/>
            </w:tcBorders>
            <w:shd w:val="clear" w:color="auto" w:fill="auto"/>
            <w:vAlign w:val="center"/>
          </w:tcPr>
          <w:p w14:paraId="1F7C1F89" w14:textId="77777777" w:rsidR="00262AFF" w:rsidRDefault="00262AFF" w:rsidP="00363CEC">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106" w:type="dxa"/>
            <w:tcBorders>
              <w:bottom w:val="single" w:sz="12" w:space="0" w:color="808080" w:themeColor="background2" w:themeShade="80"/>
            </w:tcBorders>
            <w:shd w:val="clear" w:color="auto" w:fill="auto"/>
            <w:vAlign w:val="center"/>
          </w:tcPr>
          <w:p w14:paraId="77D28FDA" w14:textId="77777777" w:rsidR="00262AFF" w:rsidRDefault="00262AFF" w:rsidP="00363CEC">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218" w:type="dxa"/>
            <w:tcBorders>
              <w:bottom w:val="single" w:sz="12" w:space="0" w:color="808080" w:themeColor="background2" w:themeShade="80"/>
            </w:tcBorders>
            <w:shd w:val="clear" w:color="auto" w:fill="auto"/>
            <w:vAlign w:val="center"/>
          </w:tcPr>
          <w:p w14:paraId="5AF406D9" w14:textId="77777777" w:rsidR="00262AFF" w:rsidRDefault="00262AFF" w:rsidP="00363CEC">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p w14:paraId="63E58A2A" w14:textId="77777777" w:rsidR="00262AFF" w:rsidRDefault="00262AFF" w:rsidP="00363CEC">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1B271B" w14:paraId="202DE69F"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val="restart"/>
            <w:tcBorders>
              <w:top w:val="single" w:sz="12" w:space="0" w:color="808080" w:themeColor="background2" w:themeShade="80"/>
            </w:tcBorders>
            <w:shd w:val="clear" w:color="auto" w:fill="auto"/>
            <w:vAlign w:val="center"/>
          </w:tcPr>
          <w:p w14:paraId="63C59EC7" w14:textId="2E262B99" w:rsidR="001B271B" w:rsidRPr="001B271B" w:rsidRDefault="001B271B" w:rsidP="001B271B">
            <w:pPr>
              <w:ind w:left="0"/>
              <w:rPr>
                <w:color w:val="AD9042"/>
                <w:sz w:val="22"/>
                <w:szCs w:val="22"/>
              </w:rPr>
            </w:pPr>
            <w:r w:rsidRPr="001B271B">
              <w:rPr>
                <w:color w:val="AD9042"/>
                <w:sz w:val="22"/>
                <w:szCs w:val="22"/>
              </w:rPr>
              <w:t>08</w:t>
            </w:r>
          </w:p>
        </w:tc>
        <w:tc>
          <w:tcPr>
            <w:tcW w:w="1146" w:type="dxa"/>
            <w:tcBorders>
              <w:top w:val="single" w:sz="12" w:space="0" w:color="808080" w:themeColor="background2" w:themeShade="80"/>
            </w:tcBorders>
            <w:shd w:val="clear" w:color="auto" w:fill="auto"/>
            <w:vAlign w:val="center"/>
          </w:tcPr>
          <w:p w14:paraId="2F6925EA" w14:textId="4BAB1797" w:rsidR="001B271B" w:rsidRPr="300E7D12" w:rsidRDefault="001B271B" w:rsidP="001B271B">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Prepared by:</w:t>
            </w:r>
          </w:p>
        </w:tc>
        <w:tc>
          <w:tcPr>
            <w:tcW w:w="1985" w:type="dxa"/>
            <w:tcBorders>
              <w:top w:val="single" w:sz="12" w:space="0" w:color="808080" w:themeColor="background2" w:themeShade="80"/>
            </w:tcBorders>
            <w:shd w:val="clear" w:color="auto" w:fill="auto"/>
            <w:vAlign w:val="center"/>
          </w:tcPr>
          <w:p w14:paraId="7DB4CD13" w14:textId="77777777" w:rsidR="001B271B" w:rsidRPr="005203C2" w:rsidRDefault="001B271B" w:rsidP="001B271B">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005203C2">
              <w:rPr>
                <w:rFonts w:hint="eastAsia"/>
                <w:color w:val="AD9042"/>
                <w:sz w:val="16"/>
                <w:szCs w:val="16"/>
                <w:lang w:val="pt-PT"/>
              </w:rPr>
              <w:t>Radu Ionut Boeriu</w:t>
            </w:r>
          </w:p>
          <w:p w14:paraId="1C2C4E36" w14:textId="77777777" w:rsidR="001B271B" w:rsidRPr="005203C2" w:rsidRDefault="001B271B" w:rsidP="001B271B">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005203C2">
              <w:rPr>
                <w:color w:val="AD9042"/>
                <w:sz w:val="16"/>
                <w:szCs w:val="16"/>
                <w:lang w:val="pt-PT"/>
              </w:rPr>
              <w:t xml:space="preserve">Decio </w:t>
            </w:r>
            <w:r w:rsidRPr="005203C2">
              <w:rPr>
                <w:rFonts w:hint="eastAsia"/>
                <w:color w:val="AD9042"/>
                <w:sz w:val="16"/>
                <w:szCs w:val="16"/>
                <w:lang w:val="pt-PT"/>
              </w:rPr>
              <w:t>Ferreira</w:t>
            </w:r>
          </w:p>
          <w:p w14:paraId="6FE051E1" w14:textId="6AC12E47" w:rsidR="001B271B" w:rsidRPr="001B271B" w:rsidRDefault="001B271B" w:rsidP="001B271B">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005203C2">
              <w:rPr>
                <w:rFonts w:hint="eastAsia"/>
                <w:color w:val="AD9042"/>
                <w:sz w:val="16"/>
                <w:szCs w:val="16"/>
                <w:lang w:val="pt-PT"/>
              </w:rPr>
              <w:t>Hugh O</w:t>
            </w:r>
            <w:r>
              <w:rPr>
                <w:color w:val="AD9042"/>
                <w:sz w:val="16"/>
                <w:szCs w:val="16"/>
                <w:lang w:val="pt-PT"/>
              </w:rPr>
              <w:t>’</w:t>
            </w:r>
            <w:r w:rsidRPr="005203C2">
              <w:rPr>
                <w:rFonts w:hint="eastAsia"/>
                <w:color w:val="AD9042"/>
                <w:sz w:val="16"/>
                <w:szCs w:val="16"/>
                <w:lang w:val="pt-PT"/>
              </w:rPr>
              <w:t xml:space="preserve"> Connor</w:t>
            </w:r>
          </w:p>
        </w:tc>
        <w:tc>
          <w:tcPr>
            <w:tcW w:w="1396" w:type="dxa"/>
            <w:tcBorders>
              <w:top w:val="single" w:sz="12" w:space="0" w:color="808080" w:themeColor="background2" w:themeShade="80"/>
            </w:tcBorders>
            <w:shd w:val="clear" w:color="auto" w:fill="auto"/>
            <w:vAlign w:val="center"/>
          </w:tcPr>
          <w:p w14:paraId="101950A2" w14:textId="77777777" w:rsidR="001B271B" w:rsidRDefault="001B271B" w:rsidP="001B271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BIM Manager</w:t>
            </w:r>
          </w:p>
          <w:p w14:paraId="36370D7A" w14:textId="77777777" w:rsidR="001B271B" w:rsidRDefault="001B271B" w:rsidP="001B271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BIM Manager</w:t>
            </w:r>
          </w:p>
          <w:p w14:paraId="0BB216B5" w14:textId="790CC4C1" w:rsidR="001B271B" w:rsidRDefault="001B271B" w:rsidP="001B271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BDS Coordinator</w:t>
            </w:r>
          </w:p>
        </w:tc>
        <w:tc>
          <w:tcPr>
            <w:tcW w:w="2645" w:type="dxa"/>
            <w:tcBorders>
              <w:top w:val="single" w:sz="12" w:space="0" w:color="808080" w:themeColor="background2" w:themeShade="80"/>
            </w:tcBorders>
            <w:shd w:val="clear" w:color="auto" w:fill="auto"/>
            <w:vAlign w:val="center"/>
          </w:tcPr>
          <w:p w14:paraId="79E50C3B" w14:textId="77777777" w:rsidR="001B271B" w:rsidRPr="00262AFF" w:rsidRDefault="00CC33C0" w:rsidP="001B271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hyperlink r:id="rId15">
              <w:r w:rsidR="001B271B" w:rsidRPr="00262AFF">
                <w:rPr>
                  <w:color w:val="AD9042"/>
                  <w:sz w:val="16"/>
                  <w:szCs w:val="16"/>
                </w:rPr>
                <w:t>riboeriu@fosterandpartners.com</w:t>
              </w:r>
            </w:hyperlink>
          </w:p>
          <w:p w14:paraId="631337D4" w14:textId="77777777" w:rsidR="001B271B" w:rsidRDefault="001B271B" w:rsidP="001B271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345878">
              <w:rPr>
                <w:color w:val="AD9042"/>
                <w:sz w:val="16"/>
                <w:szCs w:val="16"/>
              </w:rPr>
              <w:t>dferreira@fosterandpartners.com</w:t>
            </w:r>
          </w:p>
          <w:p w14:paraId="4A1DDBDF" w14:textId="7351BEB7" w:rsidR="001B271B" w:rsidRDefault="001B271B" w:rsidP="001B271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hoconnor@fosterandpartners.com</w:t>
            </w:r>
          </w:p>
        </w:tc>
        <w:tc>
          <w:tcPr>
            <w:tcW w:w="1106" w:type="dxa"/>
            <w:tcBorders>
              <w:top w:val="single" w:sz="12" w:space="0" w:color="808080" w:themeColor="background2" w:themeShade="80"/>
            </w:tcBorders>
            <w:shd w:val="clear" w:color="auto" w:fill="auto"/>
            <w:vAlign w:val="center"/>
          </w:tcPr>
          <w:p w14:paraId="7688C3BD" w14:textId="4AA69154" w:rsidR="001B271B" w:rsidRDefault="001B271B" w:rsidP="001B271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2</w:t>
            </w:r>
            <w:r w:rsidR="00005149">
              <w:rPr>
                <w:color w:val="AD9042"/>
                <w:sz w:val="16"/>
                <w:szCs w:val="16"/>
              </w:rPr>
              <w:t>4</w:t>
            </w:r>
            <w:r w:rsidRPr="300E7D12">
              <w:rPr>
                <w:color w:val="AD9042"/>
                <w:sz w:val="16"/>
                <w:szCs w:val="16"/>
              </w:rPr>
              <w:t>/</w:t>
            </w:r>
            <w:r>
              <w:rPr>
                <w:color w:val="AD9042"/>
                <w:sz w:val="16"/>
                <w:szCs w:val="16"/>
              </w:rPr>
              <w:t>0</w:t>
            </w:r>
            <w:r w:rsidRPr="300E7D12">
              <w:rPr>
                <w:color w:val="AD9042"/>
                <w:sz w:val="16"/>
                <w:szCs w:val="16"/>
              </w:rPr>
              <w:t>2/202</w:t>
            </w:r>
            <w:r>
              <w:rPr>
                <w:color w:val="AD9042"/>
                <w:sz w:val="16"/>
                <w:szCs w:val="16"/>
              </w:rPr>
              <w:t>1</w:t>
            </w:r>
          </w:p>
        </w:tc>
        <w:tc>
          <w:tcPr>
            <w:tcW w:w="1218" w:type="dxa"/>
            <w:tcBorders>
              <w:top w:val="single" w:sz="12" w:space="0" w:color="808080" w:themeColor="background2" w:themeShade="80"/>
            </w:tcBorders>
            <w:shd w:val="clear" w:color="auto" w:fill="auto"/>
            <w:vAlign w:val="center"/>
          </w:tcPr>
          <w:p w14:paraId="77CA1FAB" w14:textId="77777777" w:rsidR="001B271B" w:rsidRDefault="001B271B" w:rsidP="001B271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1B271B" w14:paraId="3FAAC2CA" w14:textId="77777777" w:rsidTr="00AD5246">
        <w:trPr>
          <w:trHeight w:val="357"/>
        </w:trPr>
        <w:tc>
          <w:tcPr>
            <w:cnfStyle w:val="001000000000" w:firstRow="0" w:lastRow="0" w:firstColumn="1" w:lastColumn="0" w:oddVBand="0" w:evenVBand="0" w:oddHBand="0" w:evenHBand="0" w:firstRowFirstColumn="0" w:firstRowLastColumn="0" w:lastRowFirstColumn="0" w:lastRowLastColumn="0"/>
            <w:tcW w:w="554" w:type="dxa"/>
            <w:vMerge/>
          </w:tcPr>
          <w:p w14:paraId="7296EFA6" w14:textId="306F052C" w:rsidR="001B271B" w:rsidRPr="001B271B" w:rsidRDefault="001B271B" w:rsidP="001B271B">
            <w:pPr>
              <w:ind w:left="0"/>
              <w:rPr>
                <w:color w:val="AD9042"/>
                <w:sz w:val="22"/>
                <w:szCs w:val="22"/>
              </w:rPr>
            </w:pPr>
          </w:p>
        </w:tc>
        <w:tc>
          <w:tcPr>
            <w:tcW w:w="1146" w:type="dxa"/>
            <w:shd w:val="clear" w:color="auto" w:fill="auto"/>
            <w:vAlign w:val="center"/>
          </w:tcPr>
          <w:p w14:paraId="2374A6EC" w14:textId="20358B2E" w:rsidR="001B271B" w:rsidRPr="300E7D12" w:rsidRDefault="001B271B" w:rsidP="001B271B">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300E7D12">
              <w:rPr>
                <w:color w:val="AD9042"/>
                <w:sz w:val="16"/>
                <w:szCs w:val="16"/>
              </w:rPr>
              <w:t>Reviewed by:</w:t>
            </w:r>
          </w:p>
        </w:tc>
        <w:tc>
          <w:tcPr>
            <w:tcW w:w="1985" w:type="dxa"/>
            <w:shd w:val="clear" w:color="auto" w:fill="auto"/>
            <w:vAlign w:val="center"/>
          </w:tcPr>
          <w:p w14:paraId="4D3469B3" w14:textId="77777777" w:rsidR="001B271B" w:rsidRDefault="001B271B" w:rsidP="001B271B">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96" w:type="dxa"/>
            <w:shd w:val="clear" w:color="auto" w:fill="auto"/>
            <w:vAlign w:val="center"/>
          </w:tcPr>
          <w:p w14:paraId="6EC7DA2E" w14:textId="77777777" w:rsidR="001B271B" w:rsidRDefault="001B271B" w:rsidP="001B271B">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645" w:type="dxa"/>
            <w:shd w:val="clear" w:color="auto" w:fill="auto"/>
            <w:vAlign w:val="center"/>
          </w:tcPr>
          <w:p w14:paraId="040A14F8" w14:textId="77777777" w:rsidR="001B271B" w:rsidRDefault="001B271B" w:rsidP="001B271B">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106" w:type="dxa"/>
            <w:shd w:val="clear" w:color="auto" w:fill="auto"/>
            <w:vAlign w:val="center"/>
          </w:tcPr>
          <w:p w14:paraId="11D3241F" w14:textId="77777777" w:rsidR="001B271B" w:rsidRDefault="001B271B" w:rsidP="001B271B">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218" w:type="dxa"/>
            <w:shd w:val="clear" w:color="auto" w:fill="auto"/>
            <w:vAlign w:val="center"/>
          </w:tcPr>
          <w:p w14:paraId="6C1D6B50" w14:textId="77777777" w:rsidR="001B271B" w:rsidRDefault="001B271B" w:rsidP="001B271B">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1B271B" w14:paraId="3E32F2AF"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tcPr>
          <w:p w14:paraId="61AB24D9" w14:textId="77777777" w:rsidR="001B271B" w:rsidRPr="001B271B" w:rsidRDefault="001B271B" w:rsidP="001B271B">
            <w:pPr>
              <w:ind w:left="0"/>
              <w:rPr>
                <w:color w:val="AD9042"/>
                <w:sz w:val="22"/>
                <w:szCs w:val="22"/>
              </w:rPr>
            </w:pPr>
          </w:p>
        </w:tc>
        <w:tc>
          <w:tcPr>
            <w:tcW w:w="1146" w:type="dxa"/>
            <w:tcBorders>
              <w:bottom w:val="single" w:sz="2" w:space="0" w:color="808080" w:themeColor="background2" w:themeShade="80"/>
            </w:tcBorders>
            <w:shd w:val="clear" w:color="auto" w:fill="auto"/>
            <w:vAlign w:val="center"/>
          </w:tcPr>
          <w:p w14:paraId="7DB19609" w14:textId="41293861" w:rsidR="001B271B" w:rsidRPr="300E7D12" w:rsidRDefault="001B271B" w:rsidP="001B271B">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Approved by:</w:t>
            </w:r>
          </w:p>
        </w:tc>
        <w:tc>
          <w:tcPr>
            <w:tcW w:w="1985" w:type="dxa"/>
            <w:tcBorders>
              <w:bottom w:val="single" w:sz="2" w:space="0" w:color="808080" w:themeColor="background2" w:themeShade="80"/>
            </w:tcBorders>
            <w:shd w:val="clear" w:color="auto" w:fill="auto"/>
            <w:vAlign w:val="center"/>
          </w:tcPr>
          <w:p w14:paraId="20D5C51E" w14:textId="77777777" w:rsidR="001B271B" w:rsidRDefault="001B271B" w:rsidP="001B271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96" w:type="dxa"/>
            <w:tcBorders>
              <w:bottom w:val="single" w:sz="2" w:space="0" w:color="808080" w:themeColor="background2" w:themeShade="80"/>
            </w:tcBorders>
            <w:shd w:val="clear" w:color="auto" w:fill="auto"/>
            <w:vAlign w:val="center"/>
          </w:tcPr>
          <w:p w14:paraId="43F7CE77" w14:textId="77777777" w:rsidR="001B271B" w:rsidRDefault="001B271B" w:rsidP="001B271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645" w:type="dxa"/>
            <w:tcBorders>
              <w:bottom w:val="single" w:sz="2" w:space="0" w:color="808080" w:themeColor="background2" w:themeShade="80"/>
            </w:tcBorders>
            <w:shd w:val="clear" w:color="auto" w:fill="auto"/>
            <w:vAlign w:val="center"/>
          </w:tcPr>
          <w:p w14:paraId="14B87869" w14:textId="77777777" w:rsidR="001B271B" w:rsidRDefault="001B271B" w:rsidP="001B271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106" w:type="dxa"/>
            <w:tcBorders>
              <w:bottom w:val="single" w:sz="2" w:space="0" w:color="808080" w:themeColor="background2" w:themeShade="80"/>
            </w:tcBorders>
            <w:shd w:val="clear" w:color="auto" w:fill="auto"/>
            <w:vAlign w:val="center"/>
          </w:tcPr>
          <w:p w14:paraId="03F00B12" w14:textId="77777777" w:rsidR="001B271B" w:rsidRDefault="001B271B" w:rsidP="001B271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218" w:type="dxa"/>
            <w:tcBorders>
              <w:bottom w:val="single" w:sz="2" w:space="0" w:color="808080" w:themeColor="background2" w:themeShade="80"/>
            </w:tcBorders>
            <w:shd w:val="clear" w:color="auto" w:fill="auto"/>
            <w:vAlign w:val="center"/>
          </w:tcPr>
          <w:p w14:paraId="6564C4D1" w14:textId="77777777" w:rsidR="001B271B" w:rsidRDefault="001B271B" w:rsidP="001B271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p w14:paraId="2AE56A7C" w14:textId="77777777" w:rsidR="001B271B" w:rsidRDefault="001B271B" w:rsidP="001B271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2E456C" w14:paraId="392A5468" w14:textId="77777777" w:rsidTr="00AD5246">
        <w:trPr>
          <w:trHeight w:val="357"/>
        </w:trPr>
        <w:tc>
          <w:tcPr>
            <w:cnfStyle w:val="001000000000" w:firstRow="0" w:lastRow="0" w:firstColumn="1" w:lastColumn="0" w:oddVBand="0" w:evenVBand="0" w:oddHBand="0" w:evenHBand="0" w:firstRowFirstColumn="0" w:firstRowLastColumn="0" w:lastRowFirstColumn="0" w:lastRowLastColumn="0"/>
            <w:tcW w:w="554" w:type="dxa"/>
            <w:vMerge w:val="restart"/>
            <w:tcBorders>
              <w:top w:val="single" w:sz="2" w:space="0" w:color="808080" w:themeColor="background2" w:themeShade="80"/>
            </w:tcBorders>
            <w:shd w:val="clear" w:color="auto" w:fill="auto"/>
            <w:vAlign w:val="center"/>
          </w:tcPr>
          <w:p w14:paraId="54E500E2" w14:textId="0B347182" w:rsidR="002E456C" w:rsidRPr="001B271B" w:rsidRDefault="002E456C" w:rsidP="00CD45C1">
            <w:pPr>
              <w:ind w:left="0"/>
              <w:rPr>
                <w:color w:val="AD9042"/>
                <w:sz w:val="22"/>
                <w:szCs w:val="22"/>
              </w:rPr>
            </w:pPr>
            <w:r w:rsidRPr="001B271B">
              <w:rPr>
                <w:color w:val="AD9042"/>
                <w:sz w:val="22"/>
                <w:szCs w:val="22"/>
              </w:rPr>
              <w:t>0</w:t>
            </w:r>
            <w:r>
              <w:rPr>
                <w:color w:val="AD9042"/>
                <w:sz w:val="22"/>
                <w:szCs w:val="22"/>
              </w:rPr>
              <w:t>9</w:t>
            </w:r>
          </w:p>
        </w:tc>
        <w:tc>
          <w:tcPr>
            <w:tcW w:w="1146" w:type="dxa"/>
            <w:tcBorders>
              <w:top w:val="single" w:sz="2" w:space="0" w:color="808080" w:themeColor="background2" w:themeShade="80"/>
            </w:tcBorders>
            <w:shd w:val="clear" w:color="auto" w:fill="auto"/>
            <w:vAlign w:val="center"/>
          </w:tcPr>
          <w:p w14:paraId="705FC4FA" w14:textId="77777777" w:rsidR="002E456C" w:rsidRPr="300E7D12" w:rsidRDefault="002E456C" w:rsidP="00CD45C1">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300E7D12">
              <w:rPr>
                <w:color w:val="AD9042"/>
                <w:sz w:val="16"/>
                <w:szCs w:val="16"/>
              </w:rPr>
              <w:t>Prepared by:</w:t>
            </w:r>
          </w:p>
        </w:tc>
        <w:tc>
          <w:tcPr>
            <w:tcW w:w="1985" w:type="dxa"/>
            <w:tcBorders>
              <w:top w:val="single" w:sz="2" w:space="0" w:color="808080" w:themeColor="background2" w:themeShade="80"/>
            </w:tcBorders>
            <w:shd w:val="clear" w:color="auto" w:fill="auto"/>
            <w:vAlign w:val="center"/>
          </w:tcPr>
          <w:p w14:paraId="251493B9" w14:textId="77777777" w:rsidR="002E456C" w:rsidRPr="005203C2" w:rsidRDefault="002E456C" w:rsidP="00CD45C1">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005203C2">
              <w:rPr>
                <w:rFonts w:hint="eastAsia"/>
                <w:color w:val="AD9042"/>
                <w:sz w:val="16"/>
                <w:szCs w:val="16"/>
                <w:lang w:val="pt-PT"/>
              </w:rPr>
              <w:t>Radu Ionut Boeriu</w:t>
            </w:r>
          </w:p>
          <w:p w14:paraId="2173DF13" w14:textId="77777777" w:rsidR="002E456C" w:rsidRPr="005203C2" w:rsidRDefault="002E456C" w:rsidP="00CD45C1">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005203C2">
              <w:rPr>
                <w:color w:val="AD9042"/>
                <w:sz w:val="16"/>
                <w:szCs w:val="16"/>
                <w:lang w:val="pt-PT"/>
              </w:rPr>
              <w:t xml:space="preserve">Decio </w:t>
            </w:r>
            <w:r w:rsidRPr="005203C2">
              <w:rPr>
                <w:rFonts w:hint="eastAsia"/>
                <w:color w:val="AD9042"/>
                <w:sz w:val="16"/>
                <w:szCs w:val="16"/>
                <w:lang w:val="pt-PT"/>
              </w:rPr>
              <w:t>Ferreira</w:t>
            </w:r>
          </w:p>
          <w:p w14:paraId="75419E96" w14:textId="77777777" w:rsidR="002E456C" w:rsidRPr="001B271B" w:rsidRDefault="002E456C" w:rsidP="00CD45C1">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005203C2">
              <w:rPr>
                <w:rFonts w:hint="eastAsia"/>
                <w:color w:val="AD9042"/>
                <w:sz w:val="16"/>
                <w:szCs w:val="16"/>
                <w:lang w:val="pt-PT"/>
              </w:rPr>
              <w:lastRenderedPageBreak/>
              <w:t>Hugh O</w:t>
            </w:r>
            <w:r>
              <w:rPr>
                <w:color w:val="AD9042"/>
                <w:sz w:val="16"/>
                <w:szCs w:val="16"/>
                <w:lang w:val="pt-PT"/>
              </w:rPr>
              <w:t>’</w:t>
            </w:r>
            <w:r w:rsidRPr="005203C2">
              <w:rPr>
                <w:rFonts w:hint="eastAsia"/>
                <w:color w:val="AD9042"/>
                <w:sz w:val="16"/>
                <w:szCs w:val="16"/>
                <w:lang w:val="pt-PT"/>
              </w:rPr>
              <w:t xml:space="preserve"> Connor</w:t>
            </w:r>
          </w:p>
        </w:tc>
        <w:tc>
          <w:tcPr>
            <w:tcW w:w="1396" w:type="dxa"/>
            <w:tcBorders>
              <w:top w:val="single" w:sz="2" w:space="0" w:color="808080" w:themeColor="background2" w:themeShade="80"/>
            </w:tcBorders>
            <w:shd w:val="clear" w:color="auto" w:fill="auto"/>
            <w:vAlign w:val="center"/>
          </w:tcPr>
          <w:p w14:paraId="716DD3A7" w14:textId="77777777" w:rsidR="002E456C" w:rsidRDefault="002E456C" w:rsidP="00CD45C1">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300E7D12">
              <w:rPr>
                <w:color w:val="AD9042"/>
                <w:sz w:val="16"/>
                <w:szCs w:val="16"/>
              </w:rPr>
              <w:lastRenderedPageBreak/>
              <w:t>BIM Manager</w:t>
            </w:r>
          </w:p>
          <w:p w14:paraId="1D5DB4EA" w14:textId="77777777" w:rsidR="002E456C" w:rsidRDefault="002E456C" w:rsidP="00CD45C1">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BIM Manager</w:t>
            </w:r>
          </w:p>
          <w:p w14:paraId="2EF2499A" w14:textId="77777777" w:rsidR="002E456C" w:rsidRDefault="002E456C" w:rsidP="00CD45C1">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300E7D12">
              <w:rPr>
                <w:color w:val="AD9042"/>
                <w:sz w:val="16"/>
                <w:szCs w:val="16"/>
              </w:rPr>
              <w:lastRenderedPageBreak/>
              <w:t>BDS Coordinator</w:t>
            </w:r>
          </w:p>
        </w:tc>
        <w:tc>
          <w:tcPr>
            <w:tcW w:w="2645" w:type="dxa"/>
            <w:tcBorders>
              <w:top w:val="single" w:sz="2" w:space="0" w:color="808080" w:themeColor="background2" w:themeShade="80"/>
            </w:tcBorders>
            <w:shd w:val="clear" w:color="auto" w:fill="auto"/>
            <w:vAlign w:val="center"/>
          </w:tcPr>
          <w:p w14:paraId="1FFE758F" w14:textId="77777777" w:rsidR="002E456C" w:rsidRPr="00262AFF" w:rsidRDefault="00CC33C0" w:rsidP="00CD45C1">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hyperlink r:id="rId16">
              <w:r w:rsidR="002E456C" w:rsidRPr="00262AFF">
                <w:rPr>
                  <w:color w:val="AD9042"/>
                  <w:sz w:val="16"/>
                  <w:szCs w:val="16"/>
                </w:rPr>
                <w:t>riboeriu@fosterandpartners.com</w:t>
              </w:r>
            </w:hyperlink>
          </w:p>
          <w:p w14:paraId="7FF0B5E7" w14:textId="77777777" w:rsidR="002E456C" w:rsidRDefault="002E456C" w:rsidP="00CD45C1">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345878">
              <w:rPr>
                <w:color w:val="AD9042"/>
                <w:sz w:val="16"/>
                <w:szCs w:val="16"/>
              </w:rPr>
              <w:t>dferreira@fosterandpartners.com</w:t>
            </w:r>
          </w:p>
          <w:p w14:paraId="507F5FA5" w14:textId="77777777" w:rsidR="002E456C" w:rsidRDefault="002E456C" w:rsidP="00CD45C1">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300E7D12">
              <w:rPr>
                <w:color w:val="AD9042"/>
                <w:sz w:val="16"/>
                <w:szCs w:val="16"/>
              </w:rPr>
              <w:lastRenderedPageBreak/>
              <w:t>hoconnor@fosterandpartners.com</w:t>
            </w:r>
          </w:p>
        </w:tc>
        <w:tc>
          <w:tcPr>
            <w:tcW w:w="1106" w:type="dxa"/>
            <w:tcBorders>
              <w:top w:val="single" w:sz="2" w:space="0" w:color="808080" w:themeColor="background2" w:themeShade="80"/>
            </w:tcBorders>
            <w:shd w:val="clear" w:color="auto" w:fill="auto"/>
            <w:vAlign w:val="center"/>
          </w:tcPr>
          <w:p w14:paraId="4185192E" w14:textId="552FE1E7" w:rsidR="002E456C" w:rsidRDefault="237C6D8D" w:rsidP="237C6D8D">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237C6D8D">
              <w:rPr>
                <w:color w:val="AD9042"/>
                <w:sz w:val="16"/>
                <w:szCs w:val="16"/>
              </w:rPr>
              <w:lastRenderedPageBreak/>
              <w:t>30/04/2021</w:t>
            </w:r>
          </w:p>
        </w:tc>
        <w:tc>
          <w:tcPr>
            <w:tcW w:w="1218" w:type="dxa"/>
            <w:tcBorders>
              <w:top w:val="single" w:sz="2" w:space="0" w:color="808080" w:themeColor="background2" w:themeShade="80"/>
            </w:tcBorders>
            <w:shd w:val="clear" w:color="auto" w:fill="auto"/>
            <w:vAlign w:val="center"/>
          </w:tcPr>
          <w:p w14:paraId="2A23C431" w14:textId="77777777" w:rsidR="002E456C" w:rsidRDefault="002E456C" w:rsidP="00CD45C1">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2E456C" w14:paraId="034649CE"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tcPr>
          <w:p w14:paraId="27F4F3FF" w14:textId="77777777" w:rsidR="002E456C" w:rsidRPr="001B271B" w:rsidRDefault="002E456C" w:rsidP="00CD45C1">
            <w:pPr>
              <w:ind w:left="0"/>
              <w:rPr>
                <w:color w:val="AD9042"/>
                <w:sz w:val="22"/>
                <w:szCs w:val="22"/>
              </w:rPr>
            </w:pPr>
          </w:p>
        </w:tc>
        <w:tc>
          <w:tcPr>
            <w:tcW w:w="1146" w:type="dxa"/>
            <w:shd w:val="clear" w:color="auto" w:fill="auto"/>
            <w:vAlign w:val="center"/>
          </w:tcPr>
          <w:p w14:paraId="7B414BC9" w14:textId="77777777" w:rsidR="002E456C" w:rsidRPr="300E7D12" w:rsidRDefault="002E456C" w:rsidP="00CD45C1">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Reviewed by:</w:t>
            </w:r>
          </w:p>
        </w:tc>
        <w:tc>
          <w:tcPr>
            <w:tcW w:w="1985" w:type="dxa"/>
            <w:shd w:val="clear" w:color="auto" w:fill="auto"/>
            <w:vAlign w:val="center"/>
          </w:tcPr>
          <w:p w14:paraId="1305492C" w14:textId="77777777" w:rsidR="002E456C" w:rsidRDefault="002E456C" w:rsidP="00CD45C1">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96" w:type="dxa"/>
            <w:shd w:val="clear" w:color="auto" w:fill="auto"/>
            <w:vAlign w:val="center"/>
          </w:tcPr>
          <w:p w14:paraId="4CD4C6DE" w14:textId="77777777" w:rsidR="002E456C" w:rsidRDefault="002E456C" w:rsidP="00CD45C1">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645" w:type="dxa"/>
            <w:shd w:val="clear" w:color="auto" w:fill="auto"/>
            <w:vAlign w:val="center"/>
          </w:tcPr>
          <w:p w14:paraId="19DE2118" w14:textId="77777777" w:rsidR="002E456C" w:rsidRDefault="002E456C" w:rsidP="00CD45C1">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106" w:type="dxa"/>
            <w:shd w:val="clear" w:color="auto" w:fill="auto"/>
            <w:vAlign w:val="center"/>
          </w:tcPr>
          <w:p w14:paraId="79A86584" w14:textId="77777777" w:rsidR="002E456C" w:rsidRDefault="002E456C" w:rsidP="00CD45C1">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218" w:type="dxa"/>
            <w:shd w:val="clear" w:color="auto" w:fill="auto"/>
            <w:vAlign w:val="center"/>
          </w:tcPr>
          <w:p w14:paraId="4C4B63F3" w14:textId="77777777" w:rsidR="002E456C" w:rsidRDefault="002E456C" w:rsidP="00CD45C1">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2E456C" w14:paraId="01468199" w14:textId="77777777" w:rsidTr="00AD5246">
        <w:trPr>
          <w:trHeight w:val="357"/>
        </w:trPr>
        <w:tc>
          <w:tcPr>
            <w:cnfStyle w:val="001000000000" w:firstRow="0" w:lastRow="0" w:firstColumn="1" w:lastColumn="0" w:oddVBand="0" w:evenVBand="0" w:oddHBand="0" w:evenHBand="0" w:firstRowFirstColumn="0" w:firstRowLastColumn="0" w:lastRowFirstColumn="0" w:lastRowLastColumn="0"/>
            <w:tcW w:w="554" w:type="dxa"/>
            <w:vMerge/>
          </w:tcPr>
          <w:p w14:paraId="3A8A2639" w14:textId="77777777" w:rsidR="002E456C" w:rsidRPr="001B271B" w:rsidRDefault="002E456C" w:rsidP="00CD45C1">
            <w:pPr>
              <w:ind w:left="0"/>
              <w:rPr>
                <w:color w:val="AD9042"/>
                <w:sz w:val="22"/>
                <w:szCs w:val="22"/>
              </w:rPr>
            </w:pPr>
          </w:p>
        </w:tc>
        <w:tc>
          <w:tcPr>
            <w:tcW w:w="1146" w:type="dxa"/>
            <w:tcBorders>
              <w:bottom w:val="single" w:sz="12" w:space="0" w:color="808080" w:themeColor="background2" w:themeShade="80"/>
            </w:tcBorders>
            <w:shd w:val="clear" w:color="auto" w:fill="auto"/>
            <w:vAlign w:val="center"/>
          </w:tcPr>
          <w:p w14:paraId="60E93000" w14:textId="77777777" w:rsidR="002E456C" w:rsidRPr="300E7D12" w:rsidRDefault="002E456C" w:rsidP="00CD45C1">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300E7D12">
              <w:rPr>
                <w:color w:val="AD9042"/>
                <w:sz w:val="16"/>
                <w:szCs w:val="16"/>
              </w:rPr>
              <w:t>Approved by:</w:t>
            </w:r>
          </w:p>
        </w:tc>
        <w:tc>
          <w:tcPr>
            <w:tcW w:w="1985" w:type="dxa"/>
            <w:tcBorders>
              <w:bottom w:val="single" w:sz="12" w:space="0" w:color="808080" w:themeColor="background2" w:themeShade="80"/>
            </w:tcBorders>
            <w:shd w:val="clear" w:color="auto" w:fill="auto"/>
            <w:vAlign w:val="center"/>
          </w:tcPr>
          <w:p w14:paraId="6CE351EE" w14:textId="77777777" w:rsidR="002E456C" w:rsidRDefault="002E456C" w:rsidP="00CD45C1">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96" w:type="dxa"/>
            <w:tcBorders>
              <w:bottom w:val="single" w:sz="12" w:space="0" w:color="808080" w:themeColor="background2" w:themeShade="80"/>
            </w:tcBorders>
            <w:shd w:val="clear" w:color="auto" w:fill="auto"/>
            <w:vAlign w:val="center"/>
          </w:tcPr>
          <w:p w14:paraId="67CB00CF" w14:textId="77777777" w:rsidR="002E456C" w:rsidRDefault="002E456C" w:rsidP="00CD45C1">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645" w:type="dxa"/>
            <w:tcBorders>
              <w:bottom w:val="single" w:sz="12" w:space="0" w:color="808080" w:themeColor="background2" w:themeShade="80"/>
            </w:tcBorders>
            <w:shd w:val="clear" w:color="auto" w:fill="auto"/>
            <w:vAlign w:val="center"/>
          </w:tcPr>
          <w:p w14:paraId="71EAEE05" w14:textId="77777777" w:rsidR="002E456C" w:rsidRDefault="002E456C" w:rsidP="00CD45C1">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106" w:type="dxa"/>
            <w:tcBorders>
              <w:bottom w:val="single" w:sz="12" w:space="0" w:color="808080" w:themeColor="background2" w:themeShade="80"/>
            </w:tcBorders>
            <w:shd w:val="clear" w:color="auto" w:fill="auto"/>
            <w:vAlign w:val="center"/>
          </w:tcPr>
          <w:p w14:paraId="5CBA3A70" w14:textId="77777777" w:rsidR="002E456C" w:rsidRDefault="002E456C" w:rsidP="00CD45C1">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218" w:type="dxa"/>
            <w:tcBorders>
              <w:bottom w:val="single" w:sz="12" w:space="0" w:color="808080" w:themeColor="background2" w:themeShade="80"/>
            </w:tcBorders>
            <w:shd w:val="clear" w:color="auto" w:fill="auto"/>
            <w:vAlign w:val="center"/>
          </w:tcPr>
          <w:p w14:paraId="6F60C801" w14:textId="77777777" w:rsidR="002E456C" w:rsidRDefault="002E456C" w:rsidP="00CD45C1">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p w14:paraId="6EE5CF16" w14:textId="77777777" w:rsidR="002E456C" w:rsidRDefault="002E456C" w:rsidP="00CD45C1">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A83DB9" w14:paraId="5DC49579"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val="restart"/>
            <w:tcBorders>
              <w:top w:val="single" w:sz="12" w:space="0" w:color="808080" w:themeColor="background2" w:themeShade="80"/>
            </w:tcBorders>
            <w:shd w:val="clear" w:color="auto" w:fill="auto"/>
            <w:vAlign w:val="center"/>
          </w:tcPr>
          <w:p w14:paraId="4C0BCA60" w14:textId="2EBB5204" w:rsidR="00A83DB9" w:rsidRPr="001B271B" w:rsidRDefault="00A83DB9" w:rsidP="00A83DB9">
            <w:pPr>
              <w:ind w:left="0"/>
              <w:rPr>
                <w:color w:val="AD9042"/>
                <w:sz w:val="22"/>
                <w:szCs w:val="22"/>
              </w:rPr>
            </w:pPr>
            <w:r>
              <w:rPr>
                <w:color w:val="AD9042"/>
                <w:sz w:val="22"/>
                <w:szCs w:val="22"/>
              </w:rPr>
              <w:t>1</w:t>
            </w:r>
            <w:r w:rsidRPr="001B271B">
              <w:rPr>
                <w:color w:val="AD9042"/>
                <w:sz w:val="22"/>
                <w:szCs w:val="22"/>
              </w:rPr>
              <w:t>0</w:t>
            </w:r>
          </w:p>
        </w:tc>
        <w:tc>
          <w:tcPr>
            <w:tcW w:w="1146" w:type="dxa"/>
            <w:tcBorders>
              <w:top w:val="single" w:sz="12" w:space="0" w:color="808080" w:themeColor="background2" w:themeShade="80"/>
            </w:tcBorders>
            <w:shd w:val="clear" w:color="auto" w:fill="auto"/>
            <w:vAlign w:val="center"/>
          </w:tcPr>
          <w:p w14:paraId="7B5FA35B" w14:textId="1A8C0E06" w:rsidR="00A83DB9" w:rsidRPr="300E7D12" w:rsidRDefault="00A83DB9" w:rsidP="00A83DB9">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Prepared by:</w:t>
            </w:r>
          </w:p>
        </w:tc>
        <w:tc>
          <w:tcPr>
            <w:tcW w:w="1985" w:type="dxa"/>
            <w:tcBorders>
              <w:top w:val="single" w:sz="12" w:space="0" w:color="808080" w:themeColor="background2" w:themeShade="80"/>
            </w:tcBorders>
            <w:shd w:val="clear" w:color="auto" w:fill="auto"/>
            <w:vAlign w:val="center"/>
          </w:tcPr>
          <w:p w14:paraId="0A02B14F" w14:textId="77777777" w:rsidR="00A83DB9" w:rsidRPr="005203C2" w:rsidRDefault="00A83DB9" w:rsidP="00A83DB9">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005203C2">
              <w:rPr>
                <w:rFonts w:hint="eastAsia"/>
                <w:color w:val="AD9042"/>
                <w:sz w:val="16"/>
                <w:szCs w:val="16"/>
                <w:lang w:val="pt-PT"/>
              </w:rPr>
              <w:t>Radu Ionut Boeriu</w:t>
            </w:r>
          </w:p>
          <w:p w14:paraId="2458CEDC" w14:textId="77777777" w:rsidR="00A83DB9" w:rsidRPr="005203C2" w:rsidRDefault="00A83DB9" w:rsidP="00A83DB9">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005203C2">
              <w:rPr>
                <w:color w:val="AD9042"/>
                <w:sz w:val="16"/>
                <w:szCs w:val="16"/>
                <w:lang w:val="pt-PT"/>
              </w:rPr>
              <w:t xml:space="preserve">Decio </w:t>
            </w:r>
            <w:r w:rsidRPr="005203C2">
              <w:rPr>
                <w:rFonts w:hint="eastAsia"/>
                <w:color w:val="AD9042"/>
                <w:sz w:val="16"/>
                <w:szCs w:val="16"/>
                <w:lang w:val="pt-PT"/>
              </w:rPr>
              <w:t>Ferreira</w:t>
            </w:r>
          </w:p>
          <w:p w14:paraId="1F0ADC23" w14:textId="7E04995F" w:rsidR="00A83DB9" w:rsidRPr="00A83DB9" w:rsidRDefault="00A83DB9" w:rsidP="00A83DB9">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005203C2">
              <w:rPr>
                <w:rFonts w:hint="eastAsia"/>
                <w:color w:val="AD9042"/>
                <w:sz w:val="16"/>
                <w:szCs w:val="16"/>
                <w:lang w:val="pt-PT"/>
              </w:rPr>
              <w:t>Hugh O</w:t>
            </w:r>
            <w:r>
              <w:rPr>
                <w:color w:val="AD9042"/>
                <w:sz w:val="16"/>
                <w:szCs w:val="16"/>
                <w:lang w:val="pt-PT"/>
              </w:rPr>
              <w:t>’</w:t>
            </w:r>
            <w:r w:rsidRPr="005203C2">
              <w:rPr>
                <w:rFonts w:hint="eastAsia"/>
                <w:color w:val="AD9042"/>
                <w:sz w:val="16"/>
                <w:szCs w:val="16"/>
                <w:lang w:val="pt-PT"/>
              </w:rPr>
              <w:t xml:space="preserve"> Connor</w:t>
            </w:r>
          </w:p>
        </w:tc>
        <w:tc>
          <w:tcPr>
            <w:tcW w:w="1396" w:type="dxa"/>
            <w:tcBorders>
              <w:top w:val="single" w:sz="12" w:space="0" w:color="808080" w:themeColor="background2" w:themeShade="80"/>
            </w:tcBorders>
            <w:shd w:val="clear" w:color="auto" w:fill="auto"/>
            <w:vAlign w:val="center"/>
          </w:tcPr>
          <w:p w14:paraId="117CCE58" w14:textId="77777777" w:rsidR="00A83DB9" w:rsidRDefault="00A83DB9" w:rsidP="00A83DB9">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BIM Manager</w:t>
            </w:r>
          </w:p>
          <w:p w14:paraId="7C04D11E" w14:textId="77777777" w:rsidR="00A83DB9" w:rsidRDefault="00A83DB9" w:rsidP="00A83DB9">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BIM Manager</w:t>
            </w:r>
          </w:p>
          <w:p w14:paraId="7EABEAC6" w14:textId="5FD77338" w:rsidR="00A83DB9" w:rsidRDefault="00A83DB9" w:rsidP="00A83DB9">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BDS Coordinator</w:t>
            </w:r>
          </w:p>
        </w:tc>
        <w:tc>
          <w:tcPr>
            <w:tcW w:w="2645" w:type="dxa"/>
            <w:tcBorders>
              <w:top w:val="single" w:sz="12" w:space="0" w:color="808080" w:themeColor="background2" w:themeShade="80"/>
            </w:tcBorders>
            <w:shd w:val="clear" w:color="auto" w:fill="auto"/>
            <w:vAlign w:val="center"/>
          </w:tcPr>
          <w:p w14:paraId="676C06FB" w14:textId="77777777" w:rsidR="00A83DB9" w:rsidRPr="00262AFF" w:rsidRDefault="00CC33C0" w:rsidP="00A83DB9">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hyperlink r:id="rId17">
              <w:r w:rsidR="00A83DB9" w:rsidRPr="00262AFF">
                <w:rPr>
                  <w:color w:val="AD9042"/>
                  <w:sz w:val="16"/>
                  <w:szCs w:val="16"/>
                </w:rPr>
                <w:t>riboeriu@fosterandpartners.com</w:t>
              </w:r>
            </w:hyperlink>
          </w:p>
          <w:p w14:paraId="3654AAA5" w14:textId="77777777" w:rsidR="00A83DB9" w:rsidRDefault="00A83DB9" w:rsidP="00A83DB9">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345878">
              <w:rPr>
                <w:color w:val="AD9042"/>
                <w:sz w:val="16"/>
                <w:szCs w:val="16"/>
              </w:rPr>
              <w:t>dferreira@fosterandpartners.com</w:t>
            </w:r>
          </w:p>
          <w:p w14:paraId="245AB9BF" w14:textId="69233F26" w:rsidR="00A83DB9" w:rsidRDefault="00A83DB9" w:rsidP="00A83DB9">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hoconnor@fosterandpartners.com</w:t>
            </w:r>
          </w:p>
        </w:tc>
        <w:tc>
          <w:tcPr>
            <w:tcW w:w="1106" w:type="dxa"/>
            <w:tcBorders>
              <w:top w:val="single" w:sz="12" w:space="0" w:color="808080" w:themeColor="background2" w:themeShade="80"/>
            </w:tcBorders>
            <w:shd w:val="clear" w:color="auto" w:fill="auto"/>
            <w:vAlign w:val="center"/>
          </w:tcPr>
          <w:p w14:paraId="4794AC21" w14:textId="1C369D4F" w:rsidR="00A83DB9" w:rsidRPr="008045F2" w:rsidRDefault="008045F2" w:rsidP="00A83DB9">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8045F2">
              <w:rPr>
                <w:color w:val="AD9042"/>
                <w:sz w:val="16"/>
                <w:szCs w:val="16"/>
              </w:rPr>
              <w:t>09</w:t>
            </w:r>
            <w:r w:rsidR="00A83DB9" w:rsidRPr="008045F2">
              <w:rPr>
                <w:color w:val="AD9042"/>
                <w:sz w:val="16"/>
                <w:szCs w:val="16"/>
              </w:rPr>
              <w:t>/0</w:t>
            </w:r>
            <w:r w:rsidRPr="008045F2">
              <w:rPr>
                <w:color w:val="AD9042"/>
                <w:sz w:val="16"/>
                <w:szCs w:val="16"/>
              </w:rPr>
              <w:t>8</w:t>
            </w:r>
            <w:r w:rsidR="00A83DB9" w:rsidRPr="008045F2">
              <w:rPr>
                <w:color w:val="AD9042"/>
                <w:sz w:val="16"/>
                <w:szCs w:val="16"/>
              </w:rPr>
              <w:t>/2021</w:t>
            </w:r>
          </w:p>
        </w:tc>
        <w:tc>
          <w:tcPr>
            <w:tcW w:w="1218" w:type="dxa"/>
            <w:tcBorders>
              <w:top w:val="single" w:sz="12" w:space="0" w:color="808080" w:themeColor="background2" w:themeShade="80"/>
            </w:tcBorders>
            <w:shd w:val="clear" w:color="auto" w:fill="auto"/>
            <w:vAlign w:val="center"/>
          </w:tcPr>
          <w:p w14:paraId="2D9C3C5D" w14:textId="77777777" w:rsidR="00A83DB9" w:rsidRDefault="00A83DB9" w:rsidP="00A83DB9">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A83DB9" w14:paraId="48DB219A" w14:textId="77777777" w:rsidTr="00AD5246">
        <w:trPr>
          <w:trHeight w:val="357"/>
        </w:trPr>
        <w:tc>
          <w:tcPr>
            <w:cnfStyle w:val="001000000000" w:firstRow="0" w:lastRow="0" w:firstColumn="1" w:lastColumn="0" w:oddVBand="0" w:evenVBand="0" w:oddHBand="0" w:evenHBand="0" w:firstRowFirstColumn="0" w:firstRowLastColumn="0" w:lastRowFirstColumn="0" w:lastRowLastColumn="0"/>
            <w:tcW w:w="554" w:type="dxa"/>
            <w:vMerge/>
          </w:tcPr>
          <w:p w14:paraId="0613C132" w14:textId="77777777" w:rsidR="00A83DB9" w:rsidRPr="001B271B" w:rsidRDefault="00A83DB9" w:rsidP="00A83DB9">
            <w:pPr>
              <w:ind w:left="0"/>
              <w:rPr>
                <w:color w:val="AD9042"/>
                <w:sz w:val="22"/>
                <w:szCs w:val="22"/>
              </w:rPr>
            </w:pPr>
          </w:p>
        </w:tc>
        <w:tc>
          <w:tcPr>
            <w:tcW w:w="1146" w:type="dxa"/>
            <w:shd w:val="clear" w:color="auto" w:fill="auto"/>
            <w:vAlign w:val="center"/>
          </w:tcPr>
          <w:p w14:paraId="3EE750AA" w14:textId="4A0EA3ED" w:rsidR="00A83DB9" w:rsidRPr="300E7D12" w:rsidRDefault="00A83DB9" w:rsidP="00A83DB9">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300E7D12">
              <w:rPr>
                <w:color w:val="AD9042"/>
                <w:sz w:val="16"/>
                <w:szCs w:val="16"/>
              </w:rPr>
              <w:t>Reviewed by:</w:t>
            </w:r>
          </w:p>
        </w:tc>
        <w:tc>
          <w:tcPr>
            <w:tcW w:w="1985" w:type="dxa"/>
            <w:shd w:val="clear" w:color="auto" w:fill="auto"/>
            <w:vAlign w:val="center"/>
          </w:tcPr>
          <w:p w14:paraId="4B0E57C2" w14:textId="77777777" w:rsidR="00A83DB9" w:rsidRDefault="00A83DB9" w:rsidP="00A83DB9">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96" w:type="dxa"/>
            <w:shd w:val="clear" w:color="auto" w:fill="auto"/>
            <w:vAlign w:val="center"/>
          </w:tcPr>
          <w:p w14:paraId="00498AB1" w14:textId="77777777" w:rsidR="00A83DB9" w:rsidRDefault="00A83DB9" w:rsidP="00A83DB9">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645" w:type="dxa"/>
            <w:shd w:val="clear" w:color="auto" w:fill="auto"/>
            <w:vAlign w:val="center"/>
          </w:tcPr>
          <w:p w14:paraId="205A5A48" w14:textId="77777777" w:rsidR="00A83DB9" w:rsidRDefault="00A83DB9" w:rsidP="00A83DB9">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106" w:type="dxa"/>
            <w:shd w:val="clear" w:color="auto" w:fill="auto"/>
            <w:vAlign w:val="center"/>
          </w:tcPr>
          <w:p w14:paraId="4546358E" w14:textId="77777777" w:rsidR="00A83DB9" w:rsidRDefault="00A83DB9" w:rsidP="00A83DB9">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218" w:type="dxa"/>
            <w:shd w:val="clear" w:color="auto" w:fill="auto"/>
            <w:vAlign w:val="center"/>
          </w:tcPr>
          <w:p w14:paraId="31814FB2" w14:textId="77777777" w:rsidR="00A83DB9" w:rsidRDefault="00A83DB9" w:rsidP="00A83DB9">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A83DB9" w14:paraId="751C54F5"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tcPr>
          <w:p w14:paraId="798B2CC9" w14:textId="77777777" w:rsidR="00A83DB9" w:rsidRPr="001B271B" w:rsidRDefault="00A83DB9" w:rsidP="00A83DB9">
            <w:pPr>
              <w:ind w:left="0"/>
              <w:rPr>
                <w:color w:val="AD9042"/>
                <w:sz w:val="22"/>
                <w:szCs w:val="22"/>
              </w:rPr>
            </w:pPr>
          </w:p>
        </w:tc>
        <w:tc>
          <w:tcPr>
            <w:tcW w:w="1146" w:type="dxa"/>
            <w:tcBorders>
              <w:top w:val="single" w:sz="2" w:space="0" w:color="808080" w:themeColor="background2" w:themeShade="80"/>
              <w:left w:val="single" w:sz="2" w:space="0" w:color="808080" w:themeColor="background2" w:themeShade="80"/>
              <w:bottom w:val="single" w:sz="2" w:space="0" w:color="808080" w:themeColor="background2" w:themeShade="80"/>
              <w:right w:val="single" w:sz="2" w:space="0" w:color="808080" w:themeColor="background2" w:themeShade="80"/>
            </w:tcBorders>
            <w:shd w:val="clear" w:color="auto" w:fill="auto"/>
            <w:vAlign w:val="center"/>
          </w:tcPr>
          <w:p w14:paraId="6B4208CA" w14:textId="2EB38B46" w:rsidR="00A83DB9" w:rsidRPr="300E7D12" w:rsidRDefault="00A83DB9" w:rsidP="00A83DB9">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Approved by:</w:t>
            </w:r>
          </w:p>
        </w:tc>
        <w:tc>
          <w:tcPr>
            <w:tcW w:w="1985" w:type="dxa"/>
            <w:tcBorders>
              <w:top w:val="single" w:sz="2" w:space="0" w:color="808080" w:themeColor="background2" w:themeShade="80"/>
              <w:left w:val="single" w:sz="2" w:space="0" w:color="808080" w:themeColor="background2" w:themeShade="80"/>
              <w:bottom w:val="single" w:sz="2" w:space="0" w:color="808080" w:themeColor="background2" w:themeShade="80"/>
              <w:right w:val="single" w:sz="2" w:space="0" w:color="808080" w:themeColor="background2" w:themeShade="80"/>
            </w:tcBorders>
            <w:shd w:val="clear" w:color="auto" w:fill="auto"/>
            <w:vAlign w:val="center"/>
          </w:tcPr>
          <w:p w14:paraId="5F580B44" w14:textId="77777777" w:rsidR="00A83DB9" w:rsidRDefault="00A83DB9" w:rsidP="00A83DB9">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96" w:type="dxa"/>
            <w:tcBorders>
              <w:top w:val="single" w:sz="2" w:space="0" w:color="808080" w:themeColor="background2" w:themeShade="80"/>
              <w:left w:val="single" w:sz="2" w:space="0" w:color="808080" w:themeColor="background2" w:themeShade="80"/>
              <w:bottom w:val="single" w:sz="2" w:space="0" w:color="808080" w:themeColor="background2" w:themeShade="80"/>
              <w:right w:val="single" w:sz="2" w:space="0" w:color="808080" w:themeColor="background2" w:themeShade="80"/>
            </w:tcBorders>
            <w:shd w:val="clear" w:color="auto" w:fill="auto"/>
            <w:vAlign w:val="center"/>
          </w:tcPr>
          <w:p w14:paraId="4FB52078" w14:textId="77777777" w:rsidR="00A83DB9" w:rsidRDefault="00A83DB9" w:rsidP="00A83DB9">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645" w:type="dxa"/>
            <w:tcBorders>
              <w:top w:val="single" w:sz="2" w:space="0" w:color="808080" w:themeColor="background2" w:themeShade="80"/>
              <w:left w:val="single" w:sz="2" w:space="0" w:color="808080" w:themeColor="background2" w:themeShade="80"/>
              <w:bottom w:val="single" w:sz="2" w:space="0" w:color="808080" w:themeColor="background2" w:themeShade="80"/>
              <w:right w:val="single" w:sz="2" w:space="0" w:color="808080" w:themeColor="background2" w:themeShade="80"/>
            </w:tcBorders>
            <w:shd w:val="clear" w:color="auto" w:fill="auto"/>
            <w:vAlign w:val="center"/>
          </w:tcPr>
          <w:p w14:paraId="72AB8397" w14:textId="77777777" w:rsidR="00A83DB9" w:rsidRDefault="00A83DB9" w:rsidP="00A83DB9">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106" w:type="dxa"/>
            <w:tcBorders>
              <w:top w:val="single" w:sz="2" w:space="0" w:color="808080" w:themeColor="background2" w:themeShade="80"/>
              <w:left w:val="single" w:sz="2" w:space="0" w:color="808080" w:themeColor="background2" w:themeShade="80"/>
              <w:bottom w:val="single" w:sz="2" w:space="0" w:color="808080" w:themeColor="background2" w:themeShade="80"/>
              <w:right w:val="single" w:sz="2" w:space="0" w:color="808080" w:themeColor="background2" w:themeShade="80"/>
            </w:tcBorders>
            <w:shd w:val="clear" w:color="auto" w:fill="auto"/>
            <w:vAlign w:val="center"/>
          </w:tcPr>
          <w:p w14:paraId="38E43C8E" w14:textId="77777777" w:rsidR="00A83DB9" w:rsidRDefault="00A83DB9" w:rsidP="00A83DB9">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218" w:type="dxa"/>
            <w:tcBorders>
              <w:top w:val="single" w:sz="2" w:space="0" w:color="808080" w:themeColor="background2" w:themeShade="80"/>
              <w:left w:val="single" w:sz="2" w:space="0" w:color="808080" w:themeColor="background2" w:themeShade="80"/>
              <w:bottom w:val="single" w:sz="2" w:space="0" w:color="808080" w:themeColor="background2" w:themeShade="80"/>
              <w:right w:val="single" w:sz="2" w:space="0" w:color="808080" w:themeColor="background2" w:themeShade="80"/>
            </w:tcBorders>
            <w:shd w:val="clear" w:color="auto" w:fill="auto"/>
            <w:vAlign w:val="center"/>
          </w:tcPr>
          <w:p w14:paraId="38F2BD8B" w14:textId="77777777" w:rsidR="00A83DB9" w:rsidRDefault="00A83DB9" w:rsidP="00A83DB9">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p w14:paraId="26F3E170" w14:textId="77777777" w:rsidR="00A83DB9" w:rsidRDefault="00A83DB9" w:rsidP="00A83DB9">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F67575" w14:paraId="7E00FDB6" w14:textId="77777777" w:rsidTr="00AD5246">
        <w:trPr>
          <w:trHeight w:val="357"/>
        </w:trPr>
        <w:tc>
          <w:tcPr>
            <w:cnfStyle w:val="001000000000" w:firstRow="0" w:lastRow="0" w:firstColumn="1" w:lastColumn="0" w:oddVBand="0" w:evenVBand="0" w:oddHBand="0" w:evenHBand="0" w:firstRowFirstColumn="0" w:firstRowLastColumn="0" w:lastRowFirstColumn="0" w:lastRowLastColumn="0"/>
            <w:tcW w:w="554" w:type="dxa"/>
            <w:vMerge w:val="restart"/>
            <w:shd w:val="clear" w:color="auto" w:fill="auto"/>
            <w:vAlign w:val="center"/>
          </w:tcPr>
          <w:p w14:paraId="69A5F562" w14:textId="60AB53F7" w:rsidR="00F67575" w:rsidRPr="001B271B" w:rsidRDefault="00F67575" w:rsidP="00F67575">
            <w:pPr>
              <w:ind w:left="0"/>
              <w:rPr>
                <w:color w:val="AD9042"/>
                <w:sz w:val="22"/>
                <w:szCs w:val="22"/>
              </w:rPr>
            </w:pPr>
            <w:r>
              <w:rPr>
                <w:color w:val="AD9042"/>
                <w:sz w:val="22"/>
                <w:szCs w:val="22"/>
              </w:rPr>
              <w:t>11</w:t>
            </w:r>
          </w:p>
        </w:tc>
        <w:tc>
          <w:tcPr>
            <w:tcW w:w="1146" w:type="dxa"/>
            <w:shd w:val="clear" w:color="auto" w:fill="auto"/>
            <w:vAlign w:val="center"/>
          </w:tcPr>
          <w:p w14:paraId="1EC3A9C3" w14:textId="15BCF79D" w:rsidR="00F67575" w:rsidRPr="300E7D12" w:rsidRDefault="00F67575" w:rsidP="00F67575">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300E7D12">
              <w:rPr>
                <w:color w:val="AD9042"/>
                <w:sz w:val="16"/>
                <w:szCs w:val="16"/>
              </w:rPr>
              <w:t>Prepared by:</w:t>
            </w:r>
          </w:p>
        </w:tc>
        <w:tc>
          <w:tcPr>
            <w:tcW w:w="1985" w:type="dxa"/>
            <w:shd w:val="clear" w:color="auto" w:fill="auto"/>
            <w:vAlign w:val="center"/>
          </w:tcPr>
          <w:p w14:paraId="0D740673" w14:textId="77777777" w:rsidR="00F67575" w:rsidRPr="005203C2" w:rsidRDefault="00F67575" w:rsidP="00F67575">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005203C2">
              <w:rPr>
                <w:rFonts w:hint="eastAsia"/>
                <w:color w:val="AD9042"/>
                <w:sz w:val="16"/>
                <w:szCs w:val="16"/>
                <w:lang w:val="pt-PT"/>
              </w:rPr>
              <w:t>Radu Ionut Boeriu</w:t>
            </w:r>
          </w:p>
          <w:p w14:paraId="37282289" w14:textId="77777777" w:rsidR="00F67575" w:rsidRPr="005203C2" w:rsidRDefault="00F67575" w:rsidP="00F67575">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005203C2">
              <w:rPr>
                <w:color w:val="AD9042"/>
                <w:sz w:val="16"/>
                <w:szCs w:val="16"/>
                <w:lang w:val="pt-PT"/>
              </w:rPr>
              <w:t xml:space="preserve">Decio </w:t>
            </w:r>
            <w:r w:rsidRPr="005203C2">
              <w:rPr>
                <w:rFonts w:hint="eastAsia"/>
                <w:color w:val="AD9042"/>
                <w:sz w:val="16"/>
                <w:szCs w:val="16"/>
                <w:lang w:val="pt-PT"/>
              </w:rPr>
              <w:t>Ferreira</w:t>
            </w:r>
          </w:p>
          <w:p w14:paraId="53546CAA" w14:textId="19C1BF2C" w:rsidR="00F67575" w:rsidRPr="00F67575" w:rsidRDefault="00F67575" w:rsidP="00F67575">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005203C2">
              <w:rPr>
                <w:rFonts w:hint="eastAsia"/>
                <w:color w:val="AD9042"/>
                <w:sz w:val="16"/>
                <w:szCs w:val="16"/>
                <w:lang w:val="pt-PT"/>
              </w:rPr>
              <w:t>Hugh O</w:t>
            </w:r>
            <w:r>
              <w:rPr>
                <w:color w:val="AD9042"/>
                <w:sz w:val="16"/>
                <w:szCs w:val="16"/>
                <w:lang w:val="pt-PT"/>
              </w:rPr>
              <w:t>’</w:t>
            </w:r>
            <w:r w:rsidRPr="005203C2">
              <w:rPr>
                <w:rFonts w:hint="eastAsia"/>
                <w:color w:val="AD9042"/>
                <w:sz w:val="16"/>
                <w:szCs w:val="16"/>
                <w:lang w:val="pt-PT"/>
              </w:rPr>
              <w:t xml:space="preserve"> Connor</w:t>
            </w:r>
          </w:p>
        </w:tc>
        <w:tc>
          <w:tcPr>
            <w:tcW w:w="1396" w:type="dxa"/>
            <w:shd w:val="clear" w:color="auto" w:fill="auto"/>
            <w:vAlign w:val="center"/>
          </w:tcPr>
          <w:p w14:paraId="38CFAB3D" w14:textId="77777777" w:rsidR="00F67575" w:rsidRDefault="00F67575" w:rsidP="00F67575">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300E7D12">
              <w:rPr>
                <w:color w:val="AD9042"/>
                <w:sz w:val="16"/>
                <w:szCs w:val="16"/>
              </w:rPr>
              <w:t>BIM Manager</w:t>
            </w:r>
          </w:p>
          <w:p w14:paraId="11E91C1A" w14:textId="77777777" w:rsidR="00F67575" w:rsidRDefault="00F67575" w:rsidP="00F67575">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BIM Manager</w:t>
            </w:r>
          </w:p>
          <w:p w14:paraId="68D992E4" w14:textId="36E7DC3A" w:rsidR="00F67575" w:rsidRDefault="00F67575" w:rsidP="00F67575">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300E7D12">
              <w:rPr>
                <w:color w:val="AD9042"/>
                <w:sz w:val="16"/>
                <w:szCs w:val="16"/>
              </w:rPr>
              <w:t>BDS Coordinator</w:t>
            </w:r>
          </w:p>
        </w:tc>
        <w:tc>
          <w:tcPr>
            <w:tcW w:w="2645" w:type="dxa"/>
            <w:shd w:val="clear" w:color="auto" w:fill="auto"/>
            <w:vAlign w:val="center"/>
          </w:tcPr>
          <w:p w14:paraId="77F85B2F" w14:textId="77777777" w:rsidR="00F67575" w:rsidRPr="00262AFF" w:rsidRDefault="00CC33C0" w:rsidP="00F67575">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hyperlink r:id="rId18">
              <w:r w:rsidR="00F67575" w:rsidRPr="00262AFF">
                <w:rPr>
                  <w:color w:val="AD9042"/>
                  <w:sz w:val="16"/>
                  <w:szCs w:val="16"/>
                </w:rPr>
                <w:t>riboeriu@fosterandpartners.com</w:t>
              </w:r>
            </w:hyperlink>
          </w:p>
          <w:p w14:paraId="0DCF0A2C" w14:textId="77777777" w:rsidR="00F67575" w:rsidRDefault="00F67575" w:rsidP="00F67575">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345878">
              <w:rPr>
                <w:color w:val="AD9042"/>
                <w:sz w:val="16"/>
                <w:szCs w:val="16"/>
              </w:rPr>
              <w:t>dferreira@fosterandpartners.com</w:t>
            </w:r>
          </w:p>
          <w:p w14:paraId="7DE52C8F" w14:textId="5AC5E345" w:rsidR="00F67575" w:rsidRDefault="00F67575" w:rsidP="00F67575">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300E7D12">
              <w:rPr>
                <w:color w:val="AD9042"/>
                <w:sz w:val="16"/>
                <w:szCs w:val="16"/>
              </w:rPr>
              <w:t>hoconnor@fosterandpartners.com</w:t>
            </w:r>
          </w:p>
        </w:tc>
        <w:tc>
          <w:tcPr>
            <w:tcW w:w="1106" w:type="dxa"/>
            <w:shd w:val="clear" w:color="auto" w:fill="auto"/>
            <w:vAlign w:val="center"/>
          </w:tcPr>
          <w:p w14:paraId="5BEB7431" w14:textId="7A17AB95" w:rsidR="00F67575" w:rsidRPr="00464277" w:rsidRDefault="05105B83" w:rsidP="05105B83">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464277">
              <w:rPr>
                <w:color w:val="AD9042"/>
                <w:sz w:val="16"/>
                <w:szCs w:val="16"/>
              </w:rPr>
              <w:t>20</w:t>
            </w:r>
            <w:r w:rsidRPr="00464277">
              <w:rPr>
                <w:rFonts w:hint="eastAsia"/>
                <w:color w:val="AD9042"/>
                <w:sz w:val="16"/>
                <w:szCs w:val="16"/>
              </w:rPr>
              <w:t>/0</w:t>
            </w:r>
            <w:r w:rsidRPr="00464277">
              <w:rPr>
                <w:color w:val="AD9042"/>
                <w:sz w:val="16"/>
                <w:szCs w:val="16"/>
              </w:rPr>
              <w:t>9</w:t>
            </w:r>
            <w:r w:rsidRPr="00464277">
              <w:rPr>
                <w:rFonts w:hint="eastAsia"/>
                <w:color w:val="AD9042"/>
                <w:sz w:val="16"/>
                <w:szCs w:val="16"/>
              </w:rPr>
              <w:t>/2021</w:t>
            </w:r>
          </w:p>
        </w:tc>
        <w:tc>
          <w:tcPr>
            <w:tcW w:w="1218" w:type="dxa"/>
            <w:shd w:val="clear" w:color="auto" w:fill="auto"/>
            <w:vAlign w:val="center"/>
          </w:tcPr>
          <w:p w14:paraId="72D55A95" w14:textId="77777777" w:rsidR="00F67575" w:rsidRDefault="00F67575" w:rsidP="00F67575">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F67575" w14:paraId="37C80533"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tcPr>
          <w:p w14:paraId="3A3CF3BB" w14:textId="77777777" w:rsidR="00F67575" w:rsidRPr="001B271B" w:rsidRDefault="00F67575" w:rsidP="00F67575">
            <w:pPr>
              <w:ind w:left="0"/>
              <w:rPr>
                <w:color w:val="AD9042"/>
                <w:sz w:val="22"/>
                <w:szCs w:val="22"/>
              </w:rPr>
            </w:pPr>
          </w:p>
        </w:tc>
        <w:tc>
          <w:tcPr>
            <w:tcW w:w="1146" w:type="dxa"/>
            <w:shd w:val="clear" w:color="auto" w:fill="auto"/>
            <w:vAlign w:val="center"/>
          </w:tcPr>
          <w:p w14:paraId="4F5F304A" w14:textId="1F2DDB65" w:rsidR="00F67575" w:rsidRPr="300E7D12" w:rsidRDefault="00F67575" w:rsidP="00F67575">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Reviewed by:</w:t>
            </w:r>
          </w:p>
        </w:tc>
        <w:tc>
          <w:tcPr>
            <w:tcW w:w="1985" w:type="dxa"/>
            <w:shd w:val="clear" w:color="auto" w:fill="auto"/>
            <w:vAlign w:val="center"/>
          </w:tcPr>
          <w:p w14:paraId="11CC5B2E" w14:textId="77777777" w:rsidR="00F67575" w:rsidRDefault="00F67575" w:rsidP="00F67575">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96" w:type="dxa"/>
            <w:shd w:val="clear" w:color="auto" w:fill="auto"/>
            <w:vAlign w:val="center"/>
          </w:tcPr>
          <w:p w14:paraId="67D2B472" w14:textId="77777777" w:rsidR="00F67575" w:rsidRDefault="00F67575" w:rsidP="00F67575">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645" w:type="dxa"/>
            <w:shd w:val="clear" w:color="auto" w:fill="auto"/>
            <w:vAlign w:val="center"/>
          </w:tcPr>
          <w:p w14:paraId="19617739" w14:textId="77777777" w:rsidR="00F67575" w:rsidRDefault="00F67575" w:rsidP="00F67575">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106" w:type="dxa"/>
            <w:shd w:val="clear" w:color="auto" w:fill="auto"/>
            <w:vAlign w:val="center"/>
          </w:tcPr>
          <w:p w14:paraId="4B277835" w14:textId="77777777" w:rsidR="00F67575" w:rsidRDefault="00F67575" w:rsidP="00F67575">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218" w:type="dxa"/>
            <w:shd w:val="clear" w:color="auto" w:fill="auto"/>
            <w:vAlign w:val="center"/>
          </w:tcPr>
          <w:p w14:paraId="443B736D" w14:textId="77777777" w:rsidR="00F67575" w:rsidRDefault="00F67575" w:rsidP="00F67575">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F67575" w14:paraId="3DE8E9EF" w14:textId="77777777" w:rsidTr="00AD5246">
        <w:trPr>
          <w:trHeight w:val="357"/>
        </w:trPr>
        <w:tc>
          <w:tcPr>
            <w:cnfStyle w:val="001000000000" w:firstRow="0" w:lastRow="0" w:firstColumn="1" w:lastColumn="0" w:oddVBand="0" w:evenVBand="0" w:oddHBand="0" w:evenHBand="0" w:firstRowFirstColumn="0" w:firstRowLastColumn="0" w:lastRowFirstColumn="0" w:lastRowLastColumn="0"/>
            <w:tcW w:w="554" w:type="dxa"/>
            <w:vMerge/>
          </w:tcPr>
          <w:p w14:paraId="11EDFD4A" w14:textId="77777777" w:rsidR="00F67575" w:rsidRPr="001B271B" w:rsidRDefault="00F67575" w:rsidP="00F67575">
            <w:pPr>
              <w:ind w:left="0"/>
              <w:rPr>
                <w:color w:val="AD9042"/>
                <w:sz w:val="22"/>
                <w:szCs w:val="22"/>
              </w:rPr>
            </w:pPr>
          </w:p>
        </w:tc>
        <w:tc>
          <w:tcPr>
            <w:tcW w:w="1146" w:type="dxa"/>
            <w:shd w:val="clear" w:color="auto" w:fill="auto"/>
            <w:vAlign w:val="center"/>
          </w:tcPr>
          <w:p w14:paraId="721AB66E" w14:textId="3D467367" w:rsidR="00F67575" w:rsidRPr="300E7D12" w:rsidRDefault="00F67575" w:rsidP="00F67575">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300E7D12">
              <w:rPr>
                <w:color w:val="AD9042"/>
                <w:sz w:val="16"/>
                <w:szCs w:val="16"/>
              </w:rPr>
              <w:t>Approved by:</w:t>
            </w:r>
          </w:p>
        </w:tc>
        <w:tc>
          <w:tcPr>
            <w:tcW w:w="1985" w:type="dxa"/>
            <w:shd w:val="clear" w:color="auto" w:fill="auto"/>
            <w:vAlign w:val="center"/>
          </w:tcPr>
          <w:p w14:paraId="05D57CCC" w14:textId="77777777" w:rsidR="00F67575" w:rsidRDefault="00F67575" w:rsidP="00F67575">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96" w:type="dxa"/>
            <w:shd w:val="clear" w:color="auto" w:fill="auto"/>
            <w:vAlign w:val="center"/>
          </w:tcPr>
          <w:p w14:paraId="6A2141B3" w14:textId="77777777" w:rsidR="00F67575" w:rsidRDefault="00F67575" w:rsidP="00F67575">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645" w:type="dxa"/>
            <w:shd w:val="clear" w:color="auto" w:fill="auto"/>
            <w:vAlign w:val="center"/>
          </w:tcPr>
          <w:p w14:paraId="18E25495" w14:textId="77777777" w:rsidR="00F67575" w:rsidRDefault="00F67575" w:rsidP="00F67575">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106" w:type="dxa"/>
            <w:shd w:val="clear" w:color="auto" w:fill="auto"/>
            <w:vAlign w:val="center"/>
          </w:tcPr>
          <w:p w14:paraId="3DD3A8D4" w14:textId="77777777" w:rsidR="00F67575" w:rsidRDefault="00F67575" w:rsidP="00F67575">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218" w:type="dxa"/>
            <w:shd w:val="clear" w:color="auto" w:fill="auto"/>
            <w:vAlign w:val="center"/>
          </w:tcPr>
          <w:p w14:paraId="52C61BB8" w14:textId="77777777" w:rsidR="00F67575" w:rsidRDefault="00F67575" w:rsidP="00F67575">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p w14:paraId="7C00988A" w14:textId="77777777" w:rsidR="00F67575" w:rsidRDefault="00F67575" w:rsidP="00F67575">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AD5246" w14:paraId="0DEB9DD2"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val="restart"/>
          </w:tcPr>
          <w:p w14:paraId="2986DF19" w14:textId="29CC7EFE" w:rsidR="00AD5246" w:rsidRPr="001B271B" w:rsidRDefault="00AD5246" w:rsidP="00AD5246">
            <w:pPr>
              <w:ind w:left="0"/>
              <w:rPr>
                <w:color w:val="AD9042"/>
                <w:sz w:val="22"/>
                <w:szCs w:val="22"/>
              </w:rPr>
            </w:pPr>
            <w:r>
              <w:rPr>
                <w:color w:val="AD9042"/>
                <w:sz w:val="22"/>
                <w:szCs w:val="22"/>
              </w:rPr>
              <w:t>12</w:t>
            </w:r>
          </w:p>
        </w:tc>
        <w:tc>
          <w:tcPr>
            <w:tcW w:w="1146" w:type="dxa"/>
            <w:shd w:val="clear" w:color="auto" w:fill="auto"/>
            <w:vAlign w:val="center"/>
          </w:tcPr>
          <w:p w14:paraId="362994F4" w14:textId="4D8B573E" w:rsidR="00AD5246" w:rsidRPr="300E7D12" w:rsidRDefault="00AD5246" w:rsidP="00AD5246">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Prepared by:</w:t>
            </w:r>
          </w:p>
        </w:tc>
        <w:tc>
          <w:tcPr>
            <w:tcW w:w="1985" w:type="dxa"/>
            <w:shd w:val="clear" w:color="auto" w:fill="auto"/>
            <w:vAlign w:val="center"/>
          </w:tcPr>
          <w:p w14:paraId="74442A6E" w14:textId="181169D7" w:rsidR="00AD5246" w:rsidRDefault="00AD5246" w:rsidP="00AD5246">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Mohamad hamad</w:t>
            </w:r>
          </w:p>
        </w:tc>
        <w:tc>
          <w:tcPr>
            <w:tcW w:w="1396" w:type="dxa"/>
            <w:shd w:val="clear" w:color="auto" w:fill="auto"/>
            <w:vAlign w:val="center"/>
          </w:tcPr>
          <w:p w14:paraId="761CBD56" w14:textId="01169065" w:rsidR="00AD5246" w:rsidRDefault="00AD5246" w:rsidP="00AD5246">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BIM Manager</w:t>
            </w:r>
          </w:p>
        </w:tc>
        <w:tc>
          <w:tcPr>
            <w:tcW w:w="2645" w:type="dxa"/>
            <w:shd w:val="clear" w:color="auto" w:fill="auto"/>
            <w:vAlign w:val="center"/>
          </w:tcPr>
          <w:p w14:paraId="4798845A" w14:textId="3A51F328" w:rsidR="00AD5246" w:rsidRDefault="00AD5246" w:rsidP="00AD5246">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Mohammad.hamad@khatibalami.com</w:t>
            </w:r>
          </w:p>
        </w:tc>
        <w:tc>
          <w:tcPr>
            <w:tcW w:w="1106" w:type="dxa"/>
            <w:shd w:val="clear" w:color="auto" w:fill="auto"/>
            <w:vAlign w:val="center"/>
          </w:tcPr>
          <w:p w14:paraId="411A5121" w14:textId="670A7E0A" w:rsidR="00AD5246" w:rsidRDefault="00AD5246" w:rsidP="00AD5246">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19/10/2021</w:t>
            </w:r>
          </w:p>
        </w:tc>
        <w:tc>
          <w:tcPr>
            <w:tcW w:w="1218" w:type="dxa"/>
            <w:shd w:val="clear" w:color="auto" w:fill="auto"/>
            <w:vAlign w:val="center"/>
          </w:tcPr>
          <w:p w14:paraId="29A73010" w14:textId="77777777" w:rsidR="00AD5246" w:rsidRDefault="00AD5246" w:rsidP="00AD5246">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AD5246" w14:paraId="2F2A80B8" w14:textId="77777777" w:rsidTr="00AD5246">
        <w:trPr>
          <w:trHeight w:val="357"/>
        </w:trPr>
        <w:tc>
          <w:tcPr>
            <w:cnfStyle w:val="001000000000" w:firstRow="0" w:lastRow="0" w:firstColumn="1" w:lastColumn="0" w:oddVBand="0" w:evenVBand="0" w:oddHBand="0" w:evenHBand="0" w:firstRowFirstColumn="0" w:firstRowLastColumn="0" w:lastRowFirstColumn="0" w:lastRowLastColumn="0"/>
            <w:tcW w:w="554" w:type="dxa"/>
            <w:vMerge/>
          </w:tcPr>
          <w:p w14:paraId="23124A1F" w14:textId="77777777" w:rsidR="00AD5246" w:rsidRPr="001B271B" w:rsidRDefault="00AD5246" w:rsidP="00AD5246">
            <w:pPr>
              <w:ind w:left="0"/>
              <w:rPr>
                <w:color w:val="AD9042"/>
                <w:sz w:val="22"/>
                <w:szCs w:val="22"/>
              </w:rPr>
            </w:pPr>
          </w:p>
        </w:tc>
        <w:tc>
          <w:tcPr>
            <w:tcW w:w="1146" w:type="dxa"/>
            <w:shd w:val="clear" w:color="auto" w:fill="auto"/>
            <w:vAlign w:val="center"/>
          </w:tcPr>
          <w:p w14:paraId="0FB25005" w14:textId="759ED11E" w:rsidR="00AD5246" w:rsidRPr="300E7D12" w:rsidRDefault="00AD5246" w:rsidP="00AD5246">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300E7D12">
              <w:rPr>
                <w:color w:val="AD9042"/>
                <w:sz w:val="16"/>
                <w:szCs w:val="16"/>
              </w:rPr>
              <w:t>Reviewed by:</w:t>
            </w:r>
          </w:p>
        </w:tc>
        <w:tc>
          <w:tcPr>
            <w:tcW w:w="1985" w:type="dxa"/>
            <w:shd w:val="clear" w:color="auto" w:fill="auto"/>
            <w:vAlign w:val="center"/>
          </w:tcPr>
          <w:p w14:paraId="46B4919A" w14:textId="77777777" w:rsidR="00AD5246" w:rsidRDefault="00AD5246" w:rsidP="00AD5246">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96" w:type="dxa"/>
            <w:shd w:val="clear" w:color="auto" w:fill="auto"/>
            <w:vAlign w:val="center"/>
          </w:tcPr>
          <w:p w14:paraId="1842AD38" w14:textId="77777777" w:rsidR="00AD5246" w:rsidRDefault="00AD5246" w:rsidP="00AD5246">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645" w:type="dxa"/>
            <w:shd w:val="clear" w:color="auto" w:fill="auto"/>
            <w:vAlign w:val="center"/>
          </w:tcPr>
          <w:p w14:paraId="50FC02E0" w14:textId="77777777" w:rsidR="00AD5246" w:rsidRDefault="00AD5246" w:rsidP="00AD5246">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106" w:type="dxa"/>
            <w:shd w:val="clear" w:color="auto" w:fill="auto"/>
            <w:vAlign w:val="center"/>
          </w:tcPr>
          <w:p w14:paraId="6F073ACA" w14:textId="77777777" w:rsidR="00AD5246" w:rsidRDefault="00AD5246" w:rsidP="00AD5246">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218" w:type="dxa"/>
            <w:shd w:val="clear" w:color="auto" w:fill="auto"/>
            <w:vAlign w:val="center"/>
          </w:tcPr>
          <w:p w14:paraId="03675B69" w14:textId="77777777" w:rsidR="00AD5246" w:rsidRDefault="00AD5246" w:rsidP="00AD5246">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AD5246" w14:paraId="68F21119" w14:textId="77777777" w:rsidTr="00AD524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4" w:type="dxa"/>
            <w:vMerge/>
          </w:tcPr>
          <w:p w14:paraId="3ABDD4CB" w14:textId="77777777" w:rsidR="00AD5246" w:rsidRPr="001B271B" w:rsidRDefault="00AD5246" w:rsidP="00AD5246">
            <w:pPr>
              <w:ind w:left="0"/>
              <w:rPr>
                <w:color w:val="AD9042"/>
                <w:sz w:val="22"/>
                <w:szCs w:val="22"/>
              </w:rPr>
            </w:pPr>
          </w:p>
        </w:tc>
        <w:tc>
          <w:tcPr>
            <w:tcW w:w="1146" w:type="dxa"/>
            <w:tcBorders>
              <w:bottom w:val="single" w:sz="12" w:space="0" w:color="808080" w:themeColor="background2" w:themeShade="80"/>
            </w:tcBorders>
            <w:shd w:val="clear" w:color="auto" w:fill="auto"/>
            <w:vAlign w:val="center"/>
          </w:tcPr>
          <w:p w14:paraId="1F99464A" w14:textId="68C965CE" w:rsidR="00AD5246" w:rsidRPr="300E7D12" w:rsidRDefault="00AD5246" w:rsidP="00AD5246">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300E7D12">
              <w:rPr>
                <w:color w:val="AD9042"/>
                <w:sz w:val="16"/>
                <w:szCs w:val="16"/>
              </w:rPr>
              <w:t>Approved by:</w:t>
            </w:r>
          </w:p>
        </w:tc>
        <w:tc>
          <w:tcPr>
            <w:tcW w:w="1985" w:type="dxa"/>
            <w:tcBorders>
              <w:bottom w:val="single" w:sz="12" w:space="0" w:color="808080" w:themeColor="background2" w:themeShade="80"/>
            </w:tcBorders>
            <w:shd w:val="clear" w:color="auto" w:fill="auto"/>
            <w:vAlign w:val="center"/>
          </w:tcPr>
          <w:p w14:paraId="562A56DA" w14:textId="77777777" w:rsidR="00AD5246" w:rsidRDefault="00AD5246" w:rsidP="00AD5246">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96" w:type="dxa"/>
            <w:tcBorders>
              <w:bottom w:val="single" w:sz="12" w:space="0" w:color="808080" w:themeColor="background2" w:themeShade="80"/>
            </w:tcBorders>
            <w:shd w:val="clear" w:color="auto" w:fill="auto"/>
            <w:vAlign w:val="center"/>
          </w:tcPr>
          <w:p w14:paraId="3152DE76" w14:textId="77777777" w:rsidR="00AD5246" w:rsidRDefault="00AD5246" w:rsidP="00AD5246">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645" w:type="dxa"/>
            <w:tcBorders>
              <w:bottom w:val="single" w:sz="12" w:space="0" w:color="808080" w:themeColor="background2" w:themeShade="80"/>
            </w:tcBorders>
            <w:shd w:val="clear" w:color="auto" w:fill="auto"/>
            <w:vAlign w:val="center"/>
          </w:tcPr>
          <w:p w14:paraId="532D129B" w14:textId="77777777" w:rsidR="00AD5246" w:rsidRDefault="00AD5246" w:rsidP="00AD5246">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106" w:type="dxa"/>
            <w:tcBorders>
              <w:bottom w:val="single" w:sz="12" w:space="0" w:color="808080" w:themeColor="background2" w:themeShade="80"/>
            </w:tcBorders>
            <w:shd w:val="clear" w:color="auto" w:fill="auto"/>
            <w:vAlign w:val="center"/>
          </w:tcPr>
          <w:p w14:paraId="032FB7ED" w14:textId="77777777" w:rsidR="00AD5246" w:rsidRDefault="00AD5246" w:rsidP="00AD5246">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218" w:type="dxa"/>
            <w:tcBorders>
              <w:bottom w:val="single" w:sz="12" w:space="0" w:color="808080" w:themeColor="background2" w:themeShade="80"/>
            </w:tcBorders>
            <w:shd w:val="clear" w:color="auto" w:fill="auto"/>
            <w:vAlign w:val="center"/>
          </w:tcPr>
          <w:p w14:paraId="58AFBCFD" w14:textId="77777777" w:rsidR="00AD5246" w:rsidRDefault="00AD5246" w:rsidP="00AD5246">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p>
        </w:tc>
      </w:tr>
    </w:tbl>
    <w:p w14:paraId="7EC50B97" w14:textId="1031B6D5" w:rsidR="5A6329A1" w:rsidRPr="00AD5246" w:rsidRDefault="5A6329A1" w:rsidP="11604932"/>
    <w:p w14:paraId="7D87F6DF" w14:textId="2769CBBB" w:rsidR="00AD5246" w:rsidRPr="00AD5246" w:rsidRDefault="00AD5246" w:rsidP="00703CE6">
      <w:pPr>
        <w:spacing w:after="0"/>
        <w:ind w:left="0"/>
        <w:rPr>
          <w:szCs w:val="10"/>
        </w:rPr>
      </w:pPr>
    </w:p>
    <w:p w14:paraId="288CF721" w14:textId="273C8AC2" w:rsidR="00AD5246" w:rsidRDefault="00AD5246" w:rsidP="00703CE6">
      <w:pPr>
        <w:spacing w:after="0"/>
        <w:ind w:left="0"/>
        <w:rPr>
          <w:color w:val="AE9142"/>
          <w:szCs w:val="10"/>
        </w:rPr>
      </w:pPr>
    </w:p>
    <w:p w14:paraId="2B20DB9E" w14:textId="77777777" w:rsidR="00AD5246" w:rsidRDefault="00AD5246" w:rsidP="00703CE6">
      <w:pPr>
        <w:spacing w:after="0"/>
        <w:ind w:left="0"/>
        <w:rPr>
          <w:color w:val="AE9142"/>
          <w:szCs w:val="10"/>
        </w:rPr>
      </w:pPr>
    </w:p>
    <w:p w14:paraId="3AB2DA94" w14:textId="52C5FCF0" w:rsidR="00703CE6" w:rsidRPr="002D0902" w:rsidRDefault="00703CE6" w:rsidP="00703CE6">
      <w:pPr>
        <w:spacing w:after="0"/>
        <w:rPr>
          <w:color w:val="AE9142"/>
          <w:sz w:val="16"/>
          <w:szCs w:val="16"/>
        </w:rPr>
      </w:pPr>
      <w:r w:rsidRPr="002D0902">
        <w:rPr>
          <w:color w:val="AE9142"/>
          <w:sz w:val="16"/>
          <w:szCs w:val="16"/>
        </w:rPr>
        <w:t>Note: This BIM Execution Plan (BEP)</w:t>
      </w:r>
      <w:r w:rsidR="00385079">
        <w:rPr>
          <w:color w:val="AE9142"/>
          <w:sz w:val="16"/>
          <w:szCs w:val="16"/>
        </w:rPr>
        <w:t xml:space="preserve"> Version 01</w:t>
      </w:r>
      <w:r w:rsidRPr="002D0902">
        <w:rPr>
          <w:color w:val="AE9142"/>
          <w:sz w:val="16"/>
          <w:szCs w:val="16"/>
        </w:rPr>
        <w:t xml:space="preserve"> template is based on:</w:t>
      </w:r>
    </w:p>
    <w:p w14:paraId="7A783CAC" w14:textId="13496A38" w:rsidR="00703CE6" w:rsidRPr="002D0902" w:rsidRDefault="00703CE6" w:rsidP="00703CE6">
      <w:pPr>
        <w:spacing w:after="0"/>
        <w:rPr>
          <w:color w:val="AE9142"/>
          <w:sz w:val="16"/>
          <w:szCs w:val="16"/>
        </w:rPr>
      </w:pPr>
      <w:r w:rsidRPr="002D0902">
        <w:rPr>
          <w:color w:val="AE9142"/>
          <w:sz w:val="16"/>
          <w:szCs w:val="16"/>
        </w:rPr>
        <w:t>-</w:t>
      </w:r>
      <w:r w:rsidRPr="002D0902">
        <w:rPr>
          <w:color w:val="AE9142"/>
          <w:sz w:val="16"/>
          <w:szCs w:val="16"/>
        </w:rPr>
        <w:tab/>
      </w:r>
      <w:r w:rsidR="00425594">
        <w:rPr>
          <w:color w:val="AE9142"/>
          <w:sz w:val="16"/>
          <w:szCs w:val="16"/>
        </w:rPr>
        <w:t>TRSDC</w:t>
      </w:r>
      <w:r w:rsidRPr="002D0902">
        <w:rPr>
          <w:color w:val="AE9142"/>
          <w:sz w:val="16"/>
          <w:szCs w:val="16"/>
        </w:rPr>
        <w:t xml:space="preserve"> BIM Protocol Project BIM Execution Plan (Version </w:t>
      </w:r>
      <w:r w:rsidR="00425594">
        <w:rPr>
          <w:color w:val="AE9142"/>
          <w:sz w:val="16"/>
          <w:szCs w:val="16"/>
        </w:rPr>
        <w:t>1</w:t>
      </w:r>
      <w:r w:rsidRPr="002D0902">
        <w:rPr>
          <w:color w:val="AE9142"/>
          <w:sz w:val="16"/>
          <w:szCs w:val="16"/>
        </w:rPr>
        <w:t>.0)</w:t>
      </w:r>
      <w:r w:rsidR="00425594">
        <w:rPr>
          <w:color w:val="AE9142"/>
          <w:sz w:val="16"/>
          <w:szCs w:val="16"/>
        </w:rPr>
        <w:t xml:space="preserve"> based on CIC BIM Protocol Second Edition 2018</w:t>
      </w:r>
    </w:p>
    <w:p w14:paraId="71BC9BAD" w14:textId="579F8150" w:rsidR="00703CE6" w:rsidRPr="002D0902" w:rsidRDefault="00703CE6" w:rsidP="00703CE6">
      <w:pPr>
        <w:spacing w:after="0"/>
        <w:rPr>
          <w:color w:val="AE9142"/>
          <w:sz w:val="16"/>
          <w:szCs w:val="16"/>
        </w:rPr>
      </w:pPr>
      <w:r w:rsidRPr="002D0902">
        <w:rPr>
          <w:color w:val="AE9142"/>
          <w:sz w:val="16"/>
          <w:szCs w:val="16"/>
        </w:rPr>
        <w:t>-</w:t>
      </w:r>
      <w:r w:rsidRPr="002D0902">
        <w:rPr>
          <w:color w:val="AE9142"/>
          <w:sz w:val="16"/>
          <w:szCs w:val="16"/>
        </w:rPr>
        <w:tab/>
      </w:r>
      <w:r w:rsidR="002F7C88">
        <w:rPr>
          <w:color w:val="AE9142"/>
          <w:sz w:val="16"/>
          <w:szCs w:val="16"/>
        </w:rPr>
        <w:t xml:space="preserve">BS EN </w:t>
      </w:r>
      <w:r w:rsidRPr="002D0902">
        <w:rPr>
          <w:color w:val="AE9142"/>
          <w:sz w:val="16"/>
          <w:szCs w:val="16"/>
        </w:rPr>
        <w:t>ISO 19650-1 &amp; 19650-2</w:t>
      </w:r>
    </w:p>
    <w:p w14:paraId="6BAD2C2A" w14:textId="77777777" w:rsidR="00703CE6" w:rsidRPr="002D0902" w:rsidRDefault="00703CE6" w:rsidP="00703CE6">
      <w:pPr>
        <w:spacing w:after="0"/>
        <w:rPr>
          <w:color w:val="AE9142"/>
          <w:sz w:val="16"/>
          <w:szCs w:val="16"/>
        </w:rPr>
      </w:pPr>
      <w:r w:rsidRPr="002D0902">
        <w:rPr>
          <w:color w:val="AE9142"/>
          <w:sz w:val="16"/>
          <w:szCs w:val="16"/>
        </w:rPr>
        <w:t>-</w:t>
      </w:r>
      <w:r w:rsidRPr="002D0902">
        <w:rPr>
          <w:color w:val="AE9142"/>
          <w:sz w:val="16"/>
          <w:szCs w:val="16"/>
        </w:rPr>
        <w:tab/>
        <w:t>National BIM Standard – United States Version 3</w:t>
      </w:r>
    </w:p>
    <w:p w14:paraId="3815C550" w14:textId="67363DF4" w:rsidR="00E87BA7" w:rsidRDefault="00703CE6" w:rsidP="00385079">
      <w:pPr>
        <w:spacing w:after="0"/>
        <w:rPr>
          <w:color w:val="AE9142"/>
          <w:sz w:val="16"/>
          <w:szCs w:val="16"/>
        </w:rPr>
      </w:pPr>
      <w:r w:rsidRPr="002D0902">
        <w:rPr>
          <w:color w:val="AE9142"/>
          <w:sz w:val="16"/>
          <w:szCs w:val="16"/>
        </w:rPr>
        <w:t>-</w:t>
      </w:r>
      <w:r w:rsidRPr="002D0902">
        <w:rPr>
          <w:color w:val="AE9142"/>
          <w:sz w:val="16"/>
          <w:szCs w:val="16"/>
        </w:rPr>
        <w:tab/>
        <w:t>BIM Project Execution Planning Guide by CIC Research Group, Department of Architectural Engineering, The Pennsylvania State University. (Version 2.1)</w:t>
      </w:r>
    </w:p>
    <w:p w14:paraId="26F3A8D6" w14:textId="77777777" w:rsidR="00385079" w:rsidRDefault="00385079" w:rsidP="00385079">
      <w:pPr>
        <w:spacing w:after="0"/>
        <w:rPr>
          <w:color w:val="AE9142"/>
          <w:sz w:val="16"/>
          <w:szCs w:val="16"/>
        </w:rPr>
      </w:pPr>
    </w:p>
    <w:p w14:paraId="498B7BAE" w14:textId="77777777" w:rsidR="00385079" w:rsidRPr="00385079" w:rsidRDefault="00385079" w:rsidP="00385079">
      <w:pPr>
        <w:spacing w:after="0"/>
        <w:rPr>
          <w:color w:val="AE9142"/>
          <w:sz w:val="16"/>
          <w:szCs w:val="16"/>
        </w:rPr>
      </w:pPr>
    </w:p>
    <w:p w14:paraId="62CEA168" w14:textId="77777777" w:rsidR="00A83DB9" w:rsidRDefault="00A83DB9">
      <w:pPr>
        <w:spacing w:line="264" w:lineRule="auto"/>
        <w:ind w:left="0"/>
        <w:jc w:val="left"/>
        <w:rPr>
          <w:color w:val="AE9142"/>
          <w:sz w:val="26"/>
          <w:szCs w:val="26"/>
        </w:rPr>
      </w:pPr>
      <w:r>
        <w:rPr>
          <w:color w:val="AE9142"/>
          <w:sz w:val="26"/>
          <w:szCs w:val="26"/>
        </w:rPr>
        <w:br w:type="page"/>
      </w:r>
    </w:p>
    <w:p w14:paraId="28241B7E" w14:textId="3FB6CC76" w:rsidR="00385079" w:rsidRDefault="00385079" w:rsidP="00385079">
      <w:pPr>
        <w:spacing w:after="0"/>
        <w:ind w:left="0"/>
        <w:rPr>
          <w:color w:val="AE9142"/>
          <w:sz w:val="26"/>
          <w:szCs w:val="26"/>
        </w:rPr>
      </w:pPr>
      <w:r>
        <w:rPr>
          <w:color w:val="AE9142"/>
          <w:sz w:val="26"/>
          <w:szCs w:val="26"/>
        </w:rPr>
        <w:lastRenderedPageBreak/>
        <w:t>Version History</w:t>
      </w:r>
    </w:p>
    <w:tbl>
      <w:tblPr>
        <w:tblStyle w:val="GridTable4"/>
        <w:tblW w:w="10037" w:type="dxa"/>
        <w:tblBorders>
          <w:top w:val="single" w:sz="2" w:space="0" w:color="808080" w:themeColor="background2" w:themeShade="80"/>
          <w:left w:val="single" w:sz="2" w:space="0" w:color="808080" w:themeColor="background2" w:themeShade="80"/>
          <w:bottom w:val="single" w:sz="2" w:space="0" w:color="808080" w:themeColor="background2" w:themeShade="80"/>
          <w:right w:val="single" w:sz="2" w:space="0" w:color="808080" w:themeColor="background2" w:themeShade="80"/>
          <w:insideH w:val="single" w:sz="2" w:space="0" w:color="808080" w:themeColor="background2" w:themeShade="80"/>
          <w:insideV w:val="single" w:sz="2" w:space="0" w:color="808080" w:themeColor="background2" w:themeShade="80"/>
        </w:tblBorders>
        <w:tblLook w:val="04A0" w:firstRow="1" w:lastRow="0" w:firstColumn="1" w:lastColumn="0" w:noHBand="0" w:noVBand="1"/>
      </w:tblPr>
      <w:tblGrid>
        <w:gridCol w:w="1053"/>
        <w:gridCol w:w="8984"/>
      </w:tblGrid>
      <w:tr w:rsidR="00385079" w:rsidRPr="00765015" w14:paraId="6B0B15B0" w14:textId="77777777" w:rsidTr="574C89BA">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1053" w:type="dxa"/>
            <w:tcBorders>
              <w:bottom w:val="single" w:sz="4" w:space="0" w:color="808080" w:themeColor="background2" w:themeShade="80"/>
            </w:tcBorders>
            <w:vAlign w:val="center"/>
          </w:tcPr>
          <w:p w14:paraId="0C3F708A" w14:textId="1FD9B2B5" w:rsidR="00385079" w:rsidRPr="00765015" w:rsidRDefault="00385079" w:rsidP="00425594">
            <w:pPr>
              <w:ind w:left="0"/>
              <w:rPr>
                <w:b w:val="0"/>
                <w:bCs w:val="0"/>
                <w:szCs w:val="18"/>
              </w:rPr>
            </w:pPr>
            <w:r>
              <w:rPr>
                <w:b w:val="0"/>
                <w:bCs w:val="0"/>
                <w:szCs w:val="18"/>
              </w:rPr>
              <w:t>Version</w:t>
            </w:r>
          </w:p>
        </w:tc>
        <w:tc>
          <w:tcPr>
            <w:tcW w:w="8984" w:type="dxa"/>
            <w:tcBorders>
              <w:bottom w:val="single" w:sz="4" w:space="0" w:color="808080" w:themeColor="background2" w:themeShade="80"/>
            </w:tcBorders>
            <w:vAlign w:val="center"/>
          </w:tcPr>
          <w:p w14:paraId="3F95A5EC" w14:textId="58322BE3" w:rsidR="00385079" w:rsidRPr="00765015" w:rsidRDefault="00385079" w:rsidP="00425594">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Amendments</w:t>
            </w:r>
          </w:p>
        </w:tc>
      </w:tr>
      <w:tr w:rsidR="00385079" w:rsidRPr="00D93426" w14:paraId="0D1D9C22" w14:textId="77777777" w:rsidTr="574C89BA">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1053"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234C01AB" w14:textId="030D928D" w:rsidR="00385079" w:rsidRPr="001A01BC" w:rsidRDefault="00385079" w:rsidP="00425594">
            <w:pPr>
              <w:ind w:left="0"/>
              <w:jc w:val="center"/>
              <w:rPr>
                <w:color w:val="AE9142"/>
                <w:sz w:val="22"/>
                <w:szCs w:val="22"/>
              </w:rPr>
            </w:pPr>
            <w:r w:rsidRPr="001A01BC">
              <w:rPr>
                <w:color w:val="AE9142"/>
                <w:sz w:val="22"/>
                <w:szCs w:val="22"/>
              </w:rPr>
              <w:t>00</w:t>
            </w:r>
          </w:p>
        </w:tc>
        <w:tc>
          <w:tcPr>
            <w:tcW w:w="8984" w:type="dxa"/>
            <w:tcBorders>
              <w:top w:val="single" w:sz="4" w:space="0" w:color="808080" w:themeColor="background2" w:themeShade="80"/>
              <w:left w:val="single" w:sz="4" w:space="0" w:color="808080" w:themeColor="background2" w:themeShade="80"/>
              <w:right w:val="single" w:sz="4" w:space="0" w:color="808080" w:themeColor="background2" w:themeShade="80"/>
            </w:tcBorders>
            <w:shd w:val="clear" w:color="auto" w:fill="auto"/>
            <w:vAlign w:val="center"/>
          </w:tcPr>
          <w:p w14:paraId="153E2BA9" w14:textId="09D54470" w:rsidR="00385079" w:rsidRPr="00D93426" w:rsidRDefault="00385079" w:rsidP="00425594">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First Issue</w:t>
            </w:r>
          </w:p>
        </w:tc>
      </w:tr>
      <w:tr w:rsidR="00385079" w:rsidRPr="00D93426" w14:paraId="092FD1CF" w14:textId="77777777" w:rsidTr="574C89BA">
        <w:trPr>
          <w:trHeight w:val="1106"/>
        </w:trPr>
        <w:tc>
          <w:tcPr>
            <w:cnfStyle w:val="001000000000" w:firstRow="0" w:lastRow="0" w:firstColumn="1" w:lastColumn="0" w:oddVBand="0" w:evenVBand="0" w:oddHBand="0" w:evenHBand="0" w:firstRowFirstColumn="0" w:firstRowLastColumn="0" w:lastRowFirstColumn="0" w:lastRowLastColumn="0"/>
            <w:tcW w:w="1053" w:type="dxa"/>
            <w:tcBorders>
              <w:top w:val="single" w:sz="12" w:space="0" w:color="808080" w:themeColor="background2" w:themeShade="80"/>
              <w:bottom w:val="single" w:sz="12" w:space="0" w:color="808080" w:themeColor="background2" w:themeShade="80"/>
            </w:tcBorders>
            <w:shd w:val="clear" w:color="auto" w:fill="auto"/>
            <w:vAlign w:val="center"/>
          </w:tcPr>
          <w:p w14:paraId="638B880E" w14:textId="77777777" w:rsidR="00385079" w:rsidRPr="001A01BC" w:rsidRDefault="00385079" w:rsidP="00425594">
            <w:pPr>
              <w:ind w:left="0"/>
              <w:jc w:val="center"/>
              <w:rPr>
                <w:color w:val="AE9142"/>
                <w:sz w:val="22"/>
                <w:szCs w:val="22"/>
              </w:rPr>
            </w:pPr>
            <w:r w:rsidRPr="001A01BC">
              <w:rPr>
                <w:color w:val="AE9142"/>
                <w:sz w:val="22"/>
                <w:szCs w:val="22"/>
              </w:rPr>
              <w:t>01</w:t>
            </w:r>
          </w:p>
        </w:tc>
        <w:tc>
          <w:tcPr>
            <w:tcW w:w="8984" w:type="dxa"/>
            <w:tcBorders>
              <w:top w:val="single" w:sz="12" w:space="0" w:color="808080" w:themeColor="background2" w:themeShade="80"/>
              <w:bottom w:val="single" w:sz="12" w:space="0" w:color="808080" w:themeColor="background2" w:themeShade="80"/>
            </w:tcBorders>
            <w:shd w:val="clear" w:color="auto" w:fill="auto"/>
            <w:vAlign w:val="center"/>
          </w:tcPr>
          <w:p w14:paraId="1171AE52" w14:textId="0E41F7FA" w:rsidR="00425594" w:rsidRDefault="11604932" w:rsidP="00344497">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11604932">
              <w:rPr>
                <w:color w:val="AE9142" w:themeColor="accent2"/>
                <w:sz w:val="16"/>
                <w:szCs w:val="16"/>
              </w:rPr>
              <w:t>Cover page note – Change to TRSDC BIM Protocol</w:t>
            </w:r>
          </w:p>
          <w:p w14:paraId="5BD8885E" w14:textId="1D1D8B32" w:rsidR="00385079" w:rsidRDefault="11604932" w:rsidP="00344497">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11604932">
              <w:rPr>
                <w:color w:val="AE9142" w:themeColor="accent2"/>
                <w:sz w:val="16"/>
                <w:szCs w:val="16"/>
              </w:rPr>
              <w:t>2.4 Key Team Stakeholders – Added positions</w:t>
            </w:r>
          </w:p>
          <w:p w14:paraId="72E2703F" w14:textId="77777777" w:rsidR="00385079" w:rsidRDefault="11604932" w:rsidP="00344497">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11604932">
              <w:rPr>
                <w:color w:val="AE9142" w:themeColor="accent2"/>
                <w:sz w:val="16"/>
                <w:szCs w:val="16"/>
              </w:rPr>
              <w:t>4.2 Project Responsibilities – Added Coordination Views to align with updated EIR</w:t>
            </w:r>
          </w:p>
          <w:p w14:paraId="62B1F84E" w14:textId="77777777" w:rsidR="0026658B" w:rsidRDefault="11604932" w:rsidP="00344497">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11604932">
              <w:rPr>
                <w:color w:val="AE9142" w:themeColor="accent2"/>
                <w:sz w:val="16"/>
                <w:szCs w:val="16"/>
              </w:rPr>
              <w:t>6.1 Modelling Methods – Added content</w:t>
            </w:r>
          </w:p>
          <w:p w14:paraId="376955EF" w14:textId="77777777" w:rsidR="0026658B" w:rsidRDefault="11604932" w:rsidP="00344497">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11604932">
              <w:rPr>
                <w:color w:val="AE9142" w:themeColor="accent2"/>
                <w:sz w:val="16"/>
                <w:szCs w:val="16"/>
              </w:rPr>
              <w:t xml:space="preserve">6.3 Model Coordinates – Coordinate system amended to follow WGS. </w:t>
            </w:r>
          </w:p>
          <w:p w14:paraId="2F032FDC" w14:textId="77777777" w:rsidR="000A16BE" w:rsidRDefault="11604932" w:rsidP="00344497">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11604932">
              <w:rPr>
                <w:color w:val="AE9142" w:themeColor="accent2"/>
                <w:sz w:val="16"/>
                <w:szCs w:val="16"/>
              </w:rPr>
              <w:t>6.5 File Naming Convention – Updated Volumes and Building Level codes</w:t>
            </w:r>
          </w:p>
          <w:p w14:paraId="612F5EAD" w14:textId="77777777" w:rsidR="00C373BD" w:rsidRDefault="11604932" w:rsidP="00344497">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11604932">
              <w:rPr>
                <w:color w:val="AE9142" w:themeColor="accent2"/>
                <w:sz w:val="16"/>
                <w:szCs w:val="16"/>
              </w:rPr>
              <w:t xml:space="preserve">8.2 Common Data Environment – Removed standard CDE process as this does not reflect BIM 360 environment. </w:t>
            </w:r>
          </w:p>
          <w:p w14:paraId="69D0C559" w14:textId="0D198197" w:rsidR="00391DD5" w:rsidRPr="00385079" w:rsidRDefault="11604932" w:rsidP="00344497">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11604932">
              <w:rPr>
                <w:color w:val="AE9142" w:themeColor="accent2"/>
                <w:sz w:val="16"/>
                <w:szCs w:val="16"/>
              </w:rPr>
              <w:t>8.7 Design Coordination Schedule – Updated table to include reference to EIR for Coordination Views</w:t>
            </w:r>
          </w:p>
        </w:tc>
      </w:tr>
      <w:tr w:rsidR="00B075C5" w:rsidRPr="00D93426" w14:paraId="1EFF9DCD" w14:textId="77777777" w:rsidTr="574C89BA">
        <w:trPr>
          <w:cnfStyle w:val="000000100000" w:firstRow="0" w:lastRow="0" w:firstColumn="0" w:lastColumn="0" w:oddVBand="0" w:evenVBand="0" w:oddHBand="1" w:evenHBand="0" w:firstRowFirstColumn="0" w:firstRowLastColumn="0" w:lastRowFirstColumn="0" w:lastRowLastColumn="0"/>
          <w:trHeight w:val="1106"/>
        </w:trPr>
        <w:tc>
          <w:tcPr>
            <w:cnfStyle w:val="001000000000" w:firstRow="0" w:lastRow="0" w:firstColumn="1" w:lastColumn="0" w:oddVBand="0" w:evenVBand="0" w:oddHBand="0" w:evenHBand="0" w:firstRowFirstColumn="0" w:firstRowLastColumn="0" w:lastRowFirstColumn="0" w:lastRowLastColumn="0"/>
            <w:tcW w:w="1053" w:type="dxa"/>
            <w:tcBorders>
              <w:top w:val="single" w:sz="12" w:space="0" w:color="808080" w:themeColor="background2" w:themeShade="80"/>
              <w:bottom w:val="single" w:sz="12" w:space="0" w:color="808080" w:themeColor="background2" w:themeShade="80"/>
            </w:tcBorders>
            <w:shd w:val="clear" w:color="auto" w:fill="auto"/>
            <w:vAlign w:val="center"/>
          </w:tcPr>
          <w:p w14:paraId="1AC16BFC" w14:textId="631EB9AB" w:rsidR="00B075C5" w:rsidRPr="00DB55F0" w:rsidRDefault="00B075C5" w:rsidP="00425594">
            <w:pPr>
              <w:ind w:left="0"/>
              <w:jc w:val="center"/>
              <w:rPr>
                <w:color w:val="AE9142"/>
                <w:sz w:val="22"/>
                <w:szCs w:val="22"/>
              </w:rPr>
            </w:pPr>
            <w:r w:rsidRPr="001A01BC">
              <w:rPr>
                <w:color w:val="AE9142"/>
                <w:sz w:val="22"/>
                <w:szCs w:val="22"/>
              </w:rPr>
              <w:t>02</w:t>
            </w:r>
          </w:p>
        </w:tc>
        <w:tc>
          <w:tcPr>
            <w:tcW w:w="8984" w:type="dxa"/>
            <w:tcBorders>
              <w:top w:val="single" w:sz="12" w:space="0" w:color="808080" w:themeColor="background2" w:themeShade="80"/>
              <w:bottom w:val="single" w:sz="12" w:space="0" w:color="808080" w:themeColor="background2" w:themeShade="80"/>
            </w:tcBorders>
            <w:shd w:val="clear" w:color="auto" w:fill="auto"/>
            <w:vAlign w:val="center"/>
          </w:tcPr>
          <w:p w14:paraId="33119DB9" w14:textId="3904CBC9" w:rsidR="00292055" w:rsidRDefault="11604932"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11604932">
              <w:rPr>
                <w:color w:val="AE9142" w:themeColor="accent2"/>
                <w:sz w:val="16"/>
                <w:szCs w:val="16"/>
              </w:rPr>
              <w:t>Cover page note – Change to TRSDC BIM Protocol</w:t>
            </w:r>
          </w:p>
          <w:p w14:paraId="080AC1C1" w14:textId="6BC4777B" w:rsidR="00117055" w:rsidRDefault="11604932"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11604932">
              <w:rPr>
                <w:color w:val="AE9142" w:themeColor="accent2"/>
                <w:sz w:val="16"/>
                <w:szCs w:val="16"/>
              </w:rPr>
              <w:t>General updated following Roles and Responsibilities terminology</w:t>
            </w:r>
          </w:p>
          <w:p w14:paraId="03DEC083" w14:textId="77777777" w:rsidR="00B075C5" w:rsidRDefault="11604932"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11604932">
              <w:rPr>
                <w:color w:val="AE9142" w:themeColor="accent2"/>
                <w:sz w:val="16"/>
                <w:szCs w:val="16"/>
              </w:rPr>
              <w:t>Updated per BIM Meeting 12/10/2020</w:t>
            </w:r>
          </w:p>
          <w:p w14:paraId="7FC40731" w14:textId="77777777" w:rsidR="00DA0AEE" w:rsidRDefault="006971BF" w:rsidP="00344497">
            <w:pPr>
              <w:pStyle w:val="ListParagraph"/>
              <w:numPr>
                <w:ilvl w:val="1"/>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D25A74">
              <w:rPr>
                <w:color w:val="AE9142"/>
                <w:sz w:val="16"/>
                <w:szCs w:val="16"/>
              </w:rPr>
              <w:t>Provide native files (excel, etc) for the appendix</w:t>
            </w:r>
            <w:r>
              <w:rPr>
                <w:color w:val="AE9142"/>
                <w:sz w:val="16"/>
                <w:szCs w:val="16"/>
              </w:rPr>
              <w:t xml:space="preserve"> BIM </w:t>
            </w:r>
            <w:r>
              <w:rPr>
                <w:rFonts w:hint="eastAsia"/>
                <w:color w:val="AE9142"/>
                <w:sz w:val="16"/>
                <w:szCs w:val="16"/>
              </w:rPr>
              <w:t>R</w:t>
            </w:r>
            <w:r>
              <w:rPr>
                <w:color w:val="AE9142"/>
                <w:sz w:val="16"/>
                <w:szCs w:val="16"/>
              </w:rPr>
              <w:t>esponsibility Matrix</w:t>
            </w:r>
          </w:p>
          <w:p w14:paraId="0986C566" w14:textId="77777777" w:rsidR="006971BF" w:rsidRDefault="00290D3F" w:rsidP="00344497">
            <w:pPr>
              <w:pStyle w:val="ListParagraph"/>
              <w:numPr>
                <w:ilvl w:val="1"/>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U</w:t>
            </w:r>
            <w:r w:rsidRPr="00D25A74">
              <w:rPr>
                <w:color w:val="AE9142"/>
                <w:sz w:val="16"/>
                <w:szCs w:val="16"/>
              </w:rPr>
              <w:t>pdated naming conventions</w:t>
            </w:r>
            <w:r>
              <w:rPr>
                <w:color w:val="AE9142"/>
                <w:sz w:val="16"/>
                <w:szCs w:val="16"/>
              </w:rPr>
              <w:t xml:space="preserve"> – Drawing series included </w:t>
            </w:r>
          </w:p>
          <w:p w14:paraId="0602E97A" w14:textId="77777777" w:rsidR="00710FC9" w:rsidRDefault="00710FC9" w:rsidP="00344497">
            <w:pPr>
              <w:pStyle w:val="ListParagraph"/>
              <w:numPr>
                <w:ilvl w:val="1"/>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D25A74">
              <w:rPr>
                <w:color w:val="AE9142"/>
                <w:sz w:val="16"/>
                <w:szCs w:val="16"/>
              </w:rPr>
              <w:t>Building numbering system to be agreed (volume/system)</w:t>
            </w:r>
          </w:p>
          <w:p w14:paraId="6C5757D1" w14:textId="77777777" w:rsidR="00710FC9" w:rsidRDefault="00710FC9" w:rsidP="00344497">
            <w:pPr>
              <w:pStyle w:val="ListParagraph"/>
              <w:numPr>
                <w:ilvl w:val="1"/>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D25A74">
              <w:rPr>
                <w:color w:val="AE9142"/>
                <w:sz w:val="16"/>
                <w:szCs w:val="16"/>
              </w:rPr>
              <w:t>Provide pictorial details for model federation strategy and sheet production</w:t>
            </w:r>
          </w:p>
          <w:p w14:paraId="63811F01" w14:textId="77777777" w:rsidR="00710FC9" w:rsidRDefault="0069537F" w:rsidP="00344497">
            <w:pPr>
              <w:pStyle w:val="ListParagraph"/>
              <w:numPr>
                <w:ilvl w:val="1"/>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D25A74">
              <w:rPr>
                <w:color w:val="AE9142"/>
                <w:sz w:val="16"/>
                <w:szCs w:val="16"/>
              </w:rPr>
              <w:t>Update model coordinates as per actua</w:t>
            </w:r>
            <w:r>
              <w:rPr>
                <w:color w:val="AE9142"/>
                <w:sz w:val="16"/>
                <w:szCs w:val="16"/>
              </w:rPr>
              <w:t>l</w:t>
            </w:r>
          </w:p>
          <w:p w14:paraId="222AF64E" w14:textId="77777777" w:rsidR="0069537F" w:rsidRDefault="0069537F" w:rsidP="00344497">
            <w:pPr>
              <w:pStyle w:val="ListParagraph"/>
              <w:numPr>
                <w:ilvl w:val="1"/>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D25A74">
              <w:rPr>
                <w:color w:val="AE9142"/>
                <w:sz w:val="16"/>
                <w:szCs w:val="16"/>
              </w:rPr>
              <w:t>Added concept stage in section 5.1 table</w:t>
            </w:r>
          </w:p>
          <w:p w14:paraId="1CF8A8EF" w14:textId="77777777" w:rsidR="00B136FC" w:rsidRDefault="00B136FC" w:rsidP="00344497">
            <w:pPr>
              <w:pStyle w:val="ListParagraph"/>
              <w:numPr>
                <w:ilvl w:val="1"/>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D25A74">
              <w:rPr>
                <w:color w:val="AE9142"/>
                <w:sz w:val="16"/>
                <w:szCs w:val="16"/>
              </w:rPr>
              <w:t>Provide</w:t>
            </w:r>
            <w:r>
              <w:rPr>
                <w:color w:val="AE9142"/>
                <w:sz w:val="16"/>
                <w:szCs w:val="16"/>
              </w:rPr>
              <w:t>d</w:t>
            </w:r>
            <w:r w:rsidRPr="00D25A74">
              <w:rPr>
                <w:color w:val="AE9142"/>
                <w:sz w:val="16"/>
                <w:szCs w:val="16"/>
              </w:rPr>
              <w:t xml:space="preserve"> written description of BIM Uses</w:t>
            </w:r>
            <w:r>
              <w:rPr>
                <w:color w:val="AE9142"/>
                <w:sz w:val="16"/>
                <w:szCs w:val="16"/>
              </w:rPr>
              <w:t>; sync’e</w:t>
            </w:r>
            <w:r>
              <w:rPr>
                <w:rFonts w:hint="eastAsia"/>
                <w:color w:val="AE9142"/>
                <w:sz w:val="16"/>
                <w:szCs w:val="16"/>
              </w:rPr>
              <w:t>d</w:t>
            </w:r>
            <w:r>
              <w:rPr>
                <w:color w:val="AE9142"/>
                <w:sz w:val="16"/>
                <w:szCs w:val="16"/>
              </w:rPr>
              <w:t xml:space="preserve"> this section with EIR</w:t>
            </w:r>
          </w:p>
          <w:p w14:paraId="5D0280B1" w14:textId="77777777" w:rsidR="00A52C3D" w:rsidRDefault="00A52C3D" w:rsidP="00344497">
            <w:pPr>
              <w:pStyle w:val="ListParagraph"/>
              <w:numPr>
                <w:ilvl w:val="1"/>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D25A74">
              <w:rPr>
                <w:color w:val="AE9142"/>
                <w:sz w:val="16"/>
                <w:szCs w:val="16"/>
              </w:rPr>
              <w:t>6.1 Modelling Methods</w:t>
            </w:r>
            <w:r>
              <w:rPr>
                <w:color w:val="AE9142"/>
                <w:sz w:val="16"/>
                <w:szCs w:val="16"/>
              </w:rPr>
              <w:t xml:space="preserve"> - </w:t>
            </w:r>
            <w:r w:rsidRPr="00D25A74">
              <w:rPr>
                <w:color w:val="AE9142"/>
                <w:sz w:val="16"/>
                <w:szCs w:val="16"/>
              </w:rPr>
              <w:t>Clarif</w:t>
            </w:r>
            <w:r w:rsidR="00C16629">
              <w:rPr>
                <w:color w:val="AE9142"/>
                <w:sz w:val="16"/>
                <w:szCs w:val="16"/>
              </w:rPr>
              <w:t>ied</w:t>
            </w:r>
            <w:r w:rsidRPr="00D25A74">
              <w:rPr>
                <w:color w:val="AE9142"/>
                <w:sz w:val="16"/>
                <w:szCs w:val="16"/>
              </w:rPr>
              <w:t xml:space="preserve"> the interface between the ID &amp; Architec</w:t>
            </w:r>
            <w:r>
              <w:rPr>
                <w:color w:val="AE9142"/>
                <w:sz w:val="16"/>
                <w:szCs w:val="16"/>
              </w:rPr>
              <w:t xml:space="preserve">t </w:t>
            </w:r>
          </w:p>
          <w:p w14:paraId="27B797F7" w14:textId="77777777" w:rsidR="00C16629" w:rsidRDefault="11604932"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11604932">
              <w:rPr>
                <w:color w:val="AE9142" w:themeColor="accent2"/>
                <w:sz w:val="16"/>
                <w:szCs w:val="16"/>
              </w:rPr>
              <w:t>Appendix G BIM Models QA/QC</w:t>
            </w:r>
          </w:p>
          <w:p w14:paraId="266A089B" w14:textId="77777777" w:rsidR="0023008B" w:rsidRDefault="11604932"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11604932">
              <w:rPr>
                <w:color w:val="AE9142" w:themeColor="accent2"/>
                <w:sz w:val="16"/>
                <w:szCs w:val="16"/>
              </w:rPr>
              <w:t>6.9 Workset Section Updates – Naming conventions and protocols</w:t>
            </w:r>
          </w:p>
          <w:p w14:paraId="095863F7" w14:textId="76F52B1A" w:rsidR="00DF3D29" w:rsidRDefault="11604932"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11604932">
              <w:rPr>
                <w:color w:val="AE9142" w:themeColor="accent2"/>
                <w:sz w:val="16"/>
                <w:szCs w:val="16"/>
              </w:rPr>
              <w:t>Refresh Table of Contents</w:t>
            </w:r>
          </w:p>
        </w:tc>
      </w:tr>
      <w:tr w:rsidR="00E573EB" w:rsidRPr="00D93426" w14:paraId="1D16F688" w14:textId="77777777" w:rsidTr="574C89BA">
        <w:trPr>
          <w:trHeight w:val="1106"/>
        </w:trPr>
        <w:tc>
          <w:tcPr>
            <w:cnfStyle w:val="001000000000" w:firstRow="0" w:lastRow="0" w:firstColumn="1" w:lastColumn="0" w:oddVBand="0" w:evenVBand="0" w:oddHBand="0" w:evenHBand="0" w:firstRowFirstColumn="0" w:firstRowLastColumn="0" w:lastRowFirstColumn="0" w:lastRowLastColumn="0"/>
            <w:tcW w:w="1053" w:type="dxa"/>
            <w:tcBorders>
              <w:top w:val="single" w:sz="12" w:space="0" w:color="808080" w:themeColor="background2" w:themeShade="80"/>
            </w:tcBorders>
            <w:shd w:val="clear" w:color="auto" w:fill="auto"/>
            <w:vAlign w:val="center"/>
          </w:tcPr>
          <w:p w14:paraId="3985FAD0" w14:textId="35EF6155" w:rsidR="00E573EB" w:rsidRPr="00DB55F0" w:rsidRDefault="00E573EB" w:rsidP="00425594">
            <w:pPr>
              <w:ind w:left="0"/>
              <w:jc w:val="center"/>
              <w:rPr>
                <w:color w:val="AE9142"/>
                <w:sz w:val="22"/>
                <w:szCs w:val="22"/>
              </w:rPr>
            </w:pPr>
            <w:r w:rsidRPr="00D808AF">
              <w:rPr>
                <w:rFonts w:hint="eastAsia"/>
                <w:color w:val="AE9142"/>
                <w:sz w:val="22"/>
                <w:szCs w:val="22"/>
              </w:rPr>
              <w:t>03</w:t>
            </w:r>
          </w:p>
        </w:tc>
        <w:tc>
          <w:tcPr>
            <w:tcW w:w="8984" w:type="dxa"/>
            <w:tcBorders>
              <w:top w:val="single" w:sz="12" w:space="0" w:color="808080" w:themeColor="background2" w:themeShade="80"/>
            </w:tcBorders>
            <w:shd w:val="clear" w:color="auto" w:fill="auto"/>
            <w:vAlign w:val="center"/>
          </w:tcPr>
          <w:p w14:paraId="6D434418" w14:textId="721CA6B8" w:rsidR="009A5484" w:rsidRPr="00D25A74" w:rsidRDefault="009A5484" w:rsidP="00D25A74">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100% Concept Design – Draft Milestone</w:t>
            </w:r>
          </w:p>
          <w:p w14:paraId="74156DAC" w14:textId="47FAD904" w:rsidR="00E573EB" w:rsidRPr="00CE7A0A" w:rsidRDefault="11604932" w:rsidP="00344497">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11604932">
              <w:rPr>
                <w:color w:val="AE9142" w:themeColor="accent2"/>
                <w:sz w:val="16"/>
                <w:szCs w:val="16"/>
              </w:rPr>
              <w:t>2.3 Project Program and Milestones – Dates Updated</w:t>
            </w:r>
          </w:p>
          <w:p w14:paraId="4B405244" w14:textId="0CE84365" w:rsidR="000169D4" w:rsidRDefault="11604932" w:rsidP="00344497">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11604932">
              <w:rPr>
                <w:color w:val="AE9142" w:themeColor="accent2"/>
                <w:sz w:val="16"/>
                <w:szCs w:val="16"/>
              </w:rPr>
              <w:t>2.4 Key Team Stakeholders Table – Updated Table</w:t>
            </w:r>
          </w:p>
          <w:p w14:paraId="18E82E5A" w14:textId="77777777" w:rsidR="000501C7" w:rsidRDefault="11604932" w:rsidP="00344497">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11604932">
              <w:rPr>
                <w:color w:val="AE9142" w:themeColor="accent2"/>
                <w:sz w:val="16"/>
                <w:szCs w:val="16"/>
              </w:rPr>
              <w:t>4.2 BIM responsibility Matrix members Allocation – Updated Table</w:t>
            </w:r>
          </w:p>
          <w:p w14:paraId="2916799B" w14:textId="5C2DDF14" w:rsidR="00AE0A95" w:rsidRDefault="11604932" w:rsidP="00344497">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11604932">
              <w:rPr>
                <w:color w:val="AE9142" w:themeColor="accent2"/>
                <w:sz w:val="16"/>
                <w:szCs w:val="16"/>
              </w:rPr>
              <w:t>6.4 Federation Strategy – Model Federation Diagram</w:t>
            </w:r>
          </w:p>
          <w:p w14:paraId="66D3E4A5" w14:textId="1DFE487B" w:rsidR="006C19E4" w:rsidRDefault="11604932" w:rsidP="00344497">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11604932">
              <w:rPr>
                <w:color w:val="AE9142" w:themeColor="accent2"/>
                <w:sz w:val="16"/>
                <w:szCs w:val="16"/>
              </w:rPr>
              <w:t>6.9 Core Workset Table - Updates</w:t>
            </w:r>
          </w:p>
          <w:p w14:paraId="63F3DA9F" w14:textId="08960E8E" w:rsidR="003B2A63" w:rsidRDefault="11604932" w:rsidP="00344497">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11604932">
              <w:rPr>
                <w:color w:val="AD9042"/>
                <w:sz w:val="16"/>
                <w:szCs w:val="16"/>
              </w:rPr>
              <w:t>Appendix G – BIM Models QA/QC</w:t>
            </w:r>
          </w:p>
        </w:tc>
      </w:tr>
      <w:tr w:rsidR="0CF4EFC1" w14:paraId="356EAEBF" w14:textId="77777777" w:rsidTr="574C89BA">
        <w:trPr>
          <w:cnfStyle w:val="000000100000" w:firstRow="0" w:lastRow="0" w:firstColumn="0" w:lastColumn="0" w:oddVBand="0" w:evenVBand="0" w:oddHBand="1" w:evenHBand="0" w:firstRowFirstColumn="0" w:firstRowLastColumn="0" w:lastRowFirstColumn="0" w:lastRowLastColumn="0"/>
          <w:trHeight w:val="1106"/>
        </w:trPr>
        <w:tc>
          <w:tcPr>
            <w:cnfStyle w:val="001000000000" w:firstRow="0" w:lastRow="0" w:firstColumn="1" w:lastColumn="0" w:oddVBand="0" w:evenVBand="0" w:oddHBand="0" w:evenHBand="0" w:firstRowFirstColumn="0" w:firstRowLastColumn="0" w:lastRowFirstColumn="0" w:lastRowLastColumn="0"/>
            <w:tcW w:w="1053" w:type="dxa"/>
            <w:tcBorders>
              <w:top w:val="single" w:sz="12" w:space="0" w:color="808080" w:themeColor="background2" w:themeShade="80"/>
            </w:tcBorders>
            <w:shd w:val="clear" w:color="auto" w:fill="auto"/>
            <w:vAlign w:val="center"/>
          </w:tcPr>
          <w:p w14:paraId="3F6318CF" w14:textId="27B3797E" w:rsidR="0CF4EFC1" w:rsidRDefault="0CF4EFC1" w:rsidP="0CF4EFC1">
            <w:pPr>
              <w:ind w:left="0"/>
              <w:jc w:val="center"/>
              <w:rPr>
                <w:color w:val="AE9142" w:themeColor="accent2"/>
                <w:sz w:val="22"/>
                <w:szCs w:val="22"/>
              </w:rPr>
            </w:pPr>
            <w:r w:rsidRPr="0CF4EFC1">
              <w:rPr>
                <w:color w:val="AE9142" w:themeColor="accent2"/>
                <w:sz w:val="22"/>
                <w:szCs w:val="22"/>
              </w:rPr>
              <w:t>04</w:t>
            </w:r>
          </w:p>
        </w:tc>
        <w:tc>
          <w:tcPr>
            <w:tcW w:w="8984" w:type="dxa"/>
            <w:tcBorders>
              <w:top w:val="single" w:sz="12" w:space="0" w:color="808080" w:themeColor="background2" w:themeShade="80"/>
            </w:tcBorders>
            <w:shd w:val="clear" w:color="auto" w:fill="auto"/>
            <w:vAlign w:val="center"/>
          </w:tcPr>
          <w:p w14:paraId="5ED9E79F" w14:textId="240E3E60" w:rsidR="0CF4EFC1" w:rsidRDefault="0CF4EFC1" w:rsidP="0CF4EFC1">
            <w:p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CF4EFC1">
              <w:rPr>
                <w:color w:val="AE9142" w:themeColor="accent2"/>
                <w:sz w:val="16"/>
                <w:szCs w:val="16"/>
              </w:rPr>
              <w:t xml:space="preserve">100% Concept Design </w:t>
            </w:r>
          </w:p>
          <w:p w14:paraId="48002B69" w14:textId="160A4DAD" w:rsidR="0CF4EFC1" w:rsidRDefault="0CF4EFC1" w:rsidP="00344497">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CF4EFC1">
              <w:rPr>
                <w:color w:val="AE9142" w:themeColor="accent2"/>
                <w:sz w:val="16"/>
                <w:szCs w:val="16"/>
              </w:rPr>
              <w:t>4 Key Team Stakeholders Table – Updated Table</w:t>
            </w:r>
          </w:p>
          <w:p w14:paraId="05613C3C" w14:textId="77777777" w:rsidR="0CF4EFC1" w:rsidRDefault="0CF4EFC1" w:rsidP="00344497">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CF4EFC1">
              <w:rPr>
                <w:color w:val="AE9142" w:themeColor="accent2"/>
                <w:sz w:val="16"/>
                <w:szCs w:val="16"/>
              </w:rPr>
              <w:t>4.2 BIM responsibility Matrix members Allocation – Updated Table</w:t>
            </w:r>
          </w:p>
          <w:p w14:paraId="2256B1A9" w14:textId="5C2DDF14" w:rsidR="0CF4EFC1" w:rsidRDefault="0CF4EFC1" w:rsidP="00344497">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CF4EFC1">
              <w:rPr>
                <w:color w:val="AE9142" w:themeColor="accent2"/>
                <w:sz w:val="16"/>
                <w:szCs w:val="16"/>
              </w:rPr>
              <w:t>6.4 Federation Strategy – Model Federation Diagram</w:t>
            </w:r>
          </w:p>
          <w:p w14:paraId="31BCAAC2" w14:textId="61DAE87A" w:rsidR="0CF4EFC1" w:rsidRDefault="49FF45B5" w:rsidP="00344497">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49FF45B5">
              <w:rPr>
                <w:color w:val="AD9042"/>
                <w:sz w:val="16"/>
                <w:szCs w:val="16"/>
              </w:rPr>
              <w:t xml:space="preserve">6.5 File Naming convention, Discipline PL for Plumbing Added </w:t>
            </w:r>
          </w:p>
          <w:p w14:paraId="550B64FE" w14:textId="5A9B89E4" w:rsidR="0CF4EFC1" w:rsidRDefault="49FF45B5" w:rsidP="00344497">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49FF45B5">
              <w:rPr>
                <w:color w:val="AD9042"/>
                <w:sz w:val="16"/>
                <w:szCs w:val="16"/>
              </w:rPr>
              <w:t>6.9 Workset naming Updated</w:t>
            </w:r>
          </w:p>
        </w:tc>
      </w:tr>
      <w:tr w:rsidR="11604932" w14:paraId="77FA632C" w14:textId="77777777" w:rsidTr="574C89BA">
        <w:trPr>
          <w:trHeight w:val="727"/>
        </w:trPr>
        <w:tc>
          <w:tcPr>
            <w:cnfStyle w:val="001000000000" w:firstRow="0" w:lastRow="0" w:firstColumn="1" w:lastColumn="0" w:oddVBand="0" w:evenVBand="0" w:oddHBand="0" w:evenHBand="0" w:firstRowFirstColumn="0" w:firstRowLastColumn="0" w:lastRowFirstColumn="0" w:lastRowLastColumn="0"/>
            <w:tcW w:w="1053" w:type="dxa"/>
            <w:tcBorders>
              <w:top w:val="single" w:sz="12" w:space="0" w:color="808080" w:themeColor="background2" w:themeShade="80"/>
            </w:tcBorders>
            <w:shd w:val="clear" w:color="auto" w:fill="auto"/>
            <w:vAlign w:val="center"/>
          </w:tcPr>
          <w:p w14:paraId="31401959" w14:textId="6E172778" w:rsidR="11604932" w:rsidRDefault="300E7D12" w:rsidP="300E7D12">
            <w:pPr>
              <w:ind w:left="0"/>
              <w:jc w:val="center"/>
              <w:rPr>
                <w:color w:val="AD9042"/>
                <w:sz w:val="22"/>
                <w:szCs w:val="22"/>
              </w:rPr>
            </w:pPr>
            <w:r w:rsidRPr="300E7D12">
              <w:rPr>
                <w:color w:val="AD9042"/>
                <w:sz w:val="22"/>
                <w:szCs w:val="22"/>
              </w:rPr>
              <w:t>05</w:t>
            </w:r>
          </w:p>
        </w:tc>
        <w:tc>
          <w:tcPr>
            <w:tcW w:w="8984" w:type="dxa"/>
            <w:tcBorders>
              <w:top w:val="single" w:sz="12" w:space="0" w:color="808080" w:themeColor="background2" w:themeShade="80"/>
            </w:tcBorders>
            <w:shd w:val="clear" w:color="auto" w:fill="auto"/>
            <w:vAlign w:val="center"/>
          </w:tcPr>
          <w:p w14:paraId="23F802E3" w14:textId="51024218" w:rsidR="11604932" w:rsidRDefault="11604932" w:rsidP="00344497">
            <w:pPr>
              <w:pStyle w:val="H3TRS"/>
              <w:numPr>
                <w:ilvl w:val="0"/>
                <w:numId w:val="33"/>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E9142" w:themeColor="accent2"/>
                <w:sz w:val="16"/>
                <w:szCs w:val="16"/>
              </w:rPr>
            </w:pPr>
            <w:r w:rsidRPr="11604932">
              <w:rPr>
                <w:sz w:val="16"/>
                <w:szCs w:val="16"/>
              </w:rPr>
              <w:t>2.2</w:t>
            </w:r>
            <w:r w:rsidRPr="11604932">
              <w:rPr>
                <w:rFonts w:asciiTheme="minorHAnsi" w:eastAsiaTheme="minorEastAsia" w:hAnsiTheme="minorHAnsi" w:cstheme="minorBidi"/>
                <w:sz w:val="16"/>
                <w:szCs w:val="16"/>
              </w:rPr>
              <w:t xml:space="preserve"> Task Information Manger Lead - Decio Ferre</w:t>
            </w:r>
            <w:r w:rsidR="00FE3F4B">
              <w:rPr>
                <w:rFonts w:asciiTheme="minorHAnsi" w:eastAsiaTheme="minorEastAsia" w:hAnsiTheme="minorHAnsi" w:cstheme="minorBidi"/>
                <w:sz w:val="16"/>
                <w:szCs w:val="16"/>
              </w:rPr>
              <w:t>i</w:t>
            </w:r>
            <w:r w:rsidRPr="11604932">
              <w:rPr>
                <w:rFonts w:asciiTheme="minorHAnsi" w:eastAsiaTheme="minorEastAsia" w:hAnsiTheme="minorHAnsi" w:cstheme="minorBidi"/>
                <w:sz w:val="16"/>
                <w:szCs w:val="16"/>
              </w:rPr>
              <w:t>ra Replaced Juan Pommarez</w:t>
            </w:r>
          </w:p>
          <w:p w14:paraId="39B2DB5D" w14:textId="2A4FC340" w:rsidR="11604932" w:rsidRDefault="11604932" w:rsidP="00344497">
            <w:pPr>
              <w:pStyle w:val="H3TRS"/>
              <w:numPr>
                <w:ilvl w:val="0"/>
                <w:numId w:val="33"/>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E9142" w:themeColor="accent2"/>
                <w:sz w:val="16"/>
                <w:szCs w:val="16"/>
              </w:rPr>
            </w:pPr>
            <w:r w:rsidRPr="11604932">
              <w:rPr>
                <w:sz w:val="16"/>
                <w:szCs w:val="16"/>
              </w:rPr>
              <w:t>4.2 BIM responsibility Matrix members Allocation – Decio Ferre</w:t>
            </w:r>
            <w:r w:rsidR="00FE3F4B">
              <w:rPr>
                <w:sz w:val="16"/>
                <w:szCs w:val="16"/>
              </w:rPr>
              <w:t>i</w:t>
            </w:r>
            <w:r w:rsidRPr="11604932">
              <w:rPr>
                <w:sz w:val="16"/>
                <w:szCs w:val="16"/>
              </w:rPr>
              <w:t>ra Replaced Juan Pommarez</w:t>
            </w:r>
          </w:p>
          <w:p w14:paraId="24E30851" w14:textId="1461165D" w:rsidR="11604932" w:rsidRDefault="4EBBE25D" w:rsidP="00344497">
            <w:pPr>
              <w:pStyle w:val="H3TRS"/>
              <w:numPr>
                <w:ilvl w:val="0"/>
                <w:numId w:val="33"/>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4EBBE25D">
              <w:rPr>
                <w:rFonts w:asciiTheme="minorHAnsi" w:eastAsiaTheme="minorEastAsia" w:hAnsiTheme="minorHAnsi" w:cstheme="minorBidi"/>
                <w:sz w:val="16"/>
                <w:szCs w:val="16"/>
              </w:rPr>
              <w:t>APPENDIX D – Model Production Delivery Table- Updated Table</w:t>
            </w:r>
          </w:p>
          <w:p w14:paraId="56CDF722" w14:textId="58D0D5B8" w:rsidR="11604932" w:rsidRPr="001A01BC" w:rsidRDefault="300E7D12" w:rsidP="00344497">
            <w:pPr>
              <w:pStyle w:val="H3TRS"/>
              <w:numPr>
                <w:ilvl w:val="0"/>
                <w:numId w:val="33"/>
              </w:numPr>
              <w:cnfStyle w:val="000000000000" w:firstRow="0" w:lastRow="0" w:firstColumn="0" w:lastColumn="0" w:oddVBand="0" w:evenVBand="0" w:oddHBand="0" w:evenHBand="0" w:firstRowFirstColumn="0" w:firstRowLastColumn="0" w:lastRowFirstColumn="0" w:lastRowLastColumn="0"/>
              <w:rPr>
                <w:sz w:val="16"/>
                <w:szCs w:val="16"/>
              </w:rPr>
            </w:pPr>
            <w:r w:rsidRPr="300E7D12">
              <w:rPr>
                <w:sz w:val="16"/>
                <w:szCs w:val="16"/>
              </w:rPr>
              <w:t xml:space="preserve">APPENDIX I - </w:t>
            </w:r>
            <w:r w:rsidRPr="00FE3F4B">
              <w:rPr>
                <w:rFonts w:asciiTheme="minorHAnsi" w:eastAsiaTheme="minorEastAsia" w:hAnsiTheme="minorHAnsi" w:cstheme="minorBidi"/>
                <w:sz w:val="16"/>
                <w:szCs w:val="16"/>
              </w:rPr>
              <w:t>Models</w:t>
            </w:r>
            <w:r w:rsidRPr="300E7D12">
              <w:rPr>
                <w:sz w:val="16"/>
                <w:szCs w:val="16"/>
              </w:rPr>
              <w:t xml:space="preserve"> Multiple Shared Location</w:t>
            </w:r>
          </w:p>
        </w:tc>
      </w:tr>
      <w:tr w:rsidR="300E7D12" w14:paraId="486AA5CE" w14:textId="77777777" w:rsidTr="574C89BA">
        <w:trPr>
          <w:cnfStyle w:val="000000100000" w:firstRow="0" w:lastRow="0" w:firstColumn="0" w:lastColumn="0" w:oddVBand="0" w:evenVBand="0" w:oddHBand="1" w:evenHBand="0" w:firstRowFirstColumn="0" w:firstRowLastColumn="0" w:lastRowFirstColumn="0" w:lastRowLastColumn="0"/>
          <w:trHeight w:val="1106"/>
        </w:trPr>
        <w:tc>
          <w:tcPr>
            <w:cnfStyle w:val="001000000000" w:firstRow="0" w:lastRow="0" w:firstColumn="1" w:lastColumn="0" w:oddVBand="0" w:evenVBand="0" w:oddHBand="0" w:evenHBand="0" w:firstRowFirstColumn="0" w:firstRowLastColumn="0" w:lastRowFirstColumn="0" w:lastRowLastColumn="0"/>
            <w:tcW w:w="1053" w:type="dxa"/>
            <w:tcBorders>
              <w:top w:val="single" w:sz="12" w:space="0" w:color="808080" w:themeColor="background2" w:themeShade="80"/>
              <w:bottom w:val="single" w:sz="12" w:space="0" w:color="808080" w:themeColor="background2" w:themeShade="80"/>
            </w:tcBorders>
            <w:shd w:val="clear" w:color="auto" w:fill="auto"/>
            <w:vAlign w:val="center"/>
          </w:tcPr>
          <w:p w14:paraId="480623BF" w14:textId="255DBF74" w:rsidR="300E7D12" w:rsidRDefault="300E7D12" w:rsidP="300E7D12">
            <w:pPr>
              <w:ind w:left="0"/>
              <w:jc w:val="center"/>
              <w:rPr>
                <w:color w:val="AD9042"/>
                <w:sz w:val="22"/>
                <w:szCs w:val="22"/>
              </w:rPr>
            </w:pPr>
            <w:r w:rsidRPr="300E7D12">
              <w:rPr>
                <w:color w:val="AD9042"/>
                <w:sz w:val="22"/>
                <w:szCs w:val="22"/>
              </w:rPr>
              <w:t>06</w:t>
            </w:r>
          </w:p>
        </w:tc>
        <w:tc>
          <w:tcPr>
            <w:tcW w:w="8984" w:type="dxa"/>
            <w:tcBorders>
              <w:top w:val="single" w:sz="12" w:space="0" w:color="808080" w:themeColor="background2" w:themeShade="80"/>
              <w:bottom w:val="single" w:sz="12" w:space="0" w:color="808080" w:themeColor="background2" w:themeShade="80"/>
            </w:tcBorders>
            <w:shd w:val="clear" w:color="auto" w:fill="auto"/>
            <w:vAlign w:val="center"/>
          </w:tcPr>
          <w:p w14:paraId="0613C1AB" w14:textId="7C4ACAA4" w:rsidR="009865FD" w:rsidRDefault="009865FD"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Project Name and Project Use updated</w:t>
            </w:r>
          </w:p>
          <w:p w14:paraId="3EF96AFA" w14:textId="77777777" w:rsidR="009865FD" w:rsidRDefault="009865FD"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Pr>
                <w:rFonts w:hint="eastAsia"/>
                <w:color w:val="AE9142"/>
                <w:sz w:val="16"/>
                <w:szCs w:val="16"/>
              </w:rPr>
              <w:t>A</w:t>
            </w:r>
            <w:r>
              <w:rPr>
                <w:color w:val="AE9142"/>
                <w:sz w:val="16"/>
                <w:szCs w:val="16"/>
              </w:rPr>
              <w:t xml:space="preserve"> note was added referencing the </w:t>
            </w:r>
            <w:r>
              <w:rPr>
                <w:rFonts w:hint="eastAsia"/>
                <w:color w:val="AE9142"/>
                <w:sz w:val="16"/>
                <w:szCs w:val="16"/>
              </w:rPr>
              <w:t>R</w:t>
            </w:r>
            <w:r>
              <w:rPr>
                <w:color w:val="AE9142"/>
                <w:sz w:val="16"/>
                <w:szCs w:val="16"/>
              </w:rPr>
              <w:t>esponsibility Matrix</w:t>
            </w:r>
          </w:p>
          <w:p w14:paraId="2054E435" w14:textId="77777777" w:rsidR="009865FD" w:rsidRPr="00966206" w:rsidRDefault="009865FD"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All appendixes referred with a note</w:t>
            </w:r>
          </w:p>
          <w:p w14:paraId="73C37761" w14:textId="77777777" w:rsidR="009865FD" w:rsidRDefault="009865FD"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4.3 Training / Induction</w:t>
            </w:r>
          </w:p>
          <w:p w14:paraId="2CC7BD70" w14:textId="77777777" w:rsidR="009865FD" w:rsidRDefault="009865FD" w:rsidP="00344497">
            <w:pPr>
              <w:pStyle w:val="ListParagraph"/>
              <w:numPr>
                <w:ilvl w:val="1"/>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Pr>
                <w:rFonts w:hint="eastAsia"/>
                <w:color w:val="AE9142"/>
                <w:sz w:val="16"/>
                <w:szCs w:val="16"/>
              </w:rPr>
              <w:t>A</w:t>
            </w:r>
            <w:r>
              <w:rPr>
                <w:color w:val="AE9142"/>
                <w:sz w:val="16"/>
                <w:szCs w:val="16"/>
              </w:rPr>
              <w:t xml:space="preserve"> new table with stakeholder´s Training/induction added</w:t>
            </w:r>
          </w:p>
          <w:p w14:paraId="05BB30DB" w14:textId="7256504F" w:rsidR="009865FD" w:rsidRDefault="009865FD"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 note was added related to the Rhino models usage</w:t>
            </w:r>
          </w:p>
          <w:p w14:paraId="7453CC26" w14:textId="645E1A23" w:rsidR="00FE3F4B" w:rsidRDefault="00FE3F4B"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Worksets updated</w:t>
            </w:r>
          </w:p>
          <w:p w14:paraId="794DF9C0" w14:textId="77777777" w:rsidR="009865FD" w:rsidRDefault="009865FD"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 new 6.15 subtopic added with the Annotation Methods strategy</w:t>
            </w:r>
          </w:p>
          <w:p w14:paraId="43FCA521" w14:textId="77777777" w:rsidR="009865FD" w:rsidRDefault="009865FD"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 new 8.1.1. subtopic about BIM360 Design Collaboration package exchange naming convention added</w:t>
            </w:r>
          </w:p>
          <w:p w14:paraId="140B6430" w14:textId="77777777" w:rsidR="009865FD" w:rsidRDefault="009865FD"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Comments related with Shared Parameter file (txt) added</w:t>
            </w:r>
          </w:p>
          <w:p w14:paraId="12B4DF36" w14:textId="4115B623" w:rsidR="009865FD" w:rsidRDefault="009865FD"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6.6. Volume/System strategy schedule updated</w:t>
            </w:r>
          </w:p>
          <w:p w14:paraId="1FF650F2" w14:textId="78F92671" w:rsidR="009865FD" w:rsidRDefault="009865FD"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Table in Appendix A updated</w:t>
            </w:r>
          </w:p>
          <w:p w14:paraId="6642E81D" w14:textId="77777777" w:rsidR="009865FD" w:rsidRDefault="009865FD"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New Appendixes added:</w:t>
            </w:r>
          </w:p>
          <w:p w14:paraId="2FCF8910" w14:textId="77777777" w:rsidR="009865FD" w:rsidRDefault="009865FD" w:rsidP="00344497">
            <w:pPr>
              <w:pStyle w:val="ListParagraph"/>
              <w:numPr>
                <w:ilvl w:val="1"/>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Pr>
                <w:rFonts w:hint="eastAsia"/>
                <w:color w:val="AE9142"/>
                <w:sz w:val="16"/>
                <w:szCs w:val="16"/>
              </w:rPr>
              <w:t>APPENDIX</w:t>
            </w:r>
            <w:r>
              <w:rPr>
                <w:color w:val="AE9142"/>
                <w:sz w:val="16"/>
                <w:szCs w:val="16"/>
              </w:rPr>
              <w:t xml:space="preserve"> J – Master Information Delivery Table</w:t>
            </w:r>
          </w:p>
          <w:p w14:paraId="47C9ED33" w14:textId="77777777" w:rsidR="009865FD" w:rsidRDefault="009865FD" w:rsidP="00344497">
            <w:pPr>
              <w:pStyle w:val="ListParagraph"/>
              <w:numPr>
                <w:ilvl w:val="1"/>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Pr>
                <w:rFonts w:hint="eastAsia"/>
                <w:color w:val="AE9142"/>
                <w:sz w:val="16"/>
                <w:szCs w:val="16"/>
              </w:rPr>
              <w:t xml:space="preserve">APPENDIX </w:t>
            </w:r>
            <w:r>
              <w:rPr>
                <w:color w:val="AE9142"/>
                <w:sz w:val="16"/>
                <w:szCs w:val="16"/>
              </w:rPr>
              <w:t>K – BIM Uses Matrix</w:t>
            </w:r>
          </w:p>
          <w:p w14:paraId="289D94D2" w14:textId="77777777" w:rsidR="009865FD" w:rsidRDefault="009865FD" w:rsidP="00344497">
            <w:pPr>
              <w:pStyle w:val="ListParagraph"/>
              <w:numPr>
                <w:ilvl w:val="1"/>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APPENDIX L – S</w:t>
            </w:r>
            <w:r>
              <w:rPr>
                <w:rFonts w:hint="eastAsia"/>
                <w:color w:val="AE9142"/>
                <w:sz w:val="16"/>
                <w:szCs w:val="16"/>
              </w:rPr>
              <w:t>p</w:t>
            </w:r>
            <w:r>
              <w:rPr>
                <w:color w:val="AE9142"/>
                <w:sz w:val="16"/>
                <w:szCs w:val="16"/>
              </w:rPr>
              <w:t>ecialist Discipline Integration</w:t>
            </w:r>
          </w:p>
          <w:p w14:paraId="74189D8F" w14:textId="77777777" w:rsidR="0019304A" w:rsidRDefault="009865FD" w:rsidP="00344497">
            <w:pPr>
              <w:pStyle w:val="ListParagraph"/>
              <w:numPr>
                <w:ilvl w:val="1"/>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APPENDIX M – BIM Timeline</w:t>
            </w:r>
          </w:p>
          <w:p w14:paraId="39ECEF9D" w14:textId="423E88F3" w:rsidR="009865FD" w:rsidRPr="0019304A" w:rsidRDefault="009865FD" w:rsidP="00344497">
            <w:pPr>
              <w:pStyle w:val="ListParagraph"/>
              <w:numPr>
                <w:ilvl w:val="1"/>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19304A">
              <w:rPr>
                <w:color w:val="AE9142"/>
                <w:sz w:val="16"/>
                <w:szCs w:val="16"/>
              </w:rPr>
              <w:t>APPENDIX N – Consultants Interface</w:t>
            </w:r>
          </w:p>
        </w:tc>
      </w:tr>
      <w:tr w:rsidR="005203C2" w14:paraId="13BC6A2F" w14:textId="77777777" w:rsidTr="574C89BA">
        <w:trPr>
          <w:trHeight w:val="769"/>
        </w:trPr>
        <w:tc>
          <w:tcPr>
            <w:cnfStyle w:val="001000000000" w:firstRow="0" w:lastRow="0" w:firstColumn="1" w:lastColumn="0" w:oddVBand="0" w:evenVBand="0" w:oddHBand="0" w:evenHBand="0" w:firstRowFirstColumn="0" w:firstRowLastColumn="0" w:lastRowFirstColumn="0" w:lastRowLastColumn="0"/>
            <w:tcW w:w="1053" w:type="dxa"/>
            <w:tcBorders>
              <w:top w:val="single" w:sz="12" w:space="0" w:color="808080" w:themeColor="background2" w:themeShade="80"/>
              <w:bottom w:val="single" w:sz="12" w:space="0" w:color="808080" w:themeColor="background2" w:themeShade="80"/>
            </w:tcBorders>
            <w:shd w:val="clear" w:color="auto" w:fill="auto"/>
            <w:vAlign w:val="center"/>
          </w:tcPr>
          <w:p w14:paraId="0F3111AF" w14:textId="1122F6D5" w:rsidR="005203C2" w:rsidRPr="300E7D12" w:rsidRDefault="005203C2" w:rsidP="300E7D12">
            <w:pPr>
              <w:ind w:left="0"/>
              <w:jc w:val="center"/>
              <w:rPr>
                <w:color w:val="AD9042"/>
                <w:sz w:val="22"/>
                <w:szCs w:val="22"/>
              </w:rPr>
            </w:pPr>
            <w:r>
              <w:rPr>
                <w:color w:val="AD9042"/>
                <w:sz w:val="22"/>
                <w:szCs w:val="22"/>
              </w:rPr>
              <w:t>07</w:t>
            </w:r>
          </w:p>
        </w:tc>
        <w:tc>
          <w:tcPr>
            <w:tcW w:w="8984" w:type="dxa"/>
            <w:tcBorders>
              <w:top w:val="single" w:sz="12" w:space="0" w:color="808080" w:themeColor="background2" w:themeShade="80"/>
              <w:bottom w:val="single" w:sz="12" w:space="0" w:color="808080" w:themeColor="background2" w:themeShade="80"/>
            </w:tcBorders>
            <w:shd w:val="clear" w:color="auto" w:fill="auto"/>
            <w:vAlign w:val="center"/>
          </w:tcPr>
          <w:p w14:paraId="4E95C788" w14:textId="77777777" w:rsidR="005203C2" w:rsidRDefault="005203C2" w:rsidP="00344497">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New Appendixes added:</w:t>
            </w:r>
          </w:p>
          <w:p w14:paraId="63149049" w14:textId="786CBAA2" w:rsidR="005203C2" w:rsidRDefault="005203C2" w:rsidP="00344497">
            <w:pPr>
              <w:pStyle w:val="ListParagraph"/>
              <w:numPr>
                <w:ilvl w:val="1"/>
                <w:numId w:val="33"/>
              </w:numPr>
              <w:cnfStyle w:val="000000000000" w:firstRow="0" w:lastRow="0" w:firstColumn="0" w:lastColumn="0" w:oddVBand="0" w:evenVBand="0" w:oddHBand="0" w:evenHBand="0" w:firstRowFirstColumn="0" w:firstRowLastColumn="0" w:lastRowFirstColumn="0" w:lastRowLastColumn="0"/>
              <w:rPr>
                <w:color w:val="AE9142"/>
                <w:sz w:val="16"/>
                <w:szCs w:val="16"/>
              </w:rPr>
            </w:pPr>
            <w:r>
              <w:rPr>
                <w:rFonts w:hint="eastAsia"/>
                <w:color w:val="AE9142"/>
                <w:sz w:val="16"/>
                <w:szCs w:val="16"/>
              </w:rPr>
              <w:t>APPENDIX</w:t>
            </w:r>
            <w:r>
              <w:rPr>
                <w:color w:val="AE9142"/>
                <w:sz w:val="16"/>
                <w:szCs w:val="16"/>
              </w:rPr>
              <w:t xml:space="preserve"> O – </w:t>
            </w:r>
            <w:r w:rsidRPr="00140368">
              <w:rPr>
                <w:rFonts w:hint="eastAsia"/>
                <w:color w:val="AE9142"/>
                <w:sz w:val="16"/>
                <w:szCs w:val="16"/>
              </w:rPr>
              <w:t>Drawing Series Numbers</w:t>
            </w:r>
          </w:p>
          <w:p w14:paraId="7E40E171" w14:textId="5605C131" w:rsidR="0034077F" w:rsidRPr="0034077F" w:rsidRDefault="0034077F" w:rsidP="00344497">
            <w:pPr>
              <w:pStyle w:val="ListParagraph"/>
              <w:numPr>
                <w:ilvl w:val="1"/>
                <w:numId w:val="33"/>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APPENDIX P – BIM Guides</w:t>
            </w:r>
          </w:p>
          <w:p w14:paraId="10E8407C" w14:textId="0F0BAF8B" w:rsidR="005203C2" w:rsidRPr="00262AFF" w:rsidRDefault="12E0647A" w:rsidP="00344497">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12E0647A">
              <w:rPr>
                <w:color w:val="AE9142" w:themeColor="accent2"/>
                <w:sz w:val="16"/>
                <w:szCs w:val="16"/>
              </w:rPr>
              <w:t>Package Exchange Naming Convention – Updated</w:t>
            </w:r>
          </w:p>
          <w:p w14:paraId="09247629" w14:textId="77777777" w:rsidR="005203C2" w:rsidRPr="0091159A" w:rsidRDefault="00262AFF" w:rsidP="00344497">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00262AFF">
              <w:rPr>
                <w:color w:val="AE9142" w:themeColor="accent2"/>
                <w:sz w:val="16"/>
                <w:szCs w:val="16"/>
              </w:rPr>
              <w:t>6.11</w:t>
            </w:r>
            <w:r w:rsidR="00FC711E">
              <w:rPr>
                <w:color w:val="AE9142" w:themeColor="accent2"/>
                <w:sz w:val="16"/>
                <w:szCs w:val="16"/>
              </w:rPr>
              <w:t xml:space="preserve"> - </w:t>
            </w:r>
            <w:r w:rsidRPr="00262AFF">
              <w:rPr>
                <w:color w:val="AE9142" w:themeColor="accent2"/>
                <w:sz w:val="16"/>
                <w:szCs w:val="16"/>
              </w:rPr>
              <w:t>Shared Parameters Update</w:t>
            </w:r>
          </w:p>
          <w:p w14:paraId="68800E95" w14:textId="56D5AF1A" w:rsidR="001C1F4D" w:rsidRDefault="001C1F4D" w:rsidP="00344497">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6.6. Volume/System strategy schedule updated</w:t>
            </w:r>
          </w:p>
        </w:tc>
      </w:tr>
      <w:tr w:rsidR="001B271B" w14:paraId="7E141A9F" w14:textId="77777777" w:rsidTr="574C89BA">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1053" w:type="dxa"/>
            <w:tcBorders>
              <w:top w:val="single" w:sz="12" w:space="0" w:color="808080" w:themeColor="background2" w:themeShade="80"/>
              <w:bottom w:val="single" w:sz="12" w:space="0" w:color="808080" w:themeColor="background2" w:themeShade="80"/>
            </w:tcBorders>
            <w:shd w:val="clear" w:color="auto" w:fill="auto"/>
            <w:vAlign w:val="center"/>
          </w:tcPr>
          <w:p w14:paraId="41375F8E" w14:textId="26B72AE5" w:rsidR="001B271B" w:rsidRDefault="001B271B" w:rsidP="300E7D12">
            <w:pPr>
              <w:ind w:left="0"/>
              <w:jc w:val="center"/>
              <w:rPr>
                <w:color w:val="AD9042"/>
                <w:sz w:val="22"/>
                <w:szCs w:val="22"/>
              </w:rPr>
            </w:pPr>
            <w:r>
              <w:rPr>
                <w:color w:val="AD9042"/>
                <w:sz w:val="22"/>
                <w:szCs w:val="22"/>
              </w:rPr>
              <w:lastRenderedPageBreak/>
              <w:t>08</w:t>
            </w:r>
          </w:p>
        </w:tc>
        <w:tc>
          <w:tcPr>
            <w:tcW w:w="8984" w:type="dxa"/>
            <w:tcBorders>
              <w:top w:val="single" w:sz="12" w:space="0" w:color="808080" w:themeColor="background2" w:themeShade="80"/>
              <w:bottom w:val="single" w:sz="12" w:space="0" w:color="808080" w:themeColor="background2" w:themeShade="80"/>
            </w:tcBorders>
            <w:shd w:val="clear" w:color="auto" w:fill="auto"/>
          </w:tcPr>
          <w:p w14:paraId="0D37F919" w14:textId="77777777" w:rsidR="001B271B" w:rsidRPr="001B271B" w:rsidRDefault="001B271B" w:rsidP="001B271B">
            <w:pPr>
              <w:ind w:left="0"/>
              <w:cnfStyle w:val="000000100000" w:firstRow="0" w:lastRow="0" w:firstColumn="0" w:lastColumn="0" w:oddVBand="0" w:evenVBand="0" w:oddHBand="1" w:evenHBand="0" w:firstRowFirstColumn="0" w:firstRowLastColumn="0" w:lastRowFirstColumn="0" w:lastRowLastColumn="0"/>
              <w:rPr>
                <w:color w:val="AE9142" w:themeColor="text1"/>
                <w:sz w:val="16"/>
                <w:szCs w:val="16"/>
              </w:rPr>
            </w:pPr>
            <w:r w:rsidRPr="001B271B">
              <w:rPr>
                <w:color w:val="AE9142" w:themeColor="text1"/>
                <w:sz w:val="16"/>
                <w:szCs w:val="16"/>
              </w:rPr>
              <w:t xml:space="preserve">TRSDC </w:t>
            </w:r>
            <w:r w:rsidRPr="001B271B">
              <w:rPr>
                <w:color w:val="AE9142"/>
                <w:sz w:val="16"/>
                <w:szCs w:val="16"/>
              </w:rPr>
              <w:t>Comments</w:t>
            </w:r>
            <w:r w:rsidRPr="001B271B">
              <w:rPr>
                <w:color w:val="AE9142" w:themeColor="text1"/>
                <w:sz w:val="16"/>
                <w:szCs w:val="16"/>
              </w:rPr>
              <w:t xml:space="preserve"> incorporated</w:t>
            </w:r>
          </w:p>
          <w:p w14:paraId="375BFA37" w14:textId="77777777" w:rsidR="001B271B" w:rsidRPr="001B271B" w:rsidRDefault="001B271B"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1B271B">
              <w:rPr>
                <w:color w:val="AE9142" w:themeColor="accent2"/>
                <w:sz w:val="16"/>
                <w:szCs w:val="16"/>
              </w:rPr>
              <w:t>2.4 Key Team Stakeholders updated</w:t>
            </w:r>
          </w:p>
          <w:p w14:paraId="5E9AEA6B" w14:textId="77777777" w:rsidR="001B271B" w:rsidRPr="001B271B" w:rsidRDefault="001B271B"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1B271B">
              <w:rPr>
                <w:color w:val="AE9142" w:themeColor="accent2"/>
                <w:sz w:val="16"/>
                <w:szCs w:val="16"/>
              </w:rPr>
              <w:t>4.2 BIM Responsibilities Matrix Members Allocation updated</w:t>
            </w:r>
          </w:p>
          <w:p w14:paraId="781FEDEC" w14:textId="77777777" w:rsidR="001B271B" w:rsidRPr="001B271B" w:rsidRDefault="001B271B"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1B271B">
              <w:rPr>
                <w:color w:val="AE9142" w:themeColor="accent2"/>
                <w:sz w:val="16"/>
                <w:szCs w:val="16"/>
              </w:rPr>
              <w:t>5.1 Matrix of Responsibilities across the Supply Chain updated</w:t>
            </w:r>
          </w:p>
          <w:p w14:paraId="7BF77BE1" w14:textId="77777777" w:rsidR="001B271B" w:rsidRPr="001B271B" w:rsidRDefault="001B271B"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1B271B">
              <w:rPr>
                <w:color w:val="AE9142" w:themeColor="accent2"/>
                <w:sz w:val="16"/>
                <w:szCs w:val="16"/>
              </w:rPr>
              <w:t>6.5 Specialist Discipline Integration into BIM Environment updated</w:t>
            </w:r>
          </w:p>
          <w:p w14:paraId="60585E66" w14:textId="77777777" w:rsidR="001B271B" w:rsidRPr="001B271B" w:rsidRDefault="001B271B"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1B271B">
              <w:rPr>
                <w:color w:val="AE9142" w:themeColor="accent2"/>
                <w:sz w:val="16"/>
                <w:szCs w:val="16"/>
              </w:rPr>
              <w:t>6.6 File Naming Convention updated:</w:t>
            </w:r>
          </w:p>
          <w:p w14:paraId="392A4C0B" w14:textId="77777777" w:rsidR="001B271B" w:rsidRPr="001B271B" w:rsidRDefault="001B271B" w:rsidP="00344497">
            <w:pPr>
              <w:pStyle w:val="ListParagraph"/>
              <w:numPr>
                <w:ilvl w:val="1"/>
                <w:numId w:val="33"/>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1B271B">
              <w:rPr>
                <w:color w:val="AE9142" w:themeColor="accent2"/>
                <w:sz w:val="16"/>
                <w:szCs w:val="16"/>
              </w:rPr>
              <w:t>Volume/System Series updated</w:t>
            </w:r>
          </w:p>
          <w:p w14:paraId="26B4056F" w14:textId="77777777" w:rsidR="001B271B" w:rsidRPr="001B271B" w:rsidRDefault="001B271B"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1B271B">
              <w:rPr>
                <w:color w:val="AE9142" w:themeColor="accent2"/>
                <w:sz w:val="16"/>
                <w:szCs w:val="16"/>
              </w:rPr>
              <w:t>6.9 Revit Views Naming Convention updated</w:t>
            </w:r>
          </w:p>
          <w:p w14:paraId="63413915" w14:textId="77777777" w:rsidR="001B271B" w:rsidRPr="001B271B" w:rsidRDefault="001B271B"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1B271B">
              <w:rPr>
                <w:color w:val="AE9142" w:themeColor="accent2"/>
                <w:sz w:val="16"/>
                <w:szCs w:val="16"/>
              </w:rPr>
              <w:t>6.13 Document Numbering updated</w:t>
            </w:r>
          </w:p>
          <w:p w14:paraId="5837B896" w14:textId="77777777" w:rsidR="001B271B" w:rsidRPr="001B271B" w:rsidRDefault="001B271B"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1B271B">
              <w:rPr>
                <w:color w:val="AE9142" w:themeColor="accent2"/>
                <w:sz w:val="16"/>
                <w:szCs w:val="16"/>
              </w:rPr>
              <w:t>6.15 Annotation Tags updated</w:t>
            </w:r>
          </w:p>
          <w:p w14:paraId="0459A4CE" w14:textId="6CB14A26" w:rsidR="001B271B" w:rsidRDefault="001B271B" w:rsidP="0034449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1B271B">
              <w:rPr>
                <w:color w:val="AE9142" w:themeColor="accent2"/>
                <w:sz w:val="16"/>
                <w:szCs w:val="16"/>
              </w:rPr>
              <w:t>Appendix F renamed</w:t>
            </w:r>
          </w:p>
        </w:tc>
      </w:tr>
      <w:tr w:rsidR="1FC11859" w14:paraId="2D228211" w14:textId="77777777" w:rsidTr="574C89BA">
        <w:trPr>
          <w:trHeight w:val="769"/>
        </w:trPr>
        <w:tc>
          <w:tcPr>
            <w:cnfStyle w:val="001000000000" w:firstRow="0" w:lastRow="0" w:firstColumn="1" w:lastColumn="0" w:oddVBand="0" w:evenVBand="0" w:oddHBand="0" w:evenHBand="0" w:firstRowFirstColumn="0" w:firstRowLastColumn="0" w:lastRowFirstColumn="0" w:lastRowLastColumn="0"/>
            <w:tcW w:w="1053" w:type="dxa"/>
            <w:tcBorders>
              <w:top w:val="single" w:sz="12" w:space="0" w:color="808080" w:themeColor="background2" w:themeShade="80"/>
              <w:bottom w:val="single" w:sz="12" w:space="0" w:color="808080" w:themeColor="background2" w:themeShade="80"/>
            </w:tcBorders>
            <w:shd w:val="clear" w:color="auto" w:fill="auto"/>
            <w:vAlign w:val="center"/>
          </w:tcPr>
          <w:p w14:paraId="5848905D" w14:textId="1794E30F" w:rsidR="1FC11859" w:rsidRDefault="1FC11859" w:rsidP="1FC11859">
            <w:pPr>
              <w:spacing w:after="120"/>
              <w:ind w:left="0"/>
              <w:jc w:val="center"/>
              <w:rPr>
                <w:color w:val="AD9042"/>
                <w:sz w:val="22"/>
                <w:szCs w:val="22"/>
              </w:rPr>
            </w:pPr>
            <w:r w:rsidRPr="1FC11859">
              <w:rPr>
                <w:color w:val="AD9042"/>
                <w:sz w:val="22"/>
                <w:szCs w:val="22"/>
              </w:rPr>
              <w:t>09</w:t>
            </w:r>
          </w:p>
        </w:tc>
        <w:tc>
          <w:tcPr>
            <w:tcW w:w="8984" w:type="dxa"/>
            <w:tcBorders>
              <w:top w:val="single" w:sz="12" w:space="0" w:color="808080" w:themeColor="background2" w:themeShade="80"/>
              <w:bottom w:val="single" w:sz="12" w:space="0" w:color="808080" w:themeColor="background2" w:themeShade="80"/>
            </w:tcBorders>
            <w:shd w:val="clear" w:color="auto" w:fill="auto"/>
          </w:tcPr>
          <w:p w14:paraId="507AACE0" w14:textId="080DD91B" w:rsidR="1FC11859" w:rsidRDefault="48D751A0" w:rsidP="48D751A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48D751A0">
              <w:rPr>
                <w:color w:val="AE9142" w:themeColor="accent2"/>
                <w:sz w:val="16"/>
                <w:szCs w:val="16"/>
              </w:rPr>
              <w:t>6.4 Federation Strategy - Updated Model List + Children Area Building added</w:t>
            </w:r>
          </w:p>
          <w:p w14:paraId="49A83C33" w14:textId="3D9DE646" w:rsidR="1FC11859" w:rsidRDefault="48D751A0" w:rsidP="48D751A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48D751A0">
              <w:rPr>
                <w:color w:val="AE9142" w:themeColor="accent2"/>
                <w:sz w:val="16"/>
                <w:szCs w:val="16"/>
              </w:rPr>
              <w:t>6.4 Federation Strategy - Updated Federation Strategy Diagram</w:t>
            </w:r>
          </w:p>
          <w:p w14:paraId="30542BAE" w14:textId="77777777" w:rsidR="00CD45C1" w:rsidRDefault="48D751A0" w:rsidP="48D751A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48D751A0">
              <w:rPr>
                <w:color w:val="AE9142" w:themeColor="accent2"/>
                <w:sz w:val="16"/>
                <w:szCs w:val="16"/>
              </w:rPr>
              <w:t>6.6 File Naming Convention updated:</w:t>
            </w:r>
          </w:p>
          <w:p w14:paraId="281C8FB9" w14:textId="77777777" w:rsidR="00CD45C1" w:rsidRDefault="48D751A0" w:rsidP="48D751A0">
            <w:pPr>
              <w:pStyle w:val="ListParagraph"/>
              <w:numPr>
                <w:ilvl w:val="1"/>
                <w:numId w:val="6"/>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48D751A0">
              <w:rPr>
                <w:color w:val="AE9142" w:themeColor="accent2"/>
                <w:sz w:val="16"/>
                <w:szCs w:val="16"/>
              </w:rPr>
              <w:t>Volume/System Series updated</w:t>
            </w:r>
          </w:p>
          <w:p w14:paraId="6AC27A0E" w14:textId="77777777" w:rsidR="00CD45C1" w:rsidRDefault="48D751A0" w:rsidP="48D751A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48D751A0">
              <w:rPr>
                <w:color w:val="AE9142" w:themeColor="accent2"/>
                <w:sz w:val="16"/>
                <w:szCs w:val="16"/>
              </w:rPr>
              <w:t>6.7 Level / Location Naming updated:</w:t>
            </w:r>
          </w:p>
          <w:p w14:paraId="701BD661" w14:textId="41D160B9" w:rsidR="1FC11859" w:rsidRDefault="48D751A0" w:rsidP="48D751A0">
            <w:pPr>
              <w:pStyle w:val="ListParagraph"/>
              <w:numPr>
                <w:ilvl w:val="1"/>
                <w:numId w:val="6"/>
              </w:num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48D751A0">
              <w:rPr>
                <w:color w:val="AE9142" w:themeColor="accent2"/>
                <w:sz w:val="16"/>
                <w:szCs w:val="16"/>
              </w:rPr>
              <w:t>New Level codes added for Room Typologies</w:t>
            </w:r>
          </w:p>
        </w:tc>
      </w:tr>
      <w:tr w:rsidR="00A83DB9" w14:paraId="7C61FEEE" w14:textId="77777777" w:rsidTr="574C89BA">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1053" w:type="dxa"/>
            <w:tcBorders>
              <w:top w:val="single" w:sz="12" w:space="0" w:color="808080" w:themeColor="background2" w:themeShade="80"/>
              <w:bottom w:val="single" w:sz="12" w:space="0" w:color="808080" w:themeColor="background2" w:themeShade="80"/>
            </w:tcBorders>
            <w:shd w:val="clear" w:color="auto" w:fill="auto"/>
            <w:vAlign w:val="center"/>
          </w:tcPr>
          <w:p w14:paraId="1386AF68" w14:textId="36FCAD4C" w:rsidR="00A83DB9" w:rsidRPr="1FC11859" w:rsidRDefault="00A83DB9" w:rsidP="1FC11859">
            <w:pPr>
              <w:ind w:left="0"/>
              <w:jc w:val="center"/>
              <w:rPr>
                <w:color w:val="AD9042"/>
                <w:sz w:val="22"/>
                <w:szCs w:val="22"/>
              </w:rPr>
            </w:pPr>
            <w:r>
              <w:rPr>
                <w:color w:val="AD9042"/>
                <w:sz w:val="22"/>
                <w:szCs w:val="22"/>
              </w:rPr>
              <w:t>10</w:t>
            </w:r>
          </w:p>
        </w:tc>
        <w:tc>
          <w:tcPr>
            <w:tcW w:w="8984" w:type="dxa"/>
            <w:tcBorders>
              <w:top w:val="single" w:sz="12" w:space="0" w:color="808080" w:themeColor="background2" w:themeShade="80"/>
              <w:bottom w:val="single" w:sz="12" w:space="0" w:color="808080" w:themeColor="background2" w:themeShade="80"/>
            </w:tcBorders>
            <w:shd w:val="clear" w:color="auto" w:fill="auto"/>
          </w:tcPr>
          <w:p w14:paraId="124B1770" w14:textId="2D8AFC62" w:rsidR="00B33447" w:rsidRDefault="48D751A0" w:rsidP="48D751A0">
            <w:pPr>
              <w:pStyle w:val="ListParagraph"/>
              <w:numPr>
                <w:ilvl w:val="0"/>
                <w:numId w:val="6"/>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48D751A0">
              <w:rPr>
                <w:color w:val="AE9142" w:themeColor="accent2"/>
                <w:sz w:val="16"/>
                <w:szCs w:val="16"/>
              </w:rPr>
              <w:t>2.3 Project Program and Milestones</w:t>
            </w:r>
          </w:p>
          <w:p w14:paraId="480105C8" w14:textId="4DB7F5F3" w:rsidR="00B33447" w:rsidRDefault="48D751A0" w:rsidP="48D751A0">
            <w:pPr>
              <w:pStyle w:val="ListParagraph"/>
              <w:numPr>
                <w:ilvl w:val="1"/>
                <w:numId w:val="6"/>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48D751A0">
              <w:rPr>
                <w:color w:val="AE9142" w:themeColor="accent2"/>
                <w:sz w:val="16"/>
                <w:szCs w:val="16"/>
              </w:rPr>
              <w:t>Reference to Appendix M – BIM Timeline</w:t>
            </w:r>
          </w:p>
          <w:p w14:paraId="375D57F4" w14:textId="77777777" w:rsidR="00FD5427" w:rsidRDefault="48D751A0" w:rsidP="48D751A0">
            <w:pPr>
              <w:pStyle w:val="ListParagraph"/>
              <w:numPr>
                <w:ilvl w:val="0"/>
                <w:numId w:val="6"/>
              </w:numPr>
              <w:spacing w:after="120"/>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48D751A0">
              <w:rPr>
                <w:color w:val="AE9142" w:themeColor="accent2"/>
                <w:sz w:val="16"/>
                <w:szCs w:val="16"/>
              </w:rPr>
              <w:t>6.2 Model Setup</w:t>
            </w:r>
          </w:p>
          <w:p w14:paraId="13040050" w14:textId="77777777" w:rsidR="00FD5427" w:rsidRDefault="48D751A0" w:rsidP="48D751A0">
            <w:pPr>
              <w:pStyle w:val="ListParagraph"/>
              <w:numPr>
                <w:ilvl w:val="1"/>
                <w:numId w:val="6"/>
              </w:numPr>
              <w:spacing w:after="120"/>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48D751A0">
              <w:rPr>
                <w:color w:val="AE9142" w:themeColor="accent2"/>
                <w:sz w:val="16"/>
                <w:szCs w:val="16"/>
              </w:rPr>
              <w:t>Project units and rounding added</w:t>
            </w:r>
          </w:p>
          <w:p w14:paraId="28A756DA" w14:textId="28C955AC" w:rsidR="48D751A0" w:rsidRDefault="48D751A0" w:rsidP="48D751A0">
            <w:pPr>
              <w:pStyle w:val="ListParagraph"/>
              <w:numPr>
                <w:ilvl w:val="0"/>
                <w:numId w:val="6"/>
              </w:numPr>
              <w:jc w:val="left"/>
              <w:cnfStyle w:val="000000100000" w:firstRow="0" w:lastRow="0" w:firstColumn="0" w:lastColumn="0" w:oddVBand="0" w:evenVBand="0" w:oddHBand="1" w:evenHBand="0" w:firstRowFirstColumn="0" w:firstRowLastColumn="0" w:lastRowFirstColumn="0" w:lastRowLastColumn="0"/>
              <w:rPr>
                <w:color w:val="AE9142" w:themeColor="accent2"/>
                <w:szCs w:val="18"/>
              </w:rPr>
            </w:pPr>
            <w:r w:rsidRPr="48D751A0">
              <w:rPr>
                <w:color w:val="AE9142" w:themeColor="accent2"/>
                <w:sz w:val="16"/>
                <w:szCs w:val="16"/>
              </w:rPr>
              <w:t>6.4 Federation Strategy</w:t>
            </w:r>
          </w:p>
          <w:p w14:paraId="033808EB" w14:textId="42233058" w:rsidR="48D751A0" w:rsidRDefault="48D751A0" w:rsidP="48D751A0">
            <w:pPr>
              <w:pStyle w:val="ListParagraph"/>
              <w:numPr>
                <w:ilvl w:val="1"/>
                <w:numId w:val="6"/>
              </w:numPr>
              <w:jc w:val="left"/>
              <w:cnfStyle w:val="000000100000" w:firstRow="0" w:lastRow="0" w:firstColumn="0" w:lastColumn="0" w:oddVBand="0" w:evenVBand="0" w:oddHBand="1" w:evenHBand="0" w:firstRowFirstColumn="0" w:firstRowLastColumn="0" w:lastRowFirstColumn="0" w:lastRowLastColumn="0"/>
              <w:rPr>
                <w:color w:val="AE9142" w:themeColor="accent2"/>
                <w:szCs w:val="18"/>
              </w:rPr>
            </w:pPr>
            <w:r w:rsidRPr="48D751A0">
              <w:rPr>
                <w:color w:val="AE9142" w:themeColor="accent2"/>
                <w:sz w:val="16"/>
                <w:szCs w:val="16"/>
              </w:rPr>
              <w:t xml:space="preserve">File names &amp; Federation Strategy diagram updated </w:t>
            </w:r>
          </w:p>
          <w:p w14:paraId="16911913" w14:textId="4C2F6BC6" w:rsidR="00A83DB9" w:rsidRDefault="48D751A0" w:rsidP="48D751A0">
            <w:pPr>
              <w:pStyle w:val="ListParagraph"/>
              <w:numPr>
                <w:ilvl w:val="0"/>
                <w:numId w:val="6"/>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48D751A0">
              <w:rPr>
                <w:color w:val="AE9142" w:themeColor="accent2"/>
                <w:sz w:val="16"/>
                <w:szCs w:val="16"/>
              </w:rPr>
              <w:t>6.6 File Naming Convention updated:</w:t>
            </w:r>
          </w:p>
          <w:p w14:paraId="577BA6EC" w14:textId="77777777" w:rsidR="00A83DB9" w:rsidRDefault="48D751A0" w:rsidP="48D751A0">
            <w:pPr>
              <w:pStyle w:val="ListParagraph"/>
              <w:numPr>
                <w:ilvl w:val="1"/>
                <w:numId w:val="6"/>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48D751A0">
              <w:rPr>
                <w:color w:val="AE9142" w:themeColor="accent2"/>
                <w:sz w:val="16"/>
                <w:szCs w:val="16"/>
              </w:rPr>
              <w:t>Volume/System Series updated</w:t>
            </w:r>
          </w:p>
          <w:p w14:paraId="3DBF8E57" w14:textId="77777777" w:rsidR="00A83DB9" w:rsidRDefault="48D751A0" w:rsidP="48D751A0">
            <w:pPr>
              <w:pStyle w:val="ListParagraph"/>
              <w:numPr>
                <w:ilvl w:val="0"/>
                <w:numId w:val="6"/>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48D751A0">
              <w:rPr>
                <w:color w:val="AE9142" w:themeColor="accent2"/>
                <w:sz w:val="16"/>
                <w:szCs w:val="16"/>
              </w:rPr>
              <w:t>6.7 Level / Location Naming updated:</w:t>
            </w:r>
          </w:p>
          <w:p w14:paraId="78C47AF1" w14:textId="77777777" w:rsidR="00A83DB9" w:rsidRDefault="48D751A0" w:rsidP="48D751A0">
            <w:pPr>
              <w:pStyle w:val="ListParagraph"/>
              <w:numPr>
                <w:ilvl w:val="1"/>
                <w:numId w:val="6"/>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48D751A0">
              <w:rPr>
                <w:color w:val="AE9142" w:themeColor="accent2"/>
                <w:sz w:val="16"/>
                <w:szCs w:val="16"/>
              </w:rPr>
              <w:t>New Level codes added for Room Typologies</w:t>
            </w:r>
          </w:p>
          <w:p w14:paraId="2359E982" w14:textId="77777777" w:rsidR="004F4E34" w:rsidRDefault="48D751A0" w:rsidP="48D751A0">
            <w:pPr>
              <w:pStyle w:val="ListParagraph"/>
              <w:numPr>
                <w:ilvl w:val="0"/>
                <w:numId w:val="6"/>
              </w:numPr>
              <w:spacing w:after="120"/>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48D751A0">
              <w:rPr>
                <w:color w:val="AE9142" w:themeColor="accent2"/>
                <w:sz w:val="16"/>
                <w:szCs w:val="16"/>
              </w:rPr>
              <w:t>6.12 Object Naming Convention updated</w:t>
            </w:r>
          </w:p>
          <w:p w14:paraId="4B5FDF77" w14:textId="77777777" w:rsidR="004F4E34" w:rsidRDefault="48D751A0" w:rsidP="48D751A0">
            <w:pPr>
              <w:pStyle w:val="ListParagraph"/>
              <w:numPr>
                <w:ilvl w:val="1"/>
                <w:numId w:val="6"/>
              </w:numPr>
              <w:spacing w:after="120"/>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48D751A0">
              <w:rPr>
                <w:color w:val="AE9142" w:themeColor="accent2"/>
                <w:sz w:val="16"/>
                <w:szCs w:val="16"/>
              </w:rPr>
              <w:t>Subtopic 6.12.1 Best Practice added</w:t>
            </w:r>
          </w:p>
          <w:p w14:paraId="380CBDC2" w14:textId="77777777" w:rsidR="004F4E34" w:rsidRDefault="48D751A0" w:rsidP="48D751A0">
            <w:pPr>
              <w:pStyle w:val="ListParagraph"/>
              <w:numPr>
                <w:ilvl w:val="1"/>
                <w:numId w:val="6"/>
              </w:numPr>
              <w:spacing w:after="120"/>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48D751A0">
              <w:rPr>
                <w:color w:val="AE9142" w:themeColor="accent2"/>
                <w:sz w:val="16"/>
                <w:szCs w:val="16"/>
              </w:rPr>
              <w:t>Subtopic Family Naming Convention added</w:t>
            </w:r>
          </w:p>
          <w:p w14:paraId="5BD89A09" w14:textId="77777777" w:rsidR="004F4E34" w:rsidRDefault="48D751A0" w:rsidP="48D751A0">
            <w:pPr>
              <w:pStyle w:val="ListParagraph"/>
              <w:numPr>
                <w:ilvl w:val="1"/>
                <w:numId w:val="6"/>
              </w:numPr>
              <w:spacing w:after="120"/>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48D751A0">
              <w:rPr>
                <w:color w:val="AE9142" w:themeColor="accent2"/>
                <w:sz w:val="16"/>
                <w:szCs w:val="16"/>
              </w:rPr>
              <w:t>Subtopic Type Naming Convention added</w:t>
            </w:r>
          </w:p>
          <w:p w14:paraId="1F9A2DF4" w14:textId="77777777" w:rsidR="004F4E34" w:rsidRDefault="48D751A0" w:rsidP="48D751A0">
            <w:pPr>
              <w:pStyle w:val="ListParagraph"/>
              <w:numPr>
                <w:ilvl w:val="1"/>
                <w:numId w:val="6"/>
              </w:numPr>
              <w:spacing w:after="120"/>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48D751A0">
              <w:rPr>
                <w:color w:val="AE9142" w:themeColor="accent2"/>
                <w:sz w:val="16"/>
                <w:szCs w:val="16"/>
              </w:rPr>
              <w:t>Subtopic Miscellaneous Revit Content Naming Convention added</w:t>
            </w:r>
          </w:p>
          <w:p w14:paraId="24AD5980" w14:textId="5E1B9C32" w:rsidR="00A83DB9" w:rsidRDefault="48D751A0" w:rsidP="48D751A0">
            <w:pPr>
              <w:pStyle w:val="ListParagraph"/>
              <w:numPr>
                <w:ilvl w:val="0"/>
                <w:numId w:val="6"/>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48D751A0">
              <w:rPr>
                <w:color w:val="AE9142" w:themeColor="accent2"/>
                <w:sz w:val="16"/>
                <w:szCs w:val="16"/>
              </w:rPr>
              <w:t>7 Technical Data Protocol</w:t>
            </w:r>
          </w:p>
          <w:p w14:paraId="294F5759" w14:textId="77777777" w:rsidR="00A83DB9" w:rsidRDefault="48D751A0" w:rsidP="48D751A0">
            <w:pPr>
              <w:pStyle w:val="ListParagraph"/>
              <w:numPr>
                <w:ilvl w:val="1"/>
                <w:numId w:val="6"/>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48D751A0">
              <w:rPr>
                <w:color w:val="AE9142" w:themeColor="accent2"/>
                <w:sz w:val="16"/>
                <w:szCs w:val="16"/>
              </w:rPr>
              <w:t>New text added about the Weekly and by-Weekly Information Exchange</w:t>
            </w:r>
          </w:p>
          <w:p w14:paraId="63D6AE9F" w14:textId="77777777" w:rsidR="00A83DB9" w:rsidRDefault="48D751A0" w:rsidP="48D751A0">
            <w:pPr>
              <w:pStyle w:val="ListParagraph"/>
              <w:numPr>
                <w:ilvl w:val="1"/>
                <w:numId w:val="6"/>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48D751A0">
              <w:rPr>
                <w:color w:val="AE9142" w:themeColor="accent2"/>
                <w:sz w:val="16"/>
                <w:szCs w:val="16"/>
              </w:rPr>
              <w:t>New text added about the Milestones Submission</w:t>
            </w:r>
          </w:p>
          <w:p w14:paraId="3DF5F9EE" w14:textId="77777777" w:rsidR="00A83DB9" w:rsidRDefault="48D751A0" w:rsidP="48D751A0">
            <w:pPr>
              <w:pStyle w:val="ListParagraph"/>
              <w:numPr>
                <w:ilvl w:val="0"/>
                <w:numId w:val="6"/>
              </w:numPr>
              <w:contextualSpacing/>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48D751A0">
              <w:rPr>
                <w:color w:val="AD9042"/>
                <w:sz w:val="16"/>
                <w:szCs w:val="16"/>
              </w:rPr>
              <w:t xml:space="preserve">8.3.1 BIM </w:t>
            </w:r>
            <w:r w:rsidRPr="48D751A0">
              <w:rPr>
                <w:color w:val="AE9142" w:themeColor="accent2"/>
                <w:sz w:val="16"/>
                <w:szCs w:val="16"/>
              </w:rPr>
              <w:t>Models</w:t>
            </w:r>
            <w:r w:rsidRPr="48D751A0">
              <w:rPr>
                <w:color w:val="AD9042"/>
                <w:sz w:val="16"/>
                <w:szCs w:val="16"/>
              </w:rPr>
              <w:t xml:space="preserve"> Exchange</w:t>
            </w:r>
          </w:p>
          <w:p w14:paraId="2081F615" w14:textId="77777777" w:rsidR="00A83DB9" w:rsidRPr="00336D26" w:rsidRDefault="48D751A0" w:rsidP="48D751A0">
            <w:pPr>
              <w:pStyle w:val="ListParagraph"/>
              <w:numPr>
                <w:ilvl w:val="1"/>
                <w:numId w:val="6"/>
              </w:numPr>
              <w:contextualSpacing/>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48D751A0">
              <w:rPr>
                <w:color w:val="AE9142" w:themeColor="accent2"/>
                <w:sz w:val="16"/>
                <w:szCs w:val="16"/>
              </w:rPr>
              <w:t>New Sub-topic added</w:t>
            </w:r>
          </w:p>
          <w:p w14:paraId="34CA3635" w14:textId="77777777" w:rsidR="00A83DB9" w:rsidRPr="00336D26" w:rsidRDefault="48D751A0" w:rsidP="48D751A0">
            <w:pPr>
              <w:pStyle w:val="ListParagraph"/>
              <w:numPr>
                <w:ilvl w:val="0"/>
                <w:numId w:val="6"/>
              </w:numPr>
              <w:contextualSpacing/>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48D751A0">
              <w:rPr>
                <w:color w:val="AE9142" w:themeColor="accent2"/>
                <w:sz w:val="16"/>
                <w:szCs w:val="16"/>
              </w:rPr>
              <w:t>8.6 BIM Meetings</w:t>
            </w:r>
          </w:p>
          <w:p w14:paraId="4C8E5A08" w14:textId="77777777" w:rsidR="00A83DB9" w:rsidRPr="008609E4" w:rsidRDefault="48D751A0" w:rsidP="48D751A0">
            <w:pPr>
              <w:pStyle w:val="ListParagraph"/>
              <w:numPr>
                <w:ilvl w:val="1"/>
                <w:numId w:val="6"/>
              </w:numPr>
              <w:contextualSpacing/>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48D751A0">
              <w:rPr>
                <w:color w:val="AE9142" w:themeColor="accent2"/>
                <w:sz w:val="16"/>
                <w:szCs w:val="16"/>
              </w:rPr>
              <w:t>BIM Weekly Meetings and Clash Detection &amp; Coordination Meetings added</w:t>
            </w:r>
          </w:p>
          <w:p w14:paraId="0C20C963" w14:textId="77777777" w:rsidR="00A83DB9" w:rsidRDefault="48D751A0" w:rsidP="48D751A0">
            <w:pPr>
              <w:pStyle w:val="ListParagraph"/>
              <w:numPr>
                <w:ilvl w:val="0"/>
                <w:numId w:val="6"/>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48D751A0">
              <w:rPr>
                <w:color w:val="AE9142" w:themeColor="accent2"/>
                <w:sz w:val="16"/>
                <w:szCs w:val="16"/>
              </w:rPr>
              <w:t>8.7 Clash Detection and Coordination Meetings</w:t>
            </w:r>
          </w:p>
          <w:p w14:paraId="60DAA4B1" w14:textId="77777777" w:rsidR="00A83DB9" w:rsidRDefault="48D751A0" w:rsidP="48D751A0">
            <w:pPr>
              <w:pStyle w:val="ListParagraph"/>
              <w:numPr>
                <w:ilvl w:val="1"/>
                <w:numId w:val="6"/>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48D751A0">
              <w:rPr>
                <w:color w:val="AE9142" w:themeColor="accent2"/>
                <w:sz w:val="16"/>
                <w:szCs w:val="16"/>
              </w:rPr>
              <w:t>New text added</w:t>
            </w:r>
          </w:p>
          <w:p w14:paraId="3103DDD5" w14:textId="3EED1050" w:rsidR="00A83DB9" w:rsidRPr="237C6D8D" w:rsidRDefault="48D751A0" w:rsidP="48D751A0">
            <w:pPr>
              <w:pStyle w:val="ListParagraph"/>
              <w:numPr>
                <w:ilvl w:val="1"/>
                <w:numId w:val="6"/>
              </w:numPr>
              <w:contextualSpacing/>
              <w:jc w:val="left"/>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48D751A0">
              <w:rPr>
                <w:color w:val="AE9142" w:themeColor="accent2"/>
                <w:sz w:val="16"/>
                <w:szCs w:val="16"/>
              </w:rPr>
              <w:t>Schedule updated</w:t>
            </w:r>
          </w:p>
        </w:tc>
      </w:tr>
      <w:tr w:rsidR="00F67575" w14:paraId="19CBC1B4" w14:textId="77777777" w:rsidTr="574C89BA">
        <w:trPr>
          <w:trHeight w:val="769"/>
        </w:trPr>
        <w:tc>
          <w:tcPr>
            <w:cnfStyle w:val="001000000000" w:firstRow="0" w:lastRow="0" w:firstColumn="1" w:lastColumn="0" w:oddVBand="0" w:evenVBand="0" w:oddHBand="0" w:evenHBand="0" w:firstRowFirstColumn="0" w:firstRowLastColumn="0" w:lastRowFirstColumn="0" w:lastRowLastColumn="0"/>
            <w:tcW w:w="1053" w:type="dxa"/>
            <w:tcBorders>
              <w:top w:val="single" w:sz="12" w:space="0" w:color="808080" w:themeColor="background2" w:themeShade="80"/>
              <w:bottom w:val="single" w:sz="12" w:space="0" w:color="808080" w:themeColor="background2" w:themeShade="80"/>
            </w:tcBorders>
            <w:shd w:val="clear" w:color="auto" w:fill="auto"/>
            <w:vAlign w:val="center"/>
          </w:tcPr>
          <w:p w14:paraId="67CD7E0A" w14:textId="77777777" w:rsidR="00F67575" w:rsidRDefault="00F67575" w:rsidP="00464277">
            <w:pPr>
              <w:ind w:left="0"/>
              <w:jc w:val="center"/>
              <w:rPr>
                <w:color w:val="AD9042"/>
                <w:sz w:val="22"/>
                <w:szCs w:val="22"/>
              </w:rPr>
            </w:pPr>
            <w:r>
              <w:rPr>
                <w:color w:val="AD9042"/>
                <w:sz w:val="22"/>
                <w:szCs w:val="22"/>
              </w:rPr>
              <w:t>11</w:t>
            </w:r>
          </w:p>
        </w:tc>
        <w:tc>
          <w:tcPr>
            <w:tcW w:w="8984" w:type="dxa"/>
            <w:tcBorders>
              <w:top w:val="single" w:sz="12" w:space="0" w:color="808080" w:themeColor="background2" w:themeShade="80"/>
              <w:bottom w:val="single" w:sz="12" w:space="0" w:color="808080" w:themeColor="background2" w:themeShade="80"/>
            </w:tcBorders>
            <w:shd w:val="clear" w:color="auto" w:fill="auto"/>
          </w:tcPr>
          <w:p w14:paraId="755B82D4" w14:textId="446712B1" w:rsidR="00F67575" w:rsidRPr="00F67575" w:rsidRDefault="574C89BA" w:rsidP="00464277">
            <w:pPr>
              <w:pStyle w:val="ListParagraph"/>
              <w:numPr>
                <w:ilvl w:val="0"/>
                <w:numId w:val="6"/>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sidRPr="574C89BA">
              <w:rPr>
                <w:color w:val="AE9142" w:themeColor="accent2"/>
                <w:sz w:val="16"/>
                <w:szCs w:val="16"/>
              </w:rPr>
              <w:t>6.4 Federation Strategy</w:t>
            </w:r>
          </w:p>
          <w:p w14:paraId="2C54B2D6" w14:textId="7C516747" w:rsidR="00F67575" w:rsidRPr="00F67575" w:rsidRDefault="574C89BA" w:rsidP="00464277">
            <w:pPr>
              <w:pStyle w:val="ListParagraph"/>
              <w:numPr>
                <w:ilvl w:val="1"/>
                <w:numId w:val="6"/>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sidRPr="574C89BA">
              <w:rPr>
                <w:color w:val="AE9142" w:themeColor="accent2"/>
                <w:sz w:val="16"/>
                <w:szCs w:val="16"/>
              </w:rPr>
              <w:t>File names &amp; Federation Strategy diagram updated</w:t>
            </w:r>
          </w:p>
          <w:p w14:paraId="33BBB548" w14:textId="77777777" w:rsidR="00F67575" w:rsidRPr="00F67575" w:rsidRDefault="574C89BA" w:rsidP="574C89BA">
            <w:pPr>
              <w:pStyle w:val="ListParagraph"/>
              <w:numPr>
                <w:ilvl w:val="0"/>
                <w:numId w:val="6"/>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sidRPr="574C89BA">
              <w:rPr>
                <w:color w:val="AE9142" w:themeColor="accent2"/>
                <w:sz w:val="16"/>
                <w:szCs w:val="16"/>
              </w:rPr>
              <w:t>6.6 File Naming Convention updated:</w:t>
            </w:r>
          </w:p>
          <w:p w14:paraId="4C0292EF" w14:textId="2051DD48" w:rsidR="00F67575" w:rsidRPr="00F67575" w:rsidRDefault="574C89BA" w:rsidP="00464277">
            <w:pPr>
              <w:pStyle w:val="ListParagraph"/>
              <w:numPr>
                <w:ilvl w:val="1"/>
                <w:numId w:val="6"/>
              </w:numPr>
              <w:contextualSpacing/>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sidRPr="574C89BA">
              <w:rPr>
                <w:color w:val="AE9142" w:themeColor="accent2"/>
                <w:sz w:val="16"/>
                <w:szCs w:val="16"/>
              </w:rPr>
              <w:t>Volume/System 93-Privacy Screen added</w:t>
            </w:r>
          </w:p>
        </w:tc>
      </w:tr>
      <w:tr w:rsidR="00AD5246" w14:paraId="7F88170A" w14:textId="77777777" w:rsidTr="574C89BA">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1053" w:type="dxa"/>
            <w:tcBorders>
              <w:top w:val="single" w:sz="12" w:space="0" w:color="808080" w:themeColor="background2" w:themeShade="80"/>
              <w:bottom w:val="single" w:sz="12" w:space="0" w:color="808080" w:themeColor="background2" w:themeShade="80"/>
            </w:tcBorders>
            <w:shd w:val="clear" w:color="auto" w:fill="auto"/>
            <w:vAlign w:val="center"/>
          </w:tcPr>
          <w:p w14:paraId="7028F2D6" w14:textId="4E1A6376" w:rsidR="00AD5246" w:rsidRDefault="00AD5246" w:rsidP="00464277">
            <w:pPr>
              <w:ind w:left="0"/>
              <w:jc w:val="center"/>
              <w:rPr>
                <w:color w:val="AD9042"/>
                <w:sz w:val="22"/>
                <w:szCs w:val="22"/>
              </w:rPr>
            </w:pPr>
            <w:r>
              <w:rPr>
                <w:color w:val="AD9042"/>
                <w:sz w:val="22"/>
                <w:szCs w:val="22"/>
              </w:rPr>
              <w:t>12</w:t>
            </w:r>
          </w:p>
        </w:tc>
        <w:tc>
          <w:tcPr>
            <w:tcW w:w="8984" w:type="dxa"/>
            <w:tcBorders>
              <w:top w:val="single" w:sz="12" w:space="0" w:color="808080" w:themeColor="background2" w:themeShade="80"/>
              <w:bottom w:val="single" w:sz="12" w:space="0" w:color="808080" w:themeColor="background2" w:themeShade="80"/>
            </w:tcBorders>
            <w:shd w:val="clear" w:color="auto" w:fill="auto"/>
          </w:tcPr>
          <w:p w14:paraId="6DF8DECC" w14:textId="1C2E4612" w:rsidR="00AD5246" w:rsidRPr="574C89BA" w:rsidRDefault="00AD5246" w:rsidP="00464277">
            <w:pPr>
              <w:pStyle w:val="ListParagraph"/>
              <w:numPr>
                <w:ilvl w:val="0"/>
                <w:numId w:val="6"/>
              </w:numPr>
              <w:contextualSpacing/>
              <w:jc w:val="left"/>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Pr>
                <w:color w:val="AE9142" w:themeColor="accent2"/>
                <w:sz w:val="16"/>
                <w:szCs w:val="16"/>
              </w:rPr>
              <w:t xml:space="preserve">KAA handling HE1 </w:t>
            </w:r>
          </w:p>
        </w:tc>
      </w:tr>
    </w:tbl>
    <w:p w14:paraId="4FBE4247" w14:textId="280C207F" w:rsidR="4BBFB2C7" w:rsidRDefault="4BBFB2C7"/>
    <w:p w14:paraId="5CC3F346" w14:textId="77777777" w:rsidR="005B4D08" w:rsidRDefault="005B4D08">
      <w:pPr>
        <w:spacing w:line="264" w:lineRule="auto"/>
        <w:ind w:left="0"/>
        <w:jc w:val="left"/>
      </w:pPr>
      <w:r>
        <w:br w:type="page"/>
      </w:r>
    </w:p>
    <w:p w14:paraId="623926ED" w14:textId="3DB113F8" w:rsidR="005B4D08" w:rsidRPr="002D0902" w:rsidRDefault="005B4D08" w:rsidP="002D0902">
      <w:pPr>
        <w:spacing w:line="264" w:lineRule="auto"/>
        <w:ind w:left="0"/>
        <w:jc w:val="center"/>
        <w:rPr>
          <w:b/>
        </w:rPr>
      </w:pPr>
      <w:r w:rsidRPr="002D0902">
        <w:rPr>
          <w:b/>
        </w:rPr>
        <w:lastRenderedPageBreak/>
        <w:t>IMPORTANT NOTICE</w:t>
      </w:r>
    </w:p>
    <w:p w14:paraId="45973454" w14:textId="77777777" w:rsidR="005B4D08" w:rsidRDefault="005B4D08" w:rsidP="002D0902">
      <w:pPr>
        <w:spacing w:line="264" w:lineRule="auto"/>
        <w:ind w:left="0"/>
      </w:pPr>
    </w:p>
    <w:p w14:paraId="54BF5960" w14:textId="5AA4ECBB" w:rsidR="005B4D08" w:rsidRDefault="1F994CC4" w:rsidP="002D0902">
      <w:pPr>
        <w:spacing w:line="264" w:lineRule="auto"/>
        <w:ind w:left="0"/>
      </w:pPr>
      <w:r>
        <w:t xml:space="preserve">This document, </w:t>
      </w:r>
      <w:r w:rsidRPr="1F994CC4">
        <w:rPr>
          <w:i/>
          <w:iCs/>
          <w:color w:val="AD9142"/>
          <w:sz w:val="16"/>
          <w:szCs w:val="16"/>
        </w:rPr>
        <w:t>R08-HE1D01-FOS-PLN-AR-0001</w:t>
      </w:r>
      <w:r>
        <w:t xml:space="preserve"> is the exclusive property of The Red Sea Development Company (“TRSDC”).</w:t>
      </w:r>
    </w:p>
    <w:p w14:paraId="4BD49011" w14:textId="77777777" w:rsidR="005B4D08" w:rsidRDefault="005B4D08" w:rsidP="002D0902">
      <w:pPr>
        <w:spacing w:line="264" w:lineRule="auto"/>
        <w:ind w:left="0"/>
      </w:pPr>
    </w:p>
    <w:p w14:paraId="34A7AE00" w14:textId="178BF240" w:rsidR="005B4D08" w:rsidRDefault="005B4D08" w:rsidP="002D0902">
      <w:pPr>
        <w:spacing w:line="264" w:lineRule="auto"/>
        <w:ind w:left="0"/>
      </w:pPr>
      <w:r>
        <w:t>This Document should be read in its entirety including the terms of this Important Notice. This Document or extracts of this Document may be disclosed to respective consultants and/or contractors, provided that such disclosure includes this Important Notice.</w:t>
      </w:r>
    </w:p>
    <w:p w14:paraId="1FCAF6F7" w14:textId="77777777" w:rsidR="005B4D08" w:rsidRDefault="005B4D08" w:rsidP="002D0902">
      <w:pPr>
        <w:spacing w:line="264" w:lineRule="auto"/>
        <w:ind w:left="0"/>
      </w:pPr>
    </w:p>
    <w:p w14:paraId="487127B7" w14:textId="3D89C120" w:rsidR="005B4D08" w:rsidRDefault="005B4D08" w:rsidP="002D0902">
      <w:pPr>
        <w:spacing w:line="264" w:lineRule="auto"/>
        <w:ind w:left="0"/>
      </w:pPr>
      <w:r>
        <w:t>Any use or reliance on this Document, or extracts thereof, by any party, is at that third party’s sole risk and responsibility. TRSDC, to the maximum extent permitted by law, disclaim all liability (including for losses or damages of whatsoever nature claimed on whatsoever basis including negligence or otherwise) to any third party howsoever arising with respect to or in connection with the use of this Document including any liability caused by negligent acts or omissions.</w:t>
      </w:r>
    </w:p>
    <w:p w14:paraId="380D63FC" w14:textId="77777777" w:rsidR="005B4D08" w:rsidRDefault="005B4D08" w:rsidP="002D0902">
      <w:pPr>
        <w:spacing w:line="264" w:lineRule="auto"/>
        <w:ind w:left="0"/>
      </w:pPr>
    </w:p>
    <w:p w14:paraId="363F6B80" w14:textId="3F120587" w:rsidR="00E87BA7" w:rsidRDefault="005B4D08" w:rsidP="002D0902">
      <w:pPr>
        <w:spacing w:line="264" w:lineRule="auto"/>
        <w:ind w:left="0"/>
      </w:pPr>
      <w:r>
        <w:t>This Document and its contents are valid only for the conditions reported in it and as of the date of this Document.</w:t>
      </w:r>
    </w:p>
    <w:p w14:paraId="316ADB9E" w14:textId="6B78127D" w:rsidR="005B4D08" w:rsidRDefault="005B4D08" w:rsidP="002D0902">
      <w:pPr>
        <w:spacing w:line="264" w:lineRule="auto"/>
        <w:ind w:left="0"/>
      </w:pPr>
      <w:r>
        <w:br w:type="page"/>
      </w:r>
    </w:p>
    <w:sdt>
      <w:sdtPr>
        <w:rPr>
          <w:rFonts w:asciiTheme="minorHAnsi" w:eastAsiaTheme="minorEastAsia" w:hAnsiTheme="minorHAnsi" w:cstheme="minorBidi"/>
          <w:color w:val="auto"/>
          <w:sz w:val="18"/>
          <w:szCs w:val="20"/>
        </w:rPr>
        <w:id w:val="1669131395"/>
        <w:docPartObj>
          <w:docPartGallery w:val="Table of Contents"/>
          <w:docPartUnique/>
        </w:docPartObj>
      </w:sdtPr>
      <w:sdtEndPr>
        <w:rPr>
          <w:b/>
          <w:bCs/>
          <w:noProof/>
        </w:rPr>
      </w:sdtEndPr>
      <w:sdtContent>
        <w:p w14:paraId="3A0BD462" w14:textId="0E7C2A86" w:rsidR="004E6A64" w:rsidRDefault="549CC6C2" w:rsidP="004E6A64">
          <w:pPr>
            <w:pStyle w:val="TOCHeading"/>
            <w:numPr>
              <w:ilvl w:val="0"/>
              <w:numId w:val="0"/>
            </w:numPr>
            <w:ind w:left="576" w:hanging="576"/>
          </w:pPr>
          <w:r>
            <w:t>Table of Contents</w:t>
          </w:r>
        </w:p>
        <w:p w14:paraId="4CA3823B" w14:textId="2EF862DE" w:rsidR="00CD7326" w:rsidRDefault="005203C2" w:rsidP="549CC6C2">
          <w:pPr>
            <w:pStyle w:val="TOC1"/>
            <w:rPr>
              <w:rFonts w:cstheme="minorBidi"/>
              <w:noProof/>
              <w:color w:val="auto"/>
              <w:sz w:val="22"/>
              <w:szCs w:val="22"/>
              <w:lang w:eastAsia="ja-JP"/>
            </w:rPr>
          </w:pPr>
          <w:r w:rsidRPr="549CC6C2">
            <w:rPr>
              <w:b/>
              <w:noProof/>
              <w:color w:val="AE9142"/>
              <w:sz w:val="24"/>
            </w:rPr>
            <w:fldChar w:fldCharType="begin"/>
          </w:r>
          <w:r w:rsidRPr="549CC6C2">
            <w:rPr>
              <w:b/>
              <w:noProof/>
              <w:color w:val="AE9142"/>
              <w:sz w:val="24"/>
            </w:rPr>
            <w:instrText xml:space="preserve"> TOC \o "1-3" \h \z \u </w:instrText>
          </w:r>
          <w:r w:rsidRPr="549CC6C2">
            <w:rPr>
              <w:b/>
              <w:noProof/>
              <w:color w:val="AE9142"/>
              <w:sz w:val="24"/>
            </w:rPr>
            <w:fldChar w:fldCharType="separate"/>
          </w:r>
          <w:hyperlink w:anchor="_Toc87828904" w:history="1">
            <w:r w:rsidR="00CD7326" w:rsidRPr="00D83C72">
              <w:rPr>
                <w:rStyle w:val="Hyperlink"/>
                <w:noProof/>
              </w:rPr>
              <w:t>DEFINITIONS</w:t>
            </w:r>
            <w:r w:rsidR="00CD7326">
              <w:rPr>
                <w:noProof/>
                <w:webHidden/>
              </w:rPr>
              <w:tab/>
            </w:r>
            <w:r w:rsidR="00CD7326">
              <w:rPr>
                <w:noProof/>
                <w:webHidden/>
              </w:rPr>
              <w:fldChar w:fldCharType="begin"/>
            </w:r>
            <w:r w:rsidR="00CD7326">
              <w:rPr>
                <w:noProof/>
                <w:webHidden/>
              </w:rPr>
              <w:instrText xml:space="preserve"> PAGEREF _Toc87828904 \h </w:instrText>
            </w:r>
            <w:r w:rsidR="00CD7326">
              <w:rPr>
                <w:noProof/>
                <w:webHidden/>
              </w:rPr>
            </w:r>
            <w:r w:rsidR="00CD7326">
              <w:rPr>
                <w:noProof/>
                <w:webHidden/>
              </w:rPr>
              <w:fldChar w:fldCharType="separate"/>
            </w:r>
            <w:r w:rsidR="00CD7326">
              <w:rPr>
                <w:noProof/>
                <w:webHidden/>
              </w:rPr>
              <w:t>10</w:t>
            </w:r>
            <w:r w:rsidR="00CD7326">
              <w:rPr>
                <w:noProof/>
                <w:webHidden/>
              </w:rPr>
              <w:fldChar w:fldCharType="end"/>
            </w:r>
          </w:hyperlink>
        </w:p>
        <w:p w14:paraId="37C7EAD3" w14:textId="0F33B8B6" w:rsidR="00CD7326" w:rsidRDefault="00CC33C0" w:rsidP="549CC6C2">
          <w:pPr>
            <w:pStyle w:val="TOC1"/>
            <w:rPr>
              <w:rFonts w:cstheme="minorBidi"/>
              <w:noProof/>
              <w:color w:val="auto"/>
              <w:sz w:val="22"/>
              <w:szCs w:val="22"/>
              <w:lang w:eastAsia="ja-JP"/>
            </w:rPr>
          </w:pPr>
          <w:hyperlink w:anchor="_Toc87828905" w:history="1">
            <w:r w:rsidR="00CD7326" w:rsidRPr="549CC6C2">
              <w:rPr>
                <w:rStyle w:val="Hyperlink"/>
                <w:noProof/>
              </w:rPr>
              <w:t>1</w:t>
            </w:r>
            <w:r w:rsidR="00CD7326">
              <w:rPr>
                <w:rFonts w:cstheme="minorBidi"/>
                <w:bCs w:val="0"/>
                <w:noProof/>
                <w:color w:val="auto"/>
                <w:sz w:val="22"/>
                <w:szCs w:val="22"/>
                <w:lang w:eastAsia="ja-JP"/>
              </w:rPr>
              <w:tab/>
            </w:r>
            <w:r w:rsidR="00CD7326" w:rsidRPr="549CC6C2">
              <w:rPr>
                <w:rStyle w:val="Hyperlink"/>
                <w:noProof/>
              </w:rPr>
              <w:t>INTRODUCTION</w:t>
            </w:r>
            <w:r w:rsidR="00CD7326">
              <w:rPr>
                <w:noProof/>
                <w:webHidden/>
              </w:rPr>
              <w:tab/>
            </w:r>
            <w:r w:rsidR="00CD7326">
              <w:rPr>
                <w:noProof/>
                <w:webHidden/>
              </w:rPr>
              <w:fldChar w:fldCharType="begin"/>
            </w:r>
            <w:r w:rsidR="00CD7326">
              <w:rPr>
                <w:noProof/>
                <w:webHidden/>
              </w:rPr>
              <w:instrText xml:space="preserve"> PAGEREF _Toc87828905 \h </w:instrText>
            </w:r>
            <w:r w:rsidR="00CD7326">
              <w:rPr>
                <w:noProof/>
                <w:webHidden/>
              </w:rPr>
            </w:r>
            <w:r w:rsidR="00CD7326">
              <w:rPr>
                <w:noProof/>
                <w:webHidden/>
              </w:rPr>
              <w:fldChar w:fldCharType="separate"/>
            </w:r>
            <w:r w:rsidR="00CD7326">
              <w:rPr>
                <w:noProof/>
                <w:webHidden/>
              </w:rPr>
              <w:t>12</w:t>
            </w:r>
            <w:r w:rsidR="00CD7326">
              <w:rPr>
                <w:noProof/>
                <w:webHidden/>
              </w:rPr>
              <w:fldChar w:fldCharType="end"/>
            </w:r>
          </w:hyperlink>
        </w:p>
        <w:p w14:paraId="0B886EE2" w14:textId="4E97DD52" w:rsidR="00CD7326" w:rsidRDefault="00CC33C0" w:rsidP="549CC6C2">
          <w:pPr>
            <w:pStyle w:val="TOC2"/>
            <w:rPr>
              <w:rFonts w:cstheme="minorBidi"/>
              <w:noProof/>
              <w:sz w:val="22"/>
              <w:szCs w:val="22"/>
              <w:lang w:eastAsia="ja-JP"/>
            </w:rPr>
          </w:pPr>
          <w:hyperlink w:anchor="_Toc87828906" w:history="1">
            <w:r w:rsidR="00CD7326" w:rsidRPr="00D83C72">
              <w:rPr>
                <w:rStyle w:val="Hyperlink"/>
                <w:noProof/>
              </w:rPr>
              <w:t>1.1</w:t>
            </w:r>
            <w:r w:rsidR="00CD7326">
              <w:rPr>
                <w:rFonts w:cstheme="minorBidi"/>
                <w:noProof/>
                <w:sz w:val="22"/>
                <w:szCs w:val="22"/>
                <w:lang w:eastAsia="ja-JP"/>
              </w:rPr>
              <w:tab/>
            </w:r>
            <w:r w:rsidR="00CD7326" w:rsidRPr="00D83C72">
              <w:rPr>
                <w:rStyle w:val="Hyperlink"/>
                <w:noProof/>
              </w:rPr>
              <w:t>Purpose of this Project BEP</w:t>
            </w:r>
            <w:r w:rsidR="00CD7326">
              <w:rPr>
                <w:noProof/>
                <w:webHidden/>
              </w:rPr>
              <w:tab/>
            </w:r>
            <w:r w:rsidR="00CD7326">
              <w:rPr>
                <w:noProof/>
                <w:webHidden/>
              </w:rPr>
              <w:fldChar w:fldCharType="begin"/>
            </w:r>
            <w:r w:rsidR="00CD7326">
              <w:rPr>
                <w:noProof/>
                <w:webHidden/>
              </w:rPr>
              <w:instrText xml:space="preserve"> PAGEREF _Toc87828906 \h </w:instrText>
            </w:r>
            <w:r w:rsidR="00CD7326">
              <w:rPr>
                <w:noProof/>
                <w:webHidden/>
              </w:rPr>
            </w:r>
            <w:r w:rsidR="00CD7326">
              <w:rPr>
                <w:noProof/>
                <w:webHidden/>
              </w:rPr>
              <w:fldChar w:fldCharType="separate"/>
            </w:r>
            <w:r w:rsidR="00CD7326">
              <w:rPr>
                <w:noProof/>
                <w:webHidden/>
              </w:rPr>
              <w:t>12</w:t>
            </w:r>
            <w:r w:rsidR="00CD7326">
              <w:rPr>
                <w:noProof/>
                <w:webHidden/>
              </w:rPr>
              <w:fldChar w:fldCharType="end"/>
            </w:r>
          </w:hyperlink>
        </w:p>
        <w:p w14:paraId="0C12797F" w14:textId="6F7DADB2" w:rsidR="00CD7326" w:rsidRDefault="00CC33C0" w:rsidP="549CC6C2">
          <w:pPr>
            <w:pStyle w:val="TOC2"/>
            <w:rPr>
              <w:rFonts w:cstheme="minorBidi"/>
              <w:noProof/>
              <w:sz w:val="22"/>
              <w:szCs w:val="22"/>
              <w:lang w:eastAsia="ja-JP"/>
            </w:rPr>
          </w:pPr>
          <w:hyperlink w:anchor="_Toc87828907" w:history="1">
            <w:r w:rsidR="00CD7326" w:rsidRPr="00D83C72">
              <w:rPr>
                <w:rStyle w:val="Hyperlink"/>
                <w:noProof/>
              </w:rPr>
              <w:t>1.2</w:t>
            </w:r>
            <w:r w:rsidR="00CD7326">
              <w:rPr>
                <w:rFonts w:cstheme="minorBidi"/>
                <w:noProof/>
                <w:sz w:val="22"/>
                <w:szCs w:val="22"/>
                <w:lang w:eastAsia="ja-JP"/>
              </w:rPr>
              <w:tab/>
            </w:r>
            <w:r w:rsidR="00CD7326" w:rsidRPr="00D83C72">
              <w:rPr>
                <w:rStyle w:val="Hyperlink"/>
                <w:noProof/>
              </w:rPr>
              <w:t>Scope of this Project BEP</w:t>
            </w:r>
            <w:r w:rsidR="00CD7326">
              <w:rPr>
                <w:noProof/>
                <w:webHidden/>
              </w:rPr>
              <w:tab/>
            </w:r>
            <w:r w:rsidR="00CD7326">
              <w:rPr>
                <w:noProof/>
                <w:webHidden/>
              </w:rPr>
              <w:fldChar w:fldCharType="begin"/>
            </w:r>
            <w:r w:rsidR="00CD7326">
              <w:rPr>
                <w:noProof/>
                <w:webHidden/>
              </w:rPr>
              <w:instrText xml:space="preserve"> PAGEREF _Toc87828907 \h </w:instrText>
            </w:r>
            <w:r w:rsidR="00CD7326">
              <w:rPr>
                <w:noProof/>
                <w:webHidden/>
              </w:rPr>
            </w:r>
            <w:r w:rsidR="00CD7326">
              <w:rPr>
                <w:noProof/>
                <w:webHidden/>
              </w:rPr>
              <w:fldChar w:fldCharType="separate"/>
            </w:r>
            <w:r w:rsidR="00CD7326">
              <w:rPr>
                <w:noProof/>
                <w:webHidden/>
              </w:rPr>
              <w:t>13</w:t>
            </w:r>
            <w:r w:rsidR="00CD7326">
              <w:rPr>
                <w:noProof/>
                <w:webHidden/>
              </w:rPr>
              <w:fldChar w:fldCharType="end"/>
            </w:r>
          </w:hyperlink>
        </w:p>
        <w:p w14:paraId="3BCBA2C0" w14:textId="2FF049CB" w:rsidR="00CD7326" w:rsidRDefault="00CC33C0" w:rsidP="549CC6C2">
          <w:pPr>
            <w:pStyle w:val="TOC2"/>
            <w:rPr>
              <w:rFonts w:cstheme="minorBidi"/>
              <w:noProof/>
              <w:sz w:val="22"/>
              <w:szCs w:val="22"/>
              <w:lang w:eastAsia="ja-JP"/>
            </w:rPr>
          </w:pPr>
          <w:hyperlink w:anchor="_Toc87828908" w:history="1">
            <w:r w:rsidR="00CD7326" w:rsidRPr="00D83C72">
              <w:rPr>
                <w:rStyle w:val="Hyperlink"/>
                <w:noProof/>
              </w:rPr>
              <w:t>1.3</w:t>
            </w:r>
            <w:r w:rsidR="00CD7326">
              <w:rPr>
                <w:rFonts w:cstheme="minorBidi"/>
                <w:noProof/>
                <w:sz w:val="22"/>
                <w:szCs w:val="22"/>
                <w:lang w:eastAsia="ja-JP"/>
              </w:rPr>
              <w:tab/>
            </w:r>
            <w:r w:rsidR="00CD7326" w:rsidRPr="00D83C72">
              <w:rPr>
                <w:rStyle w:val="Hyperlink"/>
                <w:noProof/>
              </w:rPr>
              <w:t>Application of this Project BEP</w:t>
            </w:r>
            <w:r w:rsidR="00CD7326">
              <w:rPr>
                <w:noProof/>
                <w:webHidden/>
              </w:rPr>
              <w:tab/>
            </w:r>
            <w:r w:rsidR="00CD7326">
              <w:rPr>
                <w:noProof/>
                <w:webHidden/>
              </w:rPr>
              <w:fldChar w:fldCharType="begin"/>
            </w:r>
            <w:r w:rsidR="00CD7326">
              <w:rPr>
                <w:noProof/>
                <w:webHidden/>
              </w:rPr>
              <w:instrText xml:space="preserve"> PAGEREF _Toc87828908 \h </w:instrText>
            </w:r>
            <w:r w:rsidR="00CD7326">
              <w:rPr>
                <w:noProof/>
                <w:webHidden/>
              </w:rPr>
            </w:r>
            <w:r w:rsidR="00CD7326">
              <w:rPr>
                <w:noProof/>
                <w:webHidden/>
              </w:rPr>
              <w:fldChar w:fldCharType="separate"/>
            </w:r>
            <w:r w:rsidR="00CD7326">
              <w:rPr>
                <w:noProof/>
                <w:webHidden/>
              </w:rPr>
              <w:t>13</w:t>
            </w:r>
            <w:r w:rsidR="00CD7326">
              <w:rPr>
                <w:noProof/>
                <w:webHidden/>
              </w:rPr>
              <w:fldChar w:fldCharType="end"/>
            </w:r>
          </w:hyperlink>
        </w:p>
        <w:p w14:paraId="0E2F80A3" w14:textId="3F07E08A" w:rsidR="00CD7326" w:rsidRDefault="00CC33C0" w:rsidP="549CC6C2">
          <w:pPr>
            <w:pStyle w:val="TOC1"/>
            <w:rPr>
              <w:rFonts w:cstheme="minorBidi"/>
              <w:noProof/>
              <w:color w:val="auto"/>
              <w:sz w:val="22"/>
              <w:szCs w:val="22"/>
              <w:lang w:eastAsia="ja-JP"/>
            </w:rPr>
          </w:pPr>
          <w:hyperlink w:anchor="_Toc87828909" w:history="1">
            <w:r w:rsidR="00CD7326" w:rsidRPr="00D83C72">
              <w:rPr>
                <w:rStyle w:val="Hyperlink"/>
                <w:noProof/>
              </w:rPr>
              <w:t>2</w:t>
            </w:r>
            <w:r w:rsidR="00CD7326">
              <w:rPr>
                <w:rFonts w:cstheme="minorBidi"/>
                <w:bCs w:val="0"/>
                <w:noProof/>
                <w:color w:val="auto"/>
                <w:sz w:val="22"/>
                <w:szCs w:val="22"/>
                <w:lang w:eastAsia="ja-JP"/>
              </w:rPr>
              <w:tab/>
            </w:r>
            <w:r w:rsidR="00CD7326" w:rsidRPr="00D83C72">
              <w:rPr>
                <w:rStyle w:val="Hyperlink"/>
                <w:noProof/>
              </w:rPr>
              <w:t>PROJECT INFORMATION</w:t>
            </w:r>
            <w:r w:rsidR="00CD7326">
              <w:rPr>
                <w:noProof/>
                <w:webHidden/>
              </w:rPr>
              <w:tab/>
            </w:r>
            <w:r w:rsidR="00CD7326">
              <w:rPr>
                <w:noProof/>
                <w:webHidden/>
              </w:rPr>
              <w:fldChar w:fldCharType="begin"/>
            </w:r>
            <w:r w:rsidR="00CD7326">
              <w:rPr>
                <w:noProof/>
                <w:webHidden/>
              </w:rPr>
              <w:instrText xml:space="preserve"> PAGEREF _Toc87828909 \h </w:instrText>
            </w:r>
            <w:r w:rsidR="00CD7326">
              <w:rPr>
                <w:noProof/>
                <w:webHidden/>
              </w:rPr>
            </w:r>
            <w:r w:rsidR="00CD7326">
              <w:rPr>
                <w:noProof/>
                <w:webHidden/>
              </w:rPr>
              <w:fldChar w:fldCharType="separate"/>
            </w:r>
            <w:r w:rsidR="00CD7326">
              <w:rPr>
                <w:noProof/>
                <w:webHidden/>
              </w:rPr>
              <w:t>14</w:t>
            </w:r>
            <w:r w:rsidR="00CD7326">
              <w:rPr>
                <w:noProof/>
                <w:webHidden/>
              </w:rPr>
              <w:fldChar w:fldCharType="end"/>
            </w:r>
          </w:hyperlink>
        </w:p>
        <w:p w14:paraId="4F669B5F" w14:textId="1B87496E" w:rsidR="00CD7326" w:rsidRDefault="00CC33C0" w:rsidP="549CC6C2">
          <w:pPr>
            <w:pStyle w:val="TOC2"/>
            <w:rPr>
              <w:rFonts w:cstheme="minorBidi"/>
              <w:noProof/>
              <w:sz w:val="22"/>
              <w:szCs w:val="22"/>
              <w:lang w:eastAsia="ja-JP"/>
            </w:rPr>
          </w:pPr>
          <w:hyperlink w:anchor="_Toc87828910" w:history="1">
            <w:r w:rsidR="00CD7326" w:rsidRPr="00D83C72">
              <w:rPr>
                <w:rStyle w:val="Hyperlink"/>
                <w:noProof/>
              </w:rPr>
              <w:t>2.1</w:t>
            </w:r>
            <w:r w:rsidR="00CD7326">
              <w:rPr>
                <w:rFonts w:cstheme="minorBidi"/>
                <w:noProof/>
                <w:sz w:val="22"/>
                <w:szCs w:val="22"/>
                <w:lang w:eastAsia="ja-JP"/>
              </w:rPr>
              <w:tab/>
            </w:r>
            <w:r w:rsidR="00CD7326" w:rsidRPr="00D83C72">
              <w:rPr>
                <w:rStyle w:val="Hyperlink"/>
                <w:noProof/>
              </w:rPr>
              <w:t>Project Summary</w:t>
            </w:r>
            <w:r w:rsidR="00CD7326">
              <w:rPr>
                <w:noProof/>
                <w:webHidden/>
              </w:rPr>
              <w:tab/>
            </w:r>
            <w:r w:rsidR="00CD7326">
              <w:rPr>
                <w:noProof/>
                <w:webHidden/>
              </w:rPr>
              <w:fldChar w:fldCharType="begin"/>
            </w:r>
            <w:r w:rsidR="00CD7326">
              <w:rPr>
                <w:noProof/>
                <w:webHidden/>
              </w:rPr>
              <w:instrText xml:space="preserve"> PAGEREF _Toc87828910 \h </w:instrText>
            </w:r>
            <w:r w:rsidR="00CD7326">
              <w:rPr>
                <w:noProof/>
                <w:webHidden/>
              </w:rPr>
            </w:r>
            <w:r w:rsidR="00CD7326">
              <w:rPr>
                <w:noProof/>
                <w:webHidden/>
              </w:rPr>
              <w:fldChar w:fldCharType="separate"/>
            </w:r>
            <w:r w:rsidR="00CD7326">
              <w:rPr>
                <w:noProof/>
                <w:webHidden/>
              </w:rPr>
              <w:t>14</w:t>
            </w:r>
            <w:r w:rsidR="00CD7326">
              <w:rPr>
                <w:noProof/>
                <w:webHidden/>
              </w:rPr>
              <w:fldChar w:fldCharType="end"/>
            </w:r>
          </w:hyperlink>
        </w:p>
        <w:p w14:paraId="2E636128" w14:textId="01061C11" w:rsidR="00CD7326" w:rsidRDefault="00CC33C0" w:rsidP="549CC6C2">
          <w:pPr>
            <w:pStyle w:val="TOC2"/>
            <w:rPr>
              <w:rFonts w:cstheme="minorBidi"/>
              <w:noProof/>
              <w:sz w:val="22"/>
              <w:szCs w:val="22"/>
              <w:lang w:eastAsia="ja-JP"/>
            </w:rPr>
          </w:pPr>
          <w:hyperlink w:anchor="_Toc87828911" w:history="1">
            <w:r w:rsidR="00CD7326" w:rsidRPr="00D83C72">
              <w:rPr>
                <w:rStyle w:val="Hyperlink"/>
                <w:noProof/>
              </w:rPr>
              <w:t>2.2</w:t>
            </w:r>
            <w:r w:rsidR="00CD7326">
              <w:rPr>
                <w:rFonts w:cstheme="minorBidi"/>
                <w:noProof/>
                <w:sz w:val="22"/>
                <w:szCs w:val="22"/>
                <w:lang w:eastAsia="ja-JP"/>
              </w:rPr>
              <w:tab/>
            </w:r>
            <w:r w:rsidR="00CD7326" w:rsidRPr="00D83C72">
              <w:rPr>
                <w:rStyle w:val="Hyperlink"/>
                <w:noProof/>
              </w:rPr>
              <w:t>Document Authority</w:t>
            </w:r>
            <w:r w:rsidR="00CD7326">
              <w:rPr>
                <w:noProof/>
                <w:webHidden/>
              </w:rPr>
              <w:tab/>
            </w:r>
            <w:r w:rsidR="00CD7326">
              <w:rPr>
                <w:noProof/>
                <w:webHidden/>
              </w:rPr>
              <w:fldChar w:fldCharType="begin"/>
            </w:r>
            <w:r w:rsidR="00CD7326">
              <w:rPr>
                <w:noProof/>
                <w:webHidden/>
              </w:rPr>
              <w:instrText xml:space="preserve"> PAGEREF _Toc87828911 \h </w:instrText>
            </w:r>
            <w:r w:rsidR="00CD7326">
              <w:rPr>
                <w:noProof/>
                <w:webHidden/>
              </w:rPr>
            </w:r>
            <w:r w:rsidR="00CD7326">
              <w:rPr>
                <w:noProof/>
                <w:webHidden/>
              </w:rPr>
              <w:fldChar w:fldCharType="separate"/>
            </w:r>
            <w:r w:rsidR="00CD7326">
              <w:rPr>
                <w:noProof/>
                <w:webHidden/>
              </w:rPr>
              <w:t>14</w:t>
            </w:r>
            <w:r w:rsidR="00CD7326">
              <w:rPr>
                <w:noProof/>
                <w:webHidden/>
              </w:rPr>
              <w:fldChar w:fldCharType="end"/>
            </w:r>
          </w:hyperlink>
        </w:p>
        <w:p w14:paraId="3593069C" w14:textId="52935A4E" w:rsidR="00CD7326" w:rsidRDefault="00CC33C0" w:rsidP="549CC6C2">
          <w:pPr>
            <w:pStyle w:val="TOC2"/>
            <w:rPr>
              <w:rFonts w:cstheme="minorBidi"/>
              <w:noProof/>
              <w:sz w:val="22"/>
              <w:szCs w:val="22"/>
              <w:lang w:eastAsia="ja-JP"/>
            </w:rPr>
          </w:pPr>
          <w:hyperlink w:anchor="_Toc87828912" w:history="1">
            <w:r w:rsidR="00CD7326" w:rsidRPr="00D83C72">
              <w:rPr>
                <w:rStyle w:val="Hyperlink"/>
                <w:noProof/>
              </w:rPr>
              <w:t>2.3</w:t>
            </w:r>
            <w:r w:rsidR="00CD7326">
              <w:rPr>
                <w:rFonts w:cstheme="minorBidi"/>
                <w:noProof/>
                <w:sz w:val="22"/>
                <w:szCs w:val="22"/>
                <w:lang w:eastAsia="ja-JP"/>
              </w:rPr>
              <w:tab/>
            </w:r>
            <w:r w:rsidR="00CD7326" w:rsidRPr="00D83C72">
              <w:rPr>
                <w:rStyle w:val="Hyperlink"/>
                <w:noProof/>
              </w:rPr>
              <w:t>Project Program and Milestones</w:t>
            </w:r>
            <w:r w:rsidR="00CD7326">
              <w:rPr>
                <w:noProof/>
                <w:webHidden/>
              </w:rPr>
              <w:tab/>
            </w:r>
            <w:r w:rsidR="00CD7326">
              <w:rPr>
                <w:noProof/>
                <w:webHidden/>
              </w:rPr>
              <w:fldChar w:fldCharType="begin"/>
            </w:r>
            <w:r w:rsidR="00CD7326">
              <w:rPr>
                <w:noProof/>
                <w:webHidden/>
              </w:rPr>
              <w:instrText xml:space="preserve"> PAGEREF _Toc87828912 \h </w:instrText>
            </w:r>
            <w:r w:rsidR="00CD7326">
              <w:rPr>
                <w:noProof/>
                <w:webHidden/>
              </w:rPr>
            </w:r>
            <w:r w:rsidR="00CD7326">
              <w:rPr>
                <w:noProof/>
                <w:webHidden/>
              </w:rPr>
              <w:fldChar w:fldCharType="separate"/>
            </w:r>
            <w:r w:rsidR="00CD7326">
              <w:rPr>
                <w:noProof/>
                <w:webHidden/>
              </w:rPr>
              <w:t>14</w:t>
            </w:r>
            <w:r w:rsidR="00CD7326">
              <w:rPr>
                <w:noProof/>
                <w:webHidden/>
              </w:rPr>
              <w:fldChar w:fldCharType="end"/>
            </w:r>
          </w:hyperlink>
        </w:p>
        <w:p w14:paraId="647168A9" w14:textId="244EE0EC" w:rsidR="00CD7326" w:rsidRDefault="00CC33C0" w:rsidP="549CC6C2">
          <w:pPr>
            <w:pStyle w:val="TOC2"/>
            <w:rPr>
              <w:rFonts w:cstheme="minorBidi"/>
              <w:noProof/>
              <w:sz w:val="22"/>
              <w:szCs w:val="22"/>
              <w:lang w:eastAsia="ja-JP"/>
            </w:rPr>
          </w:pPr>
          <w:hyperlink w:anchor="_Toc87828913" w:history="1">
            <w:r w:rsidR="00CD7326" w:rsidRPr="00D83C72">
              <w:rPr>
                <w:rStyle w:val="Hyperlink"/>
                <w:noProof/>
              </w:rPr>
              <w:t>2.4</w:t>
            </w:r>
            <w:r w:rsidR="00CD7326">
              <w:rPr>
                <w:rFonts w:cstheme="minorBidi"/>
                <w:noProof/>
                <w:sz w:val="22"/>
                <w:szCs w:val="22"/>
                <w:lang w:eastAsia="ja-JP"/>
              </w:rPr>
              <w:tab/>
            </w:r>
            <w:r w:rsidR="00CD7326" w:rsidRPr="00D83C72">
              <w:rPr>
                <w:rStyle w:val="Hyperlink"/>
                <w:noProof/>
              </w:rPr>
              <w:t>Key Team Stakeholders</w:t>
            </w:r>
            <w:r w:rsidR="00CD7326">
              <w:rPr>
                <w:noProof/>
                <w:webHidden/>
              </w:rPr>
              <w:tab/>
            </w:r>
            <w:r w:rsidR="00CD7326">
              <w:rPr>
                <w:noProof/>
                <w:webHidden/>
              </w:rPr>
              <w:fldChar w:fldCharType="begin"/>
            </w:r>
            <w:r w:rsidR="00CD7326">
              <w:rPr>
                <w:noProof/>
                <w:webHidden/>
              </w:rPr>
              <w:instrText xml:space="preserve"> PAGEREF _Toc87828913 \h </w:instrText>
            </w:r>
            <w:r w:rsidR="00CD7326">
              <w:rPr>
                <w:noProof/>
                <w:webHidden/>
              </w:rPr>
            </w:r>
            <w:r w:rsidR="00CD7326">
              <w:rPr>
                <w:noProof/>
                <w:webHidden/>
              </w:rPr>
              <w:fldChar w:fldCharType="separate"/>
            </w:r>
            <w:r w:rsidR="00CD7326">
              <w:rPr>
                <w:noProof/>
                <w:webHidden/>
              </w:rPr>
              <w:t>14</w:t>
            </w:r>
            <w:r w:rsidR="00CD7326">
              <w:rPr>
                <w:noProof/>
                <w:webHidden/>
              </w:rPr>
              <w:fldChar w:fldCharType="end"/>
            </w:r>
          </w:hyperlink>
        </w:p>
        <w:p w14:paraId="6DC8FB00" w14:textId="6ED8EE80" w:rsidR="00CD7326" w:rsidRDefault="00CC33C0" w:rsidP="549CC6C2">
          <w:pPr>
            <w:pStyle w:val="TOC1"/>
            <w:rPr>
              <w:rFonts w:cstheme="minorBidi"/>
              <w:noProof/>
              <w:color w:val="auto"/>
              <w:sz w:val="22"/>
              <w:szCs w:val="22"/>
              <w:lang w:eastAsia="ja-JP"/>
            </w:rPr>
          </w:pPr>
          <w:hyperlink w:anchor="_Toc87828914" w:history="1">
            <w:r w:rsidR="00CD7326" w:rsidRPr="00D83C72">
              <w:rPr>
                <w:rStyle w:val="Hyperlink"/>
                <w:noProof/>
              </w:rPr>
              <w:t>3</w:t>
            </w:r>
            <w:r w:rsidR="00CD7326">
              <w:rPr>
                <w:rFonts w:cstheme="minorBidi"/>
                <w:bCs w:val="0"/>
                <w:noProof/>
                <w:color w:val="auto"/>
                <w:sz w:val="22"/>
                <w:szCs w:val="22"/>
                <w:lang w:eastAsia="ja-JP"/>
              </w:rPr>
              <w:tab/>
            </w:r>
            <w:r w:rsidR="00CD7326" w:rsidRPr="00D83C72">
              <w:rPr>
                <w:rStyle w:val="Hyperlink"/>
                <w:noProof/>
              </w:rPr>
              <w:t>EMPLOYER’S INFORMATION REQUIREMENTS</w:t>
            </w:r>
            <w:r w:rsidR="00CD7326">
              <w:rPr>
                <w:noProof/>
                <w:webHidden/>
              </w:rPr>
              <w:tab/>
            </w:r>
            <w:r w:rsidR="00CD7326">
              <w:rPr>
                <w:noProof/>
                <w:webHidden/>
              </w:rPr>
              <w:fldChar w:fldCharType="begin"/>
            </w:r>
            <w:r w:rsidR="00CD7326">
              <w:rPr>
                <w:noProof/>
                <w:webHidden/>
              </w:rPr>
              <w:instrText xml:space="preserve"> PAGEREF _Toc87828914 \h </w:instrText>
            </w:r>
            <w:r w:rsidR="00CD7326">
              <w:rPr>
                <w:noProof/>
                <w:webHidden/>
              </w:rPr>
            </w:r>
            <w:r w:rsidR="00CD7326">
              <w:rPr>
                <w:noProof/>
                <w:webHidden/>
              </w:rPr>
              <w:fldChar w:fldCharType="separate"/>
            </w:r>
            <w:r w:rsidR="00CD7326">
              <w:rPr>
                <w:noProof/>
                <w:webHidden/>
              </w:rPr>
              <w:t>16</w:t>
            </w:r>
            <w:r w:rsidR="00CD7326">
              <w:rPr>
                <w:noProof/>
                <w:webHidden/>
              </w:rPr>
              <w:fldChar w:fldCharType="end"/>
            </w:r>
          </w:hyperlink>
        </w:p>
        <w:p w14:paraId="52522683" w14:textId="3AA3815C" w:rsidR="00CD7326" w:rsidRDefault="00CC33C0" w:rsidP="549CC6C2">
          <w:pPr>
            <w:pStyle w:val="TOC2"/>
            <w:rPr>
              <w:rFonts w:cstheme="minorBidi"/>
              <w:noProof/>
              <w:sz w:val="22"/>
              <w:szCs w:val="22"/>
              <w:lang w:eastAsia="ja-JP"/>
            </w:rPr>
          </w:pPr>
          <w:hyperlink w:anchor="_Toc87828915" w:history="1">
            <w:r w:rsidR="00CD7326" w:rsidRPr="00D83C72">
              <w:rPr>
                <w:rStyle w:val="Hyperlink"/>
                <w:noProof/>
              </w:rPr>
              <w:t>3.1</w:t>
            </w:r>
            <w:r w:rsidR="00CD7326">
              <w:rPr>
                <w:rFonts w:cstheme="minorBidi"/>
                <w:noProof/>
                <w:sz w:val="22"/>
                <w:szCs w:val="22"/>
                <w:lang w:eastAsia="ja-JP"/>
              </w:rPr>
              <w:tab/>
            </w:r>
            <w:r w:rsidR="00CD7326" w:rsidRPr="00D83C72">
              <w:rPr>
                <w:rStyle w:val="Hyperlink"/>
                <w:noProof/>
              </w:rPr>
              <w:t>Strategic Objectives</w:t>
            </w:r>
            <w:r w:rsidR="00CD7326">
              <w:rPr>
                <w:noProof/>
                <w:webHidden/>
              </w:rPr>
              <w:tab/>
            </w:r>
            <w:r w:rsidR="00CD7326">
              <w:rPr>
                <w:noProof/>
                <w:webHidden/>
              </w:rPr>
              <w:fldChar w:fldCharType="begin"/>
            </w:r>
            <w:r w:rsidR="00CD7326">
              <w:rPr>
                <w:noProof/>
                <w:webHidden/>
              </w:rPr>
              <w:instrText xml:space="preserve"> PAGEREF _Toc87828915 \h </w:instrText>
            </w:r>
            <w:r w:rsidR="00CD7326">
              <w:rPr>
                <w:noProof/>
                <w:webHidden/>
              </w:rPr>
            </w:r>
            <w:r w:rsidR="00CD7326">
              <w:rPr>
                <w:noProof/>
                <w:webHidden/>
              </w:rPr>
              <w:fldChar w:fldCharType="separate"/>
            </w:r>
            <w:r w:rsidR="00CD7326">
              <w:rPr>
                <w:noProof/>
                <w:webHidden/>
              </w:rPr>
              <w:t>16</w:t>
            </w:r>
            <w:r w:rsidR="00CD7326">
              <w:rPr>
                <w:noProof/>
                <w:webHidden/>
              </w:rPr>
              <w:fldChar w:fldCharType="end"/>
            </w:r>
          </w:hyperlink>
        </w:p>
        <w:p w14:paraId="349C3EA4" w14:textId="485DE276" w:rsidR="00CD7326" w:rsidRDefault="00CC33C0" w:rsidP="549CC6C2">
          <w:pPr>
            <w:pStyle w:val="TOC2"/>
            <w:rPr>
              <w:rFonts w:cstheme="minorBidi"/>
              <w:noProof/>
              <w:sz w:val="22"/>
              <w:szCs w:val="22"/>
              <w:lang w:eastAsia="ja-JP"/>
            </w:rPr>
          </w:pPr>
          <w:hyperlink w:anchor="_Toc87828916" w:history="1">
            <w:r w:rsidR="00CD7326" w:rsidRPr="00D83C72">
              <w:rPr>
                <w:rStyle w:val="Hyperlink"/>
                <w:noProof/>
              </w:rPr>
              <w:t>3.2</w:t>
            </w:r>
            <w:r w:rsidR="00CD7326">
              <w:rPr>
                <w:rFonts w:cstheme="minorBidi"/>
                <w:noProof/>
                <w:sz w:val="22"/>
                <w:szCs w:val="22"/>
                <w:lang w:eastAsia="ja-JP"/>
              </w:rPr>
              <w:tab/>
            </w:r>
            <w:r w:rsidR="00CD7326" w:rsidRPr="00D83C72">
              <w:rPr>
                <w:rStyle w:val="Hyperlink"/>
                <w:noProof/>
              </w:rPr>
              <w:t>BIM Uses</w:t>
            </w:r>
            <w:r w:rsidR="00CD7326">
              <w:rPr>
                <w:noProof/>
                <w:webHidden/>
              </w:rPr>
              <w:tab/>
            </w:r>
            <w:r w:rsidR="00CD7326">
              <w:rPr>
                <w:noProof/>
                <w:webHidden/>
              </w:rPr>
              <w:fldChar w:fldCharType="begin"/>
            </w:r>
            <w:r w:rsidR="00CD7326">
              <w:rPr>
                <w:noProof/>
                <w:webHidden/>
              </w:rPr>
              <w:instrText xml:space="preserve"> PAGEREF _Toc87828916 \h </w:instrText>
            </w:r>
            <w:r w:rsidR="00CD7326">
              <w:rPr>
                <w:noProof/>
                <w:webHidden/>
              </w:rPr>
            </w:r>
            <w:r w:rsidR="00CD7326">
              <w:rPr>
                <w:noProof/>
                <w:webHidden/>
              </w:rPr>
              <w:fldChar w:fldCharType="separate"/>
            </w:r>
            <w:r w:rsidR="00CD7326">
              <w:rPr>
                <w:noProof/>
                <w:webHidden/>
              </w:rPr>
              <w:t>16</w:t>
            </w:r>
            <w:r w:rsidR="00CD7326">
              <w:rPr>
                <w:noProof/>
                <w:webHidden/>
              </w:rPr>
              <w:fldChar w:fldCharType="end"/>
            </w:r>
          </w:hyperlink>
        </w:p>
        <w:p w14:paraId="691BE541" w14:textId="6C94CB96" w:rsidR="00CD7326" w:rsidRDefault="00CC33C0" w:rsidP="549CC6C2">
          <w:pPr>
            <w:pStyle w:val="TOC1"/>
            <w:rPr>
              <w:rFonts w:cstheme="minorBidi"/>
              <w:noProof/>
              <w:color w:val="auto"/>
              <w:sz w:val="22"/>
              <w:szCs w:val="22"/>
              <w:lang w:eastAsia="ja-JP"/>
            </w:rPr>
          </w:pPr>
          <w:hyperlink w:anchor="_Toc87828917" w:history="1">
            <w:r w:rsidR="00CD7326" w:rsidRPr="00D83C72">
              <w:rPr>
                <w:rStyle w:val="Hyperlink"/>
                <w:noProof/>
              </w:rPr>
              <w:t>4</w:t>
            </w:r>
            <w:r w:rsidR="00CD7326">
              <w:rPr>
                <w:rFonts w:cstheme="minorBidi"/>
                <w:bCs w:val="0"/>
                <w:noProof/>
                <w:color w:val="auto"/>
                <w:sz w:val="22"/>
                <w:szCs w:val="22"/>
                <w:lang w:eastAsia="ja-JP"/>
              </w:rPr>
              <w:tab/>
            </w:r>
            <w:r w:rsidR="00CD7326" w:rsidRPr="00D83C72">
              <w:rPr>
                <w:rStyle w:val="Hyperlink"/>
                <w:noProof/>
              </w:rPr>
              <w:t>MANAGEMENT</w:t>
            </w:r>
            <w:r w:rsidR="00CD7326">
              <w:rPr>
                <w:noProof/>
                <w:webHidden/>
              </w:rPr>
              <w:tab/>
            </w:r>
            <w:r w:rsidR="00CD7326">
              <w:rPr>
                <w:noProof/>
                <w:webHidden/>
              </w:rPr>
              <w:fldChar w:fldCharType="begin"/>
            </w:r>
            <w:r w:rsidR="00CD7326">
              <w:rPr>
                <w:noProof/>
                <w:webHidden/>
              </w:rPr>
              <w:instrText xml:space="preserve"> PAGEREF _Toc87828917 \h </w:instrText>
            </w:r>
            <w:r w:rsidR="00CD7326">
              <w:rPr>
                <w:noProof/>
                <w:webHidden/>
              </w:rPr>
            </w:r>
            <w:r w:rsidR="00CD7326">
              <w:rPr>
                <w:noProof/>
                <w:webHidden/>
              </w:rPr>
              <w:fldChar w:fldCharType="separate"/>
            </w:r>
            <w:r w:rsidR="00CD7326">
              <w:rPr>
                <w:noProof/>
                <w:webHidden/>
              </w:rPr>
              <w:t>17</w:t>
            </w:r>
            <w:r w:rsidR="00CD7326">
              <w:rPr>
                <w:noProof/>
                <w:webHidden/>
              </w:rPr>
              <w:fldChar w:fldCharType="end"/>
            </w:r>
          </w:hyperlink>
        </w:p>
        <w:p w14:paraId="6E36D9FC" w14:textId="077F7E9F" w:rsidR="00CD7326" w:rsidRDefault="00CC33C0" w:rsidP="549CC6C2">
          <w:pPr>
            <w:pStyle w:val="TOC2"/>
            <w:rPr>
              <w:rFonts w:cstheme="minorBidi"/>
              <w:noProof/>
              <w:sz w:val="22"/>
              <w:szCs w:val="22"/>
              <w:lang w:eastAsia="ja-JP"/>
            </w:rPr>
          </w:pPr>
          <w:hyperlink w:anchor="_Toc87828918" w:history="1">
            <w:r w:rsidR="00CD7326" w:rsidRPr="00D83C72">
              <w:rPr>
                <w:rStyle w:val="Hyperlink"/>
                <w:noProof/>
              </w:rPr>
              <w:t>4.1</w:t>
            </w:r>
            <w:r w:rsidR="00CD7326">
              <w:rPr>
                <w:rFonts w:cstheme="minorBidi"/>
                <w:noProof/>
                <w:sz w:val="22"/>
                <w:szCs w:val="22"/>
                <w:lang w:eastAsia="ja-JP"/>
              </w:rPr>
              <w:tab/>
            </w:r>
            <w:r w:rsidR="00CD7326" w:rsidRPr="00D83C72">
              <w:rPr>
                <w:rStyle w:val="Hyperlink"/>
                <w:noProof/>
              </w:rPr>
              <w:t xml:space="preserve">Roles and Responsibilities </w:t>
            </w:r>
            <w:r w:rsidR="00CD7326" w:rsidRPr="549CC6C2">
              <w:rPr>
                <w:rStyle w:val="Hyperlink"/>
                <w:i/>
                <w:iCs/>
                <w:noProof/>
              </w:rPr>
              <w:t>(functions)</w:t>
            </w:r>
            <w:r w:rsidR="00CD7326">
              <w:rPr>
                <w:noProof/>
                <w:webHidden/>
              </w:rPr>
              <w:tab/>
            </w:r>
            <w:r w:rsidR="00CD7326">
              <w:rPr>
                <w:noProof/>
                <w:webHidden/>
              </w:rPr>
              <w:fldChar w:fldCharType="begin"/>
            </w:r>
            <w:r w:rsidR="00CD7326">
              <w:rPr>
                <w:noProof/>
                <w:webHidden/>
              </w:rPr>
              <w:instrText xml:space="preserve"> PAGEREF _Toc87828918 \h </w:instrText>
            </w:r>
            <w:r w:rsidR="00CD7326">
              <w:rPr>
                <w:noProof/>
                <w:webHidden/>
              </w:rPr>
            </w:r>
            <w:r w:rsidR="00CD7326">
              <w:rPr>
                <w:noProof/>
                <w:webHidden/>
              </w:rPr>
              <w:fldChar w:fldCharType="separate"/>
            </w:r>
            <w:r w:rsidR="00CD7326">
              <w:rPr>
                <w:noProof/>
                <w:webHidden/>
              </w:rPr>
              <w:t>17</w:t>
            </w:r>
            <w:r w:rsidR="00CD7326">
              <w:rPr>
                <w:noProof/>
                <w:webHidden/>
              </w:rPr>
              <w:fldChar w:fldCharType="end"/>
            </w:r>
          </w:hyperlink>
        </w:p>
        <w:p w14:paraId="49557D8D" w14:textId="0F35B029" w:rsidR="00CD7326" w:rsidRDefault="00CC33C0" w:rsidP="549CC6C2">
          <w:pPr>
            <w:pStyle w:val="TOC2"/>
            <w:rPr>
              <w:rFonts w:cstheme="minorBidi"/>
              <w:noProof/>
              <w:sz w:val="22"/>
              <w:szCs w:val="22"/>
              <w:lang w:eastAsia="ja-JP"/>
            </w:rPr>
          </w:pPr>
          <w:hyperlink w:anchor="_Toc87828919" w:history="1">
            <w:r w:rsidR="00CD7326" w:rsidRPr="00D83C72">
              <w:rPr>
                <w:rStyle w:val="Hyperlink"/>
                <w:noProof/>
              </w:rPr>
              <w:t>4.2</w:t>
            </w:r>
            <w:r w:rsidR="00CD7326">
              <w:rPr>
                <w:rFonts w:cstheme="minorBidi"/>
                <w:noProof/>
                <w:sz w:val="22"/>
                <w:szCs w:val="22"/>
                <w:lang w:eastAsia="ja-JP"/>
              </w:rPr>
              <w:tab/>
            </w:r>
            <w:r w:rsidR="00CD7326" w:rsidRPr="00D83C72">
              <w:rPr>
                <w:rStyle w:val="Hyperlink"/>
                <w:noProof/>
              </w:rPr>
              <w:t>BIM Responsibility Matrix Members Allocation</w:t>
            </w:r>
            <w:r w:rsidR="00CD7326">
              <w:rPr>
                <w:noProof/>
                <w:webHidden/>
              </w:rPr>
              <w:tab/>
            </w:r>
            <w:r w:rsidR="00CD7326">
              <w:rPr>
                <w:noProof/>
                <w:webHidden/>
              </w:rPr>
              <w:fldChar w:fldCharType="begin"/>
            </w:r>
            <w:r w:rsidR="00CD7326">
              <w:rPr>
                <w:noProof/>
                <w:webHidden/>
              </w:rPr>
              <w:instrText xml:space="preserve"> PAGEREF _Toc87828919 \h </w:instrText>
            </w:r>
            <w:r w:rsidR="00CD7326">
              <w:rPr>
                <w:noProof/>
                <w:webHidden/>
              </w:rPr>
            </w:r>
            <w:r w:rsidR="00CD7326">
              <w:rPr>
                <w:noProof/>
                <w:webHidden/>
              </w:rPr>
              <w:fldChar w:fldCharType="separate"/>
            </w:r>
            <w:r w:rsidR="00CD7326">
              <w:rPr>
                <w:noProof/>
                <w:webHidden/>
              </w:rPr>
              <w:t>18</w:t>
            </w:r>
            <w:r w:rsidR="00CD7326">
              <w:rPr>
                <w:noProof/>
                <w:webHidden/>
              </w:rPr>
              <w:fldChar w:fldCharType="end"/>
            </w:r>
          </w:hyperlink>
        </w:p>
        <w:p w14:paraId="6FBE5E5D" w14:textId="75B81604" w:rsidR="00CD7326" w:rsidRDefault="00CC33C0" w:rsidP="549CC6C2">
          <w:pPr>
            <w:pStyle w:val="TOC2"/>
            <w:rPr>
              <w:rFonts w:cstheme="minorBidi"/>
              <w:noProof/>
              <w:sz w:val="22"/>
              <w:szCs w:val="22"/>
              <w:lang w:eastAsia="ja-JP"/>
            </w:rPr>
          </w:pPr>
          <w:hyperlink w:anchor="_Toc87828920" w:history="1">
            <w:r w:rsidR="00CD7326" w:rsidRPr="00D83C72">
              <w:rPr>
                <w:rStyle w:val="Hyperlink"/>
                <w:noProof/>
              </w:rPr>
              <w:t>4.3</w:t>
            </w:r>
            <w:r w:rsidR="00CD7326">
              <w:rPr>
                <w:rFonts w:cstheme="minorBidi"/>
                <w:noProof/>
                <w:sz w:val="22"/>
                <w:szCs w:val="22"/>
                <w:lang w:eastAsia="ja-JP"/>
              </w:rPr>
              <w:tab/>
            </w:r>
            <w:r w:rsidR="00CD7326" w:rsidRPr="00D83C72">
              <w:rPr>
                <w:rStyle w:val="Hyperlink"/>
                <w:noProof/>
              </w:rPr>
              <w:t>Training/Induction</w:t>
            </w:r>
            <w:r w:rsidR="00CD7326">
              <w:rPr>
                <w:noProof/>
                <w:webHidden/>
              </w:rPr>
              <w:tab/>
            </w:r>
            <w:r w:rsidR="00CD7326">
              <w:rPr>
                <w:noProof/>
                <w:webHidden/>
              </w:rPr>
              <w:fldChar w:fldCharType="begin"/>
            </w:r>
            <w:r w:rsidR="00CD7326">
              <w:rPr>
                <w:noProof/>
                <w:webHidden/>
              </w:rPr>
              <w:instrText xml:space="preserve"> PAGEREF _Toc87828920 \h </w:instrText>
            </w:r>
            <w:r w:rsidR="00CD7326">
              <w:rPr>
                <w:noProof/>
                <w:webHidden/>
              </w:rPr>
            </w:r>
            <w:r w:rsidR="00CD7326">
              <w:rPr>
                <w:noProof/>
                <w:webHidden/>
              </w:rPr>
              <w:fldChar w:fldCharType="separate"/>
            </w:r>
            <w:r w:rsidR="00CD7326">
              <w:rPr>
                <w:noProof/>
                <w:webHidden/>
              </w:rPr>
              <w:t>21</w:t>
            </w:r>
            <w:r w:rsidR="00CD7326">
              <w:rPr>
                <w:noProof/>
                <w:webHidden/>
              </w:rPr>
              <w:fldChar w:fldCharType="end"/>
            </w:r>
          </w:hyperlink>
        </w:p>
        <w:p w14:paraId="7537154F" w14:textId="5367332F" w:rsidR="00CD7326" w:rsidRDefault="00CC33C0" w:rsidP="549CC6C2">
          <w:pPr>
            <w:pStyle w:val="TOC1"/>
            <w:rPr>
              <w:rFonts w:cstheme="minorBidi"/>
              <w:noProof/>
              <w:color w:val="auto"/>
              <w:sz w:val="22"/>
              <w:szCs w:val="22"/>
              <w:lang w:eastAsia="ja-JP"/>
            </w:rPr>
          </w:pPr>
          <w:hyperlink w:anchor="_Toc87828921" w:history="1">
            <w:r w:rsidR="00CD7326" w:rsidRPr="00D83C72">
              <w:rPr>
                <w:rStyle w:val="Hyperlink"/>
                <w:noProof/>
              </w:rPr>
              <w:t>5</w:t>
            </w:r>
            <w:r w:rsidR="00CD7326">
              <w:rPr>
                <w:rFonts w:cstheme="minorBidi"/>
                <w:bCs w:val="0"/>
                <w:noProof/>
                <w:color w:val="auto"/>
                <w:sz w:val="22"/>
                <w:szCs w:val="22"/>
                <w:lang w:eastAsia="ja-JP"/>
              </w:rPr>
              <w:tab/>
            </w:r>
            <w:r w:rsidR="00CD7326" w:rsidRPr="00D83C72">
              <w:rPr>
                <w:rStyle w:val="Hyperlink"/>
                <w:noProof/>
              </w:rPr>
              <w:t>BIM DELIVERABLES</w:t>
            </w:r>
            <w:r w:rsidR="00CD7326">
              <w:rPr>
                <w:noProof/>
                <w:webHidden/>
              </w:rPr>
              <w:tab/>
            </w:r>
            <w:r w:rsidR="00CD7326">
              <w:rPr>
                <w:noProof/>
                <w:webHidden/>
              </w:rPr>
              <w:fldChar w:fldCharType="begin"/>
            </w:r>
            <w:r w:rsidR="00CD7326">
              <w:rPr>
                <w:noProof/>
                <w:webHidden/>
              </w:rPr>
              <w:instrText xml:space="preserve"> PAGEREF _Toc87828921 \h </w:instrText>
            </w:r>
            <w:r w:rsidR="00CD7326">
              <w:rPr>
                <w:noProof/>
                <w:webHidden/>
              </w:rPr>
            </w:r>
            <w:r w:rsidR="00CD7326">
              <w:rPr>
                <w:noProof/>
                <w:webHidden/>
              </w:rPr>
              <w:fldChar w:fldCharType="separate"/>
            </w:r>
            <w:r w:rsidR="00CD7326">
              <w:rPr>
                <w:noProof/>
                <w:webHidden/>
              </w:rPr>
              <w:t>22</w:t>
            </w:r>
            <w:r w:rsidR="00CD7326">
              <w:rPr>
                <w:noProof/>
                <w:webHidden/>
              </w:rPr>
              <w:fldChar w:fldCharType="end"/>
            </w:r>
          </w:hyperlink>
        </w:p>
        <w:p w14:paraId="5D397DE5" w14:textId="7EDD18D4" w:rsidR="00CD7326" w:rsidRDefault="00CC33C0" w:rsidP="549CC6C2">
          <w:pPr>
            <w:pStyle w:val="TOC2"/>
            <w:rPr>
              <w:rFonts w:cstheme="minorBidi"/>
              <w:noProof/>
              <w:sz w:val="22"/>
              <w:szCs w:val="22"/>
              <w:lang w:eastAsia="ja-JP"/>
            </w:rPr>
          </w:pPr>
          <w:hyperlink w:anchor="_Toc87828922" w:history="1">
            <w:r w:rsidR="00CD7326" w:rsidRPr="00D83C72">
              <w:rPr>
                <w:rStyle w:val="Hyperlink"/>
                <w:noProof/>
              </w:rPr>
              <w:t>5.1</w:t>
            </w:r>
            <w:r w:rsidR="00CD7326">
              <w:rPr>
                <w:rFonts w:cstheme="minorBidi"/>
                <w:noProof/>
                <w:sz w:val="22"/>
                <w:szCs w:val="22"/>
                <w:lang w:eastAsia="ja-JP"/>
              </w:rPr>
              <w:tab/>
            </w:r>
            <w:r w:rsidR="00CD7326" w:rsidRPr="00D83C72">
              <w:rPr>
                <w:rStyle w:val="Hyperlink"/>
                <w:noProof/>
              </w:rPr>
              <w:t>Matrix of Responsibilities across the Supply Chain</w:t>
            </w:r>
            <w:r w:rsidR="00CD7326">
              <w:rPr>
                <w:noProof/>
                <w:webHidden/>
              </w:rPr>
              <w:tab/>
            </w:r>
            <w:r w:rsidR="00CD7326">
              <w:rPr>
                <w:noProof/>
                <w:webHidden/>
              </w:rPr>
              <w:fldChar w:fldCharType="begin"/>
            </w:r>
            <w:r w:rsidR="00CD7326">
              <w:rPr>
                <w:noProof/>
                <w:webHidden/>
              </w:rPr>
              <w:instrText xml:space="preserve"> PAGEREF _Toc87828922 \h </w:instrText>
            </w:r>
            <w:r w:rsidR="00CD7326">
              <w:rPr>
                <w:noProof/>
                <w:webHidden/>
              </w:rPr>
            </w:r>
            <w:r w:rsidR="00CD7326">
              <w:rPr>
                <w:noProof/>
                <w:webHidden/>
              </w:rPr>
              <w:fldChar w:fldCharType="separate"/>
            </w:r>
            <w:r w:rsidR="00CD7326">
              <w:rPr>
                <w:noProof/>
                <w:webHidden/>
              </w:rPr>
              <w:t>22</w:t>
            </w:r>
            <w:r w:rsidR="00CD7326">
              <w:rPr>
                <w:noProof/>
                <w:webHidden/>
              </w:rPr>
              <w:fldChar w:fldCharType="end"/>
            </w:r>
          </w:hyperlink>
        </w:p>
        <w:p w14:paraId="019FA053" w14:textId="15594708" w:rsidR="00CD7326" w:rsidRDefault="00CC33C0" w:rsidP="549CC6C2">
          <w:pPr>
            <w:pStyle w:val="TOC2"/>
            <w:rPr>
              <w:rFonts w:cstheme="minorBidi"/>
              <w:noProof/>
              <w:sz w:val="22"/>
              <w:szCs w:val="22"/>
              <w:lang w:eastAsia="ja-JP"/>
            </w:rPr>
          </w:pPr>
          <w:hyperlink w:anchor="_Toc87828923" w:history="1">
            <w:r w:rsidR="00CD7326" w:rsidRPr="00D83C72">
              <w:rPr>
                <w:rStyle w:val="Hyperlink"/>
                <w:noProof/>
              </w:rPr>
              <w:t>5.2</w:t>
            </w:r>
            <w:r w:rsidR="00CD7326">
              <w:rPr>
                <w:rFonts w:cstheme="minorBidi"/>
                <w:noProof/>
                <w:sz w:val="22"/>
                <w:szCs w:val="22"/>
                <w:lang w:eastAsia="ja-JP"/>
              </w:rPr>
              <w:tab/>
            </w:r>
            <w:r w:rsidR="00CD7326" w:rsidRPr="00D83C72">
              <w:rPr>
                <w:rStyle w:val="Hyperlink"/>
                <w:noProof/>
              </w:rPr>
              <w:t>Model Production Delivery Table</w:t>
            </w:r>
            <w:r w:rsidR="00CD7326">
              <w:rPr>
                <w:noProof/>
                <w:webHidden/>
              </w:rPr>
              <w:tab/>
            </w:r>
            <w:r w:rsidR="00CD7326">
              <w:rPr>
                <w:noProof/>
                <w:webHidden/>
              </w:rPr>
              <w:fldChar w:fldCharType="begin"/>
            </w:r>
            <w:r w:rsidR="00CD7326">
              <w:rPr>
                <w:noProof/>
                <w:webHidden/>
              </w:rPr>
              <w:instrText xml:space="preserve"> PAGEREF _Toc87828923 \h </w:instrText>
            </w:r>
            <w:r w:rsidR="00CD7326">
              <w:rPr>
                <w:noProof/>
                <w:webHidden/>
              </w:rPr>
            </w:r>
            <w:r w:rsidR="00CD7326">
              <w:rPr>
                <w:noProof/>
                <w:webHidden/>
              </w:rPr>
              <w:fldChar w:fldCharType="separate"/>
            </w:r>
            <w:r w:rsidR="00CD7326">
              <w:rPr>
                <w:noProof/>
                <w:webHidden/>
              </w:rPr>
              <w:t>22</w:t>
            </w:r>
            <w:r w:rsidR="00CD7326">
              <w:rPr>
                <w:noProof/>
                <w:webHidden/>
              </w:rPr>
              <w:fldChar w:fldCharType="end"/>
            </w:r>
          </w:hyperlink>
        </w:p>
        <w:p w14:paraId="63D6335E" w14:textId="065BD7FB" w:rsidR="00CD7326" w:rsidRDefault="00CC33C0" w:rsidP="549CC6C2">
          <w:pPr>
            <w:pStyle w:val="TOC2"/>
            <w:rPr>
              <w:rFonts w:cstheme="minorBidi"/>
              <w:noProof/>
              <w:sz w:val="22"/>
              <w:szCs w:val="22"/>
              <w:lang w:eastAsia="ja-JP"/>
            </w:rPr>
          </w:pPr>
          <w:hyperlink w:anchor="_Toc87828924" w:history="1">
            <w:r w:rsidR="00CD7326" w:rsidRPr="00D83C72">
              <w:rPr>
                <w:rStyle w:val="Hyperlink"/>
                <w:noProof/>
              </w:rPr>
              <w:t>5.3</w:t>
            </w:r>
            <w:r w:rsidR="00CD7326">
              <w:rPr>
                <w:rFonts w:cstheme="minorBidi"/>
                <w:noProof/>
                <w:sz w:val="22"/>
                <w:szCs w:val="22"/>
                <w:lang w:eastAsia="ja-JP"/>
              </w:rPr>
              <w:tab/>
            </w:r>
            <w:r w:rsidR="00CD7326" w:rsidRPr="00D83C72">
              <w:rPr>
                <w:rStyle w:val="Hyperlink"/>
                <w:noProof/>
              </w:rPr>
              <w:t>Handover Deliverables</w:t>
            </w:r>
            <w:r w:rsidR="00CD7326">
              <w:rPr>
                <w:noProof/>
                <w:webHidden/>
              </w:rPr>
              <w:tab/>
            </w:r>
            <w:r w:rsidR="00CD7326">
              <w:rPr>
                <w:noProof/>
                <w:webHidden/>
              </w:rPr>
              <w:fldChar w:fldCharType="begin"/>
            </w:r>
            <w:r w:rsidR="00CD7326">
              <w:rPr>
                <w:noProof/>
                <w:webHidden/>
              </w:rPr>
              <w:instrText xml:space="preserve"> PAGEREF _Toc87828924 \h </w:instrText>
            </w:r>
            <w:r w:rsidR="00CD7326">
              <w:rPr>
                <w:noProof/>
                <w:webHidden/>
              </w:rPr>
            </w:r>
            <w:r w:rsidR="00CD7326">
              <w:rPr>
                <w:noProof/>
                <w:webHidden/>
              </w:rPr>
              <w:fldChar w:fldCharType="separate"/>
            </w:r>
            <w:r w:rsidR="00CD7326">
              <w:rPr>
                <w:noProof/>
                <w:webHidden/>
              </w:rPr>
              <w:t>23</w:t>
            </w:r>
            <w:r w:rsidR="00CD7326">
              <w:rPr>
                <w:noProof/>
                <w:webHidden/>
              </w:rPr>
              <w:fldChar w:fldCharType="end"/>
            </w:r>
          </w:hyperlink>
        </w:p>
        <w:p w14:paraId="2B7D853A" w14:textId="25B12A73" w:rsidR="00CD7326" w:rsidRDefault="00CC33C0" w:rsidP="549CC6C2">
          <w:pPr>
            <w:pStyle w:val="TOC1"/>
            <w:rPr>
              <w:rFonts w:cstheme="minorBidi"/>
              <w:noProof/>
              <w:color w:val="auto"/>
              <w:sz w:val="22"/>
              <w:szCs w:val="22"/>
              <w:lang w:eastAsia="ja-JP"/>
            </w:rPr>
          </w:pPr>
          <w:hyperlink w:anchor="_Toc87828925" w:history="1">
            <w:r w:rsidR="00CD7326" w:rsidRPr="00D83C72">
              <w:rPr>
                <w:rStyle w:val="Hyperlink"/>
                <w:noProof/>
              </w:rPr>
              <w:t>6</w:t>
            </w:r>
            <w:r w:rsidR="00CD7326">
              <w:rPr>
                <w:rFonts w:cstheme="minorBidi"/>
                <w:bCs w:val="0"/>
                <w:noProof/>
                <w:color w:val="auto"/>
                <w:sz w:val="22"/>
                <w:szCs w:val="22"/>
                <w:lang w:eastAsia="ja-JP"/>
              </w:rPr>
              <w:tab/>
            </w:r>
            <w:r w:rsidR="00CD7326" w:rsidRPr="00D83C72">
              <w:rPr>
                <w:rStyle w:val="Hyperlink"/>
                <w:noProof/>
              </w:rPr>
              <w:t>TECHNICAL MODELLING PROTOCOL</w:t>
            </w:r>
            <w:r w:rsidR="00CD7326">
              <w:rPr>
                <w:noProof/>
                <w:webHidden/>
              </w:rPr>
              <w:tab/>
            </w:r>
            <w:r w:rsidR="00CD7326">
              <w:rPr>
                <w:noProof/>
                <w:webHidden/>
              </w:rPr>
              <w:fldChar w:fldCharType="begin"/>
            </w:r>
            <w:r w:rsidR="00CD7326">
              <w:rPr>
                <w:noProof/>
                <w:webHidden/>
              </w:rPr>
              <w:instrText xml:space="preserve"> PAGEREF _Toc87828925 \h </w:instrText>
            </w:r>
            <w:r w:rsidR="00CD7326">
              <w:rPr>
                <w:noProof/>
                <w:webHidden/>
              </w:rPr>
            </w:r>
            <w:r w:rsidR="00CD7326">
              <w:rPr>
                <w:noProof/>
                <w:webHidden/>
              </w:rPr>
              <w:fldChar w:fldCharType="separate"/>
            </w:r>
            <w:r w:rsidR="00CD7326">
              <w:rPr>
                <w:noProof/>
                <w:webHidden/>
              </w:rPr>
              <w:t>24</w:t>
            </w:r>
            <w:r w:rsidR="00CD7326">
              <w:rPr>
                <w:noProof/>
                <w:webHidden/>
              </w:rPr>
              <w:fldChar w:fldCharType="end"/>
            </w:r>
          </w:hyperlink>
        </w:p>
        <w:p w14:paraId="096CCC7A" w14:textId="5CE0464F" w:rsidR="00CD7326" w:rsidRDefault="00CC33C0" w:rsidP="549CC6C2">
          <w:pPr>
            <w:pStyle w:val="TOC2"/>
            <w:rPr>
              <w:rFonts w:cstheme="minorBidi"/>
              <w:noProof/>
              <w:sz w:val="22"/>
              <w:szCs w:val="22"/>
              <w:lang w:eastAsia="ja-JP"/>
            </w:rPr>
          </w:pPr>
          <w:hyperlink w:anchor="_Toc87828926" w:history="1">
            <w:r w:rsidR="00CD7326" w:rsidRPr="00D83C72">
              <w:rPr>
                <w:rStyle w:val="Hyperlink"/>
                <w:noProof/>
              </w:rPr>
              <w:t>6.1</w:t>
            </w:r>
            <w:r w:rsidR="00CD7326">
              <w:rPr>
                <w:rFonts w:cstheme="minorBidi"/>
                <w:noProof/>
                <w:sz w:val="22"/>
                <w:szCs w:val="22"/>
                <w:lang w:eastAsia="ja-JP"/>
              </w:rPr>
              <w:tab/>
            </w:r>
            <w:r w:rsidR="00CD7326" w:rsidRPr="00D83C72">
              <w:rPr>
                <w:rStyle w:val="Hyperlink"/>
                <w:noProof/>
              </w:rPr>
              <w:t>Modelling Methods</w:t>
            </w:r>
            <w:r w:rsidR="00CD7326">
              <w:rPr>
                <w:noProof/>
                <w:webHidden/>
              </w:rPr>
              <w:tab/>
            </w:r>
            <w:r w:rsidR="00CD7326">
              <w:rPr>
                <w:noProof/>
                <w:webHidden/>
              </w:rPr>
              <w:fldChar w:fldCharType="begin"/>
            </w:r>
            <w:r w:rsidR="00CD7326">
              <w:rPr>
                <w:noProof/>
                <w:webHidden/>
              </w:rPr>
              <w:instrText xml:space="preserve"> PAGEREF _Toc87828926 \h </w:instrText>
            </w:r>
            <w:r w:rsidR="00CD7326">
              <w:rPr>
                <w:noProof/>
                <w:webHidden/>
              </w:rPr>
            </w:r>
            <w:r w:rsidR="00CD7326">
              <w:rPr>
                <w:noProof/>
                <w:webHidden/>
              </w:rPr>
              <w:fldChar w:fldCharType="separate"/>
            </w:r>
            <w:r w:rsidR="00CD7326">
              <w:rPr>
                <w:noProof/>
                <w:webHidden/>
              </w:rPr>
              <w:t>24</w:t>
            </w:r>
            <w:r w:rsidR="00CD7326">
              <w:rPr>
                <w:noProof/>
                <w:webHidden/>
              </w:rPr>
              <w:fldChar w:fldCharType="end"/>
            </w:r>
          </w:hyperlink>
        </w:p>
        <w:p w14:paraId="2DED25F5" w14:textId="370F2194" w:rsidR="00CD7326" w:rsidRDefault="00CC33C0" w:rsidP="549CC6C2">
          <w:pPr>
            <w:pStyle w:val="TOC2"/>
            <w:rPr>
              <w:rFonts w:cstheme="minorBidi"/>
              <w:noProof/>
              <w:sz w:val="22"/>
              <w:szCs w:val="22"/>
              <w:lang w:eastAsia="ja-JP"/>
            </w:rPr>
          </w:pPr>
          <w:hyperlink w:anchor="_Toc87828927" w:history="1">
            <w:r w:rsidR="00CD7326" w:rsidRPr="00D83C72">
              <w:rPr>
                <w:rStyle w:val="Hyperlink"/>
                <w:noProof/>
              </w:rPr>
              <w:t>6.2</w:t>
            </w:r>
            <w:r w:rsidR="00CD7326">
              <w:rPr>
                <w:rFonts w:cstheme="minorBidi"/>
                <w:noProof/>
                <w:sz w:val="22"/>
                <w:szCs w:val="22"/>
                <w:lang w:eastAsia="ja-JP"/>
              </w:rPr>
              <w:tab/>
            </w:r>
            <w:r w:rsidR="00CD7326" w:rsidRPr="00D83C72">
              <w:rPr>
                <w:rStyle w:val="Hyperlink"/>
                <w:noProof/>
              </w:rPr>
              <w:t>Model Setup</w:t>
            </w:r>
            <w:r w:rsidR="00CD7326">
              <w:rPr>
                <w:noProof/>
                <w:webHidden/>
              </w:rPr>
              <w:tab/>
            </w:r>
            <w:r w:rsidR="00CD7326">
              <w:rPr>
                <w:noProof/>
                <w:webHidden/>
              </w:rPr>
              <w:fldChar w:fldCharType="begin"/>
            </w:r>
            <w:r w:rsidR="00CD7326">
              <w:rPr>
                <w:noProof/>
                <w:webHidden/>
              </w:rPr>
              <w:instrText xml:space="preserve"> PAGEREF _Toc87828927 \h </w:instrText>
            </w:r>
            <w:r w:rsidR="00CD7326">
              <w:rPr>
                <w:noProof/>
                <w:webHidden/>
              </w:rPr>
            </w:r>
            <w:r w:rsidR="00CD7326">
              <w:rPr>
                <w:noProof/>
                <w:webHidden/>
              </w:rPr>
              <w:fldChar w:fldCharType="separate"/>
            </w:r>
            <w:r w:rsidR="00CD7326">
              <w:rPr>
                <w:noProof/>
                <w:webHidden/>
              </w:rPr>
              <w:t>24</w:t>
            </w:r>
            <w:r w:rsidR="00CD7326">
              <w:rPr>
                <w:noProof/>
                <w:webHidden/>
              </w:rPr>
              <w:fldChar w:fldCharType="end"/>
            </w:r>
          </w:hyperlink>
        </w:p>
        <w:p w14:paraId="7DD60656" w14:textId="5C9055D0" w:rsidR="00CD7326" w:rsidRDefault="00CC33C0" w:rsidP="549CC6C2">
          <w:pPr>
            <w:pStyle w:val="TOC2"/>
            <w:rPr>
              <w:rFonts w:cstheme="minorBidi"/>
              <w:noProof/>
              <w:sz w:val="22"/>
              <w:szCs w:val="22"/>
              <w:lang w:eastAsia="ja-JP"/>
            </w:rPr>
          </w:pPr>
          <w:hyperlink w:anchor="_Toc87828928" w:history="1">
            <w:r w:rsidR="00CD7326" w:rsidRPr="00D83C72">
              <w:rPr>
                <w:rStyle w:val="Hyperlink"/>
                <w:noProof/>
              </w:rPr>
              <w:t>6.3</w:t>
            </w:r>
            <w:r w:rsidR="00CD7326">
              <w:rPr>
                <w:rFonts w:cstheme="minorBidi"/>
                <w:noProof/>
                <w:sz w:val="22"/>
                <w:szCs w:val="22"/>
                <w:lang w:eastAsia="ja-JP"/>
              </w:rPr>
              <w:tab/>
            </w:r>
            <w:r w:rsidR="00CD7326" w:rsidRPr="00D83C72">
              <w:rPr>
                <w:rStyle w:val="Hyperlink"/>
                <w:noProof/>
              </w:rPr>
              <w:t>Model Coordinates</w:t>
            </w:r>
            <w:r w:rsidR="00CD7326">
              <w:rPr>
                <w:noProof/>
                <w:webHidden/>
              </w:rPr>
              <w:tab/>
            </w:r>
            <w:r w:rsidR="00CD7326">
              <w:rPr>
                <w:noProof/>
                <w:webHidden/>
              </w:rPr>
              <w:fldChar w:fldCharType="begin"/>
            </w:r>
            <w:r w:rsidR="00CD7326">
              <w:rPr>
                <w:noProof/>
                <w:webHidden/>
              </w:rPr>
              <w:instrText xml:space="preserve"> PAGEREF _Toc87828928 \h </w:instrText>
            </w:r>
            <w:r w:rsidR="00CD7326">
              <w:rPr>
                <w:noProof/>
                <w:webHidden/>
              </w:rPr>
            </w:r>
            <w:r w:rsidR="00CD7326">
              <w:rPr>
                <w:noProof/>
                <w:webHidden/>
              </w:rPr>
              <w:fldChar w:fldCharType="separate"/>
            </w:r>
            <w:r w:rsidR="00CD7326">
              <w:rPr>
                <w:noProof/>
                <w:webHidden/>
              </w:rPr>
              <w:t>25</w:t>
            </w:r>
            <w:r w:rsidR="00CD7326">
              <w:rPr>
                <w:noProof/>
                <w:webHidden/>
              </w:rPr>
              <w:fldChar w:fldCharType="end"/>
            </w:r>
          </w:hyperlink>
        </w:p>
        <w:p w14:paraId="16BE0562" w14:textId="20E006A8" w:rsidR="00CD7326" w:rsidRDefault="00CC33C0" w:rsidP="549CC6C2">
          <w:pPr>
            <w:pStyle w:val="TOC2"/>
            <w:rPr>
              <w:rFonts w:cstheme="minorBidi"/>
              <w:noProof/>
              <w:sz w:val="22"/>
              <w:szCs w:val="22"/>
              <w:lang w:eastAsia="ja-JP"/>
            </w:rPr>
          </w:pPr>
          <w:hyperlink w:anchor="_Toc87828929" w:history="1">
            <w:r w:rsidR="00CD7326" w:rsidRPr="00D83C72">
              <w:rPr>
                <w:rStyle w:val="Hyperlink"/>
                <w:noProof/>
              </w:rPr>
              <w:t>6.4</w:t>
            </w:r>
            <w:r w:rsidR="00CD7326">
              <w:rPr>
                <w:rFonts w:cstheme="minorBidi"/>
                <w:noProof/>
                <w:sz w:val="22"/>
                <w:szCs w:val="22"/>
                <w:lang w:eastAsia="ja-JP"/>
              </w:rPr>
              <w:tab/>
            </w:r>
            <w:r w:rsidR="00CD7326" w:rsidRPr="00D83C72">
              <w:rPr>
                <w:rStyle w:val="Hyperlink"/>
                <w:noProof/>
              </w:rPr>
              <w:t>Federation Strategy</w:t>
            </w:r>
            <w:r w:rsidR="00CD7326">
              <w:rPr>
                <w:noProof/>
                <w:webHidden/>
              </w:rPr>
              <w:tab/>
            </w:r>
            <w:r w:rsidR="00CD7326">
              <w:rPr>
                <w:noProof/>
                <w:webHidden/>
              </w:rPr>
              <w:fldChar w:fldCharType="begin"/>
            </w:r>
            <w:r w:rsidR="00CD7326">
              <w:rPr>
                <w:noProof/>
                <w:webHidden/>
              </w:rPr>
              <w:instrText xml:space="preserve"> PAGEREF _Toc87828929 \h </w:instrText>
            </w:r>
            <w:r w:rsidR="00CD7326">
              <w:rPr>
                <w:noProof/>
                <w:webHidden/>
              </w:rPr>
            </w:r>
            <w:r w:rsidR="00CD7326">
              <w:rPr>
                <w:noProof/>
                <w:webHidden/>
              </w:rPr>
              <w:fldChar w:fldCharType="separate"/>
            </w:r>
            <w:r w:rsidR="00CD7326">
              <w:rPr>
                <w:noProof/>
                <w:webHidden/>
              </w:rPr>
              <w:t>25</w:t>
            </w:r>
            <w:r w:rsidR="00CD7326">
              <w:rPr>
                <w:noProof/>
                <w:webHidden/>
              </w:rPr>
              <w:fldChar w:fldCharType="end"/>
            </w:r>
          </w:hyperlink>
        </w:p>
        <w:p w14:paraId="12E1490F" w14:textId="434C5569" w:rsidR="00CD7326" w:rsidRDefault="00CC33C0" w:rsidP="549CC6C2">
          <w:pPr>
            <w:pStyle w:val="TOC2"/>
            <w:rPr>
              <w:rFonts w:cstheme="minorBidi"/>
              <w:noProof/>
              <w:sz w:val="22"/>
              <w:szCs w:val="22"/>
              <w:lang w:eastAsia="ja-JP"/>
            </w:rPr>
          </w:pPr>
          <w:hyperlink w:anchor="_Toc87828930" w:history="1">
            <w:r w:rsidR="00CD7326" w:rsidRPr="00D83C72">
              <w:rPr>
                <w:rStyle w:val="Hyperlink"/>
                <w:noProof/>
              </w:rPr>
              <w:t>6.5</w:t>
            </w:r>
            <w:r w:rsidR="00CD7326">
              <w:rPr>
                <w:rFonts w:cstheme="minorBidi"/>
                <w:noProof/>
                <w:sz w:val="22"/>
                <w:szCs w:val="22"/>
                <w:lang w:eastAsia="ja-JP"/>
              </w:rPr>
              <w:tab/>
            </w:r>
            <w:r w:rsidR="00CD7326" w:rsidRPr="00D83C72">
              <w:rPr>
                <w:rStyle w:val="Hyperlink"/>
                <w:noProof/>
              </w:rPr>
              <w:t>Specialist Discipline Integration into BIM Environment.</w:t>
            </w:r>
            <w:r w:rsidR="00CD7326">
              <w:rPr>
                <w:noProof/>
                <w:webHidden/>
              </w:rPr>
              <w:tab/>
            </w:r>
            <w:r w:rsidR="00CD7326">
              <w:rPr>
                <w:noProof/>
                <w:webHidden/>
              </w:rPr>
              <w:fldChar w:fldCharType="begin"/>
            </w:r>
            <w:r w:rsidR="00CD7326">
              <w:rPr>
                <w:noProof/>
                <w:webHidden/>
              </w:rPr>
              <w:instrText xml:space="preserve"> PAGEREF _Toc87828930 \h </w:instrText>
            </w:r>
            <w:r w:rsidR="00CD7326">
              <w:rPr>
                <w:noProof/>
                <w:webHidden/>
              </w:rPr>
            </w:r>
            <w:r w:rsidR="00CD7326">
              <w:rPr>
                <w:noProof/>
                <w:webHidden/>
              </w:rPr>
              <w:fldChar w:fldCharType="separate"/>
            </w:r>
            <w:r w:rsidR="00CD7326">
              <w:rPr>
                <w:noProof/>
                <w:webHidden/>
              </w:rPr>
              <w:t>31</w:t>
            </w:r>
            <w:r w:rsidR="00CD7326">
              <w:rPr>
                <w:noProof/>
                <w:webHidden/>
              </w:rPr>
              <w:fldChar w:fldCharType="end"/>
            </w:r>
          </w:hyperlink>
        </w:p>
        <w:p w14:paraId="67BC90B9" w14:textId="0844A652" w:rsidR="00CD7326" w:rsidRDefault="00CC33C0" w:rsidP="549CC6C2">
          <w:pPr>
            <w:pStyle w:val="TOC2"/>
            <w:rPr>
              <w:rFonts w:cstheme="minorBidi"/>
              <w:noProof/>
              <w:sz w:val="22"/>
              <w:szCs w:val="22"/>
              <w:lang w:eastAsia="ja-JP"/>
            </w:rPr>
          </w:pPr>
          <w:hyperlink w:anchor="_Toc87828931" w:history="1">
            <w:r w:rsidR="00CD7326" w:rsidRPr="00D83C72">
              <w:rPr>
                <w:rStyle w:val="Hyperlink"/>
                <w:noProof/>
              </w:rPr>
              <w:t>6.6</w:t>
            </w:r>
            <w:r w:rsidR="00CD7326">
              <w:rPr>
                <w:rFonts w:cstheme="minorBidi"/>
                <w:noProof/>
                <w:sz w:val="22"/>
                <w:szCs w:val="22"/>
                <w:lang w:eastAsia="ja-JP"/>
              </w:rPr>
              <w:tab/>
            </w:r>
            <w:r w:rsidR="00CD7326" w:rsidRPr="00D83C72">
              <w:rPr>
                <w:rStyle w:val="Hyperlink"/>
                <w:noProof/>
              </w:rPr>
              <w:t>File Naming Conventions</w:t>
            </w:r>
            <w:r w:rsidR="00CD7326">
              <w:rPr>
                <w:noProof/>
                <w:webHidden/>
              </w:rPr>
              <w:tab/>
            </w:r>
            <w:r w:rsidR="00CD7326">
              <w:rPr>
                <w:noProof/>
                <w:webHidden/>
              </w:rPr>
              <w:fldChar w:fldCharType="begin"/>
            </w:r>
            <w:r w:rsidR="00CD7326">
              <w:rPr>
                <w:noProof/>
                <w:webHidden/>
              </w:rPr>
              <w:instrText xml:space="preserve"> PAGEREF _Toc87828931 \h </w:instrText>
            </w:r>
            <w:r w:rsidR="00CD7326">
              <w:rPr>
                <w:noProof/>
                <w:webHidden/>
              </w:rPr>
            </w:r>
            <w:r w:rsidR="00CD7326">
              <w:rPr>
                <w:noProof/>
                <w:webHidden/>
              </w:rPr>
              <w:fldChar w:fldCharType="separate"/>
            </w:r>
            <w:r w:rsidR="00CD7326">
              <w:rPr>
                <w:noProof/>
                <w:webHidden/>
              </w:rPr>
              <w:t>32</w:t>
            </w:r>
            <w:r w:rsidR="00CD7326">
              <w:rPr>
                <w:noProof/>
                <w:webHidden/>
              </w:rPr>
              <w:fldChar w:fldCharType="end"/>
            </w:r>
          </w:hyperlink>
        </w:p>
        <w:p w14:paraId="480905F6" w14:textId="129DD82B" w:rsidR="00CD7326" w:rsidRDefault="00CC33C0" w:rsidP="549CC6C2">
          <w:pPr>
            <w:pStyle w:val="TOC2"/>
            <w:rPr>
              <w:rFonts w:cstheme="minorBidi"/>
              <w:noProof/>
              <w:sz w:val="22"/>
              <w:szCs w:val="22"/>
              <w:lang w:eastAsia="ja-JP"/>
            </w:rPr>
          </w:pPr>
          <w:hyperlink w:anchor="_Toc87828932" w:history="1">
            <w:r w:rsidR="00CD7326" w:rsidRPr="00D83C72">
              <w:rPr>
                <w:rStyle w:val="Hyperlink"/>
                <w:noProof/>
              </w:rPr>
              <w:t>6.7</w:t>
            </w:r>
            <w:r w:rsidR="00CD7326">
              <w:rPr>
                <w:rFonts w:cstheme="minorBidi"/>
                <w:noProof/>
                <w:sz w:val="22"/>
                <w:szCs w:val="22"/>
                <w:lang w:eastAsia="ja-JP"/>
              </w:rPr>
              <w:tab/>
            </w:r>
            <w:r w:rsidR="00CD7326" w:rsidRPr="00D83C72">
              <w:rPr>
                <w:rStyle w:val="Hyperlink"/>
                <w:noProof/>
              </w:rPr>
              <w:t>Level / Location Naming</w:t>
            </w:r>
            <w:r w:rsidR="00CD7326">
              <w:rPr>
                <w:noProof/>
                <w:webHidden/>
              </w:rPr>
              <w:tab/>
            </w:r>
            <w:r w:rsidR="00CD7326">
              <w:rPr>
                <w:noProof/>
                <w:webHidden/>
              </w:rPr>
              <w:fldChar w:fldCharType="begin"/>
            </w:r>
            <w:r w:rsidR="00CD7326">
              <w:rPr>
                <w:noProof/>
                <w:webHidden/>
              </w:rPr>
              <w:instrText xml:space="preserve"> PAGEREF _Toc87828932 \h </w:instrText>
            </w:r>
            <w:r w:rsidR="00CD7326">
              <w:rPr>
                <w:noProof/>
                <w:webHidden/>
              </w:rPr>
            </w:r>
            <w:r w:rsidR="00CD7326">
              <w:rPr>
                <w:noProof/>
                <w:webHidden/>
              </w:rPr>
              <w:fldChar w:fldCharType="separate"/>
            </w:r>
            <w:r w:rsidR="00CD7326">
              <w:rPr>
                <w:noProof/>
                <w:webHidden/>
              </w:rPr>
              <w:t>38</w:t>
            </w:r>
            <w:r w:rsidR="00CD7326">
              <w:rPr>
                <w:noProof/>
                <w:webHidden/>
              </w:rPr>
              <w:fldChar w:fldCharType="end"/>
            </w:r>
          </w:hyperlink>
        </w:p>
        <w:p w14:paraId="1D3698C5" w14:textId="7536D8C1" w:rsidR="00CD7326" w:rsidRDefault="00CC33C0" w:rsidP="549CC6C2">
          <w:pPr>
            <w:pStyle w:val="TOC2"/>
            <w:rPr>
              <w:rFonts w:cstheme="minorBidi"/>
              <w:noProof/>
              <w:sz w:val="22"/>
              <w:szCs w:val="22"/>
              <w:lang w:eastAsia="ja-JP"/>
            </w:rPr>
          </w:pPr>
          <w:hyperlink w:anchor="_Toc87828933" w:history="1">
            <w:r w:rsidR="00CD7326" w:rsidRPr="00D83C72">
              <w:rPr>
                <w:rStyle w:val="Hyperlink"/>
                <w:noProof/>
              </w:rPr>
              <w:t>6.8</w:t>
            </w:r>
            <w:r w:rsidR="00CD7326">
              <w:rPr>
                <w:rFonts w:cstheme="minorBidi"/>
                <w:noProof/>
                <w:sz w:val="22"/>
                <w:szCs w:val="22"/>
                <w:lang w:eastAsia="ja-JP"/>
              </w:rPr>
              <w:tab/>
            </w:r>
            <w:r w:rsidR="00CD7326" w:rsidRPr="00D83C72">
              <w:rPr>
                <w:rStyle w:val="Hyperlink"/>
                <w:noProof/>
              </w:rPr>
              <w:t>Rooms &amp; Doors Naming Convention &amp; Codes</w:t>
            </w:r>
            <w:r w:rsidR="00CD7326">
              <w:rPr>
                <w:noProof/>
                <w:webHidden/>
              </w:rPr>
              <w:tab/>
            </w:r>
            <w:r w:rsidR="00CD7326">
              <w:rPr>
                <w:noProof/>
                <w:webHidden/>
              </w:rPr>
              <w:fldChar w:fldCharType="begin"/>
            </w:r>
            <w:r w:rsidR="00CD7326">
              <w:rPr>
                <w:noProof/>
                <w:webHidden/>
              </w:rPr>
              <w:instrText xml:space="preserve"> PAGEREF _Toc87828933 \h </w:instrText>
            </w:r>
            <w:r w:rsidR="00CD7326">
              <w:rPr>
                <w:noProof/>
                <w:webHidden/>
              </w:rPr>
            </w:r>
            <w:r w:rsidR="00CD7326">
              <w:rPr>
                <w:noProof/>
                <w:webHidden/>
              </w:rPr>
              <w:fldChar w:fldCharType="separate"/>
            </w:r>
            <w:r w:rsidR="00CD7326">
              <w:rPr>
                <w:noProof/>
                <w:webHidden/>
              </w:rPr>
              <w:t>39</w:t>
            </w:r>
            <w:r w:rsidR="00CD7326">
              <w:rPr>
                <w:noProof/>
                <w:webHidden/>
              </w:rPr>
              <w:fldChar w:fldCharType="end"/>
            </w:r>
          </w:hyperlink>
        </w:p>
        <w:p w14:paraId="528F6E58" w14:textId="49568C64" w:rsidR="00CD7326" w:rsidRDefault="00CC33C0" w:rsidP="549CC6C2">
          <w:pPr>
            <w:pStyle w:val="TOC2"/>
            <w:rPr>
              <w:rFonts w:cstheme="minorBidi"/>
              <w:noProof/>
              <w:sz w:val="22"/>
              <w:szCs w:val="22"/>
              <w:lang w:eastAsia="ja-JP"/>
            </w:rPr>
          </w:pPr>
          <w:hyperlink w:anchor="_Toc87828934" w:history="1">
            <w:r w:rsidR="00CD7326" w:rsidRPr="00D83C72">
              <w:rPr>
                <w:rStyle w:val="Hyperlink"/>
                <w:noProof/>
              </w:rPr>
              <w:t>6.9</w:t>
            </w:r>
            <w:r w:rsidR="00CD7326">
              <w:rPr>
                <w:rFonts w:cstheme="minorBidi"/>
                <w:noProof/>
                <w:sz w:val="22"/>
                <w:szCs w:val="22"/>
                <w:lang w:eastAsia="ja-JP"/>
              </w:rPr>
              <w:tab/>
            </w:r>
            <w:r w:rsidR="00CD7326" w:rsidRPr="00D83C72">
              <w:rPr>
                <w:rStyle w:val="Hyperlink"/>
                <w:noProof/>
              </w:rPr>
              <w:t>Revit Views Naming Convention</w:t>
            </w:r>
            <w:r w:rsidR="00CD7326">
              <w:rPr>
                <w:noProof/>
                <w:webHidden/>
              </w:rPr>
              <w:tab/>
            </w:r>
            <w:r w:rsidR="00CD7326">
              <w:rPr>
                <w:noProof/>
                <w:webHidden/>
              </w:rPr>
              <w:fldChar w:fldCharType="begin"/>
            </w:r>
            <w:r w:rsidR="00CD7326">
              <w:rPr>
                <w:noProof/>
                <w:webHidden/>
              </w:rPr>
              <w:instrText xml:space="preserve"> PAGEREF _Toc87828934 \h </w:instrText>
            </w:r>
            <w:r w:rsidR="00CD7326">
              <w:rPr>
                <w:noProof/>
                <w:webHidden/>
              </w:rPr>
            </w:r>
            <w:r w:rsidR="00CD7326">
              <w:rPr>
                <w:noProof/>
                <w:webHidden/>
              </w:rPr>
              <w:fldChar w:fldCharType="separate"/>
            </w:r>
            <w:r w:rsidR="00CD7326">
              <w:rPr>
                <w:noProof/>
                <w:webHidden/>
              </w:rPr>
              <w:t>39</w:t>
            </w:r>
            <w:r w:rsidR="00CD7326">
              <w:rPr>
                <w:noProof/>
                <w:webHidden/>
              </w:rPr>
              <w:fldChar w:fldCharType="end"/>
            </w:r>
          </w:hyperlink>
        </w:p>
        <w:p w14:paraId="63890952" w14:textId="5EF81D82" w:rsidR="00CD7326" w:rsidRDefault="00CC33C0" w:rsidP="549CC6C2">
          <w:pPr>
            <w:pStyle w:val="TOC2"/>
            <w:rPr>
              <w:rFonts w:cstheme="minorBidi"/>
              <w:noProof/>
              <w:sz w:val="22"/>
              <w:szCs w:val="22"/>
              <w:lang w:eastAsia="ja-JP"/>
            </w:rPr>
          </w:pPr>
          <w:hyperlink w:anchor="_Toc87828935" w:history="1">
            <w:r w:rsidR="00CD7326" w:rsidRPr="00D83C72">
              <w:rPr>
                <w:rStyle w:val="Hyperlink"/>
                <w:noProof/>
              </w:rPr>
              <w:t>6.10</w:t>
            </w:r>
            <w:r w:rsidR="00CD7326">
              <w:rPr>
                <w:rFonts w:cstheme="minorBidi"/>
                <w:noProof/>
                <w:sz w:val="22"/>
                <w:szCs w:val="22"/>
                <w:lang w:eastAsia="ja-JP"/>
              </w:rPr>
              <w:tab/>
            </w:r>
            <w:r w:rsidR="00CD7326" w:rsidRPr="00D83C72">
              <w:rPr>
                <w:rStyle w:val="Hyperlink"/>
                <w:noProof/>
              </w:rPr>
              <w:t>Worksets</w:t>
            </w:r>
            <w:r w:rsidR="00CD7326">
              <w:rPr>
                <w:noProof/>
                <w:webHidden/>
              </w:rPr>
              <w:tab/>
            </w:r>
            <w:r w:rsidR="00CD7326">
              <w:rPr>
                <w:noProof/>
                <w:webHidden/>
              </w:rPr>
              <w:fldChar w:fldCharType="begin"/>
            </w:r>
            <w:r w:rsidR="00CD7326">
              <w:rPr>
                <w:noProof/>
                <w:webHidden/>
              </w:rPr>
              <w:instrText xml:space="preserve"> PAGEREF _Toc87828935 \h </w:instrText>
            </w:r>
            <w:r w:rsidR="00CD7326">
              <w:rPr>
                <w:noProof/>
                <w:webHidden/>
              </w:rPr>
            </w:r>
            <w:r w:rsidR="00CD7326">
              <w:rPr>
                <w:noProof/>
                <w:webHidden/>
              </w:rPr>
              <w:fldChar w:fldCharType="separate"/>
            </w:r>
            <w:r w:rsidR="00CD7326">
              <w:rPr>
                <w:noProof/>
                <w:webHidden/>
              </w:rPr>
              <w:t>39</w:t>
            </w:r>
            <w:r w:rsidR="00CD7326">
              <w:rPr>
                <w:noProof/>
                <w:webHidden/>
              </w:rPr>
              <w:fldChar w:fldCharType="end"/>
            </w:r>
          </w:hyperlink>
        </w:p>
        <w:p w14:paraId="1B378973" w14:textId="1FF7B452" w:rsidR="00CD7326" w:rsidRDefault="00CC33C0" w:rsidP="549CC6C2">
          <w:pPr>
            <w:pStyle w:val="TOC2"/>
            <w:rPr>
              <w:rFonts w:cstheme="minorBidi"/>
              <w:noProof/>
              <w:sz w:val="22"/>
              <w:szCs w:val="22"/>
              <w:lang w:eastAsia="ja-JP"/>
            </w:rPr>
          </w:pPr>
          <w:hyperlink w:anchor="_Toc87828936" w:history="1">
            <w:r w:rsidR="00CD7326" w:rsidRPr="00D83C72">
              <w:rPr>
                <w:rStyle w:val="Hyperlink"/>
                <w:noProof/>
              </w:rPr>
              <w:t>6.11</w:t>
            </w:r>
            <w:r w:rsidR="00CD7326">
              <w:rPr>
                <w:rFonts w:cstheme="minorBidi"/>
                <w:noProof/>
                <w:sz w:val="22"/>
                <w:szCs w:val="22"/>
                <w:lang w:eastAsia="ja-JP"/>
              </w:rPr>
              <w:tab/>
            </w:r>
            <w:r w:rsidR="00CD7326" w:rsidRPr="00D83C72">
              <w:rPr>
                <w:rStyle w:val="Hyperlink"/>
                <w:noProof/>
              </w:rPr>
              <w:t>Shared Parameters</w:t>
            </w:r>
            <w:r w:rsidR="00CD7326">
              <w:rPr>
                <w:noProof/>
                <w:webHidden/>
              </w:rPr>
              <w:tab/>
            </w:r>
            <w:r w:rsidR="00CD7326">
              <w:rPr>
                <w:noProof/>
                <w:webHidden/>
              </w:rPr>
              <w:fldChar w:fldCharType="begin"/>
            </w:r>
            <w:r w:rsidR="00CD7326">
              <w:rPr>
                <w:noProof/>
                <w:webHidden/>
              </w:rPr>
              <w:instrText xml:space="preserve"> PAGEREF _Toc87828936 \h </w:instrText>
            </w:r>
            <w:r w:rsidR="00CD7326">
              <w:rPr>
                <w:noProof/>
                <w:webHidden/>
              </w:rPr>
            </w:r>
            <w:r w:rsidR="00CD7326">
              <w:rPr>
                <w:noProof/>
                <w:webHidden/>
              </w:rPr>
              <w:fldChar w:fldCharType="separate"/>
            </w:r>
            <w:r w:rsidR="00CD7326">
              <w:rPr>
                <w:noProof/>
                <w:webHidden/>
              </w:rPr>
              <w:t>44</w:t>
            </w:r>
            <w:r w:rsidR="00CD7326">
              <w:rPr>
                <w:noProof/>
                <w:webHidden/>
              </w:rPr>
              <w:fldChar w:fldCharType="end"/>
            </w:r>
          </w:hyperlink>
        </w:p>
        <w:p w14:paraId="3CA0C184" w14:textId="5BF089D7" w:rsidR="00CD7326" w:rsidRDefault="00CC33C0" w:rsidP="549CC6C2">
          <w:pPr>
            <w:pStyle w:val="TOC2"/>
            <w:rPr>
              <w:rFonts w:cstheme="minorBidi"/>
              <w:noProof/>
              <w:sz w:val="22"/>
              <w:szCs w:val="22"/>
              <w:lang w:eastAsia="ja-JP"/>
            </w:rPr>
          </w:pPr>
          <w:hyperlink w:anchor="_Toc87828937" w:history="1">
            <w:r w:rsidR="00CD7326" w:rsidRPr="00D83C72">
              <w:rPr>
                <w:rStyle w:val="Hyperlink"/>
                <w:noProof/>
              </w:rPr>
              <w:t>6.12</w:t>
            </w:r>
            <w:r w:rsidR="00CD7326">
              <w:rPr>
                <w:rFonts w:cstheme="minorBidi"/>
                <w:noProof/>
                <w:sz w:val="22"/>
                <w:szCs w:val="22"/>
                <w:lang w:eastAsia="ja-JP"/>
              </w:rPr>
              <w:tab/>
            </w:r>
            <w:r w:rsidR="00CD7326" w:rsidRPr="00D83C72">
              <w:rPr>
                <w:rStyle w:val="Hyperlink"/>
                <w:noProof/>
              </w:rPr>
              <w:t>Object Naming Convention</w:t>
            </w:r>
            <w:r w:rsidR="00CD7326">
              <w:rPr>
                <w:noProof/>
                <w:webHidden/>
              </w:rPr>
              <w:tab/>
            </w:r>
            <w:r w:rsidR="00CD7326">
              <w:rPr>
                <w:noProof/>
                <w:webHidden/>
              </w:rPr>
              <w:fldChar w:fldCharType="begin"/>
            </w:r>
            <w:r w:rsidR="00CD7326">
              <w:rPr>
                <w:noProof/>
                <w:webHidden/>
              </w:rPr>
              <w:instrText xml:space="preserve"> PAGEREF _Toc87828937 \h </w:instrText>
            </w:r>
            <w:r w:rsidR="00CD7326">
              <w:rPr>
                <w:noProof/>
                <w:webHidden/>
              </w:rPr>
            </w:r>
            <w:r w:rsidR="00CD7326">
              <w:rPr>
                <w:noProof/>
                <w:webHidden/>
              </w:rPr>
              <w:fldChar w:fldCharType="separate"/>
            </w:r>
            <w:r w:rsidR="00CD7326">
              <w:rPr>
                <w:noProof/>
                <w:webHidden/>
              </w:rPr>
              <w:t>44</w:t>
            </w:r>
            <w:r w:rsidR="00CD7326">
              <w:rPr>
                <w:noProof/>
                <w:webHidden/>
              </w:rPr>
              <w:fldChar w:fldCharType="end"/>
            </w:r>
          </w:hyperlink>
        </w:p>
        <w:p w14:paraId="7E2CBC64" w14:textId="2122F867" w:rsidR="00CD7326" w:rsidRDefault="00CC33C0">
          <w:pPr>
            <w:pStyle w:val="TOC3"/>
            <w:rPr>
              <w:noProof/>
              <w:sz w:val="22"/>
              <w:szCs w:val="22"/>
              <w:lang w:eastAsia="ja-JP"/>
            </w:rPr>
          </w:pPr>
          <w:hyperlink w:anchor="_Toc87828938" w:history="1">
            <w:r w:rsidR="00CD7326" w:rsidRPr="00D83C72">
              <w:rPr>
                <w:rStyle w:val="Hyperlink"/>
                <w:noProof/>
              </w:rPr>
              <w:t>6.12.1</w:t>
            </w:r>
            <w:r w:rsidR="00CD7326">
              <w:rPr>
                <w:bCs w:val="0"/>
                <w:noProof/>
                <w:sz w:val="22"/>
                <w:szCs w:val="22"/>
                <w:lang w:eastAsia="ja-JP"/>
              </w:rPr>
              <w:tab/>
            </w:r>
            <w:r w:rsidR="00CD7326" w:rsidRPr="00D83C72">
              <w:rPr>
                <w:rStyle w:val="Hyperlink"/>
                <w:noProof/>
              </w:rPr>
              <w:t>Best Practice</w:t>
            </w:r>
            <w:r w:rsidR="00CD7326">
              <w:rPr>
                <w:noProof/>
                <w:webHidden/>
              </w:rPr>
              <w:tab/>
            </w:r>
            <w:r w:rsidR="00CD7326">
              <w:rPr>
                <w:noProof/>
                <w:webHidden/>
              </w:rPr>
              <w:fldChar w:fldCharType="begin"/>
            </w:r>
            <w:r w:rsidR="00CD7326">
              <w:rPr>
                <w:noProof/>
                <w:webHidden/>
              </w:rPr>
              <w:instrText xml:space="preserve"> PAGEREF _Toc87828938 \h </w:instrText>
            </w:r>
            <w:r w:rsidR="00CD7326">
              <w:rPr>
                <w:noProof/>
                <w:webHidden/>
              </w:rPr>
            </w:r>
            <w:r w:rsidR="00CD7326">
              <w:rPr>
                <w:noProof/>
                <w:webHidden/>
              </w:rPr>
              <w:fldChar w:fldCharType="separate"/>
            </w:r>
            <w:r w:rsidR="00CD7326">
              <w:rPr>
                <w:noProof/>
                <w:webHidden/>
              </w:rPr>
              <w:t>44</w:t>
            </w:r>
            <w:r w:rsidR="00CD7326">
              <w:rPr>
                <w:noProof/>
                <w:webHidden/>
              </w:rPr>
              <w:fldChar w:fldCharType="end"/>
            </w:r>
          </w:hyperlink>
        </w:p>
        <w:p w14:paraId="1544478F" w14:textId="22232319" w:rsidR="00CD7326" w:rsidRDefault="00CC33C0">
          <w:pPr>
            <w:pStyle w:val="TOC3"/>
            <w:rPr>
              <w:noProof/>
              <w:sz w:val="22"/>
              <w:szCs w:val="22"/>
              <w:lang w:eastAsia="ja-JP"/>
            </w:rPr>
          </w:pPr>
          <w:hyperlink w:anchor="_Toc87828939" w:history="1">
            <w:r w:rsidR="00CD7326" w:rsidRPr="00D83C72">
              <w:rPr>
                <w:rStyle w:val="Hyperlink"/>
                <w:noProof/>
              </w:rPr>
              <w:t>6.12.2</w:t>
            </w:r>
            <w:r w:rsidR="00CD7326">
              <w:rPr>
                <w:bCs w:val="0"/>
                <w:noProof/>
                <w:sz w:val="22"/>
                <w:szCs w:val="22"/>
                <w:lang w:eastAsia="ja-JP"/>
              </w:rPr>
              <w:tab/>
            </w:r>
            <w:r w:rsidR="00CD7326" w:rsidRPr="00D83C72">
              <w:rPr>
                <w:rStyle w:val="Hyperlink"/>
                <w:noProof/>
              </w:rPr>
              <w:t>Family Naming Convention</w:t>
            </w:r>
            <w:r w:rsidR="00CD7326">
              <w:rPr>
                <w:noProof/>
                <w:webHidden/>
              </w:rPr>
              <w:tab/>
            </w:r>
            <w:r w:rsidR="00CD7326">
              <w:rPr>
                <w:noProof/>
                <w:webHidden/>
              </w:rPr>
              <w:fldChar w:fldCharType="begin"/>
            </w:r>
            <w:r w:rsidR="00CD7326">
              <w:rPr>
                <w:noProof/>
                <w:webHidden/>
              </w:rPr>
              <w:instrText xml:space="preserve"> PAGEREF _Toc87828939 \h </w:instrText>
            </w:r>
            <w:r w:rsidR="00CD7326">
              <w:rPr>
                <w:noProof/>
                <w:webHidden/>
              </w:rPr>
            </w:r>
            <w:r w:rsidR="00CD7326">
              <w:rPr>
                <w:noProof/>
                <w:webHidden/>
              </w:rPr>
              <w:fldChar w:fldCharType="separate"/>
            </w:r>
            <w:r w:rsidR="00CD7326">
              <w:rPr>
                <w:noProof/>
                <w:webHidden/>
              </w:rPr>
              <w:t>45</w:t>
            </w:r>
            <w:r w:rsidR="00CD7326">
              <w:rPr>
                <w:noProof/>
                <w:webHidden/>
              </w:rPr>
              <w:fldChar w:fldCharType="end"/>
            </w:r>
          </w:hyperlink>
        </w:p>
        <w:p w14:paraId="7779FCE8" w14:textId="61F21772" w:rsidR="00CD7326" w:rsidRDefault="00CC33C0">
          <w:pPr>
            <w:pStyle w:val="TOC3"/>
            <w:rPr>
              <w:noProof/>
              <w:sz w:val="22"/>
              <w:szCs w:val="22"/>
              <w:lang w:eastAsia="ja-JP"/>
            </w:rPr>
          </w:pPr>
          <w:hyperlink w:anchor="_Toc87828940" w:history="1">
            <w:r w:rsidR="00CD7326" w:rsidRPr="00D83C72">
              <w:rPr>
                <w:rStyle w:val="Hyperlink"/>
                <w:noProof/>
              </w:rPr>
              <w:t>6.12.3</w:t>
            </w:r>
            <w:r w:rsidR="00CD7326">
              <w:rPr>
                <w:bCs w:val="0"/>
                <w:noProof/>
                <w:sz w:val="22"/>
                <w:szCs w:val="22"/>
                <w:lang w:eastAsia="ja-JP"/>
              </w:rPr>
              <w:tab/>
            </w:r>
            <w:r w:rsidR="00CD7326" w:rsidRPr="00D83C72">
              <w:rPr>
                <w:rStyle w:val="Hyperlink"/>
                <w:noProof/>
              </w:rPr>
              <w:t>Type Naming Convention</w:t>
            </w:r>
            <w:r w:rsidR="00CD7326">
              <w:rPr>
                <w:noProof/>
                <w:webHidden/>
              </w:rPr>
              <w:tab/>
            </w:r>
            <w:r w:rsidR="00CD7326">
              <w:rPr>
                <w:noProof/>
                <w:webHidden/>
              </w:rPr>
              <w:fldChar w:fldCharType="begin"/>
            </w:r>
            <w:r w:rsidR="00CD7326">
              <w:rPr>
                <w:noProof/>
                <w:webHidden/>
              </w:rPr>
              <w:instrText xml:space="preserve"> PAGEREF _Toc87828940 \h </w:instrText>
            </w:r>
            <w:r w:rsidR="00CD7326">
              <w:rPr>
                <w:noProof/>
                <w:webHidden/>
              </w:rPr>
            </w:r>
            <w:r w:rsidR="00CD7326">
              <w:rPr>
                <w:noProof/>
                <w:webHidden/>
              </w:rPr>
              <w:fldChar w:fldCharType="separate"/>
            </w:r>
            <w:r w:rsidR="00CD7326">
              <w:rPr>
                <w:noProof/>
                <w:webHidden/>
              </w:rPr>
              <w:t>46</w:t>
            </w:r>
            <w:r w:rsidR="00CD7326">
              <w:rPr>
                <w:noProof/>
                <w:webHidden/>
              </w:rPr>
              <w:fldChar w:fldCharType="end"/>
            </w:r>
          </w:hyperlink>
        </w:p>
        <w:p w14:paraId="1DE846D2" w14:textId="1EA32AB0" w:rsidR="00CD7326" w:rsidRDefault="00CC33C0">
          <w:pPr>
            <w:pStyle w:val="TOC3"/>
            <w:rPr>
              <w:noProof/>
              <w:sz w:val="22"/>
              <w:szCs w:val="22"/>
              <w:lang w:eastAsia="ja-JP"/>
            </w:rPr>
          </w:pPr>
          <w:hyperlink w:anchor="_Toc87828941" w:history="1">
            <w:r w:rsidR="00CD7326" w:rsidRPr="00D83C72">
              <w:rPr>
                <w:rStyle w:val="Hyperlink"/>
                <w:noProof/>
              </w:rPr>
              <w:t>6.12.4</w:t>
            </w:r>
            <w:r w:rsidR="00CD7326">
              <w:rPr>
                <w:bCs w:val="0"/>
                <w:noProof/>
                <w:sz w:val="22"/>
                <w:szCs w:val="22"/>
                <w:lang w:eastAsia="ja-JP"/>
              </w:rPr>
              <w:tab/>
            </w:r>
            <w:r w:rsidR="00CD7326" w:rsidRPr="00D83C72">
              <w:rPr>
                <w:rStyle w:val="Hyperlink"/>
                <w:noProof/>
              </w:rPr>
              <w:t>Miscellaneous Revit Content Naming Convention</w:t>
            </w:r>
            <w:r w:rsidR="00CD7326">
              <w:rPr>
                <w:noProof/>
                <w:webHidden/>
              </w:rPr>
              <w:tab/>
            </w:r>
            <w:r w:rsidR="00CD7326">
              <w:rPr>
                <w:noProof/>
                <w:webHidden/>
              </w:rPr>
              <w:fldChar w:fldCharType="begin"/>
            </w:r>
            <w:r w:rsidR="00CD7326">
              <w:rPr>
                <w:noProof/>
                <w:webHidden/>
              </w:rPr>
              <w:instrText xml:space="preserve"> PAGEREF _Toc87828941 \h </w:instrText>
            </w:r>
            <w:r w:rsidR="00CD7326">
              <w:rPr>
                <w:noProof/>
                <w:webHidden/>
              </w:rPr>
            </w:r>
            <w:r w:rsidR="00CD7326">
              <w:rPr>
                <w:noProof/>
                <w:webHidden/>
              </w:rPr>
              <w:fldChar w:fldCharType="separate"/>
            </w:r>
            <w:r w:rsidR="00CD7326">
              <w:rPr>
                <w:noProof/>
                <w:webHidden/>
              </w:rPr>
              <w:t>47</w:t>
            </w:r>
            <w:r w:rsidR="00CD7326">
              <w:rPr>
                <w:noProof/>
                <w:webHidden/>
              </w:rPr>
              <w:fldChar w:fldCharType="end"/>
            </w:r>
          </w:hyperlink>
        </w:p>
        <w:p w14:paraId="72F1A78C" w14:textId="306A7500" w:rsidR="00CD7326" w:rsidRDefault="00CC33C0" w:rsidP="549CC6C2">
          <w:pPr>
            <w:pStyle w:val="TOC2"/>
            <w:rPr>
              <w:rFonts w:cstheme="minorBidi"/>
              <w:noProof/>
              <w:sz w:val="22"/>
              <w:szCs w:val="22"/>
              <w:lang w:eastAsia="ja-JP"/>
            </w:rPr>
          </w:pPr>
          <w:hyperlink w:anchor="_Toc87828942" w:history="1">
            <w:r w:rsidR="00CD7326" w:rsidRPr="00D83C72">
              <w:rPr>
                <w:rStyle w:val="Hyperlink"/>
                <w:noProof/>
              </w:rPr>
              <w:t>6.13</w:t>
            </w:r>
            <w:r w:rsidR="00CD7326">
              <w:rPr>
                <w:rFonts w:cstheme="minorBidi"/>
                <w:noProof/>
                <w:sz w:val="22"/>
                <w:szCs w:val="22"/>
                <w:lang w:eastAsia="ja-JP"/>
              </w:rPr>
              <w:tab/>
            </w:r>
            <w:r w:rsidR="00CD7326" w:rsidRPr="00D83C72">
              <w:rPr>
                <w:rStyle w:val="Hyperlink"/>
                <w:noProof/>
              </w:rPr>
              <w:t>Document Numbering</w:t>
            </w:r>
            <w:r w:rsidR="00CD7326">
              <w:rPr>
                <w:noProof/>
                <w:webHidden/>
              </w:rPr>
              <w:tab/>
            </w:r>
            <w:r w:rsidR="00CD7326">
              <w:rPr>
                <w:noProof/>
                <w:webHidden/>
              </w:rPr>
              <w:fldChar w:fldCharType="begin"/>
            </w:r>
            <w:r w:rsidR="00CD7326">
              <w:rPr>
                <w:noProof/>
                <w:webHidden/>
              </w:rPr>
              <w:instrText xml:space="preserve"> PAGEREF _Toc87828942 \h </w:instrText>
            </w:r>
            <w:r w:rsidR="00CD7326">
              <w:rPr>
                <w:noProof/>
                <w:webHidden/>
              </w:rPr>
            </w:r>
            <w:r w:rsidR="00CD7326">
              <w:rPr>
                <w:noProof/>
                <w:webHidden/>
              </w:rPr>
              <w:fldChar w:fldCharType="separate"/>
            </w:r>
            <w:r w:rsidR="00CD7326">
              <w:rPr>
                <w:noProof/>
                <w:webHidden/>
              </w:rPr>
              <w:t>47</w:t>
            </w:r>
            <w:r w:rsidR="00CD7326">
              <w:rPr>
                <w:noProof/>
                <w:webHidden/>
              </w:rPr>
              <w:fldChar w:fldCharType="end"/>
            </w:r>
          </w:hyperlink>
        </w:p>
        <w:p w14:paraId="3BB5AE14" w14:textId="2823AAAD" w:rsidR="00CD7326" w:rsidRDefault="00CC33C0" w:rsidP="549CC6C2">
          <w:pPr>
            <w:pStyle w:val="TOC2"/>
            <w:rPr>
              <w:rFonts w:cstheme="minorBidi"/>
              <w:noProof/>
              <w:sz w:val="22"/>
              <w:szCs w:val="22"/>
              <w:lang w:eastAsia="ja-JP"/>
            </w:rPr>
          </w:pPr>
          <w:hyperlink w:anchor="_Toc87828943" w:history="1">
            <w:r w:rsidR="00CD7326" w:rsidRPr="00D83C72">
              <w:rPr>
                <w:rStyle w:val="Hyperlink"/>
                <w:noProof/>
              </w:rPr>
              <w:t>6.14</w:t>
            </w:r>
            <w:r w:rsidR="00CD7326">
              <w:rPr>
                <w:rFonts w:cstheme="minorBidi"/>
                <w:noProof/>
                <w:sz w:val="22"/>
                <w:szCs w:val="22"/>
                <w:lang w:eastAsia="ja-JP"/>
              </w:rPr>
              <w:tab/>
            </w:r>
            <w:r w:rsidR="00CD7326" w:rsidRPr="00D83C72">
              <w:rPr>
                <w:rStyle w:val="Hyperlink"/>
                <w:noProof/>
              </w:rPr>
              <w:t>Accuracy and Dimensions</w:t>
            </w:r>
            <w:r w:rsidR="00CD7326">
              <w:rPr>
                <w:noProof/>
                <w:webHidden/>
              </w:rPr>
              <w:tab/>
            </w:r>
            <w:r w:rsidR="00CD7326">
              <w:rPr>
                <w:noProof/>
                <w:webHidden/>
              </w:rPr>
              <w:fldChar w:fldCharType="begin"/>
            </w:r>
            <w:r w:rsidR="00CD7326">
              <w:rPr>
                <w:noProof/>
                <w:webHidden/>
              </w:rPr>
              <w:instrText xml:space="preserve"> PAGEREF _Toc87828943 \h </w:instrText>
            </w:r>
            <w:r w:rsidR="00CD7326">
              <w:rPr>
                <w:noProof/>
                <w:webHidden/>
              </w:rPr>
            </w:r>
            <w:r w:rsidR="00CD7326">
              <w:rPr>
                <w:noProof/>
                <w:webHidden/>
              </w:rPr>
              <w:fldChar w:fldCharType="separate"/>
            </w:r>
            <w:r w:rsidR="00CD7326">
              <w:rPr>
                <w:noProof/>
                <w:webHidden/>
              </w:rPr>
              <w:t>48</w:t>
            </w:r>
            <w:r w:rsidR="00CD7326">
              <w:rPr>
                <w:noProof/>
                <w:webHidden/>
              </w:rPr>
              <w:fldChar w:fldCharType="end"/>
            </w:r>
          </w:hyperlink>
        </w:p>
        <w:p w14:paraId="43E417CC" w14:textId="008DF1EF" w:rsidR="00CD7326" w:rsidRDefault="00CC33C0" w:rsidP="549CC6C2">
          <w:pPr>
            <w:pStyle w:val="TOC2"/>
            <w:rPr>
              <w:rFonts w:cstheme="minorBidi"/>
              <w:noProof/>
              <w:sz w:val="22"/>
              <w:szCs w:val="22"/>
              <w:lang w:eastAsia="ja-JP"/>
            </w:rPr>
          </w:pPr>
          <w:hyperlink w:anchor="_Toc87828944" w:history="1">
            <w:r w:rsidR="00CD7326" w:rsidRPr="00D83C72">
              <w:rPr>
                <w:rStyle w:val="Hyperlink"/>
                <w:noProof/>
              </w:rPr>
              <w:t>6.15</w:t>
            </w:r>
            <w:r w:rsidR="00CD7326">
              <w:rPr>
                <w:rFonts w:cstheme="minorBidi"/>
                <w:noProof/>
                <w:sz w:val="22"/>
                <w:szCs w:val="22"/>
                <w:lang w:eastAsia="ja-JP"/>
              </w:rPr>
              <w:tab/>
            </w:r>
            <w:r w:rsidR="00CD7326" w:rsidRPr="00D83C72">
              <w:rPr>
                <w:rStyle w:val="Hyperlink"/>
                <w:noProof/>
              </w:rPr>
              <w:t>Annotation Methods</w:t>
            </w:r>
            <w:r w:rsidR="00CD7326">
              <w:rPr>
                <w:noProof/>
                <w:webHidden/>
              </w:rPr>
              <w:tab/>
            </w:r>
            <w:r w:rsidR="00CD7326">
              <w:rPr>
                <w:noProof/>
                <w:webHidden/>
              </w:rPr>
              <w:fldChar w:fldCharType="begin"/>
            </w:r>
            <w:r w:rsidR="00CD7326">
              <w:rPr>
                <w:noProof/>
                <w:webHidden/>
              </w:rPr>
              <w:instrText xml:space="preserve"> PAGEREF _Toc87828944 \h </w:instrText>
            </w:r>
            <w:r w:rsidR="00CD7326">
              <w:rPr>
                <w:noProof/>
                <w:webHidden/>
              </w:rPr>
            </w:r>
            <w:r w:rsidR="00CD7326">
              <w:rPr>
                <w:noProof/>
                <w:webHidden/>
              </w:rPr>
              <w:fldChar w:fldCharType="separate"/>
            </w:r>
            <w:r w:rsidR="00CD7326">
              <w:rPr>
                <w:noProof/>
                <w:webHidden/>
              </w:rPr>
              <w:t>48</w:t>
            </w:r>
            <w:r w:rsidR="00CD7326">
              <w:rPr>
                <w:noProof/>
                <w:webHidden/>
              </w:rPr>
              <w:fldChar w:fldCharType="end"/>
            </w:r>
          </w:hyperlink>
        </w:p>
        <w:p w14:paraId="2071C17B" w14:textId="2F4244A9" w:rsidR="00CD7326" w:rsidRDefault="00CC33C0">
          <w:pPr>
            <w:pStyle w:val="TOC3"/>
            <w:rPr>
              <w:noProof/>
              <w:sz w:val="22"/>
              <w:szCs w:val="22"/>
              <w:lang w:eastAsia="ja-JP"/>
            </w:rPr>
          </w:pPr>
          <w:hyperlink w:anchor="_Toc87828945" w:history="1">
            <w:r w:rsidR="00CD7326" w:rsidRPr="00D83C72">
              <w:rPr>
                <w:rStyle w:val="Hyperlink"/>
                <w:noProof/>
              </w:rPr>
              <w:t>6.15.1</w:t>
            </w:r>
            <w:r w:rsidR="00CD7326">
              <w:rPr>
                <w:bCs w:val="0"/>
                <w:noProof/>
                <w:sz w:val="22"/>
                <w:szCs w:val="22"/>
                <w:lang w:eastAsia="ja-JP"/>
              </w:rPr>
              <w:tab/>
            </w:r>
            <w:r w:rsidR="00CD7326" w:rsidRPr="00D83C72">
              <w:rPr>
                <w:rStyle w:val="Hyperlink"/>
                <w:noProof/>
              </w:rPr>
              <w:t>Annotation Tags</w:t>
            </w:r>
            <w:r w:rsidR="00CD7326">
              <w:rPr>
                <w:noProof/>
                <w:webHidden/>
              </w:rPr>
              <w:tab/>
            </w:r>
            <w:r w:rsidR="00CD7326">
              <w:rPr>
                <w:noProof/>
                <w:webHidden/>
              </w:rPr>
              <w:fldChar w:fldCharType="begin"/>
            </w:r>
            <w:r w:rsidR="00CD7326">
              <w:rPr>
                <w:noProof/>
                <w:webHidden/>
              </w:rPr>
              <w:instrText xml:space="preserve"> PAGEREF _Toc87828945 \h </w:instrText>
            </w:r>
            <w:r w:rsidR="00CD7326">
              <w:rPr>
                <w:noProof/>
                <w:webHidden/>
              </w:rPr>
            </w:r>
            <w:r w:rsidR="00CD7326">
              <w:rPr>
                <w:noProof/>
                <w:webHidden/>
              </w:rPr>
              <w:fldChar w:fldCharType="separate"/>
            </w:r>
            <w:r w:rsidR="00CD7326">
              <w:rPr>
                <w:noProof/>
                <w:webHidden/>
              </w:rPr>
              <w:t>48</w:t>
            </w:r>
            <w:r w:rsidR="00CD7326">
              <w:rPr>
                <w:noProof/>
                <w:webHidden/>
              </w:rPr>
              <w:fldChar w:fldCharType="end"/>
            </w:r>
          </w:hyperlink>
        </w:p>
        <w:p w14:paraId="47185364" w14:textId="585064E2" w:rsidR="00CD7326" w:rsidRDefault="00CC33C0" w:rsidP="549CC6C2">
          <w:pPr>
            <w:pStyle w:val="TOC2"/>
            <w:rPr>
              <w:rFonts w:cstheme="minorBidi"/>
              <w:noProof/>
              <w:sz w:val="22"/>
              <w:szCs w:val="22"/>
              <w:lang w:eastAsia="ja-JP"/>
            </w:rPr>
          </w:pPr>
          <w:hyperlink w:anchor="_Toc87828946" w:history="1">
            <w:r w:rsidR="00CD7326" w:rsidRPr="00D83C72">
              <w:rPr>
                <w:rStyle w:val="Hyperlink"/>
                <w:noProof/>
              </w:rPr>
              <w:t>6.16</w:t>
            </w:r>
            <w:r w:rsidR="00CD7326">
              <w:rPr>
                <w:rFonts w:cstheme="minorBidi"/>
                <w:noProof/>
                <w:sz w:val="22"/>
                <w:szCs w:val="22"/>
                <w:lang w:eastAsia="ja-JP"/>
              </w:rPr>
              <w:tab/>
            </w:r>
            <w:r w:rsidR="00CD7326" w:rsidRPr="00D83C72">
              <w:rPr>
                <w:rStyle w:val="Hyperlink"/>
                <w:noProof/>
              </w:rPr>
              <w:t>Drawing Scales</w:t>
            </w:r>
            <w:r w:rsidR="00CD7326">
              <w:rPr>
                <w:noProof/>
                <w:webHidden/>
              </w:rPr>
              <w:tab/>
            </w:r>
            <w:r w:rsidR="00CD7326">
              <w:rPr>
                <w:noProof/>
                <w:webHidden/>
              </w:rPr>
              <w:fldChar w:fldCharType="begin"/>
            </w:r>
            <w:r w:rsidR="00CD7326">
              <w:rPr>
                <w:noProof/>
                <w:webHidden/>
              </w:rPr>
              <w:instrText xml:space="preserve"> PAGEREF _Toc87828946 \h </w:instrText>
            </w:r>
            <w:r w:rsidR="00CD7326">
              <w:rPr>
                <w:noProof/>
                <w:webHidden/>
              </w:rPr>
            </w:r>
            <w:r w:rsidR="00CD7326">
              <w:rPr>
                <w:noProof/>
                <w:webHidden/>
              </w:rPr>
              <w:fldChar w:fldCharType="separate"/>
            </w:r>
            <w:r w:rsidR="00CD7326">
              <w:rPr>
                <w:noProof/>
                <w:webHidden/>
              </w:rPr>
              <w:t>50</w:t>
            </w:r>
            <w:r w:rsidR="00CD7326">
              <w:rPr>
                <w:noProof/>
                <w:webHidden/>
              </w:rPr>
              <w:fldChar w:fldCharType="end"/>
            </w:r>
          </w:hyperlink>
        </w:p>
        <w:p w14:paraId="0B43F6A7" w14:textId="2BC28CCB" w:rsidR="00CD7326" w:rsidRDefault="00CC33C0" w:rsidP="549CC6C2">
          <w:pPr>
            <w:pStyle w:val="TOC1"/>
            <w:rPr>
              <w:rFonts w:cstheme="minorBidi"/>
              <w:noProof/>
              <w:color w:val="auto"/>
              <w:sz w:val="22"/>
              <w:szCs w:val="22"/>
              <w:lang w:eastAsia="ja-JP"/>
            </w:rPr>
          </w:pPr>
          <w:hyperlink w:anchor="_Toc87828947" w:history="1">
            <w:r w:rsidR="00CD7326" w:rsidRPr="00D83C72">
              <w:rPr>
                <w:rStyle w:val="Hyperlink"/>
                <w:noProof/>
              </w:rPr>
              <w:t>7</w:t>
            </w:r>
            <w:r w:rsidR="00CD7326">
              <w:rPr>
                <w:rFonts w:cstheme="minorBidi"/>
                <w:bCs w:val="0"/>
                <w:noProof/>
                <w:color w:val="auto"/>
                <w:sz w:val="22"/>
                <w:szCs w:val="22"/>
                <w:lang w:eastAsia="ja-JP"/>
              </w:rPr>
              <w:tab/>
            </w:r>
            <w:r w:rsidR="00CD7326" w:rsidRPr="00D83C72">
              <w:rPr>
                <w:rStyle w:val="Hyperlink"/>
                <w:noProof/>
              </w:rPr>
              <w:t>TECHNICAL DATA PROTOCOL</w:t>
            </w:r>
            <w:r w:rsidR="00CD7326">
              <w:rPr>
                <w:noProof/>
                <w:webHidden/>
              </w:rPr>
              <w:tab/>
            </w:r>
            <w:r w:rsidR="00CD7326">
              <w:rPr>
                <w:noProof/>
                <w:webHidden/>
              </w:rPr>
              <w:fldChar w:fldCharType="begin"/>
            </w:r>
            <w:r w:rsidR="00CD7326">
              <w:rPr>
                <w:noProof/>
                <w:webHidden/>
              </w:rPr>
              <w:instrText xml:space="preserve"> PAGEREF _Toc87828947 \h </w:instrText>
            </w:r>
            <w:r w:rsidR="00CD7326">
              <w:rPr>
                <w:noProof/>
                <w:webHidden/>
              </w:rPr>
            </w:r>
            <w:r w:rsidR="00CD7326">
              <w:rPr>
                <w:noProof/>
                <w:webHidden/>
              </w:rPr>
              <w:fldChar w:fldCharType="separate"/>
            </w:r>
            <w:r w:rsidR="00CD7326">
              <w:rPr>
                <w:noProof/>
                <w:webHidden/>
              </w:rPr>
              <w:t>52</w:t>
            </w:r>
            <w:r w:rsidR="00CD7326">
              <w:rPr>
                <w:noProof/>
                <w:webHidden/>
              </w:rPr>
              <w:fldChar w:fldCharType="end"/>
            </w:r>
          </w:hyperlink>
        </w:p>
        <w:p w14:paraId="495A178B" w14:textId="292D409C" w:rsidR="00CD7326" w:rsidRDefault="00CC33C0" w:rsidP="549CC6C2">
          <w:pPr>
            <w:pStyle w:val="TOC2"/>
            <w:rPr>
              <w:rFonts w:cstheme="minorBidi"/>
              <w:noProof/>
              <w:sz w:val="22"/>
              <w:szCs w:val="22"/>
              <w:lang w:eastAsia="ja-JP"/>
            </w:rPr>
          </w:pPr>
          <w:hyperlink w:anchor="_Toc87828948" w:history="1">
            <w:r w:rsidR="00CD7326" w:rsidRPr="00D83C72">
              <w:rPr>
                <w:rStyle w:val="Hyperlink"/>
                <w:noProof/>
              </w:rPr>
              <w:t>7.1</w:t>
            </w:r>
            <w:r w:rsidR="00CD7326">
              <w:rPr>
                <w:rFonts w:cstheme="minorBidi"/>
                <w:noProof/>
                <w:sz w:val="22"/>
                <w:szCs w:val="22"/>
                <w:lang w:eastAsia="ja-JP"/>
              </w:rPr>
              <w:tab/>
            </w:r>
            <w:r w:rsidR="00CD7326" w:rsidRPr="549CC6C2">
              <w:rPr>
                <w:rStyle w:val="Hyperlink"/>
                <w:i/>
                <w:iCs/>
                <w:noProof/>
              </w:rPr>
              <w:t>This section is reserved for the upload of documents such as BEP’s, Project Stage Reports, Area Comparisons…etc. File formats can be (PDF, Excel, Word…etc)</w:t>
            </w:r>
            <w:r w:rsidR="00CD7326" w:rsidRPr="00D83C72">
              <w:rPr>
                <w:rStyle w:val="Hyperlink"/>
                <w:noProof/>
              </w:rPr>
              <w:t>Project File Format Overview</w:t>
            </w:r>
            <w:r w:rsidR="00CD7326">
              <w:rPr>
                <w:noProof/>
                <w:webHidden/>
              </w:rPr>
              <w:tab/>
            </w:r>
            <w:r w:rsidR="00CD7326">
              <w:rPr>
                <w:noProof/>
                <w:webHidden/>
              </w:rPr>
              <w:fldChar w:fldCharType="begin"/>
            </w:r>
            <w:r w:rsidR="00CD7326">
              <w:rPr>
                <w:noProof/>
                <w:webHidden/>
              </w:rPr>
              <w:instrText xml:space="preserve"> PAGEREF _Toc87828948 \h </w:instrText>
            </w:r>
            <w:r w:rsidR="00CD7326">
              <w:rPr>
                <w:noProof/>
                <w:webHidden/>
              </w:rPr>
            </w:r>
            <w:r w:rsidR="00CD7326">
              <w:rPr>
                <w:noProof/>
                <w:webHidden/>
              </w:rPr>
              <w:fldChar w:fldCharType="separate"/>
            </w:r>
            <w:r w:rsidR="00CD7326">
              <w:rPr>
                <w:noProof/>
                <w:webHidden/>
              </w:rPr>
              <w:t>53</w:t>
            </w:r>
            <w:r w:rsidR="00CD7326">
              <w:rPr>
                <w:noProof/>
                <w:webHidden/>
              </w:rPr>
              <w:fldChar w:fldCharType="end"/>
            </w:r>
          </w:hyperlink>
        </w:p>
        <w:p w14:paraId="20461626" w14:textId="23F599BD" w:rsidR="00CD7326" w:rsidRDefault="00CC33C0" w:rsidP="549CC6C2">
          <w:pPr>
            <w:pStyle w:val="TOC2"/>
            <w:rPr>
              <w:rFonts w:cstheme="minorBidi"/>
              <w:noProof/>
              <w:sz w:val="22"/>
              <w:szCs w:val="22"/>
              <w:lang w:eastAsia="ja-JP"/>
            </w:rPr>
          </w:pPr>
          <w:hyperlink w:anchor="_Toc87828949" w:history="1">
            <w:r w:rsidR="00CD7326" w:rsidRPr="00D83C72">
              <w:rPr>
                <w:rStyle w:val="Hyperlink"/>
                <w:noProof/>
              </w:rPr>
              <w:t>7.2</w:t>
            </w:r>
            <w:r w:rsidR="00CD7326">
              <w:rPr>
                <w:rFonts w:cstheme="minorBidi"/>
                <w:noProof/>
                <w:sz w:val="22"/>
                <w:szCs w:val="22"/>
                <w:lang w:eastAsia="ja-JP"/>
              </w:rPr>
              <w:tab/>
            </w:r>
            <w:r w:rsidR="00CD7326" w:rsidRPr="00D83C72">
              <w:rPr>
                <w:rStyle w:val="Hyperlink"/>
                <w:noProof/>
              </w:rPr>
              <w:t>Project Task Teams File Format Exchanges</w:t>
            </w:r>
            <w:r w:rsidR="00CD7326">
              <w:rPr>
                <w:noProof/>
                <w:webHidden/>
              </w:rPr>
              <w:tab/>
            </w:r>
            <w:r w:rsidR="00CD7326">
              <w:rPr>
                <w:noProof/>
                <w:webHidden/>
              </w:rPr>
              <w:fldChar w:fldCharType="begin"/>
            </w:r>
            <w:r w:rsidR="00CD7326">
              <w:rPr>
                <w:noProof/>
                <w:webHidden/>
              </w:rPr>
              <w:instrText xml:space="preserve"> PAGEREF _Toc87828949 \h </w:instrText>
            </w:r>
            <w:r w:rsidR="00CD7326">
              <w:rPr>
                <w:noProof/>
                <w:webHidden/>
              </w:rPr>
            </w:r>
            <w:r w:rsidR="00CD7326">
              <w:rPr>
                <w:noProof/>
                <w:webHidden/>
              </w:rPr>
              <w:fldChar w:fldCharType="separate"/>
            </w:r>
            <w:r w:rsidR="00CD7326">
              <w:rPr>
                <w:noProof/>
                <w:webHidden/>
              </w:rPr>
              <w:t>53</w:t>
            </w:r>
            <w:r w:rsidR="00CD7326">
              <w:rPr>
                <w:noProof/>
                <w:webHidden/>
              </w:rPr>
              <w:fldChar w:fldCharType="end"/>
            </w:r>
          </w:hyperlink>
        </w:p>
        <w:p w14:paraId="3BCC83CD" w14:textId="03A35C8A" w:rsidR="00CD7326" w:rsidRDefault="00CC33C0" w:rsidP="549CC6C2">
          <w:pPr>
            <w:pStyle w:val="TOC2"/>
            <w:rPr>
              <w:rFonts w:cstheme="minorBidi"/>
              <w:noProof/>
              <w:sz w:val="22"/>
              <w:szCs w:val="22"/>
              <w:lang w:eastAsia="ja-JP"/>
            </w:rPr>
          </w:pPr>
          <w:hyperlink w:anchor="_Toc87828950" w:history="1">
            <w:r w:rsidR="00CD7326" w:rsidRPr="00D83C72">
              <w:rPr>
                <w:rStyle w:val="Hyperlink"/>
                <w:noProof/>
              </w:rPr>
              <w:t>7.3</w:t>
            </w:r>
            <w:r w:rsidR="00CD7326">
              <w:rPr>
                <w:rFonts w:cstheme="minorBidi"/>
                <w:noProof/>
                <w:sz w:val="22"/>
                <w:szCs w:val="22"/>
                <w:lang w:eastAsia="ja-JP"/>
              </w:rPr>
              <w:tab/>
            </w:r>
            <w:r w:rsidR="00CD7326" w:rsidRPr="00D83C72">
              <w:rPr>
                <w:rStyle w:val="Hyperlink"/>
                <w:noProof/>
              </w:rPr>
              <w:t>IFC Guidance</w:t>
            </w:r>
            <w:r w:rsidR="00CD7326">
              <w:rPr>
                <w:noProof/>
                <w:webHidden/>
              </w:rPr>
              <w:tab/>
            </w:r>
            <w:r w:rsidR="00CD7326">
              <w:rPr>
                <w:noProof/>
                <w:webHidden/>
              </w:rPr>
              <w:fldChar w:fldCharType="begin"/>
            </w:r>
            <w:r w:rsidR="00CD7326">
              <w:rPr>
                <w:noProof/>
                <w:webHidden/>
              </w:rPr>
              <w:instrText xml:space="preserve"> PAGEREF _Toc87828950 \h </w:instrText>
            </w:r>
            <w:r w:rsidR="00CD7326">
              <w:rPr>
                <w:noProof/>
                <w:webHidden/>
              </w:rPr>
            </w:r>
            <w:r w:rsidR="00CD7326">
              <w:rPr>
                <w:noProof/>
                <w:webHidden/>
              </w:rPr>
              <w:fldChar w:fldCharType="separate"/>
            </w:r>
            <w:r w:rsidR="00CD7326">
              <w:rPr>
                <w:noProof/>
                <w:webHidden/>
              </w:rPr>
              <w:t>54</w:t>
            </w:r>
            <w:r w:rsidR="00CD7326">
              <w:rPr>
                <w:noProof/>
                <w:webHidden/>
              </w:rPr>
              <w:fldChar w:fldCharType="end"/>
            </w:r>
          </w:hyperlink>
        </w:p>
        <w:p w14:paraId="2FE91AB4" w14:textId="65CB5AD1" w:rsidR="00CD7326" w:rsidRDefault="00CC33C0" w:rsidP="549CC6C2">
          <w:pPr>
            <w:pStyle w:val="TOC2"/>
            <w:rPr>
              <w:rFonts w:cstheme="minorBidi"/>
              <w:noProof/>
              <w:sz w:val="22"/>
              <w:szCs w:val="22"/>
              <w:lang w:eastAsia="ja-JP"/>
            </w:rPr>
          </w:pPr>
          <w:hyperlink w:anchor="_Toc87828951" w:history="1">
            <w:r w:rsidR="00CD7326" w:rsidRPr="00D83C72">
              <w:rPr>
                <w:rStyle w:val="Hyperlink"/>
                <w:noProof/>
              </w:rPr>
              <w:t>7.4</w:t>
            </w:r>
            <w:r w:rsidR="00CD7326">
              <w:rPr>
                <w:rFonts w:cstheme="minorBidi"/>
                <w:noProof/>
                <w:sz w:val="22"/>
                <w:szCs w:val="22"/>
                <w:lang w:eastAsia="ja-JP"/>
              </w:rPr>
              <w:tab/>
            </w:r>
            <w:r w:rsidR="00CD7326" w:rsidRPr="00D83C72">
              <w:rPr>
                <w:rStyle w:val="Hyperlink"/>
                <w:noProof/>
              </w:rPr>
              <w:t>IFC File Export Settings</w:t>
            </w:r>
            <w:r w:rsidR="00CD7326">
              <w:rPr>
                <w:noProof/>
                <w:webHidden/>
              </w:rPr>
              <w:tab/>
            </w:r>
            <w:r w:rsidR="00CD7326">
              <w:rPr>
                <w:noProof/>
                <w:webHidden/>
              </w:rPr>
              <w:fldChar w:fldCharType="begin"/>
            </w:r>
            <w:r w:rsidR="00CD7326">
              <w:rPr>
                <w:noProof/>
                <w:webHidden/>
              </w:rPr>
              <w:instrText xml:space="preserve"> PAGEREF _Toc87828951 \h </w:instrText>
            </w:r>
            <w:r w:rsidR="00CD7326">
              <w:rPr>
                <w:noProof/>
                <w:webHidden/>
              </w:rPr>
            </w:r>
            <w:r w:rsidR="00CD7326">
              <w:rPr>
                <w:noProof/>
                <w:webHidden/>
              </w:rPr>
              <w:fldChar w:fldCharType="separate"/>
            </w:r>
            <w:r w:rsidR="00CD7326">
              <w:rPr>
                <w:noProof/>
                <w:webHidden/>
              </w:rPr>
              <w:t>55</w:t>
            </w:r>
            <w:r w:rsidR="00CD7326">
              <w:rPr>
                <w:noProof/>
                <w:webHidden/>
              </w:rPr>
              <w:fldChar w:fldCharType="end"/>
            </w:r>
          </w:hyperlink>
        </w:p>
        <w:p w14:paraId="1CB22CF5" w14:textId="40585A7D" w:rsidR="00CD7326" w:rsidRDefault="00CC33C0" w:rsidP="549CC6C2">
          <w:pPr>
            <w:pStyle w:val="TOC2"/>
            <w:rPr>
              <w:rFonts w:cstheme="minorBidi"/>
              <w:noProof/>
              <w:sz w:val="22"/>
              <w:szCs w:val="22"/>
              <w:lang w:eastAsia="ja-JP"/>
            </w:rPr>
          </w:pPr>
          <w:hyperlink w:anchor="_Toc87828952" w:history="1">
            <w:r w:rsidR="00CD7326" w:rsidRPr="00D83C72">
              <w:rPr>
                <w:rStyle w:val="Hyperlink"/>
                <w:noProof/>
              </w:rPr>
              <w:t>7.5</w:t>
            </w:r>
            <w:r w:rsidR="00CD7326">
              <w:rPr>
                <w:rFonts w:cstheme="minorBidi"/>
                <w:noProof/>
                <w:sz w:val="22"/>
                <w:szCs w:val="22"/>
                <w:lang w:eastAsia="ja-JP"/>
              </w:rPr>
              <w:tab/>
            </w:r>
            <w:r w:rsidR="00CD7326" w:rsidRPr="00D83C72">
              <w:rPr>
                <w:rStyle w:val="Hyperlink"/>
                <w:noProof/>
              </w:rPr>
              <w:t>Data Reviews</w:t>
            </w:r>
            <w:r w:rsidR="00CD7326">
              <w:rPr>
                <w:noProof/>
                <w:webHidden/>
              </w:rPr>
              <w:tab/>
            </w:r>
            <w:r w:rsidR="00CD7326">
              <w:rPr>
                <w:noProof/>
                <w:webHidden/>
              </w:rPr>
              <w:fldChar w:fldCharType="begin"/>
            </w:r>
            <w:r w:rsidR="00CD7326">
              <w:rPr>
                <w:noProof/>
                <w:webHidden/>
              </w:rPr>
              <w:instrText xml:space="preserve"> PAGEREF _Toc87828952 \h </w:instrText>
            </w:r>
            <w:r w:rsidR="00CD7326">
              <w:rPr>
                <w:noProof/>
                <w:webHidden/>
              </w:rPr>
            </w:r>
            <w:r w:rsidR="00CD7326">
              <w:rPr>
                <w:noProof/>
                <w:webHidden/>
              </w:rPr>
              <w:fldChar w:fldCharType="separate"/>
            </w:r>
            <w:r w:rsidR="00CD7326">
              <w:rPr>
                <w:noProof/>
                <w:webHidden/>
              </w:rPr>
              <w:t>55</w:t>
            </w:r>
            <w:r w:rsidR="00CD7326">
              <w:rPr>
                <w:noProof/>
                <w:webHidden/>
              </w:rPr>
              <w:fldChar w:fldCharType="end"/>
            </w:r>
          </w:hyperlink>
        </w:p>
        <w:p w14:paraId="7A736401" w14:textId="1574BC51" w:rsidR="00CD7326" w:rsidRDefault="00CC33C0" w:rsidP="549CC6C2">
          <w:pPr>
            <w:pStyle w:val="TOC1"/>
            <w:rPr>
              <w:rFonts w:cstheme="minorBidi"/>
              <w:noProof/>
              <w:color w:val="auto"/>
              <w:sz w:val="22"/>
              <w:szCs w:val="22"/>
              <w:lang w:eastAsia="ja-JP"/>
            </w:rPr>
          </w:pPr>
          <w:hyperlink w:anchor="_Toc87828953" w:history="1">
            <w:r w:rsidR="00CD7326" w:rsidRPr="00D83C72">
              <w:rPr>
                <w:rStyle w:val="Hyperlink"/>
                <w:noProof/>
              </w:rPr>
              <w:t>8</w:t>
            </w:r>
            <w:r w:rsidR="00CD7326">
              <w:rPr>
                <w:rFonts w:cstheme="minorBidi"/>
                <w:bCs w:val="0"/>
                <w:noProof/>
                <w:color w:val="auto"/>
                <w:sz w:val="22"/>
                <w:szCs w:val="22"/>
                <w:lang w:eastAsia="ja-JP"/>
              </w:rPr>
              <w:tab/>
            </w:r>
            <w:r w:rsidR="00CD7326" w:rsidRPr="00D83C72">
              <w:rPr>
                <w:rStyle w:val="Hyperlink"/>
                <w:noProof/>
              </w:rPr>
              <w:t>PROJECT WORKSHARING &amp; COLLABORATION</w:t>
            </w:r>
            <w:r w:rsidR="00CD7326">
              <w:rPr>
                <w:noProof/>
                <w:webHidden/>
              </w:rPr>
              <w:tab/>
            </w:r>
            <w:r w:rsidR="00CD7326">
              <w:rPr>
                <w:noProof/>
                <w:webHidden/>
              </w:rPr>
              <w:fldChar w:fldCharType="begin"/>
            </w:r>
            <w:r w:rsidR="00CD7326">
              <w:rPr>
                <w:noProof/>
                <w:webHidden/>
              </w:rPr>
              <w:instrText xml:space="preserve"> PAGEREF _Toc87828953 \h </w:instrText>
            </w:r>
            <w:r w:rsidR="00CD7326">
              <w:rPr>
                <w:noProof/>
                <w:webHidden/>
              </w:rPr>
            </w:r>
            <w:r w:rsidR="00CD7326">
              <w:rPr>
                <w:noProof/>
                <w:webHidden/>
              </w:rPr>
              <w:fldChar w:fldCharType="separate"/>
            </w:r>
            <w:r w:rsidR="00CD7326">
              <w:rPr>
                <w:noProof/>
                <w:webHidden/>
              </w:rPr>
              <w:t>56</w:t>
            </w:r>
            <w:r w:rsidR="00CD7326">
              <w:rPr>
                <w:noProof/>
                <w:webHidden/>
              </w:rPr>
              <w:fldChar w:fldCharType="end"/>
            </w:r>
          </w:hyperlink>
        </w:p>
        <w:p w14:paraId="37D072A0" w14:textId="6090E348" w:rsidR="00CD7326" w:rsidRDefault="00CC33C0" w:rsidP="549CC6C2">
          <w:pPr>
            <w:pStyle w:val="TOC2"/>
            <w:rPr>
              <w:rFonts w:cstheme="minorBidi"/>
              <w:noProof/>
              <w:sz w:val="22"/>
              <w:szCs w:val="22"/>
              <w:lang w:eastAsia="ja-JP"/>
            </w:rPr>
          </w:pPr>
          <w:hyperlink w:anchor="_Toc87828954" w:history="1">
            <w:r w:rsidR="00CD7326" w:rsidRPr="00D83C72">
              <w:rPr>
                <w:rStyle w:val="Hyperlink"/>
                <w:noProof/>
              </w:rPr>
              <w:t>8.1</w:t>
            </w:r>
            <w:r w:rsidR="00CD7326">
              <w:rPr>
                <w:rFonts w:cstheme="minorBidi"/>
                <w:noProof/>
                <w:sz w:val="22"/>
                <w:szCs w:val="22"/>
                <w:lang w:eastAsia="ja-JP"/>
              </w:rPr>
              <w:tab/>
            </w:r>
            <w:r w:rsidR="00CD7326" w:rsidRPr="00D83C72">
              <w:rPr>
                <w:rStyle w:val="Hyperlink"/>
                <w:noProof/>
              </w:rPr>
              <w:t>Model Collaboration</w:t>
            </w:r>
            <w:r w:rsidR="00CD7326">
              <w:rPr>
                <w:noProof/>
                <w:webHidden/>
              </w:rPr>
              <w:tab/>
            </w:r>
            <w:r w:rsidR="00CD7326">
              <w:rPr>
                <w:noProof/>
                <w:webHidden/>
              </w:rPr>
              <w:fldChar w:fldCharType="begin"/>
            </w:r>
            <w:r w:rsidR="00CD7326">
              <w:rPr>
                <w:noProof/>
                <w:webHidden/>
              </w:rPr>
              <w:instrText xml:space="preserve"> PAGEREF _Toc87828954 \h </w:instrText>
            </w:r>
            <w:r w:rsidR="00CD7326">
              <w:rPr>
                <w:noProof/>
                <w:webHidden/>
              </w:rPr>
            </w:r>
            <w:r w:rsidR="00CD7326">
              <w:rPr>
                <w:noProof/>
                <w:webHidden/>
              </w:rPr>
              <w:fldChar w:fldCharType="separate"/>
            </w:r>
            <w:r w:rsidR="00CD7326">
              <w:rPr>
                <w:noProof/>
                <w:webHidden/>
              </w:rPr>
              <w:t>56</w:t>
            </w:r>
            <w:r w:rsidR="00CD7326">
              <w:rPr>
                <w:noProof/>
                <w:webHidden/>
              </w:rPr>
              <w:fldChar w:fldCharType="end"/>
            </w:r>
          </w:hyperlink>
        </w:p>
        <w:p w14:paraId="52CA2C21" w14:textId="60F726BA" w:rsidR="00CD7326" w:rsidRDefault="00CC33C0">
          <w:pPr>
            <w:pStyle w:val="TOC3"/>
            <w:rPr>
              <w:noProof/>
              <w:sz w:val="22"/>
              <w:szCs w:val="22"/>
              <w:lang w:eastAsia="ja-JP"/>
            </w:rPr>
          </w:pPr>
          <w:hyperlink w:anchor="_Toc87828955" w:history="1">
            <w:r w:rsidR="00CD7326" w:rsidRPr="00D83C72">
              <w:rPr>
                <w:rStyle w:val="Hyperlink"/>
                <w:noProof/>
              </w:rPr>
              <w:t>8.1.1</w:t>
            </w:r>
            <w:r w:rsidR="00CD7326">
              <w:rPr>
                <w:bCs w:val="0"/>
                <w:noProof/>
                <w:sz w:val="22"/>
                <w:szCs w:val="22"/>
                <w:lang w:eastAsia="ja-JP"/>
              </w:rPr>
              <w:tab/>
            </w:r>
            <w:r w:rsidR="00CD7326" w:rsidRPr="00D83C72">
              <w:rPr>
                <w:rStyle w:val="Hyperlink"/>
                <w:noProof/>
              </w:rPr>
              <w:t>BIM360 Package Exchange</w:t>
            </w:r>
            <w:r w:rsidR="00CD7326">
              <w:rPr>
                <w:noProof/>
                <w:webHidden/>
              </w:rPr>
              <w:tab/>
            </w:r>
            <w:r w:rsidR="00CD7326">
              <w:rPr>
                <w:noProof/>
                <w:webHidden/>
              </w:rPr>
              <w:fldChar w:fldCharType="begin"/>
            </w:r>
            <w:r w:rsidR="00CD7326">
              <w:rPr>
                <w:noProof/>
                <w:webHidden/>
              </w:rPr>
              <w:instrText xml:space="preserve"> PAGEREF _Toc87828955 \h </w:instrText>
            </w:r>
            <w:r w:rsidR="00CD7326">
              <w:rPr>
                <w:noProof/>
                <w:webHidden/>
              </w:rPr>
            </w:r>
            <w:r w:rsidR="00CD7326">
              <w:rPr>
                <w:noProof/>
                <w:webHidden/>
              </w:rPr>
              <w:fldChar w:fldCharType="separate"/>
            </w:r>
            <w:r w:rsidR="00CD7326">
              <w:rPr>
                <w:noProof/>
                <w:webHidden/>
              </w:rPr>
              <w:t>56</w:t>
            </w:r>
            <w:r w:rsidR="00CD7326">
              <w:rPr>
                <w:noProof/>
                <w:webHidden/>
              </w:rPr>
              <w:fldChar w:fldCharType="end"/>
            </w:r>
          </w:hyperlink>
        </w:p>
        <w:p w14:paraId="310BDD2F" w14:textId="6271C96F" w:rsidR="00CD7326" w:rsidRDefault="00CC33C0" w:rsidP="549CC6C2">
          <w:pPr>
            <w:pStyle w:val="TOC2"/>
            <w:rPr>
              <w:rFonts w:cstheme="minorBidi"/>
              <w:noProof/>
              <w:sz w:val="22"/>
              <w:szCs w:val="22"/>
              <w:lang w:eastAsia="ja-JP"/>
            </w:rPr>
          </w:pPr>
          <w:hyperlink w:anchor="_Toc87828956" w:history="1">
            <w:r w:rsidR="00CD7326" w:rsidRPr="00D83C72">
              <w:rPr>
                <w:rStyle w:val="Hyperlink"/>
                <w:noProof/>
              </w:rPr>
              <w:t>8.2</w:t>
            </w:r>
            <w:r w:rsidR="00CD7326">
              <w:rPr>
                <w:rFonts w:cstheme="minorBidi"/>
                <w:noProof/>
                <w:sz w:val="22"/>
                <w:szCs w:val="22"/>
                <w:lang w:eastAsia="ja-JP"/>
              </w:rPr>
              <w:tab/>
            </w:r>
            <w:r w:rsidR="00CD7326" w:rsidRPr="00D83C72">
              <w:rPr>
                <w:rStyle w:val="Hyperlink"/>
                <w:noProof/>
              </w:rPr>
              <w:t>Common Data Environment &amp; PMIS</w:t>
            </w:r>
            <w:r w:rsidR="00CD7326">
              <w:rPr>
                <w:noProof/>
                <w:webHidden/>
              </w:rPr>
              <w:tab/>
            </w:r>
            <w:r w:rsidR="00CD7326">
              <w:rPr>
                <w:noProof/>
                <w:webHidden/>
              </w:rPr>
              <w:fldChar w:fldCharType="begin"/>
            </w:r>
            <w:r w:rsidR="00CD7326">
              <w:rPr>
                <w:noProof/>
                <w:webHidden/>
              </w:rPr>
              <w:instrText xml:space="preserve"> PAGEREF _Toc87828956 \h </w:instrText>
            </w:r>
            <w:r w:rsidR="00CD7326">
              <w:rPr>
                <w:noProof/>
                <w:webHidden/>
              </w:rPr>
            </w:r>
            <w:r w:rsidR="00CD7326">
              <w:rPr>
                <w:noProof/>
                <w:webHidden/>
              </w:rPr>
              <w:fldChar w:fldCharType="separate"/>
            </w:r>
            <w:r w:rsidR="00CD7326">
              <w:rPr>
                <w:noProof/>
                <w:webHidden/>
              </w:rPr>
              <w:t>57</w:t>
            </w:r>
            <w:r w:rsidR="00CD7326">
              <w:rPr>
                <w:noProof/>
                <w:webHidden/>
              </w:rPr>
              <w:fldChar w:fldCharType="end"/>
            </w:r>
          </w:hyperlink>
        </w:p>
        <w:p w14:paraId="2F311CD5" w14:textId="13445FB1" w:rsidR="00CD7326" w:rsidRDefault="00CC33C0" w:rsidP="549CC6C2">
          <w:pPr>
            <w:pStyle w:val="TOC2"/>
            <w:rPr>
              <w:rFonts w:cstheme="minorBidi"/>
              <w:noProof/>
              <w:sz w:val="22"/>
              <w:szCs w:val="22"/>
              <w:lang w:eastAsia="ja-JP"/>
            </w:rPr>
          </w:pPr>
          <w:hyperlink w:anchor="_Toc87828957" w:history="1">
            <w:r w:rsidR="00CD7326" w:rsidRPr="00D83C72">
              <w:rPr>
                <w:rStyle w:val="Hyperlink"/>
                <w:noProof/>
              </w:rPr>
              <w:t>8.3</w:t>
            </w:r>
            <w:r w:rsidR="00CD7326">
              <w:rPr>
                <w:rFonts w:cstheme="minorBidi"/>
                <w:noProof/>
                <w:sz w:val="22"/>
                <w:szCs w:val="22"/>
                <w:lang w:eastAsia="ja-JP"/>
              </w:rPr>
              <w:tab/>
            </w:r>
            <w:r w:rsidR="00CD7326" w:rsidRPr="00D83C72">
              <w:rPr>
                <w:rStyle w:val="Hyperlink"/>
                <w:noProof/>
              </w:rPr>
              <w:t>Model Upload Process</w:t>
            </w:r>
            <w:r w:rsidR="00CD7326">
              <w:rPr>
                <w:noProof/>
                <w:webHidden/>
              </w:rPr>
              <w:tab/>
            </w:r>
            <w:r w:rsidR="00CD7326">
              <w:rPr>
                <w:noProof/>
                <w:webHidden/>
              </w:rPr>
              <w:fldChar w:fldCharType="begin"/>
            </w:r>
            <w:r w:rsidR="00CD7326">
              <w:rPr>
                <w:noProof/>
                <w:webHidden/>
              </w:rPr>
              <w:instrText xml:space="preserve"> PAGEREF _Toc87828957 \h </w:instrText>
            </w:r>
            <w:r w:rsidR="00CD7326">
              <w:rPr>
                <w:noProof/>
                <w:webHidden/>
              </w:rPr>
            </w:r>
            <w:r w:rsidR="00CD7326">
              <w:rPr>
                <w:noProof/>
                <w:webHidden/>
              </w:rPr>
              <w:fldChar w:fldCharType="separate"/>
            </w:r>
            <w:r w:rsidR="00CD7326">
              <w:rPr>
                <w:noProof/>
                <w:webHidden/>
              </w:rPr>
              <w:t>58</w:t>
            </w:r>
            <w:r w:rsidR="00CD7326">
              <w:rPr>
                <w:noProof/>
                <w:webHidden/>
              </w:rPr>
              <w:fldChar w:fldCharType="end"/>
            </w:r>
          </w:hyperlink>
        </w:p>
        <w:p w14:paraId="0A2BD92B" w14:textId="3875DCE0" w:rsidR="00CD7326" w:rsidRDefault="00CC33C0">
          <w:pPr>
            <w:pStyle w:val="TOC3"/>
            <w:rPr>
              <w:noProof/>
              <w:sz w:val="22"/>
              <w:szCs w:val="22"/>
              <w:lang w:eastAsia="ja-JP"/>
            </w:rPr>
          </w:pPr>
          <w:hyperlink w:anchor="_Toc87828958" w:history="1">
            <w:r w:rsidR="00CD7326" w:rsidRPr="00D83C72">
              <w:rPr>
                <w:rStyle w:val="Hyperlink"/>
                <w:noProof/>
              </w:rPr>
              <w:t>8.3.1</w:t>
            </w:r>
            <w:r w:rsidR="00CD7326">
              <w:rPr>
                <w:bCs w:val="0"/>
                <w:noProof/>
                <w:sz w:val="22"/>
                <w:szCs w:val="22"/>
                <w:lang w:eastAsia="ja-JP"/>
              </w:rPr>
              <w:tab/>
            </w:r>
            <w:r w:rsidR="00CD7326" w:rsidRPr="00D83C72">
              <w:rPr>
                <w:rStyle w:val="Hyperlink"/>
                <w:noProof/>
              </w:rPr>
              <w:t>BIM Models Exchange</w:t>
            </w:r>
            <w:r w:rsidR="00CD7326">
              <w:rPr>
                <w:noProof/>
                <w:webHidden/>
              </w:rPr>
              <w:tab/>
            </w:r>
            <w:r w:rsidR="00CD7326">
              <w:rPr>
                <w:noProof/>
                <w:webHidden/>
              </w:rPr>
              <w:fldChar w:fldCharType="begin"/>
            </w:r>
            <w:r w:rsidR="00CD7326">
              <w:rPr>
                <w:noProof/>
                <w:webHidden/>
              </w:rPr>
              <w:instrText xml:space="preserve"> PAGEREF _Toc87828958 \h </w:instrText>
            </w:r>
            <w:r w:rsidR="00CD7326">
              <w:rPr>
                <w:noProof/>
                <w:webHidden/>
              </w:rPr>
            </w:r>
            <w:r w:rsidR="00CD7326">
              <w:rPr>
                <w:noProof/>
                <w:webHidden/>
              </w:rPr>
              <w:fldChar w:fldCharType="separate"/>
            </w:r>
            <w:r w:rsidR="00CD7326">
              <w:rPr>
                <w:noProof/>
                <w:webHidden/>
              </w:rPr>
              <w:t>58</w:t>
            </w:r>
            <w:r w:rsidR="00CD7326">
              <w:rPr>
                <w:noProof/>
                <w:webHidden/>
              </w:rPr>
              <w:fldChar w:fldCharType="end"/>
            </w:r>
          </w:hyperlink>
        </w:p>
        <w:p w14:paraId="4F370C87" w14:textId="3E7C7580" w:rsidR="00CD7326" w:rsidRDefault="00CC33C0" w:rsidP="549CC6C2">
          <w:pPr>
            <w:pStyle w:val="TOC2"/>
            <w:rPr>
              <w:rFonts w:cstheme="minorBidi"/>
              <w:noProof/>
              <w:sz w:val="22"/>
              <w:szCs w:val="22"/>
              <w:lang w:eastAsia="ja-JP"/>
            </w:rPr>
          </w:pPr>
          <w:hyperlink w:anchor="_Toc87828959" w:history="1">
            <w:r w:rsidR="00CD7326" w:rsidRPr="00D83C72">
              <w:rPr>
                <w:rStyle w:val="Hyperlink"/>
                <w:noProof/>
              </w:rPr>
              <w:t>8.4</w:t>
            </w:r>
            <w:r w:rsidR="00CD7326">
              <w:rPr>
                <w:rFonts w:cstheme="minorBidi"/>
                <w:noProof/>
                <w:sz w:val="22"/>
                <w:szCs w:val="22"/>
                <w:lang w:eastAsia="ja-JP"/>
              </w:rPr>
              <w:tab/>
            </w:r>
            <w:r w:rsidR="00CD7326" w:rsidRPr="00D83C72">
              <w:rPr>
                <w:rStyle w:val="Hyperlink"/>
                <w:noProof/>
              </w:rPr>
              <w:t>Software Usage</w:t>
            </w:r>
            <w:r w:rsidR="00CD7326">
              <w:rPr>
                <w:noProof/>
                <w:webHidden/>
              </w:rPr>
              <w:tab/>
            </w:r>
            <w:r w:rsidR="00CD7326">
              <w:rPr>
                <w:noProof/>
                <w:webHidden/>
              </w:rPr>
              <w:fldChar w:fldCharType="begin"/>
            </w:r>
            <w:r w:rsidR="00CD7326">
              <w:rPr>
                <w:noProof/>
                <w:webHidden/>
              </w:rPr>
              <w:instrText xml:space="preserve"> PAGEREF _Toc87828959 \h </w:instrText>
            </w:r>
            <w:r w:rsidR="00CD7326">
              <w:rPr>
                <w:noProof/>
                <w:webHidden/>
              </w:rPr>
            </w:r>
            <w:r w:rsidR="00CD7326">
              <w:rPr>
                <w:noProof/>
                <w:webHidden/>
              </w:rPr>
              <w:fldChar w:fldCharType="separate"/>
            </w:r>
            <w:r w:rsidR="00CD7326">
              <w:rPr>
                <w:noProof/>
                <w:webHidden/>
              </w:rPr>
              <w:t>59</w:t>
            </w:r>
            <w:r w:rsidR="00CD7326">
              <w:rPr>
                <w:noProof/>
                <w:webHidden/>
              </w:rPr>
              <w:fldChar w:fldCharType="end"/>
            </w:r>
          </w:hyperlink>
        </w:p>
        <w:p w14:paraId="0DE882F1" w14:textId="507D5793" w:rsidR="00CD7326" w:rsidRDefault="00CC33C0" w:rsidP="549CC6C2">
          <w:pPr>
            <w:pStyle w:val="TOC2"/>
            <w:rPr>
              <w:rFonts w:cstheme="minorBidi"/>
              <w:noProof/>
              <w:sz w:val="22"/>
              <w:szCs w:val="22"/>
              <w:lang w:eastAsia="ja-JP"/>
            </w:rPr>
          </w:pPr>
          <w:hyperlink w:anchor="_Toc87828960" w:history="1">
            <w:r w:rsidR="00CD7326" w:rsidRPr="00D83C72">
              <w:rPr>
                <w:rStyle w:val="Hyperlink"/>
                <w:noProof/>
              </w:rPr>
              <w:t>8.5</w:t>
            </w:r>
            <w:r w:rsidR="00CD7326">
              <w:rPr>
                <w:rFonts w:cstheme="minorBidi"/>
                <w:noProof/>
                <w:sz w:val="22"/>
                <w:szCs w:val="22"/>
                <w:lang w:eastAsia="ja-JP"/>
              </w:rPr>
              <w:tab/>
            </w:r>
            <w:r w:rsidR="00CD7326" w:rsidRPr="00D83C72">
              <w:rPr>
                <w:rStyle w:val="Hyperlink"/>
                <w:noProof/>
              </w:rPr>
              <w:t>Clash Rendition Viewer</w:t>
            </w:r>
            <w:r w:rsidR="00CD7326">
              <w:rPr>
                <w:noProof/>
                <w:webHidden/>
              </w:rPr>
              <w:tab/>
            </w:r>
            <w:r w:rsidR="00CD7326">
              <w:rPr>
                <w:noProof/>
                <w:webHidden/>
              </w:rPr>
              <w:fldChar w:fldCharType="begin"/>
            </w:r>
            <w:r w:rsidR="00CD7326">
              <w:rPr>
                <w:noProof/>
                <w:webHidden/>
              </w:rPr>
              <w:instrText xml:space="preserve"> PAGEREF _Toc87828960 \h </w:instrText>
            </w:r>
            <w:r w:rsidR="00CD7326">
              <w:rPr>
                <w:noProof/>
                <w:webHidden/>
              </w:rPr>
            </w:r>
            <w:r w:rsidR="00CD7326">
              <w:rPr>
                <w:noProof/>
                <w:webHidden/>
              </w:rPr>
              <w:fldChar w:fldCharType="separate"/>
            </w:r>
            <w:r w:rsidR="00CD7326">
              <w:rPr>
                <w:noProof/>
                <w:webHidden/>
              </w:rPr>
              <w:t>59</w:t>
            </w:r>
            <w:r w:rsidR="00CD7326">
              <w:rPr>
                <w:noProof/>
                <w:webHidden/>
              </w:rPr>
              <w:fldChar w:fldCharType="end"/>
            </w:r>
          </w:hyperlink>
        </w:p>
        <w:p w14:paraId="2BF4209B" w14:textId="52427265" w:rsidR="00CD7326" w:rsidRDefault="00CC33C0" w:rsidP="549CC6C2">
          <w:pPr>
            <w:pStyle w:val="TOC2"/>
            <w:rPr>
              <w:rFonts w:cstheme="minorBidi"/>
              <w:noProof/>
              <w:sz w:val="22"/>
              <w:szCs w:val="22"/>
              <w:lang w:eastAsia="ja-JP"/>
            </w:rPr>
          </w:pPr>
          <w:hyperlink w:anchor="_Toc87828961" w:history="1">
            <w:r w:rsidR="00CD7326" w:rsidRPr="00D83C72">
              <w:rPr>
                <w:rStyle w:val="Hyperlink"/>
                <w:noProof/>
              </w:rPr>
              <w:t>8.6</w:t>
            </w:r>
            <w:r w:rsidR="00CD7326">
              <w:rPr>
                <w:rFonts w:cstheme="minorBidi"/>
                <w:noProof/>
                <w:sz w:val="22"/>
                <w:szCs w:val="22"/>
                <w:lang w:eastAsia="ja-JP"/>
              </w:rPr>
              <w:tab/>
            </w:r>
            <w:r w:rsidR="00CD7326" w:rsidRPr="00D83C72">
              <w:rPr>
                <w:rStyle w:val="Hyperlink"/>
                <w:noProof/>
              </w:rPr>
              <w:t>BIM Meetings</w:t>
            </w:r>
            <w:r w:rsidR="00CD7326">
              <w:rPr>
                <w:noProof/>
                <w:webHidden/>
              </w:rPr>
              <w:tab/>
            </w:r>
            <w:r w:rsidR="00CD7326">
              <w:rPr>
                <w:noProof/>
                <w:webHidden/>
              </w:rPr>
              <w:fldChar w:fldCharType="begin"/>
            </w:r>
            <w:r w:rsidR="00CD7326">
              <w:rPr>
                <w:noProof/>
                <w:webHidden/>
              </w:rPr>
              <w:instrText xml:space="preserve"> PAGEREF _Toc87828961 \h </w:instrText>
            </w:r>
            <w:r w:rsidR="00CD7326">
              <w:rPr>
                <w:noProof/>
                <w:webHidden/>
              </w:rPr>
            </w:r>
            <w:r w:rsidR="00CD7326">
              <w:rPr>
                <w:noProof/>
                <w:webHidden/>
              </w:rPr>
              <w:fldChar w:fldCharType="separate"/>
            </w:r>
            <w:r w:rsidR="00CD7326">
              <w:rPr>
                <w:noProof/>
                <w:webHidden/>
              </w:rPr>
              <w:t>60</w:t>
            </w:r>
            <w:r w:rsidR="00CD7326">
              <w:rPr>
                <w:noProof/>
                <w:webHidden/>
              </w:rPr>
              <w:fldChar w:fldCharType="end"/>
            </w:r>
          </w:hyperlink>
        </w:p>
        <w:p w14:paraId="4F93B7F8" w14:textId="10155E81" w:rsidR="00CD7326" w:rsidRDefault="00CC33C0" w:rsidP="549CC6C2">
          <w:pPr>
            <w:pStyle w:val="TOC2"/>
            <w:rPr>
              <w:rFonts w:cstheme="minorBidi"/>
              <w:noProof/>
              <w:sz w:val="22"/>
              <w:szCs w:val="22"/>
              <w:lang w:eastAsia="ja-JP"/>
            </w:rPr>
          </w:pPr>
          <w:hyperlink w:anchor="_Toc87828962" w:history="1">
            <w:r w:rsidR="00CD7326" w:rsidRPr="00D83C72">
              <w:rPr>
                <w:rStyle w:val="Hyperlink"/>
                <w:noProof/>
              </w:rPr>
              <w:t>8.7</w:t>
            </w:r>
            <w:r w:rsidR="00CD7326">
              <w:rPr>
                <w:rFonts w:cstheme="minorBidi"/>
                <w:noProof/>
                <w:sz w:val="22"/>
                <w:szCs w:val="22"/>
                <w:lang w:eastAsia="ja-JP"/>
              </w:rPr>
              <w:tab/>
            </w:r>
            <w:r w:rsidR="00CD7326" w:rsidRPr="00D83C72">
              <w:rPr>
                <w:rStyle w:val="Hyperlink"/>
                <w:noProof/>
              </w:rPr>
              <w:t>Clash Detection and Coordination Meetings Schedule</w:t>
            </w:r>
            <w:r w:rsidR="00CD7326">
              <w:rPr>
                <w:noProof/>
                <w:webHidden/>
              </w:rPr>
              <w:tab/>
            </w:r>
            <w:r w:rsidR="00CD7326">
              <w:rPr>
                <w:noProof/>
                <w:webHidden/>
              </w:rPr>
              <w:fldChar w:fldCharType="begin"/>
            </w:r>
            <w:r w:rsidR="00CD7326">
              <w:rPr>
                <w:noProof/>
                <w:webHidden/>
              </w:rPr>
              <w:instrText xml:space="preserve"> PAGEREF _Toc87828962 \h </w:instrText>
            </w:r>
            <w:r w:rsidR="00CD7326">
              <w:rPr>
                <w:noProof/>
                <w:webHidden/>
              </w:rPr>
            </w:r>
            <w:r w:rsidR="00CD7326">
              <w:rPr>
                <w:noProof/>
                <w:webHidden/>
              </w:rPr>
              <w:fldChar w:fldCharType="separate"/>
            </w:r>
            <w:r w:rsidR="00CD7326">
              <w:rPr>
                <w:noProof/>
                <w:webHidden/>
              </w:rPr>
              <w:t>62</w:t>
            </w:r>
            <w:r w:rsidR="00CD7326">
              <w:rPr>
                <w:noProof/>
                <w:webHidden/>
              </w:rPr>
              <w:fldChar w:fldCharType="end"/>
            </w:r>
          </w:hyperlink>
        </w:p>
        <w:p w14:paraId="710580E1" w14:textId="53B04548" w:rsidR="00CD7326" w:rsidRDefault="00CC33C0" w:rsidP="549CC6C2">
          <w:pPr>
            <w:pStyle w:val="TOC1"/>
            <w:rPr>
              <w:rFonts w:cstheme="minorBidi"/>
              <w:noProof/>
              <w:color w:val="auto"/>
              <w:sz w:val="22"/>
              <w:szCs w:val="22"/>
              <w:lang w:eastAsia="ja-JP"/>
            </w:rPr>
          </w:pPr>
          <w:hyperlink w:anchor="_Toc87828963" w:history="1">
            <w:r w:rsidR="00CD7326" w:rsidRPr="00D83C72">
              <w:rPr>
                <w:rStyle w:val="Hyperlink"/>
                <w:noProof/>
              </w:rPr>
              <w:t>9</w:t>
            </w:r>
            <w:r w:rsidR="00CD7326">
              <w:rPr>
                <w:rFonts w:cstheme="minorBidi"/>
                <w:bCs w:val="0"/>
                <w:noProof/>
                <w:color w:val="auto"/>
                <w:sz w:val="22"/>
                <w:szCs w:val="22"/>
                <w:lang w:eastAsia="ja-JP"/>
              </w:rPr>
              <w:tab/>
            </w:r>
            <w:r w:rsidR="00CD7326" w:rsidRPr="00D83C72">
              <w:rPr>
                <w:rStyle w:val="Hyperlink"/>
                <w:noProof/>
              </w:rPr>
              <w:t>MODEL REVIEWS</w:t>
            </w:r>
            <w:r w:rsidR="00CD7326">
              <w:rPr>
                <w:noProof/>
                <w:webHidden/>
              </w:rPr>
              <w:tab/>
            </w:r>
            <w:r w:rsidR="00CD7326">
              <w:rPr>
                <w:noProof/>
                <w:webHidden/>
              </w:rPr>
              <w:fldChar w:fldCharType="begin"/>
            </w:r>
            <w:r w:rsidR="00CD7326">
              <w:rPr>
                <w:noProof/>
                <w:webHidden/>
              </w:rPr>
              <w:instrText xml:space="preserve"> PAGEREF _Toc87828963 \h </w:instrText>
            </w:r>
            <w:r w:rsidR="00CD7326">
              <w:rPr>
                <w:noProof/>
                <w:webHidden/>
              </w:rPr>
            </w:r>
            <w:r w:rsidR="00CD7326">
              <w:rPr>
                <w:noProof/>
                <w:webHidden/>
              </w:rPr>
              <w:fldChar w:fldCharType="separate"/>
            </w:r>
            <w:r w:rsidR="00CD7326">
              <w:rPr>
                <w:noProof/>
                <w:webHidden/>
              </w:rPr>
              <w:t>63</w:t>
            </w:r>
            <w:r w:rsidR="00CD7326">
              <w:rPr>
                <w:noProof/>
                <w:webHidden/>
              </w:rPr>
              <w:fldChar w:fldCharType="end"/>
            </w:r>
          </w:hyperlink>
        </w:p>
        <w:p w14:paraId="7B2E2521" w14:textId="11CB35FB" w:rsidR="00CD7326" w:rsidRDefault="00CC33C0" w:rsidP="549CC6C2">
          <w:pPr>
            <w:pStyle w:val="TOC2"/>
            <w:rPr>
              <w:rFonts w:cstheme="minorBidi"/>
              <w:noProof/>
              <w:sz w:val="22"/>
              <w:szCs w:val="22"/>
              <w:lang w:eastAsia="ja-JP"/>
            </w:rPr>
          </w:pPr>
          <w:hyperlink w:anchor="_Toc87828964" w:history="1">
            <w:r w:rsidR="00CD7326" w:rsidRPr="00D83C72">
              <w:rPr>
                <w:rStyle w:val="Hyperlink"/>
                <w:noProof/>
              </w:rPr>
              <w:t>9.1</w:t>
            </w:r>
            <w:r w:rsidR="00CD7326">
              <w:rPr>
                <w:rFonts w:cstheme="minorBidi"/>
                <w:noProof/>
                <w:sz w:val="22"/>
                <w:szCs w:val="22"/>
                <w:lang w:eastAsia="ja-JP"/>
              </w:rPr>
              <w:tab/>
            </w:r>
            <w:r w:rsidR="00CD7326" w:rsidRPr="00D83C72">
              <w:rPr>
                <w:rStyle w:val="Hyperlink"/>
                <w:noProof/>
              </w:rPr>
              <w:t>Quality Control Procedures</w:t>
            </w:r>
            <w:r w:rsidR="00CD7326">
              <w:rPr>
                <w:noProof/>
                <w:webHidden/>
              </w:rPr>
              <w:tab/>
            </w:r>
            <w:r w:rsidR="00CD7326">
              <w:rPr>
                <w:noProof/>
                <w:webHidden/>
              </w:rPr>
              <w:fldChar w:fldCharType="begin"/>
            </w:r>
            <w:r w:rsidR="00CD7326">
              <w:rPr>
                <w:noProof/>
                <w:webHidden/>
              </w:rPr>
              <w:instrText xml:space="preserve"> PAGEREF _Toc87828964 \h </w:instrText>
            </w:r>
            <w:r w:rsidR="00CD7326">
              <w:rPr>
                <w:noProof/>
                <w:webHidden/>
              </w:rPr>
            </w:r>
            <w:r w:rsidR="00CD7326">
              <w:rPr>
                <w:noProof/>
                <w:webHidden/>
              </w:rPr>
              <w:fldChar w:fldCharType="separate"/>
            </w:r>
            <w:r w:rsidR="00CD7326">
              <w:rPr>
                <w:noProof/>
                <w:webHidden/>
              </w:rPr>
              <w:t>63</w:t>
            </w:r>
            <w:r w:rsidR="00CD7326">
              <w:rPr>
                <w:noProof/>
                <w:webHidden/>
              </w:rPr>
              <w:fldChar w:fldCharType="end"/>
            </w:r>
          </w:hyperlink>
        </w:p>
        <w:p w14:paraId="34536AAF" w14:textId="234C5595" w:rsidR="00CD7326" w:rsidRDefault="00CC33C0" w:rsidP="549CC6C2">
          <w:pPr>
            <w:pStyle w:val="TOC2"/>
            <w:rPr>
              <w:rFonts w:cstheme="minorBidi"/>
              <w:noProof/>
              <w:sz w:val="22"/>
              <w:szCs w:val="22"/>
              <w:lang w:eastAsia="ja-JP"/>
            </w:rPr>
          </w:pPr>
          <w:hyperlink w:anchor="_Toc87828965" w:history="1">
            <w:r w:rsidR="00CD7326" w:rsidRPr="00D83C72">
              <w:rPr>
                <w:rStyle w:val="Hyperlink"/>
                <w:noProof/>
              </w:rPr>
              <w:t>9.2</w:t>
            </w:r>
            <w:r w:rsidR="00CD7326">
              <w:rPr>
                <w:rFonts w:cstheme="minorBidi"/>
                <w:noProof/>
                <w:sz w:val="22"/>
                <w:szCs w:val="22"/>
                <w:lang w:eastAsia="ja-JP"/>
              </w:rPr>
              <w:tab/>
            </w:r>
            <w:r w:rsidR="00CD7326" w:rsidRPr="00D83C72">
              <w:rPr>
                <w:rStyle w:val="Hyperlink"/>
                <w:noProof/>
              </w:rPr>
              <w:t>Clash Detection Process Overview</w:t>
            </w:r>
            <w:r w:rsidR="00CD7326">
              <w:rPr>
                <w:noProof/>
                <w:webHidden/>
              </w:rPr>
              <w:tab/>
            </w:r>
            <w:r w:rsidR="00CD7326">
              <w:rPr>
                <w:noProof/>
                <w:webHidden/>
              </w:rPr>
              <w:fldChar w:fldCharType="begin"/>
            </w:r>
            <w:r w:rsidR="00CD7326">
              <w:rPr>
                <w:noProof/>
                <w:webHidden/>
              </w:rPr>
              <w:instrText xml:space="preserve"> PAGEREF _Toc87828965 \h </w:instrText>
            </w:r>
            <w:r w:rsidR="00CD7326">
              <w:rPr>
                <w:noProof/>
                <w:webHidden/>
              </w:rPr>
            </w:r>
            <w:r w:rsidR="00CD7326">
              <w:rPr>
                <w:noProof/>
                <w:webHidden/>
              </w:rPr>
              <w:fldChar w:fldCharType="separate"/>
            </w:r>
            <w:r w:rsidR="00CD7326">
              <w:rPr>
                <w:noProof/>
                <w:webHidden/>
              </w:rPr>
              <w:t>63</w:t>
            </w:r>
            <w:r w:rsidR="00CD7326">
              <w:rPr>
                <w:noProof/>
                <w:webHidden/>
              </w:rPr>
              <w:fldChar w:fldCharType="end"/>
            </w:r>
          </w:hyperlink>
        </w:p>
        <w:p w14:paraId="7F30939D" w14:textId="3F6AD8EB" w:rsidR="00CD7326" w:rsidRDefault="00CC33C0" w:rsidP="549CC6C2">
          <w:pPr>
            <w:pStyle w:val="TOC2"/>
            <w:rPr>
              <w:rFonts w:cstheme="minorBidi"/>
              <w:noProof/>
              <w:sz w:val="22"/>
              <w:szCs w:val="22"/>
              <w:lang w:eastAsia="ja-JP"/>
            </w:rPr>
          </w:pPr>
          <w:hyperlink w:anchor="_Toc87828966" w:history="1">
            <w:r w:rsidR="00CD7326" w:rsidRPr="00D83C72">
              <w:rPr>
                <w:rStyle w:val="Hyperlink"/>
                <w:noProof/>
              </w:rPr>
              <w:t>9.3</w:t>
            </w:r>
            <w:r w:rsidR="00CD7326">
              <w:rPr>
                <w:rFonts w:cstheme="minorBidi"/>
                <w:noProof/>
                <w:sz w:val="22"/>
                <w:szCs w:val="22"/>
                <w:lang w:eastAsia="ja-JP"/>
              </w:rPr>
              <w:tab/>
            </w:r>
            <w:r w:rsidR="00CD7326" w:rsidRPr="00D83C72">
              <w:rPr>
                <w:rStyle w:val="Hyperlink"/>
                <w:rFonts w:ascii="Playfair Display" w:eastAsia="Playfair Display" w:hAnsi="Playfair Display" w:cs="Playfair Display"/>
                <w:noProof/>
              </w:rPr>
              <w:t>Responsibilities and Requirements</w:t>
            </w:r>
            <w:r w:rsidR="00CD7326">
              <w:rPr>
                <w:noProof/>
                <w:webHidden/>
              </w:rPr>
              <w:tab/>
            </w:r>
            <w:r w:rsidR="00CD7326">
              <w:rPr>
                <w:noProof/>
                <w:webHidden/>
              </w:rPr>
              <w:fldChar w:fldCharType="begin"/>
            </w:r>
            <w:r w:rsidR="00CD7326">
              <w:rPr>
                <w:noProof/>
                <w:webHidden/>
              </w:rPr>
              <w:instrText xml:space="preserve"> PAGEREF _Toc87828966 \h </w:instrText>
            </w:r>
            <w:r w:rsidR="00CD7326">
              <w:rPr>
                <w:noProof/>
                <w:webHidden/>
              </w:rPr>
            </w:r>
            <w:r w:rsidR="00CD7326">
              <w:rPr>
                <w:noProof/>
                <w:webHidden/>
              </w:rPr>
              <w:fldChar w:fldCharType="separate"/>
            </w:r>
            <w:r w:rsidR="00CD7326">
              <w:rPr>
                <w:noProof/>
                <w:webHidden/>
              </w:rPr>
              <w:t>65</w:t>
            </w:r>
            <w:r w:rsidR="00CD7326">
              <w:rPr>
                <w:noProof/>
                <w:webHidden/>
              </w:rPr>
              <w:fldChar w:fldCharType="end"/>
            </w:r>
          </w:hyperlink>
        </w:p>
        <w:p w14:paraId="059BD84A" w14:textId="12D8AA29" w:rsidR="00CD7326" w:rsidRDefault="00CC33C0" w:rsidP="549CC6C2">
          <w:pPr>
            <w:pStyle w:val="TOC2"/>
            <w:rPr>
              <w:rFonts w:cstheme="minorBidi"/>
              <w:noProof/>
              <w:sz w:val="22"/>
              <w:szCs w:val="22"/>
              <w:lang w:eastAsia="ja-JP"/>
            </w:rPr>
          </w:pPr>
          <w:hyperlink w:anchor="_Toc87828967" w:history="1">
            <w:r w:rsidR="00CD7326" w:rsidRPr="00D83C72">
              <w:rPr>
                <w:rStyle w:val="Hyperlink"/>
                <w:noProof/>
              </w:rPr>
              <w:t>9.4</w:t>
            </w:r>
            <w:r w:rsidR="00CD7326">
              <w:rPr>
                <w:rFonts w:cstheme="minorBidi"/>
                <w:noProof/>
                <w:sz w:val="22"/>
                <w:szCs w:val="22"/>
                <w:lang w:eastAsia="ja-JP"/>
              </w:rPr>
              <w:tab/>
            </w:r>
            <w:r w:rsidR="00CD7326" w:rsidRPr="00D83C72">
              <w:rPr>
                <w:rStyle w:val="Hyperlink"/>
                <w:rFonts w:ascii="Playfair Display" w:eastAsia="Playfair Display" w:hAnsi="Playfair Display" w:cs="Playfair Display"/>
                <w:noProof/>
              </w:rPr>
              <w:t>Weekly Model Sharing &amp; Clash Detection Road Map</w:t>
            </w:r>
            <w:r w:rsidR="00CD7326">
              <w:rPr>
                <w:noProof/>
                <w:webHidden/>
              </w:rPr>
              <w:tab/>
            </w:r>
            <w:r w:rsidR="00CD7326">
              <w:rPr>
                <w:noProof/>
                <w:webHidden/>
              </w:rPr>
              <w:fldChar w:fldCharType="begin"/>
            </w:r>
            <w:r w:rsidR="00CD7326">
              <w:rPr>
                <w:noProof/>
                <w:webHidden/>
              </w:rPr>
              <w:instrText xml:space="preserve"> PAGEREF _Toc87828967 \h </w:instrText>
            </w:r>
            <w:r w:rsidR="00CD7326">
              <w:rPr>
                <w:noProof/>
                <w:webHidden/>
              </w:rPr>
            </w:r>
            <w:r w:rsidR="00CD7326">
              <w:rPr>
                <w:noProof/>
                <w:webHidden/>
              </w:rPr>
              <w:fldChar w:fldCharType="separate"/>
            </w:r>
            <w:r w:rsidR="00CD7326">
              <w:rPr>
                <w:noProof/>
                <w:webHidden/>
              </w:rPr>
              <w:t>65</w:t>
            </w:r>
            <w:r w:rsidR="00CD7326">
              <w:rPr>
                <w:noProof/>
                <w:webHidden/>
              </w:rPr>
              <w:fldChar w:fldCharType="end"/>
            </w:r>
          </w:hyperlink>
        </w:p>
        <w:p w14:paraId="46C531E0" w14:textId="5B4F01E9" w:rsidR="00CD7326" w:rsidRDefault="00CC33C0" w:rsidP="549CC6C2">
          <w:pPr>
            <w:pStyle w:val="TOC2"/>
            <w:rPr>
              <w:rFonts w:cstheme="minorBidi"/>
              <w:noProof/>
              <w:sz w:val="22"/>
              <w:szCs w:val="22"/>
              <w:lang w:eastAsia="ja-JP"/>
            </w:rPr>
          </w:pPr>
          <w:hyperlink w:anchor="_Toc87828968" w:history="1">
            <w:r w:rsidR="00CD7326" w:rsidRPr="00D83C72">
              <w:rPr>
                <w:rStyle w:val="Hyperlink"/>
                <w:noProof/>
              </w:rPr>
              <w:t>9.5</w:t>
            </w:r>
            <w:r w:rsidR="00CD7326">
              <w:rPr>
                <w:rFonts w:cstheme="minorBidi"/>
                <w:noProof/>
                <w:sz w:val="22"/>
                <w:szCs w:val="22"/>
                <w:lang w:eastAsia="ja-JP"/>
              </w:rPr>
              <w:tab/>
            </w:r>
            <w:r w:rsidR="00CD7326" w:rsidRPr="00D83C72">
              <w:rPr>
                <w:rStyle w:val="Hyperlink"/>
                <w:rFonts w:ascii="Playfair Display" w:eastAsia="Playfair Display" w:hAnsi="Playfair Display" w:cs="Playfair Display"/>
                <w:noProof/>
              </w:rPr>
              <w:t>Clash Detection Criteria</w:t>
            </w:r>
            <w:r w:rsidR="00CD7326">
              <w:rPr>
                <w:noProof/>
                <w:webHidden/>
              </w:rPr>
              <w:tab/>
            </w:r>
            <w:r w:rsidR="00CD7326">
              <w:rPr>
                <w:noProof/>
                <w:webHidden/>
              </w:rPr>
              <w:fldChar w:fldCharType="begin"/>
            </w:r>
            <w:r w:rsidR="00CD7326">
              <w:rPr>
                <w:noProof/>
                <w:webHidden/>
              </w:rPr>
              <w:instrText xml:space="preserve"> PAGEREF _Toc87828968 \h </w:instrText>
            </w:r>
            <w:r w:rsidR="00CD7326">
              <w:rPr>
                <w:noProof/>
                <w:webHidden/>
              </w:rPr>
            </w:r>
            <w:r w:rsidR="00CD7326">
              <w:rPr>
                <w:noProof/>
                <w:webHidden/>
              </w:rPr>
              <w:fldChar w:fldCharType="separate"/>
            </w:r>
            <w:r w:rsidR="00CD7326">
              <w:rPr>
                <w:noProof/>
                <w:webHidden/>
              </w:rPr>
              <w:t>66</w:t>
            </w:r>
            <w:r w:rsidR="00CD7326">
              <w:rPr>
                <w:noProof/>
                <w:webHidden/>
              </w:rPr>
              <w:fldChar w:fldCharType="end"/>
            </w:r>
          </w:hyperlink>
        </w:p>
        <w:p w14:paraId="1617318C" w14:textId="0765D3C5" w:rsidR="00CD7326" w:rsidRDefault="00CC33C0" w:rsidP="549CC6C2">
          <w:pPr>
            <w:pStyle w:val="TOC2"/>
            <w:rPr>
              <w:rFonts w:cstheme="minorBidi"/>
              <w:noProof/>
              <w:sz w:val="22"/>
              <w:szCs w:val="22"/>
              <w:lang w:eastAsia="ja-JP"/>
            </w:rPr>
          </w:pPr>
          <w:hyperlink w:anchor="_Toc87828969" w:history="1">
            <w:r w:rsidR="00CD7326" w:rsidRPr="00D83C72">
              <w:rPr>
                <w:rStyle w:val="Hyperlink"/>
                <w:noProof/>
              </w:rPr>
              <w:t>9.6</w:t>
            </w:r>
            <w:r w:rsidR="00CD7326">
              <w:rPr>
                <w:rFonts w:cstheme="minorBidi"/>
                <w:noProof/>
                <w:sz w:val="22"/>
                <w:szCs w:val="22"/>
                <w:lang w:eastAsia="ja-JP"/>
              </w:rPr>
              <w:tab/>
            </w:r>
            <w:r w:rsidR="00CD7326" w:rsidRPr="00D83C72">
              <w:rPr>
                <w:rStyle w:val="Hyperlink"/>
                <w:rFonts w:ascii="Playfair Display" w:eastAsia="Playfair Display" w:hAnsi="Playfair Display" w:cs="Playfair Display"/>
                <w:noProof/>
              </w:rPr>
              <w:t>Matrix and Tolerance</w:t>
            </w:r>
            <w:r w:rsidR="00CD7326">
              <w:rPr>
                <w:noProof/>
                <w:webHidden/>
              </w:rPr>
              <w:tab/>
            </w:r>
            <w:r w:rsidR="00CD7326">
              <w:rPr>
                <w:noProof/>
                <w:webHidden/>
              </w:rPr>
              <w:fldChar w:fldCharType="begin"/>
            </w:r>
            <w:r w:rsidR="00CD7326">
              <w:rPr>
                <w:noProof/>
                <w:webHidden/>
              </w:rPr>
              <w:instrText xml:space="preserve"> PAGEREF _Toc87828969 \h </w:instrText>
            </w:r>
            <w:r w:rsidR="00CD7326">
              <w:rPr>
                <w:noProof/>
                <w:webHidden/>
              </w:rPr>
            </w:r>
            <w:r w:rsidR="00CD7326">
              <w:rPr>
                <w:noProof/>
                <w:webHidden/>
              </w:rPr>
              <w:fldChar w:fldCharType="separate"/>
            </w:r>
            <w:r w:rsidR="00CD7326">
              <w:rPr>
                <w:noProof/>
                <w:webHidden/>
              </w:rPr>
              <w:t>66</w:t>
            </w:r>
            <w:r w:rsidR="00CD7326">
              <w:rPr>
                <w:noProof/>
                <w:webHidden/>
              </w:rPr>
              <w:fldChar w:fldCharType="end"/>
            </w:r>
          </w:hyperlink>
        </w:p>
        <w:p w14:paraId="12D4932A" w14:textId="38928940" w:rsidR="00CD7326" w:rsidRDefault="00CC33C0" w:rsidP="549CC6C2">
          <w:pPr>
            <w:pStyle w:val="TOC2"/>
            <w:rPr>
              <w:rFonts w:cstheme="minorBidi"/>
              <w:noProof/>
              <w:sz w:val="22"/>
              <w:szCs w:val="22"/>
              <w:lang w:eastAsia="ja-JP"/>
            </w:rPr>
          </w:pPr>
          <w:hyperlink w:anchor="_Toc87828970" w:history="1">
            <w:r w:rsidR="00CD7326" w:rsidRPr="00D83C72">
              <w:rPr>
                <w:rStyle w:val="Hyperlink"/>
                <w:noProof/>
              </w:rPr>
              <w:t>9.7</w:t>
            </w:r>
            <w:r w:rsidR="00CD7326">
              <w:rPr>
                <w:rFonts w:cstheme="minorBidi"/>
                <w:noProof/>
                <w:sz w:val="22"/>
                <w:szCs w:val="22"/>
                <w:lang w:eastAsia="ja-JP"/>
              </w:rPr>
              <w:tab/>
            </w:r>
            <w:r w:rsidR="00CD7326" w:rsidRPr="00D83C72">
              <w:rPr>
                <w:rStyle w:val="Hyperlink"/>
                <w:rFonts w:ascii="Playfair Display" w:eastAsia="Playfair Display" w:hAnsi="Playfair Display" w:cs="Playfair Display"/>
                <w:noProof/>
              </w:rPr>
              <w:t>Clash Detection Rules</w:t>
            </w:r>
            <w:r w:rsidR="00CD7326">
              <w:rPr>
                <w:noProof/>
                <w:webHidden/>
              </w:rPr>
              <w:tab/>
            </w:r>
            <w:r w:rsidR="00CD7326">
              <w:rPr>
                <w:noProof/>
                <w:webHidden/>
              </w:rPr>
              <w:fldChar w:fldCharType="begin"/>
            </w:r>
            <w:r w:rsidR="00CD7326">
              <w:rPr>
                <w:noProof/>
                <w:webHidden/>
              </w:rPr>
              <w:instrText xml:space="preserve"> PAGEREF _Toc87828970 \h </w:instrText>
            </w:r>
            <w:r w:rsidR="00CD7326">
              <w:rPr>
                <w:noProof/>
                <w:webHidden/>
              </w:rPr>
            </w:r>
            <w:r w:rsidR="00CD7326">
              <w:rPr>
                <w:noProof/>
                <w:webHidden/>
              </w:rPr>
              <w:fldChar w:fldCharType="separate"/>
            </w:r>
            <w:r w:rsidR="00CD7326">
              <w:rPr>
                <w:noProof/>
                <w:webHidden/>
              </w:rPr>
              <w:t>67</w:t>
            </w:r>
            <w:r w:rsidR="00CD7326">
              <w:rPr>
                <w:noProof/>
                <w:webHidden/>
              </w:rPr>
              <w:fldChar w:fldCharType="end"/>
            </w:r>
          </w:hyperlink>
        </w:p>
        <w:p w14:paraId="001E7ACB" w14:textId="71C0212D" w:rsidR="00CD7326" w:rsidRDefault="00CC33C0" w:rsidP="549CC6C2">
          <w:pPr>
            <w:pStyle w:val="TOC2"/>
            <w:rPr>
              <w:rFonts w:cstheme="minorBidi"/>
              <w:noProof/>
              <w:sz w:val="22"/>
              <w:szCs w:val="22"/>
              <w:lang w:eastAsia="ja-JP"/>
            </w:rPr>
          </w:pPr>
          <w:hyperlink w:anchor="_Toc87828971" w:history="1">
            <w:r w:rsidR="00CD7326" w:rsidRPr="00D83C72">
              <w:rPr>
                <w:rStyle w:val="Hyperlink"/>
                <w:noProof/>
              </w:rPr>
              <w:t>9.8</w:t>
            </w:r>
            <w:r w:rsidR="00CD7326">
              <w:rPr>
                <w:rFonts w:cstheme="minorBidi"/>
                <w:noProof/>
                <w:sz w:val="22"/>
                <w:szCs w:val="22"/>
                <w:lang w:eastAsia="ja-JP"/>
              </w:rPr>
              <w:tab/>
            </w:r>
            <w:r w:rsidR="00CD7326" w:rsidRPr="00D83C72">
              <w:rPr>
                <w:rStyle w:val="Hyperlink"/>
                <w:noProof/>
              </w:rPr>
              <w:t>Health and safety/CDM management</w:t>
            </w:r>
            <w:r w:rsidR="00CD7326">
              <w:rPr>
                <w:noProof/>
                <w:webHidden/>
              </w:rPr>
              <w:tab/>
            </w:r>
            <w:r w:rsidR="00CD7326">
              <w:rPr>
                <w:noProof/>
                <w:webHidden/>
              </w:rPr>
              <w:fldChar w:fldCharType="begin"/>
            </w:r>
            <w:r w:rsidR="00CD7326">
              <w:rPr>
                <w:noProof/>
                <w:webHidden/>
              </w:rPr>
              <w:instrText xml:space="preserve"> PAGEREF _Toc87828971 \h </w:instrText>
            </w:r>
            <w:r w:rsidR="00CD7326">
              <w:rPr>
                <w:noProof/>
                <w:webHidden/>
              </w:rPr>
            </w:r>
            <w:r w:rsidR="00CD7326">
              <w:rPr>
                <w:noProof/>
                <w:webHidden/>
              </w:rPr>
              <w:fldChar w:fldCharType="separate"/>
            </w:r>
            <w:r w:rsidR="00CD7326">
              <w:rPr>
                <w:noProof/>
                <w:webHidden/>
              </w:rPr>
              <w:t>69</w:t>
            </w:r>
            <w:r w:rsidR="00CD7326">
              <w:rPr>
                <w:noProof/>
                <w:webHidden/>
              </w:rPr>
              <w:fldChar w:fldCharType="end"/>
            </w:r>
          </w:hyperlink>
        </w:p>
        <w:p w14:paraId="2C596AA1" w14:textId="341A84C0" w:rsidR="00CD7326" w:rsidRDefault="00CC33C0" w:rsidP="549CC6C2">
          <w:pPr>
            <w:pStyle w:val="TOC1"/>
            <w:rPr>
              <w:rFonts w:cstheme="minorBidi"/>
              <w:noProof/>
              <w:color w:val="auto"/>
              <w:sz w:val="22"/>
              <w:szCs w:val="22"/>
              <w:lang w:eastAsia="ja-JP"/>
            </w:rPr>
          </w:pPr>
          <w:hyperlink w:anchor="_Toc87828972" w:history="1">
            <w:r w:rsidR="00CD7326" w:rsidRPr="00D83C72">
              <w:rPr>
                <w:rStyle w:val="Hyperlink"/>
                <w:noProof/>
              </w:rPr>
              <w:t>APPENDIX A - BIM Documentation</w:t>
            </w:r>
            <w:r w:rsidR="00CD7326">
              <w:rPr>
                <w:noProof/>
                <w:webHidden/>
              </w:rPr>
              <w:tab/>
            </w:r>
            <w:r w:rsidR="00CD7326">
              <w:rPr>
                <w:noProof/>
                <w:webHidden/>
              </w:rPr>
              <w:fldChar w:fldCharType="begin"/>
            </w:r>
            <w:r w:rsidR="00CD7326">
              <w:rPr>
                <w:noProof/>
                <w:webHidden/>
              </w:rPr>
              <w:instrText xml:space="preserve"> PAGEREF _Toc87828972 \h </w:instrText>
            </w:r>
            <w:r w:rsidR="00CD7326">
              <w:rPr>
                <w:noProof/>
                <w:webHidden/>
              </w:rPr>
            </w:r>
            <w:r w:rsidR="00CD7326">
              <w:rPr>
                <w:noProof/>
                <w:webHidden/>
              </w:rPr>
              <w:fldChar w:fldCharType="separate"/>
            </w:r>
            <w:r w:rsidR="00CD7326">
              <w:rPr>
                <w:noProof/>
                <w:webHidden/>
              </w:rPr>
              <w:t>70</w:t>
            </w:r>
            <w:r w:rsidR="00CD7326">
              <w:rPr>
                <w:noProof/>
                <w:webHidden/>
              </w:rPr>
              <w:fldChar w:fldCharType="end"/>
            </w:r>
          </w:hyperlink>
        </w:p>
        <w:p w14:paraId="7D5C74C2" w14:textId="26BEF6A2" w:rsidR="00CD7326" w:rsidRDefault="00CC33C0" w:rsidP="549CC6C2">
          <w:pPr>
            <w:pStyle w:val="TOC1"/>
            <w:rPr>
              <w:rFonts w:cstheme="minorBidi"/>
              <w:noProof/>
              <w:color w:val="auto"/>
              <w:sz w:val="22"/>
              <w:szCs w:val="22"/>
              <w:lang w:eastAsia="ja-JP"/>
            </w:rPr>
          </w:pPr>
          <w:hyperlink w:anchor="_Toc87828973" w:history="1">
            <w:r w:rsidR="00CD7326" w:rsidRPr="00D83C72">
              <w:rPr>
                <w:rStyle w:val="Hyperlink"/>
                <w:noProof/>
              </w:rPr>
              <w:t>APPENDIX B - BIM Capability Assessments</w:t>
            </w:r>
            <w:r w:rsidR="00CD7326">
              <w:rPr>
                <w:noProof/>
                <w:webHidden/>
              </w:rPr>
              <w:tab/>
            </w:r>
            <w:r w:rsidR="00CD7326">
              <w:rPr>
                <w:noProof/>
                <w:webHidden/>
              </w:rPr>
              <w:fldChar w:fldCharType="begin"/>
            </w:r>
            <w:r w:rsidR="00CD7326">
              <w:rPr>
                <w:noProof/>
                <w:webHidden/>
              </w:rPr>
              <w:instrText xml:space="preserve"> PAGEREF _Toc87828973 \h </w:instrText>
            </w:r>
            <w:r w:rsidR="00CD7326">
              <w:rPr>
                <w:noProof/>
                <w:webHidden/>
              </w:rPr>
            </w:r>
            <w:r w:rsidR="00CD7326">
              <w:rPr>
                <w:noProof/>
                <w:webHidden/>
              </w:rPr>
              <w:fldChar w:fldCharType="separate"/>
            </w:r>
            <w:r w:rsidR="00CD7326">
              <w:rPr>
                <w:noProof/>
                <w:webHidden/>
              </w:rPr>
              <w:t>70</w:t>
            </w:r>
            <w:r w:rsidR="00CD7326">
              <w:rPr>
                <w:noProof/>
                <w:webHidden/>
              </w:rPr>
              <w:fldChar w:fldCharType="end"/>
            </w:r>
          </w:hyperlink>
        </w:p>
        <w:p w14:paraId="5EF82FA2" w14:textId="69BCE050" w:rsidR="00CD7326" w:rsidRDefault="00CC33C0" w:rsidP="549CC6C2">
          <w:pPr>
            <w:pStyle w:val="TOC1"/>
            <w:rPr>
              <w:rFonts w:cstheme="minorBidi"/>
              <w:noProof/>
              <w:color w:val="auto"/>
              <w:sz w:val="22"/>
              <w:szCs w:val="22"/>
              <w:lang w:eastAsia="ja-JP"/>
            </w:rPr>
          </w:pPr>
          <w:hyperlink w:anchor="_Toc87828974" w:history="1">
            <w:r w:rsidR="00CD7326" w:rsidRPr="00D83C72">
              <w:rPr>
                <w:rStyle w:val="Hyperlink"/>
                <w:noProof/>
              </w:rPr>
              <w:t>APPENDIX C – LOD Descriptions</w:t>
            </w:r>
            <w:r w:rsidR="00CD7326">
              <w:rPr>
                <w:noProof/>
                <w:webHidden/>
              </w:rPr>
              <w:tab/>
            </w:r>
            <w:r w:rsidR="00CD7326">
              <w:rPr>
                <w:noProof/>
                <w:webHidden/>
              </w:rPr>
              <w:fldChar w:fldCharType="begin"/>
            </w:r>
            <w:r w:rsidR="00CD7326">
              <w:rPr>
                <w:noProof/>
                <w:webHidden/>
              </w:rPr>
              <w:instrText xml:space="preserve"> PAGEREF _Toc87828974 \h </w:instrText>
            </w:r>
            <w:r w:rsidR="00CD7326">
              <w:rPr>
                <w:noProof/>
                <w:webHidden/>
              </w:rPr>
            </w:r>
            <w:r w:rsidR="00CD7326">
              <w:rPr>
                <w:noProof/>
                <w:webHidden/>
              </w:rPr>
              <w:fldChar w:fldCharType="separate"/>
            </w:r>
            <w:r w:rsidR="00CD7326">
              <w:rPr>
                <w:noProof/>
                <w:webHidden/>
              </w:rPr>
              <w:t>70</w:t>
            </w:r>
            <w:r w:rsidR="00CD7326">
              <w:rPr>
                <w:noProof/>
                <w:webHidden/>
              </w:rPr>
              <w:fldChar w:fldCharType="end"/>
            </w:r>
          </w:hyperlink>
        </w:p>
        <w:p w14:paraId="72484F1D" w14:textId="5DBE7E1A" w:rsidR="00CD7326" w:rsidRDefault="00CC33C0" w:rsidP="549CC6C2">
          <w:pPr>
            <w:pStyle w:val="TOC1"/>
            <w:rPr>
              <w:rFonts w:cstheme="minorBidi"/>
              <w:noProof/>
              <w:color w:val="auto"/>
              <w:sz w:val="22"/>
              <w:szCs w:val="22"/>
              <w:lang w:eastAsia="ja-JP"/>
            </w:rPr>
          </w:pPr>
          <w:hyperlink w:anchor="_Toc87828975" w:history="1">
            <w:r w:rsidR="00CD7326" w:rsidRPr="00D83C72">
              <w:rPr>
                <w:rStyle w:val="Hyperlink"/>
                <w:noProof/>
              </w:rPr>
              <w:t>APPENDIX D – Model Production Delivery Table</w:t>
            </w:r>
            <w:r w:rsidR="00CD7326">
              <w:rPr>
                <w:noProof/>
                <w:webHidden/>
              </w:rPr>
              <w:tab/>
            </w:r>
            <w:r w:rsidR="00CD7326">
              <w:rPr>
                <w:noProof/>
                <w:webHidden/>
              </w:rPr>
              <w:fldChar w:fldCharType="begin"/>
            </w:r>
            <w:r w:rsidR="00CD7326">
              <w:rPr>
                <w:noProof/>
                <w:webHidden/>
              </w:rPr>
              <w:instrText xml:space="preserve"> PAGEREF _Toc87828975 \h </w:instrText>
            </w:r>
            <w:r w:rsidR="00CD7326">
              <w:rPr>
                <w:noProof/>
                <w:webHidden/>
              </w:rPr>
            </w:r>
            <w:r w:rsidR="00CD7326">
              <w:rPr>
                <w:noProof/>
                <w:webHidden/>
              </w:rPr>
              <w:fldChar w:fldCharType="separate"/>
            </w:r>
            <w:r w:rsidR="00CD7326">
              <w:rPr>
                <w:noProof/>
                <w:webHidden/>
              </w:rPr>
              <w:t>71</w:t>
            </w:r>
            <w:r w:rsidR="00CD7326">
              <w:rPr>
                <w:noProof/>
                <w:webHidden/>
              </w:rPr>
              <w:fldChar w:fldCharType="end"/>
            </w:r>
          </w:hyperlink>
        </w:p>
        <w:p w14:paraId="5B0FEFA3" w14:textId="2680C789" w:rsidR="00CD7326" w:rsidRDefault="00CC33C0" w:rsidP="549CC6C2">
          <w:pPr>
            <w:pStyle w:val="TOC1"/>
            <w:rPr>
              <w:rFonts w:cstheme="minorBidi"/>
              <w:noProof/>
              <w:color w:val="auto"/>
              <w:sz w:val="22"/>
              <w:szCs w:val="22"/>
              <w:lang w:eastAsia="ja-JP"/>
            </w:rPr>
          </w:pPr>
          <w:hyperlink w:anchor="_Toc87828976" w:history="1">
            <w:r w:rsidR="00CD7326" w:rsidRPr="00D83C72">
              <w:rPr>
                <w:rStyle w:val="Hyperlink"/>
                <w:noProof/>
              </w:rPr>
              <w:t>APPENDIX E – BIM Responsibility Matrix</w:t>
            </w:r>
            <w:r w:rsidR="00CD7326">
              <w:rPr>
                <w:noProof/>
                <w:webHidden/>
              </w:rPr>
              <w:tab/>
            </w:r>
            <w:r w:rsidR="00CD7326">
              <w:rPr>
                <w:noProof/>
                <w:webHidden/>
              </w:rPr>
              <w:fldChar w:fldCharType="begin"/>
            </w:r>
            <w:r w:rsidR="00CD7326">
              <w:rPr>
                <w:noProof/>
                <w:webHidden/>
              </w:rPr>
              <w:instrText xml:space="preserve"> PAGEREF _Toc87828976 \h </w:instrText>
            </w:r>
            <w:r w:rsidR="00CD7326">
              <w:rPr>
                <w:noProof/>
                <w:webHidden/>
              </w:rPr>
            </w:r>
            <w:r w:rsidR="00CD7326">
              <w:rPr>
                <w:noProof/>
                <w:webHidden/>
              </w:rPr>
              <w:fldChar w:fldCharType="separate"/>
            </w:r>
            <w:r w:rsidR="00CD7326">
              <w:rPr>
                <w:noProof/>
                <w:webHidden/>
              </w:rPr>
              <w:t>71</w:t>
            </w:r>
            <w:r w:rsidR="00CD7326">
              <w:rPr>
                <w:noProof/>
                <w:webHidden/>
              </w:rPr>
              <w:fldChar w:fldCharType="end"/>
            </w:r>
          </w:hyperlink>
        </w:p>
        <w:p w14:paraId="0D6933D5" w14:textId="7E69B805" w:rsidR="00CD7326" w:rsidRDefault="00CC33C0" w:rsidP="549CC6C2">
          <w:pPr>
            <w:pStyle w:val="TOC1"/>
            <w:rPr>
              <w:rFonts w:cstheme="minorBidi"/>
              <w:noProof/>
              <w:color w:val="auto"/>
              <w:sz w:val="22"/>
              <w:szCs w:val="22"/>
              <w:lang w:eastAsia="ja-JP"/>
            </w:rPr>
          </w:pPr>
          <w:hyperlink w:anchor="_Toc87828977" w:history="1">
            <w:r w:rsidR="00CD7326" w:rsidRPr="00D83C72">
              <w:rPr>
                <w:rStyle w:val="Hyperlink"/>
                <w:noProof/>
              </w:rPr>
              <w:t>APPENDIX F – BIM360 Collaboration and Models Sharing Overview</w:t>
            </w:r>
            <w:r w:rsidR="00CD7326">
              <w:rPr>
                <w:noProof/>
                <w:webHidden/>
              </w:rPr>
              <w:tab/>
            </w:r>
            <w:r w:rsidR="00CD7326">
              <w:rPr>
                <w:noProof/>
                <w:webHidden/>
              </w:rPr>
              <w:fldChar w:fldCharType="begin"/>
            </w:r>
            <w:r w:rsidR="00CD7326">
              <w:rPr>
                <w:noProof/>
                <w:webHidden/>
              </w:rPr>
              <w:instrText xml:space="preserve"> PAGEREF _Toc87828977 \h </w:instrText>
            </w:r>
            <w:r w:rsidR="00CD7326">
              <w:rPr>
                <w:noProof/>
                <w:webHidden/>
              </w:rPr>
            </w:r>
            <w:r w:rsidR="00CD7326">
              <w:rPr>
                <w:noProof/>
                <w:webHidden/>
              </w:rPr>
              <w:fldChar w:fldCharType="separate"/>
            </w:r>
            <w:r w:rsidR="00CD7326">
              <w:rPr>
                <w:noProof/>
                <w:webHidden/>
              </w:rPr>
              <w:t>71</w:t>
            </w:r>
            <w:r w:rsidR="00CD7326">
              <w:rPr>
                <w:noProof/>
                <w:webHidden/>
              </w:rPr>
              <w:fldChar w:fldCharType="end"/>
            </w:r>
          </w:hyperlink>
        </w:p>
        <w:p w14:paraId="17F63046" w14:textId="6AE3F940" w:rsidR="00CD7326" w:rsidRDefault="00CC33C0" w:rsidP="549CC6C2">
          <w:pPr>
            <w:pStyle w:val="TOC1"/>
            <w:rPr>
              <w:rFonts w:cstheme="minorBidi"/>
              <w:noProof/>
              <w:color w:val="auto"/>
              <w:sz w:val="22"/>
              <w:szCs w:val="22"/>
              <w:lang w:eastAsia="ja-JP"/>
            </w:rPr>
          </w:pPr>
          <w:hyperlink w:anchor="_Toc87828978" w:history="1">
            <w:r w:rsidR="00CD7326" w:rsidRPr="00D83C72">
              <w:rPr>
                <w:rStyle w:val="Hyperlink"/>
                <w:noProof/>
              </w:rPr>
              <w:t>APPENDIX G – Master Shared Parameters</w:t>
            </w:r>
            <w:r w:rsidR="00CD7326">
              <w:rPr>
                <w:noProof/>
                <w:webHidden/>
              </w:rPr>
              <w:tab/>
            </w:r>
            <w:r w:rsidR="00CD7326">
              <w:rPr>
                <w:noProof/>
                <w:webHidden/>
              </w:rPr>
              <w:fldChar w:fldCharType="begin"/>
            </w:r>
            <w:r w:rsidR="00CD7326">
              <w:rPr>
                <w:noProof/>
                <w:webHidden/>
              </w:rPr>
              <w:instrText xml:space="preserve"> PAGEREF _Toc87828978 \h </w:instrText>
            </w:r>
            <w:r w:rsidR="00CD7326">
              <w:rPr>
                <w:noProof/>
                <w:webHidden/>
              </w:rPr>
            </w:r>
            <w:r w:rsidR="00CD7326">
              <w:rPr>
                <w:noProof/>
                <w:webHidden/>
              </w:rPr>
              <w:fldChar w:fldCharType="separate"/>
            </w:r>
            <w:r w:rsidR="00CD7326">
              <w:rPr>
                <w:noProof/>
                <w:webHidden/>
              </w:rPr>
              <w:t>71</w:t>
            </w:r>
            <w:r w:rsidR="00CD7326">
              <w:rPr>
                <w:noProof/>
                <w:webHidden/>
              </w:rPr>
              <w:fldChar w:fldCharType="end"/>
            </w:r>
          </w:hyperlink>
        </w:p>
        <w:p w14:paraId="5AA6A241" w14:textId="180D3C47" w:rsidR="00CD7326" w:rsidRDefault="00CC33C0" w:rsidP="549CC6C2">
          <w:pPr>
            <w:pStyle w:val="TOC1"/>
            <w:rPr>
              <w:rFonts w:cstheme="minorBidi"/>
              <w:noProof/>
              <w:color w:val="auto"/>
              <w:sz w:val="22"/>
              <w:szCs w:val="22"/>
              <w:lang w:eastAsia="ja-JP"/>
            </w:rPr>
          </w:pPr>
          <w:hyperlink w:anchor="_Toc87828979" w:history="1">
            <w:r w:rsidR="00CD7326" w:rsidRPr="00D83C72">
              <w:rPr>
                <w:rStyle w:val="Hyperlink"/>
                <w:noProof/>
              </w:rPr>
              <w:t>APPENDIX H – BIM Models QA/QC</w:t>
            </w:r>
            <w:r w:rsidR="00CD7326">
              <w:rPr>
                <w:noProof/>
                <w:webHidden/>
              </w:rPr>
              <w:tab/>
            </w:r>
            <w:r w:rsidR="00CD7326">
              <w:rPr>
                <w:noProof/>
                <w:webHidden/>
              </w:rPr>
              <w:fldChar w:fldCharType="begin"/>
            </w:r>
            <w:r w:rsidR="00CD7326">
              <w:rPr>
                <w:noProof/>
                <w:webHidden/>
              </w:rPr>
              <w:instrText xml:space="preserve"> PAGEREF _Toc87828979 \h </w:instrText>
            </w:r>
            <w:r w:rsidR="00CD7326">
              <w:rPr>
                <w:noProof/>
                <w:webHidden/>
              </w:rPr>
            </w:r>
            <w:r w:rsidR="00CD7326">
              <w:rPr>
                <w:noProof/>
                <w:webHidden/>
              </w:rPr>
              <w:fldChar w:fldCharType="separate"/>
            </w:r>
            <w:r w:rsidR="00CD7326">
              <w:rPr>
                <w:noProof/>
                <w:webHidden/>
              </w:rPr>
              <w:t>71</w:t>
            </w:r>
            <w:r w:rsidR="00CD7326">
              <w:rPr>
                <w:noProof/>
                <w:webHidden/>
              </w:rPr>
              <w:fldChar w:fldCharType="end"/>
            </w:r>
          </w:hyperlink>
        </w:p>
        <w:p w14:paraId="45AB73A0" w14:textId="3C1EB9DE" w:rsidR="00CD7326" w:rsidRDefault="00CC33C0" w:rsidP="549CC6C2">
          <w:pPr>
            <w:pStyle w:val="TOC1"/>
            <w:rPr>
              <w:rFonts w:cstheme="minorBidi"/>
              <w:noProof/>
              <w:color w:val="auto"/>
              <w:sz w:val="22"/>
              <w:szCs w:val="22"/>
              <w:lang w:eastAsia="ja-JP"/>
            </w:rPr>
          </w:pPr>
          <w:hyperlink w:anchor="_Toc87828980" w:history="1">
            <w:r w:rsidR="00CD7326" w:rsidRPr="00D83C72">
              <w:rPr>
                <w:rStyle w:val="Hyperlink"/>
                <w:noProof/>
              </w:rPr>
              <w:t>APPENDIX I – Models Multiple Shared Location</w:t>
            </w:r>
            <w:r w:rsidR="00CD7326">
              <w:rPr>
                <w:noProof/>
                <w:webHidden/>
              </w:rPr>
              <w:tab/>
            </w:r>
            <w:r w:rsidR="00CD7326">
              <w:rPr>
                <w:noProof/>
                <w:webHidden/>
              </w:rPr>
              <w:fldChar w:fldCharType="begin"/>
            </w:r>
            <w:r w:rsidR="00CD7326">
              <w:rPr>
                <w:noProof/>
                <w:webHidden/>
              </w:rPr>
              <w:instrText xml:space="preserve"> PAGEREF _Toc87828980 \h </w:instrText>
            </w:r>
            <w:r w:rsidR="00CD7326">
              <w:rPr>
                <w:noProof/>
                <w:webHidden/>
              </w:rPr>
            </w:r>
            <w:r w:rsidR="00CD7326">
              <w:rPr>
                <w:noProof/>
                <w:webHidden/>
              </w:rPr>
              <w:fldChar w:fldCharType="separate"/>
            </w:r>
            <w:r w:rsidR="00CD7326">
              <w:rPr>
                <w:noProof/>
                <w:webHidden/>
              </w:rPr>
              <w:t>71</w:t>
            </w:r>
            <w:r w:rsidR="00CD7326">
              <w:rPr>
                <w:noProof/>
                <w:webHidden/>
              </w:rPr>
              <w:fldChar w:fldCharType="end"/>
            </w:r>
          </w:hyperlink>
        </w:p>
        <w:p w14:paraId="5D7F9D0F" w14:textId="52F788D0" w:rsidR="00CD7326" w:rsidRDefault="00CC33C0" w:rsidP="549CC6C2">
          <w:pPr>
            <w:pStyle w:val="TOC1"/>
            <w:rPr>
              <w:rFonts w:cstheme="minorBidi"/>
              <w:noProof/>
              <w:color w:val="auto"/>
              <w:sz w:val="22"/>
              <w:szCs w:val="22"/>
              <w:lang w:eastAsia="ja-JP"/>
            </w:rPr>
          </w:pPr>
          <w:hyperlink w:anchor="_Toc87828981" w:history="1">
            <w:r w:rsidR="00CD7326" w:rsidRPr="00D83C72">
              <w:rPr>
                <w:rStyle w:val="Hyperlink"/>
                <w:noProof/>
              </w:rPr>
              <w:t>APPENDIX J – Master Information Delivery Table</w:t>
            </w:r>
            <w:r w:rsidR="00CD7326">
              <w:rPr>
                <w:noProof/>
                <w:webHidden/>
              </w:rPr>
              <w:tab/>
            </w:r>
            <w:r w:rsidR="00CD7326">
              <w:rPr>
                <w:noProof/>
                <w:webHidden/>
              </w:rPr>
              <w:fldChar w:fldCharType="begin"/>
            </w:r>
            <w:r w:rsidR="00CD7326">
              <w:rPr>
                <w:noProof/>
                <w:webHidden/>
              </w:rPr>
              <w:instrText xml:space="preserve"> PAGEREF _Toc87828981 \h </w:instrText>
            </w:r>
            <w:r w:rsidR="00CD7326">
              <w:rPr>
                <w:noProof/>
                <w:webHidden/>
              </w:rPr>
            </w:r>
            <w:r w:rsidR="00CD7326">
              <w:rPr>
                <w:noProof/>
                <w:webHidden/>
              </w:rPr>
              <w:fldChar w:fldCharType="separate"/>
            </w:r>
            <w:r w:rsidR="00CD7326">
              <w:rPr>
                <w:noProof/>
                <w:webHidden/>
              </w:rPr>
              <w:t>72</w:t>
            </w:r>
            <w:r w:rsidR="00CD7326">
              <w:rPr>
                <w:noProof/>
                <w:webHidden/>
              </w:rPr>
              <w:fldChar w:fldCharType="end"/>
            </w:r>
          </w:hyperlink>
        </w:p>
        <w:p w14:paraId="03B943C9" w14:textId="12016202" w:rsidR="00CD7326" w:rsidRDefault="00CC33C0" w:rsidP="549CC6C2">
          <w:pPr>
            <w:pStyle w:val="TOC1"/>
            <w:rPr>
              <w:rFonts w:cstheme="minorBidi"/>
              <w:noProof/>
              <w:color w:val="auto"/>
              <w:sz w:val="22"/>
              <w:szCs w:val="22"/>
              <w:lang w:eastAsia="ja-JP"/>
            </w:rPr>
          </w:pPr>
          <w:hyperlink w:anchor="_Toc87828982" w:history="1">
            <w:r w:rsidR="00CD7326" w:rsidRPr="00D83C72">
              <w:rPr>
                <w:rStyle w:val="Hyperlink"/>
                <w:noProof/>
              </w:rPr>
              <w:t>APPENDIX K – BIM Uses Matrix</w:t>
            </w:r>
            <w:r w:rsidR="00CD7326">
              <w:rPr>
                <w:noProof/>
                <w:webHidden/>
              </w:rPr>
              <w:tab/>
            </w:r>
            <w:r w:rsidR="00CD7326">
              <w:rPr>
                <w:noProof/>
                <w:webHidden/>
              </w:rPr>
              <w:fldChar w:fldCharType="begin"/>
            </w:r>
            <w:r w:rsidR="00CD7326">
              <w:rPr>
                <w:noProof/>
                <w:webHidden/>
              </w:rPr>
              <w:instrText xml:space="preserve"> PAGEREF _Toc87828982 \h </w:instrText>
            </w:r>
            <w:r w:rsidR="00CD7326">
              <w:rPr>
                <w:noProof/>
                <w:webHidden/>
              </w:rPr>
            </w:r>
            <w:r w:rsidR="00CD7326">
              <w:rPr>
                <w:noProof/>
                <w:webHidden/>
              </w:rPr>
              <w:fldChar w:fldCharType="separate"/>
            </w:r>
            <w:r w:rsidR="00CD7326">
              <w:rPr>
                <w:noProof/>
                <w:webHidden/>
              </w:rPr>
              <w:t>72</w:t>
            </w:r>
            <w:r w:rsidR="00CD7326">
              <w:rPr>
                <w:noProof/>
                <w:webHidden/>
              </w:rPr>
              <w:fldChar w:fldCharType="end"/>
            </w:r>
          </w:hyperlink>
        </w:p>
        <w:p w14:paraId="756A28BE" w14:textId="4AE964B1" w:rsidR="00CD7326" w:rsidRDefault="00CC33C0" w:rsidP="549CC6C2">
          <w:pPr>
            <w:pStyle w:val="TOC1"/>
            <w:rPr>
              <w:rFonts w:cstheme="minorBidi"/>
              <w:noProof/>
              <w:color w:val="auto"/>
              <w:sz w:val="22"/>
              <w:szCs w:val="22"/>
              <w:lang w:eastAsia="ja-JP"/>
            </w:rPr>
          </w:pPr>
          <w:hyperlink w:anchor="_Toc87828983" w:history="1">
            <w:r w:rsidR="00CD7326" w:rsidRPr="00D83C72">
              <w:rPr>
                <w:rStyle w:val="Hyperlink"/>
                <w:noProof/>
              </w:rPr>
              <w:t>APPENDIX L – Specialist Discipline Integration</w:t>
            </w:r>
            <w:r w:rsidR="00CD7326">
              <w:rPr>
                <w:noProof/>
                <w:webHidden/>
              </w:rPr>
              <w:tab/>
            </w:r>
            <w:r w:rsidR="00CD7326">
              <w:rPr>
                <w:noProof/>
                <w:webHidden/>
              </w:rPr>
              <w:fldChar w:fldCharType="begin"/>
            </w:r>
            <w:r w:rsidR="00CD7326">
              <w:rPr>
                <w:noProof/>
                <w:webHidden/>
              </w:rPr>
              <w:instrText xml:space="preserve"> PAGEREF _Toc87828983 \h </w:instrText>
            </w:r>
            <w:r w:rsidR="00CD7326">
              <w:rPr>
                <w:noProof/>
                <w:webHidden/>
              </w:rPr>
            </w:r>
            <w:r w:rsidR="00CD7326">
              <w:rPr>
                <w:noProof/>
                <w:webHidden/>
              </w:rPr>
              <w:fldChar w:fldCharType="separate"/>
            </w:r>
            <w:r w:rsidR="00CD7326">
              <w:rPr>
                <w:noProof/>
                <w:webHidden/>
              </w:rPr>
              <w:t>72</w:t>
            </w:r>
            <w:r w:rsidR="00CD7326">
              <w:rPr>
                <w:noProof/>
                <w:webHidden/>
              </w:rPr>
              <w:fldChar w:fldCharType="end"/>
            </w:r>
          </w:hyperlink>
        </w:p>
        <w:p w14:paraId="04AA001B" w14:textId="31002A0F" w:rsidR="00CD7326" w:rsidRDefault="00CC33C0" w:rsidP="549CC6C2">
          <w:pPr>
            <w:pStyle w:val="TOC1"/>
            <w:rPr>
              <w:rFonts w:cstheme="minorBidi"/>
              <w:noProof/>
              <w:color w:val="auto"/>
              <w:sz w:val="22"/>
              <w:szCs w:val="22"/>
              <w:lang w:eastAsia="ja-JP"/>
            </w:rPr>
          </w:pPr>
          <w:hyperlink w:anchor="_Toc87828984" w:history="1">
            <w:r w:rsidR="00CD7326" w:rsidRPr="00D83C72">
              <w:rPr>
                <w:rStyle w:val="Hyperlink"/>
                <w:noProof/>
              </w:rPr>
              <w:t>APPENDIX M – BIM Timeline</w:t>
            </w:r>
            <w:r w:rsidR="00CD7326">
              <w:rPr>
                <w:noProof/>
                <w:webHidden/>
              </w:rPr>
              <w:tab/>
            </w:r>
            <w:r w:rsidR="00CD7326">
              <w:rPr>
                <w:noProof/>
                <w:webHidden/>
              </w:rPr>
              <w:fldChar w:fldCharType="begin"/>
            </w:r>
            <w:r w:rsidR="00CD7326">
              <w:rPr>
                <w:noProof/>
                <w:webHidden/>
              </w:rPr>
              <w:instrText xml:space="preserve"> PAGEREF _Toc87828984 \h </w:instrText>
            </w:r>
            <w:r w:rsidR="00CD7326">
              <w:rPr>
                <w:noProof/>
                <w:webHidden/>
              </w:rPr>
            </w:r>
            <w:r w:rsidR="00CD7326">
              <w:rPr>
                <w:noProof/>
                <w:webHidden/>
              </w:rPr>
              <w:fldChar w:fldCharType="separate"/>
            </w:r>
            <w:r w:rsidR="00CD7326">
              <w:rPr>
                <w:noProof/>
                <w:webHidden/>
              </w:rPr>
              <w:t>72</w:t>
            </w:r>
            <w:r w:rsidR="00CD7326">
              <w:rPr>
                <w:noProof/>
                <w:webHidden/>
              </w:rPr>
              <w:fldChar w:fldCharType="end"/>
            </w:r>
          </w:hyperlink>
        </w:p>
        <w:p w14:paraId="08D2C1B0" w14:textId="1026FC4D" w:rsidR="00CD7326" w:rsidRDefault="00CC33C0" w:rsidP="549CC6C2">
          <w:pPr>
            <w:pStyle w:val="TOC1"/>
            <w:rPr>
              <w:rFonts w:cstheme="minorBidi"/>
              <w:noProof/>
              <w:color w:val="auto"/>
              <w:sz w:val="22"/>
              <w:szCs w:val="22"/>
              <w:lang w:eastAsia="ja-JP"/>
            </w:rPr>
          </w:pPr>
          <w:hyperlink w:anchor="_Toc87828985" w:history="1">
            <w:r w:rsidR="00CD7326" w:rsidRPr="00D83C72">
              <w:rPr>
                <w:rStyle w:val="Hyperlink"/>
                <w:noProof/>
              </w:rPr>
              <w:t>APPENDIX N – Consultants Interface</w:t>
            </w:r>
            <w:r w:rsidR="00CD7326">
              <w:rPr>
                <w:noProof/>
                <w:webHidden/>
              </w:rPr>
              <w:tab/>
            </w:r>
            <w:r w:rsidR="00CD7326">
              <w:rPr>
                <w:noProof/>
                <w:webHidden/>
              </w:rPr>
              <w:fldChar w:fldCharType="begin"/>
            </w:r>
            <w:r w:rsidR="00CD7326">
              <w:rPr>
                <w:noProof/>
                <w:webHidden/>
              </w:rPr>
              <w:instrText xml:space="preserve"> PAGEREF _Toc87828985 \h </w:instrText>
            </w:r>
            <w:r w:rsidR="00CD7326">
              <w:rPr>
                <w:noProof/>
                <w:webHidden/>
              </w:rPr>
            </w:r>
            <w:r w:rsidR="00CD7326">
              <w:rPr>
                <w:noProof/>
                <w:webHidden/>
              </w:rPr>
              <w:fldChar w:fldCharType="separate"/>
            </w:r>
            <w:r w:rsidR="00CD7326">
              <w:rPr>
                <w:noProof/>
                <w:webHidden/>
              </w:rPr>
              <w:t>72</w:t>
            </w:r>
            <w:r w:rsidR="00CD7326">
              <w:rPr>
                <w:noProof/>
                <w:webHidden/>
              </w:rPr>
              <w:fldChar w:fldCharType="end"/>
            </w:r>
          </w:hyperlink>
        </w:p>
        <w:p w14:paraId="185D210E" w14:textId="6C2BA124" w:rsidR="00CD7326" w:rsidRDefault="00CC33C0" w:rsidP="549CC6C2">
          <w:pPr>
            <w:pStyle w:val="TOC1"/>
            <w:rPr>
              <w:rFonts w:cstheme="minorBidi"/>
              <w:noProof/>
              <w:color w:val="auto"/>
              <w:sz w:val="22"/>
              <w:szCs w:val="22"/>
              <w:lang w:eastAsia="ja-JP"/>
            </w:rPr>
          </w:pPr>
          <w:hyperlink w:anchor="_Toc87828986" w:history="1">
            <w:r w:rsidR="00CD7326" w:rsidRPr="00D83C72">
              <w:rPr>
                <w:rStyle w:val="Hyperlink"/>
                <w:noProof/>
              </w:rPr>
              <w:t>APPENDIX O – Drawing Series Numbers</w:t>
            </w:r>
            <w:r w:rsidR="00CD7326">
              <w:rPr>
                <w:noProof/>
                <w:webHidden/>
              </w:rPr>
              <w:tab/>
            </w:r>
            <w:r w:rsidR="00CD7326">
              <w:rPr>
                <w:noProof/>
                <w:webHidden/>
              </w:rPr>
              <w:fldChar w:fldCharType="begin"/>
            </w:r>
            <w:r w:rsidR="00CD7326">
              <w:rPr>
                <w:noProof/>
                <w:webHidden/>
              </w:rPr>
              <w:instrText xml:space="preserve"> PAGEREF _Toc87828986 \h </w:instrText>
            </w:r>
            <w:r w:rsidR="00CD7326">
              <w:rPr>
                <w:noProof/>
                <w:webHidden/>
              </w:rPr>
            </w:r>
            <w:r w:rsidR="00CD7326">
              <w:rPr>
                <w:noProof/>
                <w:webHidden/>
              </w:rPr>
              <w:fldChar w:fldCharType="separate"/>
            </w:r>
            <w:r w:rsidR="00CD7326">
              <w:rPr>
                <w:noProof/>
                <w:webHidden/>
              </w:rPr>
              <w:t>72</w:t>
            </w:r>
            <w:r w:rsidR="00CD7326">
              <w:rPr>
                <w:noProof/>
                <w:webHidden/>
              </w:rPr>
              <w:fldChar w:fldCharType="end"/>
            </w:r>
          </w:hyperlink>
        </w:p>
        <w:p w14:paraId="47C9DEB1" w14:textId="53A09F3A" w:rsidR="00CD7326" w:rsidRDefault="00CC33C0" w:rsidP="549CC6C2">
          <w:pPr>
            <w:pStyle w:val="TOC1"/>
            <w:rPr>
              <w:rFonts w:cstheme="minorBidi"/>
              <w:noProof/>
              <w:color w:val="auto"/>
              <w:sz w:val="22"/>
              <w:szCs w:val="22"/>
              <w:lang w:eastAsia="ja-JP"/>
            </w:rPr>
          </w:pPr>
          <w:hyperlink w:anchor="_Toc87828987" w:history="1">
            <w:r w:rsidR="00CD7326" w:rsidRPr="00D83C72">
              <w:rPr>
                <w:rStyle w:val="Hyperlink"/>
                <w:noProof/>
              </w:rPr>
              <w:t>APPENDIX P – BIM Guides</w:t>
            </w:r>
            <w:r w:rsidR="00CD7326">
              <w:rPr>
                <w:noProof/>
                <w:webHidden/>
              </w:rPr>
              <w:tab/>
            </w:r>
            <w:r w:rsidR="00CD7326">
              <w:rPr>
                <w:noProof/>
                <w:webHidden/>
              </w:rPr>
              <w:fldChar w:fldCharType="begin"/>
            </w:r>
            <w:r w:rsidR="00CD7326">
              <w:rPr>
                <w:noProof/>
                <w:webHidden/>
              </w:rPr>
              <w:instrText xml:space="preserve"> PAGEREF _Toc87828987 \h </w:instrText>
            </w:r>
            <w:r w:rsidR="00CD7326">
              <w:rPr>
                <w:noProof/>
                <w:webHidden/>
              </w:rPr>
            </w:r>
            <w:r w:rsidR="00CD7326">
              <w:rPr>
                <w:noProof/>
                <w:webHidden/>
              </w:rPr>
              <w:fldChar w:fldCharType="separate"/>
            </w:r>
            <w:r w:rsidR="00CD7326">
              <w:rPr>
                <w:noProof/>
                <w:webHidden/>
              </w:rPr>
              <w:t>72</w:t>
            </w:r>
            <w:r w:rsidR="00CD7326">
              <w:rPr>
                <w:noProof/>
                <w:webHidden/>
              </w:rPr>
              <w:fldChar w:fldCharType="end"/>
            </w:r>
          </w:hyperlink>
        </w:p>
        <w:p w14:paraId="436E7500" w14:textId="3C697D3E" w:rsidR="004E6A64" w:rsidRDefault="005203C2">
          <w:r w:rsidRPr="549CC6C2">
            <w:rPr>
              <w:b/>
              <w:bCs/>
              <w:noProof/>
              <w:color w:val="AE9142" w:themeColor="accent2"/>
              <w:sz w:val="24"/>
              <w:szCs w:val="24"/>
            </w:rPr>
            <w:fldChar w:fldCharType="end"/>
          </w:r>
        </w:p>
      </w:sdtContent>
    </w:sdt>
    <w:p w14:paraId="7F8B555E" w14:textId="3C697D3E" w:rsidR="003A521C" w:rsidRDefault="003A521C" w:rsidP="00642BB0">
      <w:pPr>
        <w:pStyle w:val="NoSpacing"/>
      </w:pPr>
    </w:p>
    <w:p w14:paraId="1F56E538" w14:textId="77777777" w:rsidR="003A521C" w:rsidRDefault="003A521C">
      <w:pPr>
        <w:spacing w:line="264" w:lineRule="auto"/>
        <w:ind w:left="0"/>
        <w:jc w:val="left"/>
        <w:rPr>
          <w:rFonts w:asciiTheme="majorHAnsi" w:eastAsiaTheme="majorEastAsia" w:hAnsiTheme="majorHAnsi" w:cstheme="majorBidi"/>
          <w:color w:val="AE9142" w:themeColor="accent1"/>
          <w:sz w:val="28"/>
          <w:szCs w:val="32"/>
        </w:rPr>
      </w:pPr>
      <w:r>
        <w:br w:type="page"/>
      </w:r>
    </w:p>
    <w:p w14:paraId="76604037" w14:textId="0B80418E" w:rsidR="00830129" w:rsidRDefault="00703CE6" w:rsidP="00703CE6">
      <w:pPr>
        <w:pStyle w:val="Heading1"/>
        <w:numPr>
          <w:ilvl w:val="0"/>
          <w:numId w:val="0"/>
        </w:numPr>
        <w:ind w:left="576"/>
      </w:pPr>
      <w:bookmarkStart w:id="1" w:name="_Toc87828904"/>
      <w:r w:rsidRPr="00703CE6">
        <w:lastRenderedPageBreak/>
        <w:t>DEFINITIONS</w:t>
      </w:r>
      <w:bookmarkEnd w:id="1"/>
    </w:p>
    <w:p w14:paraId="4CC59C50" w14:textId="1E25F987" w:rsidR="00703CE6" w:rsidRPr="0028304E" w:rsidRDefault="00703CE6" w:rsidP="008E7C7A">
      <w:pPr>
        <w:spacing w:after="0"/>
      </w:pPr>
      <w:r w:rsidRPr="00703CE6">
        <w:rPr>
          <w:b/>
        </w:rPr>
        <w:t>BIM Execution Plan</w:t>
      </w:r>
      <w:r w:rsidR="008E7C7A">
        <w:rPr>
          <w:b/>
        </w:rPr>
        <w:t xml:space="preserve"> (BEP)</w:t>
      </w:r>
      <w:r w:rsidR="0028304E">
        <w:rPr>
          <w:b/>
        </w:rPr>
        <w:t xml:space="preserve"> </w:t>
      </w:r>
      <w:r w:rsidR="0028304E" w:rsidRPr="0028304E">
        <w:t>– also referred to as the ‘</w:t>
      </w:r>
      <w:r w:rsidR="0028304E" w:rsidRPr="0028304E">
        <w:rPr>
          <w:b/>
        </w:rPr>
        <w:t>Information Delivery Plan</w:t>
      </w:r>
      <w:r w:rsidR="0028304E" w:rsidRPr="0028304E">
        <w:t>’ in the ISO 19650</w:t>
      </w:r>
    </w:p>
    <w:p w14:paraId="540A7CD5" w14:textId="50EB6C52" w:rsidR="00703CE6" w:rsidRDefault="00703CE6" w:rsidP="00703CE6">
      <w:r>
        <w:t xml:space="preserve">With each </w:t>
      </w:r>
      <w:r w:rsidR="008E7C7A">
        <w:t>BIM</w:t>
      </w:r>
      <w:r>
        <w:t xml:space="preserve"> project, the Project Information Manager </w:t>
      </w:r>
      <w:r w:rsidR="00754032" w:rsidRPr="00D25A74">
        <w:rPr>
          <w:rFonts w:hint="eastAsia"/>
          <w:i/>
          <w:iCs/>
        </w:rPr>
        <w:t>(Appointing Party)</w:t>
      </w:r>
      <w:r w:rsidR="00754032">
        <w:t xml:space="preserve"> </w:t>
      </w:r>
      <w:r>
        <w:t xml:space="preserve">will complete the guidelines and protocols document for each major stakeholder, relevant specifically to that project. This </w:t>
      </w:r>
      <w:r w:rsidR="008E7C7A">
        <w:t>document is the template given by TRSDC as the baseline to be used for all BEP written by design and construction teams.</w:t>
      </w:r>
    </w:p>
    <w:p w14:paraId="3163D411" w14:textId="0E360D22" w:rsidR="00703CE6" w:rsidRPr="00703CE6" w:rsidRDefault="00703CE6" w:rsidP="008E7C7A">
      <w:pPr>
        <w:spacing w:after="0"/>
        <w:rPr>
          <w:b/>
        </w:rPr>
      </w:pPr>
      <w:r w:rsidRPr="00703CE6">
        <w:rPr>
          <w:b/>
        </w:rPr>
        <w:t xml:space="preserve">Building Information Modelling </w:t>
      </w:r>
      <w:r w:rsidR="008E7C7A">
        <w:rPr>
          <w:b/>
        </w:rPr>
        <w:t>(BIM)</w:t>
      </w:r>
    </w:p>
    <w:p w14:paraId="5DCB5E1A" w14:textId="77777777" w:rsidR="00703CE6" w:rsidRDefault="00703CE6" w:rsidP="00703CE6">
      <w:r>
        <w:t xml:space="preserve">The process of designing, constructing and/or operating a building or infrastructure asset using electronic object-oriented information. </w:t>
      </w:r>
    </w:p>
    <w:p w14:paraId="5DE5E1B0" w14:textId="77777777" w:rsidR="00703CE6" w:rsidRPr="00703CE6" w:rsidRDefault="00703CE6" w:rsidP="008E7C7A">
      <w:pPr>
        <w:spacing w:after="0"/>
        <w:rPr>
          <w:b/>
        </w:rPr>
      </w:pPr>
      <w:r w:rsidRPr="00703CE6">
        <w:rPr>
          <w:b/>
        </w:rPr>
        <w:t xml:space="preserve">Clash Detection / Analysis </w:t>
      </w:r>
    </w:p>
    <w:p w14:paraId="570FF966" w14:textId="77777777" w:rsidR="00703CE6" w:rsidRDefault="00703CE6" w:rsidP="00703CE6">
      <w:r>
        <w:t>The process of identifying conflicts and issues between building systems by collaborating in 3D as part of the co-ordination process.</w:t>
      </w:r>
    </w:p>
    <w:p w14:paraId="1ADF9D71" w14:textId="77777777" w:rsidR="00703CE6" w:rsidRPr="00703CE6" w:rsidRDefault="00703CE6" w:rsidP="008E7C7A">
      <w:pPr>
        <w:spacing w:after="0"/>
        <w:rPr>
          <w:b/>
        </w:rPr>
      </w:pPr>
      <w:r w:rsidRPr="00703CE6">
        <w:rPr>
          <w:b/>
        </w:rPr>
        <w:t>Collaboration</w:t>
      </w:r>
    </w:p>
    <w:p w14:paraId="0FA7B44C" w14:textId="77777777" w:rsidR="00703CE6" w:rsidRDefault="00703CE6" w:rsidP="00703CE6">
      <w:r>
        <w:t>The sharing, and review of data between disciplines. Through BIM, this process can be smoother, quicker, and with each discipline adopting Project standards, the workflow can be realized with less disruption. The collaboration environment allows the sharing of models between disciplines aiding coordination and clash detection. Each discipline supplying BIMs, will be referred to as a Stakeholder in the coordination process.</w:t>
      </w:r>
    </w:p>
    <w:p w14:paraId="2FBC7C96" w14:textId="77777777" w:rsidR="00703CE6" w:rsidRPr="00703CE6" w:rsidRDefault="00703CE6" w:rsidP="008E7C7A">
      <w:pPr>
        <w:spacing w:after="0"/>
        <w:rPr>
          <w:b/>
        </w:rPr>
      </w:pPr>
      <w:r w:rsidRPr="00703CE6">
        <w:rPr>
          <w:b/>
        </w:rPr>
        <w:t xml:space="preserve">Common Data Environment (CDE) </w:t>
      </w:r>
    </w:p>
    <w:p w14:paraId="6D044A13" w14:textId="77777777" w:rsidR="00703CE6" w:rsidRDefault="00703CE6" w:rsidP="00703CE6">
      <w:r>
        <w:t xml:space="preserve">Single source of information for any given project, used to collect, manage and disseminate all relevant approved project information for multi-disciplinary teams in a managed process. </w:t>
      </w:r>
    </w:p>
    <w:p w14:paraId="589AB4F6" w14:textId="77777777" w:rsidR="00703CE6" w:rsidRPr="00703CE6" w:rsidRDefault="00703CE6" w:rsidP="008E7C7A">
      <w:pPr>
        <w:spacing w:after="0"/>
        <w:rPr>
          <w:b/>
        </w:rPr>
      </w:pPr>
      <w:r w:rsidRPr="00703CE6">
        <w:rPr>
          <w:b/>
        </w:rPr>
        <w:t xml:space="preserve">Data Scope </w:t>
      </w:r>
    </w:p>
    <w:p w14:paraId="421D1729" w14:textId="77777777" w:rsidR="00703CE6" w:rsidRDefault="00703CE6" w:rsidP="00703CE6">
      <w:r>
        <w:t xml:space="preserve">The agreed minimum set of attributes or property fields for the model elements in a model as identified in this document. </w:t>
      </w:r>
    </w:p>
    <w:p w14:paraId="710E58E8" w14:textId="77777777" w:rsidR="00703CE6" w:rsidRPr="00703CE6" w:rsidRDefault="00703CE6" w:rsidP="008E7C7A">
      <w:pPr>
        <w:spacing w:after="0"/>
        <w:rPr>
          <w:b/>
        </w:rPr>
      </w:pPr>
      <w:r w:rsidRPr="00703CE6">
        <w:rPr>
          <w:b/>
        </w:rPr>
        <w:t xml:space="preserve">Federated Model </w:t>
      </w:r>
    </w:p>
    <w:p w14:paraId="149640C4" w14:textId="7D0B86CA" w:rsidR="00703CE6" w:rsidRDefault="00703CE6" w:rsidP="00703CE6">
      <w:r>
        <w:t>Refers to the combined model which incorporates the relevant models from the project team at a specified phase of the project and is developed to the level of detail as defined in the BIM execution plan.</w:t>
      </w:r>
    </w:p>
    <w:p w14:paraId="633F49E9" w14:textId="77777777" w:rsidR="00703CE6" w:rsidRPr="00703CE6" w:rsidRDefault="00703CE6" w:rsidP="008E7C7A">
      <w:pPr>
        <w:spacing w:after="0"/>
        <w:rPr>
          <w:b/>
        </w:rPr>
      </w:pPr>
      <w:r w:rsidRPr="00703CE6">
        <w:rPr>
          <w:b/>
        </w:rPr>
        <w:t>FM / CAFM</w:t>
      </w:r>
    </w:p>
    <w:p w14:paraId="0E035E04" w14:textId="77777777" w:rsidR="00703CE6" w:rsidRDefault="00703CE6" w:rsidP="00703CE6">
      <w:r>
        <w:t>Facilities Management is the production of information via the BIM, to be added into the client/contractors CAFM (computer aided facilities management) software. This information needs to be understood early as possible in the process to determine final application and usage.</w:t>
      </w:r>
    </w:p>
    <w:p w14:paraId="323A8849" w14:textId="77777777" w:rsidR="00703CE6" w:rsidRPr="00703CE6" w:rsidRDefault="00703CE6" w:rsidP="008E7C7A">
      <w:pPr>
        <w:spacing w:after="0"/>
        <w:rPr>
          <w:b/>
        </w:rPr>
      </w:pPr>
      <w:r w:rsidRPr="00703CE6">
        <w:rPr>
          <w:b/>
        </w:rPr>
        <w:t xml:space="preserve">GUID  </w:t>
      </w:r>
    </w:p>
    <w:p w14:paraId="0A8B2147" w14:textId="77777777" w:rsidR="00703CE6" w:rsidRDefault="00703CE6" w:rsidP="00703CE6">
      <w:r>
        <w:t xml:space="preserve">Globally Unique Identifier. It is automatically produced by the software and assigned to each element. </w:t>
      </w:r>
    </w:p>
    <w:p w14:paraId="16886295" w14:textId="47B72C44" w:rsidR="00703CE6" w:rsidRPr="00703CE6" w:rsidRDefault="00703CE6" w:rsidP="008E7C7A">
      <w:pPr>
        <w:spacing w:after="0"/>
        <w:rPr>
          <w:b/>
        </w:rPr>
      </w:pPr>
      <w:r w:rsidRPr="00703CE6">
        <w:rPr>
          <w:b/>
        </w:rPr>
        <w:t>Information Manager</w:t>
      </w:r>
      <w:r w:rsidR="00CD2141">
        <w:rPr>
          <w:b/>
        </w:rPr>
        <w:t xml:space="preserve"> </w:t>
      </w:r>
      <w:r w:rsidR="00CD2141" w:rsidRPr="00D25A74">
        <w:rPr>
          <w:rFonts w:hint="eastAsia"/>
          <w:bCs/>
          <w:i/>
          <w:iCs/>
        </w:rPr>
        <w:t>(Appointing Party)</w:t>
      </w:r>
    </w:p>
    <w:p w14:paraId="093AB40A" w14:textId="26DF81D6" w:rsidR="00703CE6" w:rsidRDefault="00703CE6" w:rsidP="00D25A74">
      <w:pPr>
        <w:spacing w:after="0"/>
      </w:pPr>
      <w:r>
        <w:t xml:space="preserve">Not to be confused with the </w:t>
      </w:r>
      <w:r w:rsidRPr="00D25A74">
        <w:rPr>
          <w:rFonts w:hint="eastAsia"/>
          <w:b/>
          <w:bCs/>
          <w:i/>
          <w:iCs/>
        </w:rPr>
        <w:t>Project Information Manager</w:t>
      </w:r>
      <w:r w:rsidR="00835697">
        <w:t xml:space="preserve"> </w:t>
      </w:r>
      <w:r w:rsidR="00835697" w:rsidRPr="00D25A74">
        <w:rPr>
          <w:rFonts w:hint="eastAsia"/>
          <w:i/>
          <w:iCs/>
        </w:rPr>
        <w:t>(Appointing Party)</w:t>
      </w:r>
      <w:r w:rsidRPr="00D25A74">
        <w:rPr>
          <w:rFonts w:hint="eastAsia"/>
          <w:i/>
          <w:iCs/>
        </w:rPr>
        <w:t>,</w:t>
      </w:r>
      <w:r>
        <w:t xml:space="preserve"> </w:t>
      </w:r>
      <w:r w:rsidR="00322AB5" w:rsidRPr="00D25A74">
        <w:rPr>
          <w:rFonts w:hint="eastAsia"/>
          <w:b/>
          <w:bCs/>
          <w:i/>
          <w:iCs/>
        </w:rPr>
        <w:t xml:space="preserve">Task Information Manger </w:t>
      </w:r>
      <w:r w:rsidR="00322AB5" w:rsidRPr="00D25A74">
        <w:rPr>
          <w:rFonts w:hint="eastAsia"/>
          <w:b/>
          <w:bCs/>
          <w:i/>
          <w:iCs/>
        </w:rPr>
        <w:t>–</w:t>
      </w:r>
      <w:r w:rsidR="00322AB5" w:rsidRPr="00D25A74">
        <w:rPr>
          <w:rFonts w:hint="eastAsia"/>
          <w:b/>
          <w:bCs/>
          <w:i/>
          <w:iCs/>
        </w:rPr>
        <w:t xml:space="preserve"> Lead</w:t>
      </w:r>
      <w:r w:rsidR="00322AB5">
        <w:rPr>
          <w:b/>
        </w:rPr>
        <w:t xml:space="preserve"> </w:t>
      </w:r>
      <w:r w:rsidR="00322AB5" w:rsidRPr="00281337">
        <w:rPr>
          <w:bCs/>
          <w:i/>
          <w:iCs/>
        </w:rPr>
        <w:t>(Lead</w:t>
      </w:r>
      <w:r w:rsidR="00322AB5">
        <w:rPr>
          <w:bCs/>
          <w:i/>
          <w:iCs/>
        </w:rPr>
        <w:t xml:space="preserve"> A</w:t>
      </w:r>
      <w:r w:rsidR="00322AB5" w:rsidRPr="00281337">
        <w:rPr>
          <w:bCs/>
          <w:i/>
          <w:iCs/>
        </w:rPr>
        <w:t>ppointed Party)</w:t>
      </w:r>
      <w:r w:rsidR="00322AB5">
        <w:rPr>
          <w:bCs/>
          <w:i/>
          <w:iCs/>
        </w:rPr>
        <w:t xml:space="preserve"> or </w:t>
      </w:r>
      <w:r w:rsidR="006B5434" w:rsidRPr="00D25A74">
        <w:rPr>
          <w:rFonts w:hint="eastAsia"/>
          <w:b/>
          <w:bCs/>
          <w:i/>
          <w:iCs/>
        </w:rPr>
        <w:t>Task Information Manger</w:t>
      </w:r>
      <w:r w:rsidR="006B5434">
        <w:rPr>
          <w:b/>
        </w:rPr>
        <w:t xml:space="preserve"> </w:t>
      </w:r>
      <w:r w:rsidR="00AB1D8D" w:rsidRPr="00281337">
        <w:rPr>
          <w:bCs/>
          <w:i/>
          <w:iCs/>
        </w:rPr>
        <w:t>(</w:t>
      </w:r>
      <w:r w:rsidR="00AB1D8D">
        <w:rPr>
          <w:bCs/>
          <w:i/>
          <w:iCs/>
        </w:rPr>
        <w:t>Appointed</w:t>
      </w:r>
      <w:r w:rsidR="006B5434" w:rsidRPr="00281337">
        <w:rPr>
          <w:bCs/>
          <w:i/>
          <w:iCs/>
        </w:rPr>
        <w:t xml:space="preserve"> Party)</w:t>
      </w:r>
      <w:r w:rsidR="006B5434">
        <w:rPr>
          <w:bCs/>
          <w:i/>
          <w:iCs/>
        </w:rPr>
        <w:t xml:space="preserve">. </w:t>
      </w:r>
      <w:r w:rsidR="00AB1D8D">
        <w:t>T</w:t>
      </w:r>
      <w:r>
        <w:t xml:space="preserve">he </w:t>
      </w:r>
      <w:r w:rsidRPr="00D25A74">
        <w:rPr>
          <w:rFonts w:hint="eastAsia"/>
          <w:b/>
          <w:bCs/>
        </w:rPr>
        <w:t>Information Manager</w:t>
      </w:r>
      <w:r>
        <w:t xml:space="preserve"> will be a client appointed role to manage data within the Common Data Environment. He will typically be part of a wider appointment, for instance, part of the design team.</w:t>
      </w:r>
      <w:r w:rsidR="006B5434">
        <w:t xml:space="preserve"> </w:t>
      </w:r>
    </w:p>
    <w:p w14:paraId="2C19A92B" w14:textId="77777777" w:rsidR="00703CE6" w:rsidRPr="00703CE6" w:rsidRDefault="00703CE6" w:rsidP="008E7C7A">
      <w:pPr>
        <w:spacing w:after="0"/>
        <w:rPr>
          <w:b/>
        </w:rPr>
      </w:pPr>
      <w:r w:rsidRPr="00703CE6">
        <w:rPr>
          <w:b/>
        </w:rPr>
        <w:t>Level of Model Definition (LOMD)</w:t>
      </w:r>
    </w:p>
    <w:p w14:paraId="6F7B9FAC" w14:textId="77777777" w:rsidR="00703CE6" w:rsidRDefault="00703CE6" w:rsidP="00703CE6">
      <w:r>
        <w:t xml:space="preserve">Level of Model Definition is used to describe a combination of Level of Detail (LOD) and Level of Information (LOI) contained in BIM models.  </w:t>
      </w:r>
    </w:p>
    <w:p w14:paraId="74A98D81" w14:textId="77777777" w:rsidR="00703CE6" w:rsidRPr="00703CE6" w:rsidRDefault="00703CE6" w:rsidP="008E7C7A">
      <w:pPr>
        <w:spacing w:after="0"/>
        <w:rPr>
          <w:b/>
        </w:rPr>
      </w:pPr>
      <w:r w:rsidRPr="00703CE6">
        <w:rPr>
          <w:b/>
        </w:rPr>
        <w:t xml:space="preserve">Level of Detail (LOD) </w:t>
      </w:r>
    </w:p>
    <w:p w14:paraId="27A6902A" w14:textId="77777777" w:rsidR="00703CE6" w:rsidRDefault="00703CE6" w:rsidP="00703CE6">
      <w:r>
        <w:t xml:space="preserve">The description of geometrical content of models. </w:t>
      </w:r>
    </w:p>
    <w:p w14:paraId="3BF5704D" w14:textId="77777777" w:rsidR="00703CE6" w:rsidRPr="00703CE6" w:rsidRDefault="00703CE6" w:rsidP="008E7C7A">
      <w:pPr>
        <w:spacing w:after="0"/>
        <w:rPr>
          <w:b/>
        </w:rPr>
      </w:pPr>
      <w:r w:rsidRPr="00703CE6">
        <w:rPr>
          <w:b/>
        </w:rPr>
        <w:t xml:space="preserve">Level of Information (LOI) </w:t>
      </w:r>
    </w:p>
    <w:p w14:paraId="51E21A08" w14:textId="77777777" w:rsidR="00703CE6" w:rsidRDefault="00703CE6" w:rsidP="00703CE6">
      <w:r>
        <w:t xml:space="preserve">The description of non-geometrical content (attributes or information) of models. </w:t>
      </w:r>
    </w:p>
    <w:p w14:paraId="2B1B9DA5" w14:textId="438EE886" w:rsidR="00C56D4F" w:rsidRPr="00C56D4F" w:rsidRDefault="00C56D4F" w:rsidP="00C56D4F">
      <w:pPr>
        <w:spacing w:after="0"/>
        <w:rPr>
          <w:b/>
        </w:rPr>
      </w:pPr>
      <w:r w:rsidRPr="00C56D4F">
        <w:rPr>
          <w:b/>
        </w:rPr>
        <w:t xml:space="preserve">Level </w:t>
      </w:r>
      <w:r>
        <w:rPr>
          <w:b/>
        </w:rPr>
        <w:t>o</w:t>
      </w:r>
      <w:r w:rsidRPr="00C56D4F">
        <w:rPr>
          <w:b/>
        </w:rPr>
        <w:t>f Information Need</w:t>
      </w:r>
    </w:p>
    <w:p w14:paraId="7E5D38AF" w14:textId="18035C99" w:rsidR="00C56D4F" w:rsidRPr="00F7242C" w:rsidRDefault="00C56D4F" w:rsidP="00F7242C">
      <w:r>
        <w:t>F</w:t>
      </w:r>
      <w:r w:rsidRPr="00F7242C">
        <w:t>ramework which defines the extent and granularity of information</w:t>
      </w:r>
      <w:r>
        <w:t xml:space="preserve">. This is a broader concept than level of model definition, level of model detail or level of model information, which can be considered as specific examples of level of information need. </w:t>
      </w:r>
    </w:p>
    <w:p w14:paraId="6A0D7980" w14:textId="5C7B3997" w:rsidR="00703CE6" w:rsidRPr="00703CE6" w:rsidRDefault="00703CE6" w:rsidP="008E7C7A">
      <w:pPr>
        <w:spacing w:after="0"/>
        <w:rPr>
          <w:b/>
        </w:rPr>
      </w:pPr>
      <w:r w:rsidRPr="00703CE6">
        <w:rPr>
          <w:b/>
        </w:rPr>
        <w:t xml:space="preserve">Model Element </w:t>
      </w:r>
    </w:p>
    <w:p w14:paraId="21FB001D" w14:textId="77777777" w:rsidR="00703CE6" w:rsidRDefault="00703CE6" w:rsidP="00703CE6">
      <w:r>
        <w:t xml:space="preserve">A Model Element is a portion of geometrical content of models representing a component, system or assembly within a building or infrastructure asset. </w:t>
      </w:r>
    </w:p>
    <w:p w14:paraId="35401F7E" w14:textId="30122479" w:rsidR="00703CE6" w:rsidRPr="00703CE6" w:rsidRDefault="00703CE6" w:rsidP="008E7C7A">
      <w:pPr>
        <w:spacing w:after="0"/>
        <w:rPr>
          <w:b/>
        </w:rPr>
      </w:pPr>
      <w:r w:rsidRPr="00703CE6">
        <w:rPr>
          <w:b/>
        </w:rPr>
        <w:t xml:space="preserve">Model Element Author </w:t>
      </w:r>
      <w:r w:rsidR="008E7C7A">
        <w:rPr>
          <w:b/>
        </w:rPr>
        <w:t>(MEA)</w:t>
      </w:r>
    </w:p>
    <w:p w14:paraId="7804FF22" w14:textId="77777777" w:rsidR="00703CE6" w:rsidRDefault="00703CE6" w:rsidP="00703CE6">
      <w:r>
        <w:t xml:space="preserve">A Model Element Author is a responsible party for developing the geometrical and non-geometrical content of a specific model elements to required LOD and LOI specified in Model Production Delivery Table. </w:t>
      </w:r>
    </w:p>
    <w:p w14:paraId="39E050D9" w14:textId="77777777" w:rsidR="00C56D4F" w:rsidRDefault="00C56D4F">
      <w:pPr>
        <w:spacing w:line="264" w:lineRule="auto"/>
        <w:ind w:left="0"/>
        <w:jc w:val="left"/>
        <w:rPr>
          <w:rStyle w:val="IntenseEmphasis"/>
          <w:rFonts w:asciiTheme="majorHAnsi" w:eastAsiaTheme="majorEastAsia" w:hAnsiTheme="majorHAnsi" w:cstheme="majorBidi"/>
          <w:b w:val="0"/>
          <w:i w:val="0"/>
          <w:color w:val="AE9142" w:themeColor="accent1"/>
          <w:sz w:val="28"/>
          <w:szCs w:val="32"/>
        </w:rPr>
      </w:pPr>
      <w:r>
        <w:rPr>
          <w:rStyle w:val="IntenseEmphasis"/>
          <w:b w:val="0"/>
          <w:i w:val="0"/>
        </w:rPr>
        <w:br w:type="page"/>
      </w:r>
    </w:p>
    <w:p w14:paraId="658C708B" w14:textId="48815320" w:rsidR="009C68F6" w:rsidRPr="00703CE6" w:rsidRDefault="00703CE6" w:rsidP="00703CE6">
      <w:pPr>
        <w:pStyle w:val="Heading1"/>
        <w:rPr>
          <w:rStyle w:val="IntenseEmphasis"/>
          <w:b w:val="0"/>
          <w:i w:val="0"/>
        </w:rPr>
      </w:pPr>
      <w:bookmarkStart w:id="2" w:name="_Toc87828905"/>
      <w:r w:rsidRPr="00703CE6">
        <w:rPr>
          <w:rStyle w:val="IntenseEmphasis"/>
          <w:b w:val="0"/>
          <w:i w:val="0"/>
        </w:rPr>
        <w:lastRenderedPageBreak/>
        <w:t>INTRODUCTION</w:t>
      </w:r>
      <w:bookmarkEnd w:id="2"/>
    </w:p>
    <w:p w14:paraId="0194EC30" w14:textId="485F4008" w:rsidR="00D048A6" w:rsidRDefault="00637B1F" w:rsidP="00703CE6">
      <w:r w:rsidRPr="00637B1F">
        <w:t xml:space="preserve">This document is the </w:t>
      </w:r>
      <w:r w:rsidRPr="00637B1F">
        <w:rPr>
          <w:b/>
        </w:rPr>
        <w:t>BIM Execution Plan (BEP)</w:t>
      </w:r>
      <w:r>
        <w:t xml:space="preserve"> </w:t>
      </w:r>
      <w:r w:rsidRPr="00637B1F">
        <w:t xml:space="preserve">produced on behalf of </w:t>
      </w:r>
      <w:r w:rsidRPr="00637B1F">
        <w:rPr>
          <w:b/>
        </w:rPr>
        <w:t>The Red Sea Development Company (TRSDC)</w:t>
      </w:r>
      <w:r w:rsidRPr="00637B1F">
        <w:t xml:space="preserve"> (the Employer) for </w:t>
      </w:r>
      <w:r w:rsidRPr="00637B1F">
        <w:rPr>
          <w:b/>
        </w:rPr>
        <w:t xml:space="preserve">The Red Sea </w:t>
      </w:r>
      <w:r w:rsidRPr="00D74558">
        <w:rPr>
          <w:rFonts w:hint="eastAsia"/>
          <w:b/>
        </w:rPr>
        <w:t xml:space="preserve">Project </w:t>
      </w:r>
      <w:r w:rsidR="007965F8" w:rsidRPr="00D25A74">
        <w:t>R0</w:t>
      </w:r>
      <w:r w:rsidR="006E009A" w:rsidRPr="00D25A74">
        <w:rPr>
          <w:rFonts w:hint="eastAsia"/>
        </w:rPr>
        <w:t>8</w:t>
      </w:r>
      <w:r w:rsidR="007965F8" w:rsidRPr="00D25A74">
        <w:t>-H</w:t>
      </w:r>
      <w:r w:rsidR="006E009A" w:rsidRPr="00D25A74">
        <w:rPr>
          <w:rFonts w:hint="eastAsia"/>
        </w:rPr>
        <w:t>E</w:t>
      </w:r>
      <w:r w:rsidR="007965F8" w:rsidRPr="00D25A74">
        <w:t>1D01</w:t>
      </w:r>
      <w:r w:rsidR="006C2B0E" w:rsidRPr="00D25A74">
        <w:rPr>
          <w:rFonts w:hint="eastAsia"/>
        </w:rPr>
        <w:t xml:space="preserve"> </w:t>
      </w:r>
      <w:r w:rsidR="00B16483" w:rsidRPr="00D25A74">
        <w:rPr>
          <w:rFonts w:hint="eastAsia"/>
        </w:rPr>
        <w:t>-</w:t>
      </w:r>
      <w:r w:rsidR="004C586D" w:rsidRPr="00D25A74">
        <w:t xml:space="preserve"> </w:t>
      </w:r>
      <w:r w:rsidR="007965F8" w:rsidRPr="00D25A74">
        <w:t xml:space="preserve">Shurayrah </w:t>
      </w:r>
      <w:r w:rsidR="006E009A" w:rsidRPr="00D25A74">
        <w:rPr>
          <w:rFonts w:hint="eastAsia"/>
        </w:rPr>
        <w:t>East</w:t>
      </w:r>
      <w:r w:rsidR="007965F8" w:rsidRPr="00D25A74">
        <w:t xml:space="preserve"> Hotel #1</w:t>
      </w:r>
      <w:r w:rsidR="00B16483" w:rsidRPr="00D74558">
        <w:rPr>
          <w:rFonts w:hint="eastAsia"/>
        </w:rPr>
        <w:t>.</w:t>
      </w:r>
    </w:p>
    <w:p w14:paraId="29374503" w14:textId="70DA5523" w:rsidR="00D048A6" w:rsidRDefault="00D048A6" w:rsidP="00D048A6">
      <w:pPr>
        <w:jc w:val="center"/>
      </w:pPr>
      <w:r>
        <w:rPr>
          <w:noProof/>
        </w:rPr>
        <w:drawing>
          <wp:inline distT="0" distB="0" distL="0" distR="0" wp14:anchorId="0301131C" wp14:editId="518E3D36">
            <wp:extent cx="5760000" cy="3095268"/>
            <wp:effectExtent l="19050" t="19050" r="1270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00" cy="3095268"/>
                    </a:xfrm>
                    <a:prstGeom prst="rect">
                      <a:avLst/>
                    </a:prstGeom>
                    <a:ln>
                      <a:solidFill>
                        <a:schemeClr val="bg1">
                          <a:lumMod val="95000"/>
                        </a:schemeClr>
                      </a:solidFill>
                    </a:ln>
                  </pic:spPr>
                </pic:pic>
              </a:graphicData>
            </a:graphic>
          </wp:inline>
        </w:drawing>
      </w:r>
    </w:p>
    <w:p w14:paraId="7BAC0612" w14:textId="49359F90" w:rsidR="00703CE6" w:rsidRDefault="00703CE6" w:rsidP="00703CE6">
      <w:r w:rsidRPr="00D74558">
        <w:rPr>
          <w:rFonts w:hint="eastAsia"/>
        </w:rPr>
        <w:t>At</w:t>
      </w:r>
      <w:r>
        <w:t xml:space="preserve"> a strategic level it defines the BIM requirements for the project and methodology for delivering the project using</w:t>
      </w:r>
      <w:r w:rsidR="008E7C7A">
        <w:t xml:space="preserve"> a</w:t>
      </w:r>
      <w:r>
        <w:t xml:space="preserve"> BIM</w:t>
      </w:r>
      <w:r w:rsidR="008E7C7A">
        <w:t xml:space="preserve"> process</w:t>
      </w:r>
      <w:r>
        <w:t xml:space="preserve">. At a technical level this document provides </w:t>
      </w:r>
      <w:r w:rsidRPr="00DE0727">
        <w:t xml:space="preserve">the requirements for delivering the project using BIM and defines the specific processes required to do so, in accordance with </w:t>
      </w:r>
      <w:r w:rsidR="00DE0727" w:rsidRPr="00DE0727">
        <w:t xml:space="preserve">the standards listed in the </w:t>
      </w:r>
      <w:r w:rsidR="00DE0727">
        <w:t xml:space="preserve">Employer’s Information Requirements </w:t>
      </w:r>
      <w:r w:rsidR="00DE0727" w:rsidRPr="00633C42">
        <w:t>[</w:t>
      </w:r>
      <w:r w:rsidR="00DE0727" w:rsidRPr="00703CE6">
        <w:rPr>
          <w:color w:val="AE9142" w:themeColor="text1"/>
        </w:rPr>
        <w:t>EIR</w:t>
      </w:r>
      <w:r w:rsidR="00DE0727" w:rsidRPr="00633C42">
        <w:t>]</w:t>
      </w:r>
      <w:r w:rsidR="00DE0727" w:rsidRPr="00DE0727">
        <w:t>,</w:t>
      </w:r>
      <w:r w:rsidRPr="00DE0727">
        <w:t xml:space="preserve"> </w:t>
      </w:r>
      <w:r w:rsidR="00DE0727" w:rsidRPr="00DE0727">
        <w:t>utilizing</w:t>
      </w:r>
      <w:r w:rsidRPr="00DE0727">
        <w:t xml:space="preserve"> the same terminology and definitions.</w:t>
      </w:r>
      <w:r>
        <w:t xml:space="preserve"> This document is used to address ideals raised in the </w:t>
      </w:r>
      <w:r w:rsidRPr="00633C42">
        <w:t>[</w:t>
      </w:r>
      <w:r w:rsidRPr="00703CE6">
        <w:rPr>
          <w:color w:val="AE9142" w:themeColor="text1"/>
        </w:rPr>
        <w:t>EIR</w:t>
      </w:r>
      <w:r w:rsidRPr="00633C42">
        <w:t xml:space="preserve">] </w:t>
      </w:r>
      <w:r>
        <w:t>document.</w:t>
      </w:r>
    </w:p>
    <w:p w14:paraId="57C67A5B" w14:textId="448D3845" w:rsidR="00C052B9" w:rsidRPr="00D25A74" w:rsidRDefault="00703CE6" w:rsidP="00D25A74">
      <w:pPr>
        <w:spacing w:after="0"/>
        <w:rPr>
          <w:b/>
        </w:rPr>
      </w:pPr>
      <w:r>
        <w:t>This</w:t>
      </w:r>
      <w:r w:rsidR="008E7C7A">
        <w:t xml:space="preserve"> BEP</w:t>
      </w:r>
      <w:r>
        <w:t xml:space="preserve"> remains a live document for the duration of the project and should be continuously monitored, updated and revised by the </w:t>
      </w:r>
      <w:r w:rsidR="00942196">
        <w:rPr>
          <w:b/>
        </w:rPr>
        <w:t xml:space="preserve">Task Information Manger – Lead </w:t>
      </w:r>
      <w:r w:rsidR="00942196" w:rsidRPr="00281337">
        <w:rPr>
          <w:bCs/>
          <w:i/>
          <w:iCs/>
        </w:rPr>
        <w:t>(Lead</w:t>
      </w:r>
      <w:r w:rsidR="00942196">
        <w:rPr>
          <w:bCs/>
          <w:i/>
          <w:iCs/>
        </w:rPr>
        <w:t xml:space="preserve"> A</w:t>
      </w:r>
      <w:r w:rsidR="00942196" w:rsidRPr="00281337">
        <w:rPr>
          <w:bCs/>
          <w:i/>
          <w:iCs/>
        </w:rPr>
        <w:t>ppointed Party)</w:t>
      </w:r>
      <w:r w:rsidR="00493EBD">
        <w:rPr>
          <w:b/>
        </w:rPr>
        <w:t xml:space="preserve"> </w:t>
      </w:r>
      <w:r>
        <w:t>as aspects of the project covered by this BEP change.</w:t>
      </w:r>
    </w:p>
    <w:p w14:paraId="7450EA8B" w14:textId="2EA54B1A" w:rsidR="00C052B9" w:rsidRDefault="00703CE6" w:rsidP="00703CE6">
      <w:pPr>
        <w:pStyle w:val="Heading2"/>
      </w:pPr>
      <w:bookmarkStart w:id="3" w:name="_Toc87828906"/>
      <w:r w:rsidRPr="00703CE6">
        <w:t>Purpose of this Project BEP</w:t>
      </w:r>
      <w:bookmarkEnd w:id="3"/>
    </w:p>
    <w:p w14:paraId="7A257A2C" w14:textId="270A0271" w:rsidR="00703CE6" w:rsidRPr="00D74558" w:rsidRDefault="00703CE6" w:rsidP="00703CE6">
      <w:r>
        <w:t>This Project BEP is to ensure successful implementation of</w:t>
      </w:r>
      <w:r w:rsidR="008E7C7A">
        <w:t xml:space="preserve"> </w:t>
      </w:r>
      <w:r>
        <w:t xml:space="preserve">BIM </w:t>
      </w:r>
      <w:r w:rsidR="008E7C7A">
        <w:t>of varying degrees</w:t>
      </w:r>
      <w:r>
        <w:t xml:space="preserve"> described within this document. </w:t>
      </w:r>
      <w:r w:rsidR="008E7C7A">
        <w:t>It also</w:t>
      </w:r>
      <w:r>
        <w:t xml:space="preserve"> outlines the overall vision and deliverables of the project </w:t>
      </w:r>
      <w:r w:rsidR="00BD0E7D">
        <w:t xml:space="preserve">set out in </w:t>
      </w:r>
      <w:r w:rsidR="00BD0E7D" w:rsidRPr="00D74558">
        <w:rPr>
          <w:rFonts w:hint="eastAsia"/>
        </w:rPr>
        <w:t xml:space="preserve">per </w:t>
      </w:r>
      <w:r w:rsidR="00BD0E7D" w:rsidRPr="00D74558">
        <w:rPr>
          <w:rFonts w:hint="eastAsia"/>
        </w:rPr>
        <w:t>“</w:t>
      </w:r>
      <w:r w:rsidR="006E009A" w:rsidRPr="00D25A74">
        <w:rPr>
          <w:rFonts w:hint="eastAsia"/>
        </w:rPr>
        <w:t>R08-HE1D01 - Shurayrah East Hotel #1</w:t>
      </w:r>
      <w:r w:rsidR="00DE68CC" w:rsidRPr="00D74558">
        <w:rPr>
          <w:rFonts w:hint="eastAsia"/>
        </w:rPr>
        <w:t>”</w:t>
      </w:r>
      <w:r w:rsidR="00897999" w:rsidRPr="00D74558">
        <w:rPr>
          <w:rFonts w:hint="eastAsia"/>
        </w:rPr>
        <w:t xml:space="preserve">-Design Consultant Contract-Schedule3 </w:t>
      </w:r>
      <w:r w:rsidRPr="00D74558">
        <w:rPr>
          <w:rFonts w:hint="eastAsia"/>
        </w:rPr>
        <w:t>and defines the scope of BIM implementation needed.</w:t>
      </w:r>
    </w:p>
    <w:p w14:paraId="0ACCE8B1" w14:textId="2F6FA0A7" w:rsidR="00703CE6" w:rsidRPr="00D74558" w:rsidRDefault="00703CE6" w:rsidP="00703CE6">
      <w:r w:rsidRPr="00D74558">
        <w:rPr>
          <w:rFonts w:hint="eastAsia"/>
        </w:rPr>
        <w:t xml:space="preserve">This document will be considered a form of </w:t>
      </w:r>
      <w:r w:rsidRPr="00D74558">
        <w:rPr>
          <w:rFonts w:hint="eastAsia"/>
        </w:rPr>
        <w:t>‘</w:t>
      </w:r>
      <w:r w:rsidRPr="00D74558">
        <w:rPr>
          <w:rFonts w:hint="eastAsia"/>
        </w:rPr>
        <w:t>mutual agreement</w:t>
      </w:r>
      <w:r w:rsidRPr="00D74558">
        <w:rPr>
          <w:rFonts w:hint="eastAsia"/>
        </w:rPr>
        <w:t>’</w:t>
      </w:r>
      <w:r w:rsidRPr="00D74558">
        <w:rPr>
          <w:rFonts w:hint="eastAsia"/>
        </w:rPr>
        <w:t xml:space="preserve"> between the parties involved. The purpose of this BEP is to make sure the work that</w:t>
      </w:r>
      <w:r w:rsidRPr="00D74558">
        <w:rPr>
          <w:rFonts w:hint="eastAsia"/>
        </w:rPr>
        <w:t>’</w:t>
      </w:r>
      <w:r w:rsidRPr="00D74558">
        <w:rPr>
          <w:rFonts w:hint="eastAsia"/>
        </w:rPr>
        <w:t>s been done in BIM, is coordinated to provide the team with the maximum value for their effort. No part of this document should be considered obligatory, but once agreement has been reached, all parties involved will be expected to deliver up to the standards outlined.</w:t>
      </w:r>
    </w:p>
    <w:p w14:paraId="25F0769F" w14:textId="1FB774ED" w:rsidR="00703CE6" w:rsidRDefault="00703CE6" w:rsidP="00637B1F">
      <w:r w:rsidRPr="00D74558">
        <w:rPr>
          <w:rFonts w:hint="eastAsia"/>
        </w:rPr>
        <w:t>This document outlines the following to support collaborative processes and produce the information required by the team during design,</w:t>
      </w:r>
      <w:r w:rsidR="0097146E" w:rsidRPr="00D74558">
        <w:rPr>
          <w:rFonts w:hint="eastAsia"/>
        </w:rPr>
        <w:t xml:space="preserve"> procurement,</w:t>
      </w:r>
      <w:r w:rsidRPr="00D74558">
        <w:rPr>
          <w:rFonts w:hint="eastAsia"/>
        </w:rPr>
        <w:t xml:space="preserve"> construction and handover</w:t>
      </w:r>
      <w:r w:rsidR="0097146E" w:rsidRPr="00D74558">
        <w:rPr>
          <w:rFonts w:hint="eastAsia"/>
        </w:rPr>
        <w:t xml:space="preserve"> of </w:t>
      </w:r>
      <w:r w:rsidR="0097146E" w:rsidRPr="00D74558">
        <w:rPr>
          <w:rFonts w:hint="eastAsia"/>
          <w:b/>
        </w:rPr>
        <w:t>The Red Sea Project</w:t>
      </w:r>
      <w:r w:rsidR="00F05BB6" w:rsidRPr="00D74558">
        <w:rPr>
          <w:rFonts w:hint="eastAsia"/>
          <w:b/>
        </w:rPr>
        <w:t xml:space="preserve"> </w:t>
      </w:r>
      <w:r w:rsidR="006E009A" w:rsidRPr="00D25A74">
        <w:rPr>
          <w:rFonts w:hint="eastAsia"/>
        </w:rPr>
        <w:t>R08-HE1D01 - Shurayrah East Hotel #1</w:t>
      </w:r>
      <w:r w:rsidRPr="00813984">
        <w:rPr>
          <w:rFonts w:hint="eastAsia"/>
        </w:rPr>
        <w:t>:</w:t>
      </w:r>
    </w:p>
    <w:p w14:paraId="15037487" w14:textId="63E0EC67" w:rsidR="00703CE6" w:rsidRDefault="00703CE6" w:rsidP="00344497">
      <w:pPr>
        <w:pStyle w:val="ListParagraph"/>
        <w:numPr>
          <w:ilvl w:val="0"/>
          <w:numId w:val="19"/>
        </w:numPr>
        <w:spacing w:after="0"/>
      </w:pPr>
      <w:r>
        <w:t>Responsibilities</w:t>
      </w:r>
    </w:p>
    <w:p w14:paraId="46DA16A4" w14:textId="5B066B3C" w:rsidR="00B97B3F" w:rsidRDefault="00B97B3F" w:rsidP="00344497">
      <w:pPr>
        <w:pStyle w:val="ListParagraph"/>
        <w:numPr>
          <w:ilvl w:val="0"/>
          <w:numId w:val="19"/>
        </w:numPr>
        <w:spacing w:after="0"/>
      </w:pPr>
      <w:r>
        <w:t>Staffing</w:t>
      </w:r>
    </w:p>
    <w:p w14:paraId="409A0C73" w14:textId="6F42A676" w:rsidR="00703CE6" w:rsidRDefault="00703CE6" w:rsidP="00344497">
      <w:pPr>
        <w:pStyle w:val="ListParagraph"/>
        <w:numPr>
          <w:ilvl w:val="0"/>
          <w:numId w:val="19"/>
        </w:numPr>
        <w:spacing w:after="0"/>
      </w:pPr>
      <w:r>
        <w:t>Requirements and processes</w:t>
      </w:r>
    </w:p>
    <w:p w14:paraId="70DC7476" w14:textId="39CA8E5D" w:rsidR="00703CE6" w:rsidRDefault="00703CE6" w:rsidP="00344497">
      <w:pPr>
        <w:pStyle w:val="ListParagraph"/>
        <w:numPr>
          <w:ilvl w:val="0"/>
          <w:numId w:val="19"/>
        </w:numPr>
        <w:spacing w:after="0"/>
      </w:pPr>
      <w:r>
        <w:t>Best practices</w:t>
      </w:r>
      <w:r w:rsidR="008233F1">
        <w:t>, methods</w:t>
      </w:r>
      <w:r w:rsidR="002734EF">
        <w:t>, tools</w:t>
      </w:r>
      <w:r w:rsidR="008233F1">
        <w:t xml:space="preserve"> and protocols</w:t>
      </w:r>
    </w:p>
    <w:p w14:paraId="6C211FC5" w14:textId="5CA61035" w:rsidR="00703CE6" w:rsidRDefault="00703CE6" w:rsidP="00344497">
      <w:pPr>
        <w:pStyle w:val="ListParagraph"/>
        <w:numPr>
          <w:ilvl w:val="0"/>
          <w:numId w:val="19"/>
        </w:numPr>
        <w:spacing w:after="0"/>
      </w:pPr>
      <w:r>
        <w:t>Relevant business processes</w:t>
      </w:r>
    </w:p>
    <w:p w14:paraId="44A39ADD" w14:textId="7D67CB60" w:rsidR="00703CE6" w:rsidRDefault="00703CE6" w:rsidP="00344497">
      <w:pPr>
        <w:pStyle w:val="ListParagraph"/>
        <w:numPr>
          <w:ilvl w:val="0"/>
          <w:numId w:val="19"/>
        </w:numPr>
        <w:spacing w:after="0"/>
      </w:pPr>
      <w:r>
        <w:t>Supporting software requirements</w:t>
      </w:r>
    </w:p>
    <w:p w14:paraId="11F213C5" w14:textId="77777777" w:rsidR="00637B1F" w:rsidRPr="00637B1F" w:rsidRDefault="00637B1F" w:rsidP="00637B1F">
      <w:pPr>
        <w:pStyle w:val="ListParagraph"/>
        <w:ind w:left="1296"/>
        <w:rPr>
          <w:sz w:val="8"/>
        </w:rPr>
      </w:pPr>
    </w:p>
    <w:p w14:paraId="163EE603" w14:textId="79C388FE" w:rsidR="00703CE6" w:rsidRDefault="00703CE6" w:rsidP="008A281D">
      <w:r>
        <w:t>No part of this document should be construed as preventing the Consultants, Specialist Subcontracts and Specialist</w:t>
      </w:r>
      <w:r w:rsidR="008A281D">
        <w:t xml:space="preserve"> </w:t>
      </w:r>
      <w:r>
        <w:t>Suppliers from sharing their respective models at any time and in any format if this is to be helpful to project progress and co-ordination.</w:t>
      </w:r>
    </w:p>
    <w:p w14:paraId="1A817B97" w14:textId="54F8FB76" w:rsidR="00637B1F" w:rsidRDefault="008233F1" w:rsidP="00703CE6">
      <w:r>
        <w:t>T</w:t>
      </w:r>
      <w:r w:rsidR="00637B1F" w:rsidRPr="00637B1F">
        <w:t>he typical model lifecycle for a building project is summarized below;</w:t>
      </w:r>
    </w:p>
    <w:p w14:paraId="563A52B7" w14:textId="370DF8B9" w:rsidR="00E45D00" w:rsidRDefault="00D048A6" w:rsidP="00703CE6">
      <w:r>
        <w:rPr>
          <w:noProof/>
        </w:rPr>
        <w:lastRenderedPageBreak/>
        <w:drawing>
          <wp:inline distT="0" distB="0" distL="0" distR="0" wp14:anchorId="2E0B93D2" wp14:editId="6683D3FA">
            <wp:extent cx="5762625" cy="2794000"/>
            <wp:effectExtent l="19050" t="19050" r="28575" b="254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625" cy="2794000"/>
                    </a:xfrm>
                    <a:prstGeom prst="rect">
                      <a:avLst/>
                    </a:prstGeom>
                    <a:ln>
                      <a:solidFill>
                        <a:schemeClr val="bg1">
                          <a:lumMod val="95000"/>
                        </a:schemeClr>
                      </a:solidFill>
                    </a:ln>
                  </pic:spPr>
                </pic:pic>
              </a:graphicData>
            </a:graphic>
          </wp:inline>
        </w:drawing>
      </w:r>
    </w:p>
    <w:p w14:paraId="2D89A07D" w14:textId="0C7A3D03" w:rsidR="00F403BF" w:rsidRDefault="00F403BF" w:rsidP="00F403BF">
      <w:pPr>
        <w:pStyle w:val="Heading2"/>
      </w:pPr>
      <w:bookmarkStart w:id="4" w:name="_Toc87828907"/>
      <w:r>
        <w:t>Scope</w:t>
      </w:r>
      <w:r w:rsidRPr="00637B1F">
        <w:t xml:space="preserve"> of this Project BEP</w:t>
      </w:r>
      <w:bookmarkEnd w:id="4"/>
    </w:p>
    <w:p w14:paraId="534E9CDA" w14:textId="4F5E3B23" w:rsidR="00F403BF" w:rsidRDefault="00F403BF" w:rsidP="00F403BF">
      <w:r w:rsidRPr="00767FDE">
        <w:t xml:space="preserve">This BEP </w:t>
      </w:r>
      <w:r w:rsidRPr="00F403BF">
        <w:t xml:space="preserve">applies to all parties and all work performed on </w:t>
      </w:r>
      <w:r w:rsidRPr="00813984">
        <w:rPr>
          <w:rFonts w:hint="eastAsia"/>
          <w:b/>
        </w:rPr>
        <w:t>The Red Sea</w:t>
      </w:r>
      <w:r w:rsidR="004A7759" w:rsidRPr="00D25A74">
        <w:rPr>
          <w:rFonts w:hint="eastAsia"/>
          <w:b/>
        </w:rPr>
        <w:t xml:space="preserve"> </w:t>
      </w:r>
      <w:r w:rsidR="006E009A" w:rsidRPr="00D25A74">
        <w:rPr>
          <w:rFonts w:hint="eastAsia"/>
        </w:rPr>
        <w:t>R08-HE1D01 - Shurayrah East Hotel #1</w:t>
      </w:r>
      <w:r w:rsidRPr="00D74558">
        <w:rPr>
          <w:rFonts w:hint="eastAsia"/>
        </w:rPr>
        <w:t>where Building Information Modeling (BIM) is utilized.</w:t>
      </w:r>
    </w:p>
    <w:p w14:paraId="2E9353E5" w14:textId="15A09E89" w:rsidR="00637B1F" w:rsidRDefault="00637B1F" w:rsidP="00637B1F">
      <w:pPr>
        <w:pStyle w:val="Heading2"/>
      </w:pPr>
      <w:bookmarkStart w:id="5" w:name="_Toc87828908"/>
      <w:r w:rsidRPr="00637B1F">
        <w:t>Application of this Project BEP</w:t>
      </w:r>
      <w:bookmarkEnd w:id="5"/>
    </w:p>
    <w:p w14:paraId="4DEE9B7A" w14:textId="6D0F8C59" w:rsidR="00767FDE" w:rsidRDefault="00767FDE" w:rsidP="00767FDE">
      <w:r w:rsidRPr="00767FDE">
        <w:t>This BEP is to be read in conjunction with the Project Contract</w:t>
      </w:r>
      <w:r w:rsidR="56853416">
        <w:t xml:space="preserve"> </w:t>
      </w:r>
      <w:r w:rsidR="00924E84">
        <w:t xml:space="preserve">the Employers Information Requirements (EIR) and </w:t>
      </w:r>
      <w:r w:rsidRPr="00767FDE">
        <w:t>other briefing documents</w:t>
      </w:r>
      <w:r w:rsidR="0001071B">
        <w:t>, in case of any discrepancy the consultant appointment prevails</w:t>
      </w:r>
      <w:r w:rsidRPr="00767FDE">
        <w:t>. To understand the strategies presented in the BEP, it is necessary that all parties comprehend the fundamental principles of BIM and appreciate that above all, BIM is a collaborative process in which they have a shared responsibility that requires the active participation of all contributing stakeholders to succeed.</w:t>
      </w:r>
    </w:p>
    <w:p w14:paraId="2A7F8A0C" w14:textId="08FF938B" w:rsidR="00AC0A2A" w:rsidRDefault="00AC0A2A" w:rsidP="00767FDE"/>
    <w:p w14:paraId="41B2E445" w14:textId="1973A3DC" w:rsidR="00641CEF" w:rsidRDefault="00641CEF">
      <w:pPr>
        <w:spacing w:line="264" w:lineRule="auto"/>
        <w:ind w:left="0"/>
        <w:jc w:val="left"/>
        <w:rPr>
          <w:rFonts w:asciiTheme="majorHAnsi" w:eastAsiaTheme="majorEastAsia" w:hAnsiTheme="majorHAnsi" w:cstheme="majorBidi"/>
          <w:color w:val="AE9142" w:themeColor="accent1"/>
          <w:sz w:val="28"/>
          <w:szCs w:val="32"/>
        </w:rPr>
      </w:pPr>
      <w:r>
        <w:br w:type="page"/>
      </w:r>
    </w:p>
    <w:p w14:paraId="54DF0ABA" w14:textId="6AD9D450" w:rsidR="00A43123" w:rsidRDefault="00A43123" w:rsidP="00A43123">
      <w:pPr>
        <w:pStyle w:val="Heading1"/>
      </w:pPr>
      <w:bookmarkStart w:id="6" w:name="_Toc87828909"/>
      <w:r>
        <w:lastRenderedPageBreak/>
        <w:t>PROJECT INFORMATION</w:t>
      </w:r>
      <w:bookmarkEnd w:id="6"/>
    </w:p>
    <w:p w14:paraId="56426832" w14:textId="0B165DBA" w:rsidR="00767FDE" w:rsidRDefault="00A43123" w:rsidP="00A43123">
      <w:pPr>
        <w:pStyle w:val="Heading2"/>
      </w:pPr>
      <w:bookmarkStart w:id="7" w:name="_Toc87828910"/>
      <w:r>
        <w:t>Project Summary</w:t>
      </w:r>
      <w:bookmarkEnd w:id="7"/>
    </w:p>
    <w:tbl>
      <w:tblPr>
        <w:tblStyle w:val="TableGrid"/>
        <w:tblW w:w="0" w:type="auto"/>
        <w:tblInd w:w="576" w:type="dxa"/>
        <w:tblBorders>
          <w:top w:val="dotted" w:sz="4" w:space="0" w:color="AE9142" w:themeColor="text1"/>
          <w:left w:val="dotted" w:sz="4" w:space="0" w:color="AE9142" w:themeColor="text1"/>
          <w:bottom w:val="dotted" w:sz="4" w:space="0" w:color="AE9142" w:themeColor="text1"/>
          <w:right w:val="dotted" w:sz="4" w:space="0" w:color="AE9142" w:themeColor="text1"/>
          <w:insideH w:val="dotted" w:sz="4" w:space="0" w:color="AE9142" w:themeColor="text1"/>
          <w:insideV w:val="dotted" w:sz="4" w:space="0" w:color="AE9142" w:themeColor="text1"/>
        </w:tblBorders>
        <w:tblLook w:val="04A0" w:firstRow="1" w:lastRow="0" w:firstColumn="1" w:lastColumn="0" w:noHBand="0" w:noVBand="1"/>
      </w:tblPr>
      <w:tblGrid>
        <w:gridCol w:w="4724"/>
        <w:gridCol w:w="4724"/>
      </w:tblGrid>
      <w:tr w:rsidR="00A43123" w14:paraId="7204CC1B" w14:textId="77777777" w:rsidTr="6EE346DF">
        <w:tc>
          <w:tcPr>
            <w:tcW w:w="4724" w:type="dxa"/>
            <w:shd w:val="clear" w:color="auto" w:fill="auto"/>
            <w:vAlign w:val="center"/>
          </w:tcPr>
          <w:p w14:paraId="0E4D83AF" w14:textId="3E97E042" w:rsidR="00A43123" w:rsidRPr="00A43123" w:rsidRDefault="00A43123" w:rsidP="00D02FA3">
            <w:pPr>
              <w:ind w:left="0"/>
              <w:jc w:val="left"/>
            </w:pPr>
            <w:r w:rsidRPr="00A43123">
              <w:rPr>
                <w:rFonts w:eastAsia="Roboto Condensed" w:cstheme="minorHAnsi"/>
                <w:b/>
              </w:rPr>
              <w:t>Client Name</w:t>
            </w:r>
            <w:r w:rsidR="00543666">
              <w:rPr>
                <w:rFonts w:eastAsia="Roboto Condensed" w:cstheme="minorHAnsi"/>
                <w:b/>
              </w:rPr>
              <w:t xml:space="preserve"> </w:t>
            </w:r>
          </w:p>
        </w:tc>
        <w:tc>
          <w:tcPr>
            <w:tcW w:w="4724" w:type="dxa"/>
            <w:shd w:val="clear" w:color="auto" w:fill="auto"/>
            <w:vAlign w:val="center"/>
          </w:tcPr>
          <w:p w14:paraId="4EC18B2B" w14:textId="3F3DA58F" w:rsidR="00A43123" w:rsidRPr="00A43123" w:rsidRDefault="00A43123" w:rsidP="00D02FA3">
            <w:pPr>
              <w:ind w:left="0"/>
              <w:jc w:val="left"/>
              <w:rPr>
                <w:color w:val="AE9142" w:themeColor="text1"/>
              </w:rPr>
            </w:pPr>
            <w:r w:rsidRPr="00A43123">
              <w:rPr>
                <w:rFonts w:eastAsia="Roboto Condensed" w:cstheme="minorHAnsi"/>
                <w:color w:val="AE9142" w:themeColor="text1"/>
              </w:rPr>
              <w:t>The Red Sea Development Company</w:t>
            </w:r>
          </w:p>
        </w:tc>
      </w:tr>
      <w:tr w:rsidR="00A43123" w14:paraId="577A7F47" w14:textId="77777777" w:rsidTr="6EE346DF">
        <w:tc>
          <w:tcPr>
            <w:tcW w:w="4724" w:type="dxa"/>
            <w:shd w:val="clear" w:color="auto" w:fill="auto"/>
            <w:vAlign w:val="center"/>
          </w:tcPr>
          <w:p w14:paraId="3E063F8E" w14:textId="3B0526CE" w:rsidR="00A43123" w:rsidRPr="00A43123" w:rsidRDefault="00A43123" w:rsidP="00D02FA3">
            <w:pPr>
              <w:ind w:left="0"/>
              <w:jc w:val="left"/>
            </w:pPr>
            <w:r w:rsidRPr="00A43123">
              <w:rPr>
                <w:rFonts w:eastAsia="Roboto Condensed" w:cstheme="minorHAnsi"/>
                <w:b/>
              </w:rPr>
              <w:t>Project Name</w:t>
            </w:r>
          </w:p>
        </w:tc>
        <w:tc>
          <w:tcPr>
            <w:tcW w:w="4724" w:type="dxa"/>
            <w:shd w:val="clear" w:color="auto" w:fill="auto"/>
            <w:vAlign w:val="center"/>
          </w:tcPr>
          <w:p w14:paraId="10C1021B" w14:textId="770EC706" w:rsidR="00A43123" w:rsidRPr="00813984" w:rsidRDefault="006E009A" w:rsidP="00D02FA3">
            <w:pPr>
              <w:ind w:left="0"/>
              <w:jc w:val="left"/>
              <w:rPr>
                <w:color w:val="AE9142" w:themeColor="text1"/>
              </w:rPr>
            </w:pPr>
            <w:r w:rsidRPr="00D25A74">
              <w:rPr>
                <w:rFonts w:hint="eastAsia"/>
              </w:rPr>
              <w:t>Shurayrah East Hotel #1</w:t>
            </w:r>
          </w:p>
        </w:tc>
      </w:tr>
      <w:tr w:rsidR="00A43123" w14:paraId="71632544" w14:textId="77777777" w:rsidTr="6EE346DF">
        <w:tc>
          <w:tcPr>
            <w:tcW w:w="4724" w:type="dxa"/>
            <w:shd w:val="clear" w:color="auto" w:fill="auto"/>
            <w:vAlign w:val="center"/>
          </w:tcPr>
          <w:p w14:paraId="66CF7329" w14:textId="4097F6E2" w:rsidR="00A43123" w:rsidRPr="00A43123" w:rsidRDefault="00A43123" w:rsidP="00D02FA3">
            <w:pPr>
              <w:ind w:left="0"/>
              <w:jc w:val="left"/>
            </w:pPr>
            <w:r w:rsidRPr="00A43123">
              <w:rPr>
                <w:rFonts w:eastAsia="Roboto Condensed" w:cstheme="minorHAnsi"/>
                <w:b/>
              </w:rPr>
              <w:t>Project Use</w:t>
            </w:r>
          </w:p>
        </w:tc>
        <w:tc>
          <w:tcPr>
            <w:tcW w:w="4724" w:type="dxa"/>
            <w:shd w:val="clear" w:color="auto" w:fill="auto"/>
            <w:vAlign w:val="center"/>
          </w:tcPr>
          <w:p w14:paraId="3F81CB5B" w14:textId="4DE2AAE1" w:rsidR="00A43123" w:rsidRPr="00813984" w:rsidRDefault="0001071B" w:rsidP="00D02FA3">
            <w:pPr>
              <w:ind w:left="0"/>
              <w:jc w:val="left"/>
            </w:pPr>
            <w:r w:rsidRPr="00813984">
              <w:rPr>
                <w:rFonts w:hint="eastAsia"/>
              </w:rPr>
              <w:t>Project</w:t>
            </w:r>
            <w:r w:rsidR="00730DD3" w:rsidRPr="00813984">
              <w:rPr>
                <w:rFonts w:hint="eastAsia"/>
              </w:rPr>
              <w:t xml:space="preserve"> use</w:t>
            </w:r>
          </w:p>
        </w:tc>
      </w:tr>
      <w:tr w:rsidR="00A43123" w14:paraId="7E42445D" w14:textId="77777777" w:rsidTr="6EE346DF">
        <w:tc>
          <w:tcPr>
            <w:tcW w:w="4724" w:type="dxa"/>
            <w:shd w:val="clear" w:color="auto" w:fill="auto"/>
            <w:vAlign w:val="center"/>
          </w:tcPr>
          <w:p w14:paraId="3D171FB2" w14:textId="2183FAA0" w:rsidR="00A43123" w:rsidRPr="00A43123" w:rsidRDefault="00A43123" w:rsidP="00D02FA3">
            <w:pPr>
              <w:ind w:left="0"/>
              <w:jc w:val="left"/>
            </w:pPr>
            <w:r w:rsidRPr="00A43123">
              <w:rPr>
                <w:rFonts w:eastAsia="Roboto Condensed" w:cstheme="minorHAnsi"/>
                <w:b/>
              </w:rPr>
              <w:t>Cont</w:t>
            </w:r>
            <w:r w:rsidR="00C24C48">
              <w:rPr>
                <w:rFonts w:eastAsia="Roboto Condensed" w:cstheme="minorHAnsi"/>
                <w:b/>
              </w:rPr>
              <w:t>r</w:t>
            </w:r>
            <w:r w:rsidRPr="00A43123">
              <w:rPr>
                <w:rFonts w:eastAsia="Roboto Condensed" w:cstheme="minorHAnsi"/>
                <w:b/>
              </w:rPr>
              <w:t>act type/ Delivery method</w:t>
            </w:r>
          </w:p>
        </w:tc>
        <w:tc>
          <w:tcPr>
            <w:tcW w:w="4724" w:type="dxa"/>
            <w:shd w:val="clear" w:color="auto" w:fill="auto"/>
            <w:vAlign w:val="center"/>
          </w:tcPr>
          <w:p w14:paraId="3B27BB1E" w14:textId="0D94D880" w:rsidR="00A43123" w:rsidRPr="00813984" w:rsidRDefault="00730DD3" w:rsidP="00D02FA3">
            <w:pPr>
              <w:ind w:left="0"/>
              <w:jc w:val="left"/>
            </w:pPr>
            <w:r w:rsidRPr="00813984">
              <w:rPr>
                <w:rFonts w:hint="eastAsia"/>
              </w:rPr>
              <w:t>Desig</w:t>
            </w:r>
            <w:r w:rsidR="006C6D1A">
              <w:t>n</w:t>
            </w:r>
          </w:p>
        </w:tc>
      </w:tr>
      <w:tr w:rsidR="00A43123" w14:paraId="7DE41109" w14:textId="77777777" w:rsidTr="6EE346DF">
        <w:tc>
          <w:tcPr>
            <w:tcW w:w="4724" w:type="dxa"/>
            <w:shd w:val="clear" w:color="auto" w:fill="auto"/>
            <w:vAlign w:val="center"/>
          </w:tcPr>
          <w:p w14:paraId="4F459527" w14:textId="0CF615E3" w:rsidR="00A43123" w:rsidRPr="003C2288" w:rsidRDefault="00A43123" w:rsidP="00D02FA3">
            <w:pPr>
              <w:ind w:left="0"/>
              <w:jc w:val="left"/>
            </w:pPr>
            <w:r w:rsidRPr="003C2288">
              <w:rPr>
                <w:rFonts w:eastAsia="Roboto Condensed" w:cstheme="minorHAnsi"/>
                <w:b/>
              </w:rPr>
              <w:t xml:space="preserve">Project </w:t>
            </w:r>
            <w:r w:rsidR="001E7B37" w:rsidRPr="003C2288">
              <w:rPr>
                <w:rFonts w:eastAsia="Roboto Condensed" w:cstheme="minorHAnsi"/>
                <w:b/>
              </w:rPr>
              <w:t>Code</w:t>
            </w:r>
          </w:p>
        </w:tc>
        <w:tc>
          <w:tcPr>
            <w:tcW w:w="4724" w:type="dxa"/>
            <w:shd w:val="clear" w:color="auto" w:fill="auto"/>
            <w:vAlign w:val="center"/>
          </w:tcPr>
          <w:p w14:paraId="3B77CC44" w14:textId="69E55368" w:rsidR="00A43123" w:rsidRPr="003C2288" w:rsidRDefault="6EE346DF" w:rsidP="00D02FA3">
            <w:pPr>
              <w:ind w:left="0"/>
              <w:jc w:val="left"/>
            </w:pPr>
            <w:r>
              <w:t>R08-HE1</w:t>
            </w:r>
          </w:p>
        </w:tc>
      </w:tr>
      <w:tr w:rsidR="00A43123" w14:paraId="1FC489FE" w14:textId="77777777" w:rsidTr="6EE346DF">
        <w:tc>
          <w:tcPr>
            <w:tcW w:w="4724" w:type="dxa"/>
            <w:shd w:val="clear" w:color="auto" w:fill="auto"/>
            <w:vAlign w:val="center"/>
          </w:tcPr>
          <w:p w14:paraId="316E7949" w14:textId="2E320E6F" w:rsidR="00A43123" w:rsidRPr="00A43123" w:rsidRDefault="00A43123" w:rsidP="00D02FA3">
            <w:pPr>
              <w:ind w:left="0"/>
              <w:jc w:val="left"/>
            </w:pPr>
            <w:r w:rsidRPr="00A43123">
              <w:rPr>
                <w:rFonts w:eastAsia="Roboto Condensed" w:cstheme="minorHAnsi"/>
                <w:b/>
              </w:rPr>
              <w:t>Project Description</w:t>
            </w:r>
          </w:p>
        </w:tc>
        <w:tc>
          <w:tcPr>
            <w:tcW w:w="4724" w:type="dxa"/>
            <w:shd w:val="clear" w:color="auto" w:fill="auto"/>
            <w:vAlign w:val="center"/>
          </w:tcPr>
          <w:p w14:paraId="762FB876" w14:textId="77777777" w:rsidR="00A43123" w:rsidRDefault="00A43123" w:rsidP="00D02FA3">
            <w:pPr>
              <w:ind w:left="0"/>
              <w:jc w:val="left"/>
            </w:pPr>
          </w:p>
        </w:tc>
      </w:tr>
      <w:tr w:rsidR="00A43123" w14:paraId="078CFAA5" w14:textId="77777777" w:rsidTr="6EE346DF">
        <w:tc>
          <w:tcPr>
            <w:tcW w:w="4724" w:type="dxa"/>
            <w:shd w:val="clear" w:color="auto" w:fill="auto"/>
            <w:vAlign w:val="center"/>
          </w:tcPr>
          <w:p w14:paraId="51EEAA51" w14:textId="51607BFC" w:rsidR="00A43123" w:rsidRPr="00A43123" w:rsidRDefault="00A43123" w:rsidP="00D02FA3">
            <w:pPr>
              <w:ind w:left="0"/>
              <w:jc w:val="left"/>
            </w:pPr>
            <w:r w:rsidRPr="00A43123">
              <w:rPr>
                <w:rFonts w:eastAsia="Roboto Condensed" w:cstheme="minorHAnsi"/>
                <w:b/>
              </w:rPr>
              <w:t>Project Design Start Date</w:t>
            </w:r>
          </w:p>
        </w:tc>
        <w:tc>
          <w:tcPr>
            <w:tcW w:w="4724" w:type="dxa"/>
            <w:shd w:val="clear" w:color="auto" w:fill="auto"/>
            <w:vAlign w:val="center"/>
          </w:tcPr>
          <w:p w14:paraId="4C08C57C" w14:textId="1860C580" w:rsidR="00A43123" w:rsidRDefault="006C6D1A" w:rsidP="00D02FA3">
            <w:pPr>
              <w:ind w:left="0"/>
              <w:jc w:val="left"/>
            </w:pPr>
            <w:r>
              <w:t>16/10/2020</w:t>
            </w:r>
          </w:p>
        </w:tc>
      </w:tr>
      <w:tr w:rsidR="00A43123" w14:paraId="4912A4D7" w14:textId="77777777" w:rsidTr="6EE346DF">
        <w:tc>
          <w:tcPr>
            <w:tcW w:w="4724" w:type="dxa"/>
            <w:shd w:val="clear" w:color="auto" w:fill="auto"/>
            <w:vAlign w:val="center"/>
          </w:tcPr>
          <w:p w14:paraId="46784230" w14:textId="7D814D35" w:rsidR="00A43123" w:rsidRPr="00A43123" w:rsidRDefault="00A43123" w:rsidP="00D02FA3">
            <w:pPr>
              <w:ind w:left="0"/>
              <w:jc w:val="left"/>
            </w:pPr>
            <w:r w:rsidRPr="00A43123">
              <w:rPr>
                <w:rFonts w:eastAsia="Roboto Condensed" w:cstheme="minorHAnsi"/>
                <w:b/>
              </w:rPr>
              <w:t>Project Construction Start Date</w:t>
            </w:r>
          </w:p>
        </w:tc>
        <w:tc>
          <w:tcPr>
            <w:tcW w:w="4724" w:type="dxa"/>
            <w:shd w:val="clear" w:color="auto" w:fill="auto"/>
            <w:vAlign w:val="center"/>
          </w:tcPr>
          <w:p w14:paraId="0E9018C3" w14:textId="1FB83008" w:rsidR="00A43123" w:rsidRDefault="00821FA0" w:rsidP="00D02FA3">
            <w:pPr>
              <w:ind w:left="0"/>
              <w:jc w:val="left"/>
            </w:pPr>
            <w:r>
              <w:t>TBC</w:t>
            </w:r>
          </w:p>
        </w:tc>
      </w:tr>
      <w:tr w:rsidR="00A43123" w14:paraId="25C2EA9A" w14:textId="77777777" w:rsidTr="6EE346DF">
        <w:tc>
          <w:tcPr>
            <w:tcW w:w="4724" w:type="dxa"/>
            <w:shd w:val="clear" w:color="auto" w:fill="auto"/>
            <w:vAlign w:val="center"/>
          </w:tcPr>
          <w:p w14:paraId="6B4AA831" w14:textId="5689F4D4" w:rsidR="00A43123" w:rsidRPr="00A43123" w:rsidRDefault="00A43123" w:rsidP="00D02FA3">
            <w:pPr>
              <w:ind w:left="0"/>
              <w:jc w:val="left"/>
            </w:pPr>
          </w:p>
        </w:tc>
        <w:tc>
          <w:tcPr>
            <w:tcW w:w="4724" w:type="dxa"/>
            <w:shd w:val="clear" w:color="auto" w:fill="auto"/>
            <w:vAlign w:val="center"/>
          </w:tcPr>
          <w:p w14:paraId="2A2342B5" w14:textId="77777777" w:rsidR="00A43123" w:rsidRDefault="00A43123" w:rsidP="00D02FA3">
            <w:pPr>
              <w:ind w:left="0"/>
              <w:jc w:val="left"/>
            </w:pPr>
          </w:p>
        </w:tc>
      </w:tr>
      <w:tr w:rsidR="00DE73F5" w14:paraId="3BCD253D" w14:textId="77777777" w:rsidTr="6EE346DF">
        <w:tc>
          <w:tcPr>
            <w:tcW w:w="4724" w:type="dxa"/>
            <w:shd w:val="clear" w:color="auto" w:fill="auto"/>
            <w:vAlign w:val="center"/>
          </w:tcPr>
          <w:p w14:paraId="41AEEF69" w14:textId="7FA22A79" w:rsidR="00DE73F5" w:rsidRPr="00A43123" w:rsidRDefault="00DE73F5" w:rsidP="00DE73F5">
            <w:pPr>
              <w:ind w:left="0"/>
              <w:jc w:val="left"/>
            </w:pPr>
            <w:r w:rsidRPr="00A43123">
              <w:rPr>
                <w:rFonts w:eastAsia="Roboto Condensed" w:cstheme="minorHAnsi"/>
                <w:b/>
              </w:rPr>
              <w:t>BIM Software used</w:t>
            </w:r>
          </w:p>
        </w:tc>
        <w:tc>
          <w:tcPr>
            <w:tcW w:w="4724" w:type="dxa"/>
            <w:shd w:val="clear" w:color="auto" w:fill="auto"/>
            <w:vAlign w:val="center"/>
          </w:tcPr>
          <w:p w14:paraId="6F236456" w14:textId="05C2B94E" w:rsidR="00DE73F5" w:rsidRDefault="006C6D1A" w:rsidP="00DE73F5">
            <w:pPr>
              <w:ind w:left="0"/>
              <w:jc w:val="left"/>
            </w:pPr>
            <w:r>
              <w:rPr>
                <w:rFonts w:hint="eastAsia"/>
              </w:rPr>
              <w:t xml:space="preserve">refer </w:t>
            </w:r>
            <w:r w:rsidR="00DE73F5">
              <w:t>to 8.4</w:t>
            </w:r>
          </w:p>
        </w:tc>
      </w:tr>
    </w:tbl>
    <w:p w14:paraId="741668B5" w14:textId="48BC3095" w:rsidR="00A43123" w:rsidRDefault="00A43123" w:rsidP="00A43123">
      <w:pPr>
        <w:pStyle w:val="Heading2"/>
      </w:pPr>
      <w:bookmarkStart w:id="8" w:name="_Toc87828911"/>
      <w:r>
        <w:t>Document Authority</w:t>
      </w:r>
      <w:bookmarkEnd w:id="8"/>
    </w:p>
    <w:p w14:paraId="4A2472C6" w14:textId="1B9A7C6F" w:rsidR="00115DC7" w:rsidRDefault="00A43123">
      <w:r w:rsidRPr="00A43123">
        <w:t xml:space="preserve">All parties listed in </w:t>
      </w:r>
      <w:hyperlink w:anchor="_Key_Team_Stakeholders" w:history="1">
        <w:r w:rsidRPr="00CD2ADB">
          <w:rPr>
            <w:rStyle w:val="Hyperlink"/>
          </w:rPr>
          <w:t xml:space="preserve">Section </w:t>
        </w:r>
        <w:r w:rsidRPr="00CD2ADB">
          <w:rPr>
            <w:rStyle w:val="Hyperlink"/>
            <w:b/>
          </w:rPr>
          <w:t>2.4</w:t>
        </w:r>
        <w:r w:rsidRPr="00CD2ADB">
          <w:rPr>
            <w:rStyle w:val="Hyperlink"/>
          </w:rPr>
          <w:t xml:space="preserve"> – Key Team Stakeholders</w:t>
        </w:r>
      </w:hyperlink>
      <w:r w:rsidRPr="00A43123">
        <w:rPr>
          <w:color w:val="AE9142" w:themeColor="text1"/>
        </w:rPr>
        <w:t xml:space="preserve"> </w:t>
      </w:r>
      <w:r w:rsidRPr="00A43123">
        <w:t xml:space="preserve">agree to the terms of this document, unless otherwise stated. This document is owned and maintained by the nominated </w:t>
      </w:r>
      <w:r w:rsidR="00486B46" w:rsidRPr="006C62E7">
        <w:rPr>
          <w:b/>
          <w:bCs/>
          <w:i/>
          <w:iCs/>
        </w:rPr>
        <w:t>Task Information Manger – Lead</w:t>
      </w:r>
      <w:r w:rsidR="00486B46">
        <w:rPr>
          <w:b/>
        </w:rPr>
        <w:t xml:space="preserve"> </w:t>
      </w:r>
      <w:r w:rsidR="00486B46" w:rsidRPr="00281337">
        <w:rPr>
          <w:bCs/>
          <w:i/>
          <w:iCs/>
        </w:rPr>
        <w:t>(Lead</w:t>
      </w:r>
      <w:r w:rsidR="00486B46">
        <w:rPr>
          <w:bCs/>
          <w:i/>
          <w:iCs/>
        </w:rPr>
        <w:t xml:space="preserve"> A</w:t>
      </w:r>
      <w:r w:rsidR="00486B46" w:rsidRPr="00281337">
        <w:rPr>
          <w:bCs/>
          <w:i/>
          <w:iCs/>
        </w:rPr>
        <w:t>ppointed Party)</w:t>
      </w:r>
      <w:r w:rsidR="00DB3447" w:rsidRPr="00DB3447">
        <w:t xml:space="preserve"> </w:t>
      </w:r>
      <w:r w:rsidR="00DB3447">
        <w:t>referre</w:t>
      </w:r>
      <w:r w:rsidR="00DB3447">
        <w:rPr>
          <w:rFonts w:hint="eastAsia"/>
        </w:rPr>
        <w:t>d</w:t>
      </w:r>
      <w:r w:rsidR="00DB3447">
        <w:t xml:space="preserve"> in section </w:t>
      </w:r>
      <w:r w:rsidR="00DB3447" w:rsidRPr="00C02EB3">
        <w:rPr>
          <w:rStyle w:val="Hyperlink"/>
          <w:rFonts w:hint="eastAsia"/>
          <w:b/>
          <w:bCs/>
          <w:color w:val="D3BA68"/>
        </w:rPr>
        <w:fldChar w:fldCharType="begin"/>
      </w:r>
      <w:r w:rsidR="00DB3447" w:rsidRPr="00C02EB3">
        <w:rPr>
          <w:rStyle w:val="Hyperlink"/>
          <w:rFonts w:hint="eastAsia"/>
          <w:b/>
          <w:bCs/>
          <w:color w:val="D3BA68"/>
        </w:rPr>
        <w:instrText xml:space="preserve"> REF _Ref58263001 \r \h  \* MERGEFORMAT </w:instrText>
      </w:r>
      <w:r w:rsidR="00DB3447" w:rsidRPr="00C02EB3">
        <w:rPr>
          <w:rStyle w:val="Hyperlink"/>
          <w:rFonts w:hint="eastAsia"/>
          <w:b/>
          <w:bCs/>
          <w:color w:val="D3BA68"/>
        </w:rPr>
      </w:r>
      <w:r w:rsidR="00DB3447" w:rsidRPr="00C02EB3">
        <w:rPr>
          <w:rStyle w:val="Hyperlink"/>
          <w:rFonts w:hint="eastAsia"/>
          <w:b/>
          <w:bCs/>
          <w:color w:val="D3BA68"/>
        </w:rPr>
        <w:fldChar w:fldCharType="separate"/>
      </w:r>
      <w:r w:rsidR="00D33669">
        <w:rPr>
          <w:rStyle w:val="Hyperlink"/>
          <w:rFonts w:hint="eastAsia"/>
          <w:b/>
          <w:bCs/>
          <w:color w:val="D3BA68"/>
        </w:rPr>
        <w:t>4.2</w:t>
      </w:r>
      <w:r w:rsidR="00DB3447" w:rsidRPr="00C02EB3">
        <w:rPr>
          <w:rStyle w:val="Hyperlink"/>
          <w:rFonts w:hint="eastAsia"/>
          <w:b/>
          <w:bCs/>
          <w:color w:val="D3BA68"/>
        </w:rPr>
        <w:fldChar w:fldCharType="end"/>
      </w:r>
      <w:r w:rsidR="00DB3447" w:rsidRPr="00C02EB3">
        <w:rPr>
          <w:rStyle w:val="Hyperlink"/>
          <w:rFonts w:hint="eastAsia"/>
          <w:color w:val="D3BA68"/>
          <w:u w:val="none"/>
        </w:rPr>
        <w:t xml:space="preserve"> </w:t>
      </w:r>
      <w:r w:rsidR="00DB3447" w:rsidRPr="00C02EB3">
        <w:rPr>
          <w:rStyle w:val="Hyperlink"/>
          <w:rFonts w:hint="eastAsia"/>
          <w:color w:val="D3BA68"/>
        </w:rPr>
        <w:fldChar w:fldCharType="begin"/>
      </w:r>
      <w:r w:rsidR="00DB3447" w:rsidRPr="00C02EB3">
        <w:rPr>
          <w:rStyle w:val="Hyperlink"/>
          <w:rFonts w:hint="eastAsia"/>
          <w:color w:val="D3BA68"/>
        </w:rPr>
        <w:instrText xml:space="preserve"> REF _Ref58263021 \h  \* MERGEFORMAT </w:instrText>
      </w:r>
      <w:r w:rsidR="00DB3447" w:rsidRPr="00C02EB3">
        <w:rPr>
          <w:rStyle w:val="Hyperlink"/>
          <w:rFonts w:hint="eastAsia"/>
          <w:color w:val="D3BA68"/>
        </w:rPr>
      </w:r>
      <w:r w:rsidR="00DB3447" w:rsidRPr="00C02EB3">
        <w:rPr>
          <w:rStyle w:val="Hyperlink"/>
          <w:rFonts w:hint="eastAsia"/>
          <w:color w:val="D3BA68"/>
        </w:rPr>
        <w:fldChar w:fldCharType="separate"/>
      </w:r>
      <w:r w:rsidR="00D33669" w:rsidRPr="00D33669">
        <w:rPr>
          <w:rStyle w:val="Hyperlink"/>
          <w:color w:val="D3BA68"/>
        </w:rPr>
        <w:t>BIM Responsibility Matrix Members Allocation</w:t>
      </w:r>
      <w:r w:rsidR="00DB3447" w:rsidRPr="00C02EB3">
        <w:rPr>
          <w:rStyle w:val="Hyperlink"/>
          <w:rFonts w:hint="eastAsia"/>
          <w:color w:val="D3BA68"/>
        </w:rPr>
        <w:fldChar w:fldCharType="end"/>
      </w:r>
      <w:r w:rsidR="00DB3447">
        <w:t>.</w:t>
      </w:r>
    </w:p>
    <w:p w14:paraId="10024187" w14:textId="635DB30F" w:rsidR="001D70BB" w:rsidRDefault="001D70BB" w:rsidP="001D70BB">
      <w:pPr>
        <w:pStyle w:val="Heading2"/>
      </w:pPr>
      <w:bookmarkStart w:id="9" w:name="_Toc87828912"/>
      <w:r>
        <w:t>Project Program and Milestones</w:t>
      </w:r>
      <w:bookmarkEnd w:id="9"/>
    </w:p>
    <w:p w14:paraId="15504F83" w14:textId="0BF965AA" w:rsidR="00B340FD" w:rsidRDefault="001D70BB">
      <w:r w:rsidRPr="001D70BB">
        <w:t xml:space="preserve">All project milestones outlined and agreed for the delivery of information is expressed in the table below and it is important that the Project Team is focused on these delivery dates. These dates are taken from the project program, which should be referred to for updates. All specific deliveries and Level of Development is shown in </w:t>
      </w:r>
      <w:hyperlink w:anchor="_Matrix_of_Responsibilities" w:history="1">
        <w:r w:rsidRPr="00CD2ADB">
          <w:rPr>
            <w:rStyle w:val="Hyperlink"/>
          </w:rPr>
          <w:t xml:space="preserve">Section </w:t>
        </w:r>
        <w:r w:rsidRPr="00CD2ADB">
          <w:rPr>
            <w:rStyle w:val="Hyperlink"/>
            <w:b/>
          </w:rPr>
          <w:t>5</w:t>
        </w:r>
      </w:hyperlink>
      <w:r w:rsidRPr="001D70BB">
        <w:t xml:space="preserve"> within this document.</w:t>
      </w:r>
    </w:p>
    <w:p w14:paraId="79BDD2FE" w14:textId="193E745D" w:rsidR="0094174B" w:rsidRDefault="0094174B"/>
    <w:p w14:paraId="0C02C76A" w14:textId="2C265586" w:rsidR="0094174B" w:rsidRDefault="0094174B">
      <w:r>
        <w:rPr>
          <w:szCs w:val="18"/>
        </w:rPr>
        <w:t xml:space="preserve">For all Milestones Submissions and Weekly Exchanges, please refer to </w:t>
      </w:r>
      <w:r w:rsidRPr="00C73DFB">
        <w:rPr>
          <w:rStyle w:val="Hyperlink"/>
          <w:szCs w:val="18"/>
        </w:rPr>
        <w:t>Appendix M – BIM Timeline</w:t>
      </w:r>
      <w:r>
        <w:rPr>
          <w:szCs w:val="18"/>
        </w:rPr>
        <w:t>.</w:t>
      </w:r>
    </w:p>
    <w:p w14:paraId="0F23B471" w14:textId="433565CA" w:rsidR="001D70BB" w:rsidRDefault="00D02FA3" w:rsidP="00D02FA3">
      <w:pPr>
        <w:pStyle w:val="Heading2"/>
      </w:pPr>
      <w:bookmarkStart w:id="10" w:name="_Toc75209588"/>
      <w:bookmarkStart w:id="11" w:name="_Toc75255800"/>
      <w:bookmarkStart w:id="12" w:name="_Toc75209600"/>
      <w:bookmarkStart w:id="13" w:name="_Toc75255812"/>
      <w:bookmarkStart w:id="14" w:name="_Toc75209612"/>
      <w:bookmarkStart w:id="15" w:name="_Toc75255824"/>
      <w:bookmarkStart w:id="16" w:name="_Toc75209618"/>
      <w:bookmarkStart w:id="17" w:name="_Toc75255830"/>
      <w:bookmarkStart w:id="18" w:name="_Toc75209624"/>
      <w:bookmarkStart w:id="19" w:name="_Toc75255836"/>
      <w:bookmarkStart w:id="20" w:name="_Key_Team_Stakeholders"/>
      <w:bookmarkStart w:id="21" w:name="_Toc87828913"/>
      <w:bookmarkEnd w:id="10"/>
      <w:bookmarkEnd w:id="11"/>
      <w:bookmarkEnd w:id="12"/>
      <w:bookmarkEnd w:id="13"/>
      <w:bookmarkEnd w:id="14"/>
      <w:bookmarkEnd w:id="15"/>
      <w:bookmarkEnd w:id="16"/>
      <w:bookmarkEnd w:id="17"/>
      <w:bookmarkEnd w:id="18"/>
      <w:bookmarkEnd w:id="19"/>
      <w:bookmarkEnd w:id="20"/>
      <w:r>
        <w:t>Key Team Stakeholders</w:t>
      </w:r>
      <w:bookmarkEnd w:id="21"/>
    </w:p>
    <w:p w14:paraId="11690D21" w14:textId="7D5F2F29" w:rsidR="00D02FA3" w:rsidRDefault="00D02FA3" w:rsidP="00D02FA3">
      <w:r w:rsidRPr="00D02FA3">
        <w:t>Key team stakeholders are summarized below. For primary points of contact leading BIM</w:t>
      </w:r>
      <w:r w:rsidR="004570FB">
        <w:t xml:space="preserve"> Representatives</w:t>
      </w:r>
      <w:r w:rsidRPr="00D02FA3">
        <w:t xml:space="preserve"> from each organization involved in developing the </w:t>
      </w:r>
      <w:r w:rsidRPr="00BB04E3">
        <w:rPr>
          <w:b/>
        </w:rPr>
        <w:t>Project Information Model (PIM)</w:t>
      </w:r>
      <w:r w:rsidRPr="00D02FA3">
        <w:t xml:space="preserve"> please see </w:t>
      </w:r>
      <w:hyperlink w:anchor="_Roles_and_Responsibilities" w:history="1">
        <w:r w:rsidRPr="00D33669">
          <w:rPr>
            <w:rStyle w:val="Hyperlink"/>
            <w:u w:val="none"/>
          </w:rPr>
          <w:t xml:space="preserve">Section </w:t>
        </w:r>
        <w:r w:rsidRPr="00D33669">
          <w:rPr>
            <w:rStyle w:val="Hyperlink"/>
            <w:b/>
            <w:u w:val="none"/>
          </w:rPr>
          <w:t>4.1</w:t>
        </w:r>
        <w:r w:rsidRPr="00D33669">
          <w:rPr>
            <w:rStyle w:val="Hyperlink"/>
            <w:u w:val="none"/>
          </w:rPr>
          <w:t xml:space="preserve"> – Roles and Responsibilities</w:t>
        </w:r>
      </w:hyperlink>
      <w:r w:rsidRPr="00D33669">
        <w:t xml:space="preserve"> </w:t>
      </w:r>
      <w:r w:rsidRPr="00D02FA3">
        <w:t xml:space="preserve">under </w:t>
      </w:r>
      <w:r w:rsidRPr="00D02FA3">
        <w:rPr>
          <w:color w:val="AE9142" w:themeColor="text1"/>
        </w:rPr>
        <w:t>Management</w:t>
      </w:r>
      <w:r w:rsidRPr="00D02FA3">
        <w:t>.</w:t>
      </w:r>
    </w:p>
    <w:p w14:paraId="0BC4E823" w14:textId="77777777" w:rsidR="00E247CC" w:rsidRDefault="00E247CC" w:rsidP="00D02FA3"/>
    <w:p w14:paraId="413E1399" w14:textId="77777777" w:rsidR="00FC373F" w:rsidRPr="00005149" w:rsidRDefault="00FC373F" w:rsidP="00005149">
      <w:r w:rsidRPr="00005149">
        <w:br w:type="page"/>
      </w:r>
    </w:p>
    <w:tbl>
      <w:tblPr>
        <w:tblStyle w:val="GridTable441"/>
        <w:tblW w:w="9435" w:type="dxa"/>
        <w:tblInd w:w="625" w:type="dxa"/>
        <w:tblLayout w:type="fixed"/>
        <w:tblLook w:val="04A0" w:firstRow="1" w:lastRow="0" w:firstColumn="1" w:lastColumn="0" w:noHBand="0" w:noVBand="1"/>
      </w:tblPr>
      <w:tblGrid>
        <w:gridCol w:w="930"/>
        <w:gridCol w:w="2976"/>
        <w:gridCol w:w="3402"/>
        <w:gridCol w:w="2127"/>
      </w:tblGrid>
      <w:tr w:rsidR="00005149" w:rsidRPr="00B340FD" w14:paraId="15985F18" w14:textId="77777777" w:rsidTr="45620119">
        <w:trPr>
          <w:cnfStyle w:val="100000000000" w:firstRow="1" w:lastRow="0" w:firstColumn="0" w:lastColumn="0" w:oddVBand="0" w:evenVBand="0" w:oddHBand="0"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28F074F8" w14:textId="77777777" w:rsidR="00005149" w:rsidRDefault="00005149" w:rsidP="00005149">
            <w:pPr>
              <w:ind w:left="0"/>
              <w:jc w:val="center"/>
            </w:pPr>
            <w:bookmarkStart w:id="22" w:name="_Hlk64298983"/>
            <w:r w:rsidRPr="00B37D14">
              <w:lastRenderedPageBreak/>
              <w:t xml:space="preserve">Contract </w:t>
            </w:r>
            <w:r>
              <w:t>Code</w:t>
            </w:r>
          </w:p>
        </w:tc>
        <w:tc>
          <w:tcPr>
            <w:tcW w:w="2976"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2BC42935" w14:textId="77777777" w:rsidR="00005149" w:rsidRPr="00B340FD" w:rsidRDefault="00005149" w:rsidP="00005149">
            <w:pPr>
              <w:ind w:left="0"/>
              <w:jc w:val="center"/>
              <w:cnfStyle w:val="100000000000" w:firstRow="1" w:lastRow="0" w:firstColumn="0" w:lastColumn="0" w:oddVBand="0" w:evenVBand="0" w:oddHBand="0" w:evenHBand="0" w:firstRowFirstColumn="0" w:firstRowLastColumn="0" w:lastRowFirstColumn="0" w:lastRowLastColumn="0"/>
            </w:pPr>
            <w:r>
              <w:t>Discipline</w:t>
            </w:r>
          </w:p>
        </w:tc>
        <w:tc>
          <w:tcPr>
            <w:tcW w:w="3402"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1F6DAB4D" w14:textId="77777777" w:rsidR="00005149" w:rsidRDefault="00005149" w:rsidP="00005149">
            <w:pPr>
              <w:ind w:left="0"/>
              <w:jc w:val="center"/>
              <w:cnfStyle w:val="100000000000" w:firstRow="1" w:lastRow="0" w:firstColumn="0" w:lastColumn="0" w:oddVBand="0" w:evenVBand="0" w:oddHBand="0" w:evenHBand="0" w:firstRowFirstColumn="0" w:firstRowLastColumn="0" w:lastRowFirstColumn="0" w:lastRowLastColumn="0"/>
              <w:rPr>
                <w:b w:val="0"/>
                <w:bCs w:val="0"/>
              </w:rPr>
            </w:pPr>
            <w:r>
              <w:t>Company Name</w:t>
            </w:r>
          </w:p>
          <w:p w14:paraId="4D5162AB" w14:textId="77777777" w:rsidR="00005149" w:rsidRPr="00B340FD" w:rsidRDefault="00005149" w:rsidP="00005149">
            <w:pPr>
              <w:ind w:left="0"/>
              <w:jc w:val="center"/>
              <w:cnfStyle w:val="100000000000" w:firstRow="1" w:lastRow="0" w:firstColumn="0" w:lastColumn="0" w:oddVBand="0" w:evenVBand="0" w:oddHBand="0" w:evenHBand="0" w:firstRowFirstColumn="0" w:firstRowLastColumn="0" w:lastRowFirstColumn="0" w:lastRowLastColumn="0"/>
            </w:pPr>
            <w:r>
              <w:t>(originator code in brackets)</w:t>
            </w:r>
          </w:p>
        </w:tc>
        <w:tc>
          <w:tcPr>
            <w:tcW w:w="212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46430EB7" w14:textId="77777777" w:rsidR="00005149" w:rsidRPr="00B340FD" w:rsidRDefault="00005149" w:rsidP="00005149">
            <w:pPr>
              <w:ind w:left="0"/>
              <w:jc w:val="center"/>
              <w:cnfStyle w:val="100000000000" w:firstRow="1" w:lastRow="0" w:firstColumn="0" w:lastColumn="0" w:oddVBand="0" w:evenVBand="0" w:oddHBand="0" w:evenHBand="0" w:firstRowFirstColumn="0" w:firstRowLastColumn="0" w:lastRowFirstColumn="0" w:lastRowLastColumn="0"/>
            </w:pPr>
            <w:r>
              <w:t>Location</w:t>
            </w:r>
          </w:p>
        </w:tc>
      </w:tr>
      <w:tr w:rsidR="00005149" w:rsidRPr="00B340FD" w14:paraId="47B95075" w14:textId="77777777" w:rsidTr="4562011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1184E2AE" w14:textId="77777777" w:rsidR="00005149" w:rsidRPr="00A61E19" w:rsidRDefault="00005149" w:rsidP="00005149">
            <w:pPr>
              <w:ind w:left="0"/>
              <w:jc w:val="left"/>
              <w:rPr>
                <w:i/>
              </w:rPr>
            </w:pPr>
            <w:r>
              <w:rPr>
                <w:i/>
              </w:rPr>
              <w:t>N/A</w:t>
            </w:r>
          </w:p>
        </w:tc>
        <w:tc>
          <w:tcPr>
            <w:tcW w:w="2976"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1F8E136" w14:textId="77777777" w:rsidR="00005149" w:rsidRPr="00E247CC" w:rsidRDefault="00005149" w:rsidP="00005149">
            <w:pPr>
              <w:ind w:left="0"/>
              <w:jc w:val="left"/>
              <w:cnfStyle w:val="000000100000" w:firstRow="0" w:lastRow="0" w:firstColumn="0" w:lastColumn="0" w:oddVBand="0" w:evenVBand="0" w:oddHBand="1" w:evenHBand="0" w:firstRowFirstColumn="0" w:firstRowLastColumn="0" w:lastRowFirstColumn="0" w:lastRowLastColumn="0"/>
              <w:rPr>
                <w:b/>
                <w:i/>
                <w:color w:val="BFBFBF" w:themeColor="background1" w:themeShade="BF"/>
              </w:rPr>
            </w:pPr>
            <w:r w:rsidRPr="00A61E19">
              <w:rPr>
                <w:rFonts w:hint="eastAsia"/>
                <w:i/>
              </w:rPr>
              <w:t>Client</w:t>
            </w:r>
          </w:p>
        </w:tc>
        <w:tc>
          <w:tcPr>
            <w:tcW w:w="340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3E4B0B5" w14:textId="77777777" w:rsidR="00005149" w:rsidRPr="00A61E19" w:rsidRDefault="00005149" w:rsidP="00005149">
            <w:pPr>
              <w:ind w:left="0"/>
              <w:jc w:val="center"/>
              <w:cnfStyle w:val="000000100000" w:firstRow="0" w:lastRow="0" w:firstColumn="0" w:lastColumn="0" w:oddVBand="0" w:evenVBand="0" w:oddHBand="1" w:evenHBand="0" w:firstRowFirstColumn="0" w:firstRowLastColumn="0" w:lastRowFirstColumn="0" w:lastRowLastColumn="0"/>
              <w:rPr>
                <w:b/>
              </w:rPr>
            </w:pPr>
            <w:r w:rsidRPr="00A61E19">
              <w:rPr>
                <w:rFonts w:hint="eastAsia"/>
                <w:b/>
              </w:rPr>
              <w:t>The Red Sea Development Company (TRSDC)</w:t>
            </w:r>
          </w:p>
        </w:tc>
        <w:tc>
          <w:tcPr>
            <w:tcW w:w="212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675BCC4B" w14:textId="77777777" w:rsidR="00005149" w:rsidRPr="00B340FD" w:rsidRDefault="00005149" w:rsidP="00005149">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57D3152D">
              <w:t>Riyadh</w:t>
            </w:r>
          </w:p>
        </w:tc>
      </w:tr>
      <w:tr w:rsidR="00005149" w:rsidRPr="00B340FD" w14:paraId="70DEDBB2" w14:textId="77777777" w:rsidTr="4562011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2B5071F8" w14:textId="77777777" w:rsidR="00005149" w:rsidRPr="00A61E19" w:rsidRDefault="00005149" w:rsidP="00005149">
            <w:pPr>
              <w:ind w:left="0"/>
              <w:jc w:val="left"/>
              <w:rPr>
                <w:i/>
              </w:rPr>
            </w:pPr>
            <w:r>
              <w:rPr>
                <w:i/>
              </w:rPr>
              <w:t>N/A</w:t>
            </w:r>
          </w:p>
        </w:tc>
        <w:tc>
          <w:tcPr>
            <w:tcW w:w="2976"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48310C49" w14:textId="77777777" w:rsidR="00005149" w:rsidRPr="00E247CC" w:rsidRDefault="00005149" w:rsidP="0000514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A61E19">
              <w:rPr>
                <w:rFonts w:hint="eastAsia"/>
                <w:i/>
              </w:rPr>
              <w:t>Client BIM Representative</w:t>
            </w:r>
          </w:p>
        </w:tc>
        <w:tc>
          <w:tcPr>
            <w:tcW w:w="340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1CB13A84" w14:textId="77777777" w:rsidR="00005149" w:rsidRPr="00B340FD" w:rsidRDefault="00005149" w:rsidP="00005149">
            <w:pPr>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sidRPr="0072742E">
              <w:rPr>
                <w:b/>
              </w:rPr>
              <w:t>The Red Sea Development Company (TRSDC)</w:t>
            </w:r>
          </w:p>
        </w:tc>
        <w:tc>
          <w:tcPr>
            <w:tcW w:w="212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561EA64E" w14:textId="77777777" w:rsidR="00005149" w:rsidRPr="00B340FD" w:rsidRDefault="00005149" w:rsidP="00005149">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57D3152D">
              <w:t>London</w:t>
            </w:r>
          </w:p>
        </w:tc>
      </w:tr>
      <w:tr w:rsidR="00005149" w:rsidRPr="00B340FD" w14:paraId="2C13BB79" w14:textId="77777777" w:rsidTr="4562011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09F21F1" w14:textId="77777777" w:rsidR="00005149" w:rsidRDefault="00005149" w:rsidP="00005149">
            <w:pPr>
              <w:ind w:left="0"/>
              <w:jc w:val="left"/>
              <w:rPr>
                <w:i/>
                <w:color w:val="BFBFBF" w:themeColor="background1" w:themeShade="BF"/>
              </w:rPr>
            </w:pPr>
            <w:r w:rsidRPr="00603F54">
              <w:rPr>
                <w:i/>
                <w:color w:val="BFBFBF" w:themeColor="background1" w:themeShade="BF"/>
              </w:rPr>
              <w:t>TBC</w:t>
            </w:r>
          </w:p>
        </w:tc>
        <w:tc>
          <w:tcPr>
            <w:tcW w:w="2976"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63E5F224" w14:textId="77777777" w:rsidR="00005149" w:rsidRPr="00005149" w:rsidRDefault="00005149" w:rsidP="00005149">
            <w:pPr>
              <w:ind w:left="0"/>
              <w:jc w:val="left"/>
              <w:cnfStyle w:val="000000100000" w:firstRow="0" w:lastRow="0" w:firstColumn="0" w:lastColumn="0" w:oddVBand="0" w:evenVBand="0" w:oddHBand="1" w:evenHBand="0" w:firstRowFirstColumn="0" w:firstRowLastColumn="0" w:lastRowFirstColumn="0" w:lastRowLastColumn="0"/>
              <w:rPr>
                <w:i/>
              </w:rPr>
            </w:pPr>
            <w:r w:rsidRPr="00005149">
              <w:rPr>
                <w:i/>
              </w:rPr>
              <w:t>The Operator</w:t>
            </w:r>
          </w:p>
        </w:tc>
        <w:tc>
          <w:tcPr>
            <w:tcW w:w="340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78735E2" w14:textId="640B16C5" w:rsidR="00005149" w:rsidRPr="00005149" w:rsidRDefault="00005149" w:rsidP="00005149">
            <w:pPr>
              <w:ind w:left="0"/>
              <w:jc w:val="center"/>
              <w:cnfStyle w:val="000000100000" w:firstRow="0" w:lastRow="0" w:firstColumn="0" w:lastColumn="0" w:oddVBand="0" w:evenVBand="0" w:oddHBand="1" w:evenHBand="0" w:firstRowFirstColumn="0" w:firstRowLastColumn="0" w:lastRowFirstColumn="0" w:lastRowLastColumn="0"/>
              <w:rPr>
                <w:b/>
              </w:rPr>
            </w:pPr>
            <w:r w:rsidRPr="00005149">
              <w:rPr>
                <w:b/>
              </w:rPr>
              <w:t>Fairmont Hotels and Resorts</w:t>
            </w:r>
          </w:p>
        </w:tc>
        <w:tc>
          <w:tcPr>
            <w:tcW w:w="212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692ADAAB" w14:textId="77777777" w:rsidR="00005149" w:rsidRPr="00B340FD" w:rsidRDefault="00005149" w:rsidP="00005149">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005149" w:rsidRPr="007E7BB8" w14:paraId="7FBEE987" w14:textId="77777777" w:rsidTr="4562011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C0BD346" w14:textId="77777777" w:rsidR="00005149" w:rsidRPr="007E7BB8" w:rsidRDefault="00005149" w:rsidP="00005149">
            <w:pPr>
              <w:ind w:left="0"/>
              <w:jc w:val="left"/>
              <w:rPr>
                <w:i/>
              </w:rPr>
            </w:pPr>
            <w:r w:rsidRPr="007E7BB8">
              <w:rPr>
                <w:i/>
              </w:rPr>
              <w:t>D01</w:t>
            </w:r>
          </w:p>
        </w:tc>
        <w:tc>
          <w:tcPr>
            <w:tcW w:w="2976"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CB4CE64" w14:textId="77777777" w:rsidR="00005149" w:rsidRPr="007E7BB8" w:rsidRDefault="00005149" w:rsidP="0000514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7E7BB8">
              <w:rPr>
                <w:rFonts w:hint="eastAsia"/>
                <w:i/>
              </w:rPr>
              <w:t>Signature Architect</w:t>
            </w:r>
          </w:p>
        </w:tc>
        <w:tc>
          <w:tcPr>
            <w:tcW w:w="340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7F5EA160" w14:textId="77777777" w:rsidR="00005149" w:rsidRPr="007E7BB8" w:rsidRDefault="00005149" w:rsidP="00005149">
            <w:pPr>
              <w:ind w:left="0"/>
              <w:jc w:val="center"/>
              <w:cnfStyle w:val="000000000000" w:firstRow="0" w:lastRow="0" w:firstColumn="0" w:lastColumn="0" w:oddVBand="0" w:evenVBand="0" w:oddHBand="0" w:evenHBand="0" w:firstRowFirstColumn="0" w:firstRowLastColumn="0" w:lastRowFirstColumn="0" w:lastRowLastColumn="0"/>
              <w:rPr>
                <w:b/>
                <w:bCs/>
              </w:rPr>
            </w:pPr>
            <w:r w:rsidRPr="007E7BB8">
              <w:rPr>
                <w:b/>
                <w:bCs/>
              </w:rPr>
              <w:t xml:space="preserve"> Foster + Partners (FOS)</w:t>
            </w:r>
          </w:p>
        </w:tc>
        <w:tc>
          <w:tcPr>
            <w:tcW w:w="212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6C61D1EA" w14:textId="77777777" w:rsidR="00005149" w:rsidRPr="007E7BB8" w:rsidRDefault="00005149" w:rsidP="00005149">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7E7BB8">
              <w:t>London</w:t>
            </w:r>
          </w:p>
        </w:tc>
      </w:tr>
      <w:tr w:rsidR="007E7BB8" w:rsidRPr="007E7BB8" w14:paraId="349794EB" w14:textId="77777777" w:rsidTr="4562011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74B19158" w14:textId="77777777" w:rsidR="007E7BB8" w:rsidRPr="007E7BB8" w:rsidRDefault="007E7BB8" w:rsidP="00311CE2">
            <w:pPr>
              <w:ind w:left="0"/>
              <w:jc w:val="left"/>
              <w:rPr>
                <w:i/>
              </w:rPr>
            </w:pPr>
            <w:r w:rsidRPr="007E7BB8">
              <w:rPr>
                <w:i/>
              </w:rPr>
              <w:t>D02</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B21DC45" w14:textId="77777777" w:rsidR="007E7BB8" w:rsidRPr="007E7BB8" w:rsidRDefault="007E7BB8" w:rsidP="00311CE2">
            <w:pPr>
              <w:ind w:left="0"/>
              <w:jc w:val="left"/>
              <w:cnfStyle w:val="000000100000" w:firstRow="0" w:lastRow="0" w:firstColumn="0" w:lastColumn="0" w:oddVBand="0" w:evenVBand="0" w:oddHBand="1" w:evenHBand="0" w:firstRowFirstColumn="0" w:firstRowLastColumn="0" w:lastRowFirstColumn="0" w:lastRowLastColumn="0"/>
              <w:rPr>
                <w:i/>
              </w:rPr>
            </w:pPr>
            <w:r w:rsidRPr="007E7BB8">
              <w:rPr>
                <w:i/>
              </w:rPr>
              <w:t>Lead Engineer</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D0C3449" w14:textId="77777777" w:rsidR="007E7BB8" w:rsidRPr="007E7BB8" w:rsidRDefault="007E7BB8" w:rsidP="00311CE2">
            <w:pPr>
              <w:ind w:left="0"/>
              <w:jc w:val="center"/>
              <w:cnfStyle w:val="000000100000" w:firstRow="0" w:lastRow="0" w:firstColumn="0" w:lastColumn="0" w:oddVBand="0" w:evenVBand="0" w:oddHBand="1" w:evenHBand="0" w:firstRowFirstColumn="0" w:firstRowLastColumn="0" w:lastRowFirstColumn="0" w:lastRowLastColumn="0"/>
              <w:rPr>
                <w:b/>
                <w:bCs/>
              </w:rPr>
            </w:pPr>
            <w:r w:rsidRPr="007E7BB8">
              <w:rPr>
                <w:b/>
                <w:bCs/>
              </w:rPr>
              <w:t>KEO International Consultants</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83E999B" w14:textId="77777777" w:rsidR="007E7BB8" w:rsidRPr="007E7BB8" w:rsidRDefault="007E7BB8" w:rsidP="00311CE2">
            <w:pPr>
              <w:ind w:left="0"/>
              <w:jc w:val="center"/>
              <w:cnfStyle w:val="000000100000" w:firstRow="0" w:lastRow="0" w:firstColumn="0" w:lastColumn="0" w:oddVBand="0" w:evenVBand="0" w:oddHBand="1" w:evenHBand="0" w:firstRowFirstColumn="0" w:firstRowLastColumn="0" w:lastRowFirstColumn="0" w:lastRowLastColumn="0"/>
            </w:pPr>
            <w:r w:rsidRPr="007E7BB8">
              <w:t>Riyadh, KSA</w:t>
            </w:r>
          </w:p>
        </w:tc>
      </w:tr>
      <w:tr w:rsidR="00005149" w:rsidRPr="007E7BB8" w14:paraId="5E43BA35" w14:textId="77777777" w:rsidTr="4562011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A11D30E" w14:textId="77777777" w:rsidR="00005149" w:rsidRPr="007E7BB8" w:rsidRDefault="00005149" w:rsidP="00005149">
            <w:pPr>
              <w:ind w:left="0"/>
              <w:jc w:val="left"/>
              <w:rPr>
                <w:i/>
                <w:u w:val="single"/>
              </w:rPr>
            </w:pPr>
            <w:r w:rsidRPr="007E7BB8">
              <w:rPr>
                <w:i/>
              </w:rPr>
              <w:t>D03</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8DAB964" w14:textId="77777777" w:rsidR="00005149" w:rsidRPr="007E7BB8" w:rsidRDefault="00005149" w:rsidP="00005149">
            <w:pPr>
              <w:ind w:left="0"/>
              <w:jc w:val="left"/>
              <w:cnfStyle w:val="000000000000" w:firstRow="0" w:lastRow="0" w:firstColumn="0" w:lastColumn="0" w:oddVBand="0" w:evenVBand="0" w:oddHBand="0" w:evenHBand="0" w:firstRowFirstColumn="0" w:firstRowLastColumn="0" w:lastRowFirstColumn="0" w:lastRowLastColumn="0"/>
              <w:rPr>
                <w:i/>
              </w:rPr>
            </w:pPr>
            <w:r w:rsidRPr="007E7BB8">
              <w:rPr>
                <w:rFonts w:hint="eastAsia"/>
                <w:i/>
              </w:rPr>
              <w:t>Executive Architect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A073473" w14:textId="091D8955" w:rsidR="00005149" w:rsidRPr="007E7BB8" w:rsidRDefault="00005149" w:rsidP="00005149">
            <w:pPr>
              <w:ind w:left="0"/>
              <w:jc w:val="center"/>
              <w:cnfStyle w:val="000000000000" w:firstRow="0" w:lastRow="0" w:firstColumn="0" w:lastColumn="0" w:oddVBand="0" w:evenVBand="0" w:oddHBand="0" w:evenHBand="0" w:firstRowFirstColumn="0" w:firstRowLastColumn="0" w:lastRowFirstColumn="0" w:lastRowLastColumn="0"/>
              <w:rPr>
                <w:b/>
                <w:bCs/>
              </w:rPr>
            </w:pPr>
            <w:r w:rsidRPr="007E7BB8">
              <w:rPr>
                <w:b/>
                <w:bCs/>
              </w:rPr>
              <w:t>Khatib &amp; Alami</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1741B30" w14:textId="18338A2A" w:rsidR="00005149" w:rsidRPr="007E7BB8" w:rsidRDefault="00C97FAD" w:rsidP="00005149">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t>Lebanon, Beirut</w:t>
            </w:r>
          </w:p>
        </w:tc>
      </w:tr>
      <w:tr w:rsidR="00005149" w:rsidRPr="007E7BB8" w14:paraId="4F7DBF65" w14:textId="77777777" w:rsidTr="4562011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C1F7E88" w14:textId="77777777" w:rsidR="00005149" w:rsidRPr="007E7BB8" w:rsidRDefault="00005149" w:rsidP="00005149">
            <w:pPr>
              <w:ind w:left="0"/>
              <w:jc w:val="left"/>
              <w:rPr>
                <w:i/>
              </w:rPr>
            </w:pPr>
            <w:r w:rsidRPr="007E7BB8">
              <w:rPr>
                <w:i/>
              </w:rPr>
              <w:t>D04</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F45DFD4" w14:textId="77777777" w:rsidR="00005149" w:rsidRPr="007E7BB8" w:rsidRDefault="00005149" w:rsidP="00005149">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7E7BB8">
              <w:rPr>
                <w:rFonts w:hint="eastAsia"/>
                <w:i/>
              </w:rPr>
              <w:t>Interior Design</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6A8993D" w14:textId="44EFD54D" w:rsidR="00005149" w:rsidRPr="007E7BB8" w:rsidRDefault="00005149" w:rsidP="00005149">
            <w:pPr>
              <w:ind w:left="0"/>
              <w:jc w:val="center"/>
              <w:cnfStyle w:val="000000100000" w:firstRow="0" w:lastRow="0" w:firstColumn="0" w:lastColumn="0" w:oddVBand="0" w:evenVBand="0" w:oddHBand="1" w:evenHBand="0" w:firstRowFirstColumn="0" w:firstRowLastColumn="0" w:lastRowFirstColumn="0" w:lastRowLastColumn="0"/>
              <w:rPr>
                <w:b/>
                <w:bCs/>
              </w:rPr>
            </w:pPr>
            <w:r w:rsidRPr="007E7BB8">
              <w:rPr>
                <w:b/>
                <w:bCs/>
              </w:rPr>
              <w:t>Richmond International</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D0B8F1A" w14:textId="2695D87E" w:rsidR="00005149" w:rsidRPr="007E7BB8" w:rsidRDefault="00005149" w:rsidP="00005149">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7E7BB8" w:rsidRPr="007E7BB8" w14:paraId="24D1BDA3" w14:textId="77777777" w:rsidTr="4562011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60ECC340" w14:textId="77777777" w:rsidR="007E7BB8" w:rsidRPr="007E7BB8" w:rsidRDefault="007E7BB8" w:rsidP="00311CE2">
            <w:pPr>
              <w:ind w:left="0"/>
              <w:jc w:val="left"/>
              <w:rPr>
                <w:i/>
              </w:rPr>
            </w:pPr>
            <w:r w:rsidRPr="007E7BB8">
              <w:rPr>
                <w:i/>
              </w:rPr>
              <w:t>D05</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60B6648" w14:textId="77777777" w:rsidR="007E7BB8" w:rsidRPr="007E7BB8" w:rsidRDefault="007E7BB8" w:rsidP="00311CE2">
            <w:pPr>
              <w:ind w:left="0"/>
              <w:jc w:val="left"/>
              <w:cnfStyle w:val="000000000000" w:firstRow="0" w:lastRow="0" w:firstColumn="0" w:lastColumn="0" w:oddVBand="0" w:evenVBand="0" w:oddHBand="0" w:evenHBand="0" w:firstRowFirstColumn="0" w:firstRowLastColumn="0" w:lastRowFirstColumn="0" w:lastRowLastColumn="0"/>
              <w:rPr>
                <w:b/>
                <w:i/>
                <w:color w:val="BFBFBF" w:themeColor="background1" w:themeShade="BF"/>
              </w:rPr>
            </w:pPr>
            <w:r w:rsidRPr="007E7BB8">
              <w:rPr>
                <w:rFonts w:hint="eastAsia"/>
                <w:i/>
              </w:rPr>
              <w:t>Landscape Architect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E5FD7E9" w14:textId="77777777" w:rsidR="007E7BB8" w:rsidRPr="007E7BB8" w:rsidRDefault="007E7BB8" w:rsidP="00311CE2">
            <w:pPr>
              <w:ind w:left="0"/>
              <w:jc w:val="center"/>
              <w:cnfStyle w:val="000000000000" w:firstRow="0" w:lastRow="0" w:firstColumn="0" w:lastColumn="0" w:oddVBand="0" w:evenVBand="0" w:oddHBand="0" w:evenHBand="0" w:firstRowFirstColumn="0" w:firstRowLastColumn="0" w:lastRowFirstColumn="0" w:lastRowLastColumn="0"/>
              <w:rPr>
                <w:b/>
                <w:bCs/>
              </w:rPr>
            </w:pPr>
            <w:r w:rsidRPr="007E7BB8">
              <w:rPr>
                <w:b/>
                <w:bCs/>
              </w:rPr>
              <w:t>EDSA, inc.</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DEAD3F2" w14:textId="77777777" w:rsidR="007E7BB8" w:rsidRPr="007E7BB8" w:rsidRDefault="007E7BB8" w:rsidP="00311CE2">
            <w:pPr>
              <w:ind w:left="0"/>
              <w:jc w:val="center"/>
              <w:cnfStyle w:val="000000000000" w:firstRow="0" w:lastRow="0" w:firstColumn="0" w:lastColumn="0" w:oddVBand="0" w:evenVBand="0" w:oddHBand="0" w:evenHBand="0" w:firstRowFirstColumn="0" w:firstRowLastColumn="0" w:lastRowFirstColumn="0" w:lastRowLastColumn="0"/>
            </w:pPr>
            <w:r w:rsidRPr="007E7BB8">
              <w:t>Baltimore / NYC , USA</w:t>
            </w:r>
          </w:p>
        </w:tc>
      </w:tr>
      <w:tr w:rsidR="007E7BB8" w:rsidRPr="007E7BB8" w14:paraId="51FA296A" w14:textId="77777777" w:rsidTr="4562011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BBDC06C" w14:textId="5BA076CC" w:rsidR="007E7BB8" w:rsidRPr="007E7BB8" w:rsidRDefault="45620119" w:rsidP="45620119">
            <w:pPr>
              <w:ind w:left="0"/>
              <w:jc w:val="left"/>
              <w:rPr>
                <w:i/>
                <w:iCs/>
                <w:color w:val="BFBFBF" w:themeColor="background1" w:themeShade="BF"/>
              </w:rPr>
            </w:pPr>
            <w:r w:rsidRPr="45620119">
              <w:rPr>
                <w:i/>
                <w:iCs/>
              </w:rPr>
              <w:t>D07</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98BB48C" w14:textId="77777777" w:rsidR="007E7BB8" w:rsidRPr="007E7BB8" w:rsidRDefault="007E7BB8" w:rsidP="00311CE2">
            <w:pPr>
              <w:ind w:left="0"/>
              <w:jc w:val="left"/>
              <w:cnfStyle w:val="000000100000" w:firstRow="0" w:lastRow="0" w:firstColumn="0" w:lastColumn="0" w:oddVBand="0" w:evenVBand="0" w:oddHBand="1" w:evenHBand="0" w:firstRowFirstColumn="0" w:firstRowLastColumn="0" w:lastRowFirstColumn="0" w:lastRowLastColumn="0"/>
              <w:rPr>
                <w:i/>
              </w:rPr>
            </w:pPr>
            <w:r w:rsidRPr="007E7BB8">
              <w:rPr>
                <w:i/>
              </w:rPr>
              <w:t>Spa Consultant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F9A1302" w14:textId="6B348203" w:rsidR="007E7BB8" w:rsidRPr="009D5E20" w:rsidRDefault="009D5E20" w:rsidP="00311CE2">
            <w:pPr>
              <w:ind w:left="0"/>
              <w:jc w:val="center"/>
              <w:cnfStyle w:val="000000100000" w:firstRow="0" w:lastRow="0" w:firstColumn="0" w:lastColumn="0" w:oddVBand="0" w:evenVBand="0" w:oddHBand="1" w:evenHBand="0" w:firstRowFirstColumn="0" w:firstRowLastColumn="0" w:lastRowFirstColumn="0" w:lastRowLastColumn="0"/>
              <w:rPr>
                <w:b/>
                <w:bCs/>
                <w:lang w:val="pt-PT"/>
              </w:rPr>
            </w:pPr>
            <w:r>
              <w:rPr>
                <w:b/>
                <w:bCs/>
              </w:rPr>
              <w:t>Barr &amp; Wray</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4D81DC0" w14:textId="50D327D6" w:rsidR="007E7BB8" w:rsidRPr="007E7BB8" w:rsidRDefault="45620119" w:rsidP="45620119">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45620119">
              <w:t>Dubai, UAE</w:t>
            </w:r>
          </w:p>
        </w:tc>
      </w:tr>
      <w:tr w:rsidR="007E7BB8" w:rsidRPr="007E7BB8" w14:paraId="22472E18" w14:textId="77777777" w:rsidTr="4562011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2292F0B2" w14:textId="77777777" w:rsidR="007E7BB8" w:rsidRPr="007E7BB8" w:rsidRDefault="007E7BB8" w:rsidP="00311CE2">
            <w:pPr>
              <w:ind w:left="0"/>
              <w:jc w:val="left"/>
              <w:rPr>
                <w:i/>
              </w:rPr>
            </w:pPr>
            <w:r w:rsidRPr="007E7BB8">
              <w:rPr>
                <w:i/>
              </w:rPr>
              <w:t>F05</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A289FF1" w14:textId="77777777" w:rsidR="007E7BB8" w:rsidRPr="007E7BB8" w:rsidRDefault="007E7BB8" w:rsidP="00311CE2">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7E7BB8">
              <w:rPr>
                <w:rFonts w:hint="eastAsia"/>
                <w:i/>
              </w:rPr>
              <w:t>Kitchen &amp; Laundry</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38CDD76" w14:textId="77777777" w:rsidR="007E7BB8" w:rsidRPr="007E7BB8" w:rsidRDefault="007E7BB8" w:rsidP="00311CE2">
            <w:pPr>
              <w:ind w:left="0"/>
              <w:jc w:val="center"/>
              <w:cnfStyle w:val="000000000000" w:firstRow="0" w:lastRow="0" w:firstColumn="0" w:lastColumn="0" w:oddVBand="0" w:evenVBand="0" w:oddHBand="0" w:evenHBand="0" w:firstRowFirstColumn="0" w:firstRowLastColumn="0" w:lastRowFirstColumn="0" w:lastRowLastColumn="0"/>
              <w:rPr>
                <w:b/>
                <w:bCs/>
              </w:rPr>
            </w:pPr>
            <w:r w:rsidRPr="007E7BB8">
              <w:rPr>
                <w:rFonts w:hint="eastAsia"/>
                <w:b/>
                <w:bCs/>
              </w:rPr>
              <w:t xml:space="preserve">Humble Arnold </w:t>
            </w:r>
            <w:r w:rsidRPr="007E7BB8">
              <w:rPr>
                <w:b/>
                <w:bCs/>
              </w:rPr>
              <w:t>(HAA)</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E18A38D" w14:textId="77777777" w:rsidR="007E7BB8" w:rsidRPr="007E7BB8" w:rsidRDefault="007E7BB8" w:rsidP="00311CE2">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7E7BB8">
              <w:t>UK, South Africa</w:t>
            </w:r>
          </w:p>
        </w:tc>
      </w:tr>
      <w:tr w:rsidR="007E7BB8" w:rsidRPr="007E7BB8" w14:paraId="239FBC4B" w14:textId="77777777" w:rsidTr="4562011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47DE35D" w14:textId="2EEA2641" w:rsidR="007E7BB8" w:rsidRPr="007E7BB8" w:rsidRDefault="007E7BB8" w:rsidP="00311CE2">
            <w:pPr>
              <w:ind w:left="0"/>
              <w:jc w:val="left"/>
              <w:rPr>
                <w:i/>
              </w:rPr>
            </w:pPr>
            <w:r w:rsidRPr="007E7BB8">
              <w:rPr>
                <w:i/>
              </w:rPr>
              <w:t>F22</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C883FBA" w14:textId="77777777" w:rsidR="007E7BB8" w:rsidRPr="007E7BB8" w:rsidRDefault="007E7BB8" w:rsidP="00311CE2">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7E7BB8">
              <w:rPr>
                <w:rFonts w:hint="eastAsia"/>
                <w:i/>
              </w:rPr>
              <w:t>Fire and Life Safety</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2018D59" w14:textId="77777777" w:rsidR="007E7BB8" w:rsidRPr="007E7BB8" w:rsidRDefault="007E7BB8" w:rsidP="00311CE2">
            <w:pPr>
              <w:ind w:left="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7E7BB8">
              <w:rPr>
                <w:b/>
                <w:bCs/>
              </w:rPr>
              <w:t>WSP Middle East</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09873CF" w14:textId="77777777" w:rsidR="007E7BB8" w:rsidRPr="007E7BB8" w:rsidRDefault="007E7BB8" w:rsidP="00311CE2">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450AE4" w:rsidRPr="00450AE4" w14:paraId="0518BA33" w14:textId="77777777" w:rsidTr="4562011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CD0FA69" w14:textId="3F1D66B1" w:rsidR="00450AE4" w:rsidRPr="00450AE4" w:rsidRDefault="00450AE4" w:rsidP="00450AE4">
            <w:pPr>
              <w:ind w:left="0"/>
              <w:jc w:val="left"/>
              <w:rPr>
                <w:i/>
              </w:rPr>
            </w:pPr>
            <w:r w:rsidRPr="00450AE4">
              <w:rPr>
                <w:i/>
              </w:rPr>
              <w:t>F28</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823648A" w14:textId="77777777" w:rsidR="00450AE4" w:rsidRPr="00450AE4" w:rsidRDefault="00450AE4" w:rsidP="00450AE4">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450AE4">
              <w:rPr>
                <w:rFonts w:hint="eastAsia"/>
                <w:i/>
              </w:rPr>
              <w:t>Sustainability</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0D4C62B" w14:textId="6CC4BC1D" w:rsidR="00450AE4" w:rsidRPr="00450AE4" w:rsidRDefault="00450AE4" w:rsidP="00450AE4">
            <w:pPr>
              <w:ind w:left="0"/>
              <w:jc w:val="center"/>
              <w:cnfStyle w:val="000000000000" w:firstRow="0" w:lastRow="0" w:firstColumn="0" w:lastColumn="0" w:oddVBand="0" w:evenVBand="0" w:oddHBand="0" w:evenHBand="0" w:firstRowFirstColumn="0" w:firstRowLastColumn="0" w:lastRowFirstColumn="0" w:lastRowLastColumn="0"/>
              <w:rPr>
                <w:b/>
                <w:bCs/>
              </w:rPr>
            </w:pPr>
            <w:r w:rsidRPr="007E7BB8">
              <w:rPr>
                <w:b/>
                <w:bCs/>
              </w:rPr>
              <w:t>KEO International Consultants</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DC336C3" w14:textId="6ABBAFFF" w:rsidR="00450AE4" w:rsidRPr="00450AE4" w:rsidRDefault="00450AE4" w:rsidP="00450AE4">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7E7BB8">
              <w:t>Riyadh, KSA</w:t>
            </w:r>
          </w:p>
        </w:tc>
      </w:tr>
      <w:tr w:rsidR="00450AE4" w:rsidRPr="00450AE4" w14:paraId="087F34F7" w14:textId="77777777" w:rsidTr="4562011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DD6DF48" w14:textId="77777777" w:rsidR="00450AE4" w:rsidRPr="00450AE4" w:rsidRDefault="00450AE4" w:rsidP="00311CE2">
            <w:pPr>
              <w:ind w:left="0"/>
              <w:jc w:val="left"/>
              <w:rPr>
                <w:i/>
              </w:rPr>
            </w:pPr>
            <w:r w:rsidRPr="00450AE4">
              <w:rPr>
                <w:i/>
              </w:rPr>
              <w:t>F30</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7408EB8" w14:textId="77777777" w:rsidR="00450AE4" w:rsidRPr="00450AE4" w:rsidRDefault="00450AE4" w:rsidP="00311CE2">
            <w:pPr>
              <w:ind w:left="0"/>
              <w:jc w:val="left"/>
              <w:cnfStyle w:val="000000100000" w:firstRow="0" w:lastRow="0" w:firstColumn="0" w:lastColumn="0" w:oddVBand="0" w:evenVBand="0" w:oddHBand="1" w:evenHBand="0" w:firstRowFirstColumn="0" w:firstRowLastColumn="0" w:lastRowFirstColumn="0" w:lastRowLastColumn="0"/>
              <w:rPr>
                <w:i/>
              </w:rPr>
            </w:pPr>
            <w:r w:rsidRPr="00450AE4">
              <w:rPr>
                <w:i/>
              </w:rPr>
              <w:t>Vertical Transportation</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2B00035" w14:textId="77777777" w:rsidR="00450AE4" w:rsidRPr="00450AE4" w:rsidRDefault="00450AE4" w:rsidP="00311CE2">
            <w:pPr>
              <w:ind w:left="0"/>
              <w:jc w:val="center"/>
              <w:cnfStyle w:val="000000100000" w:firstRow="0" w:lastRow="0" w:firstColumn="0" w:lastColumn="0" w:oddVBand="0" w:evenVBand="0" w:oddHBand="1" w:evenHBand="0" w:firstRowFirstColumn="0" w:firstRowLastColumn="0" w:lastRowFirstColumn="0" w:lastRowLastColumn="0"/>
              <w:rPr>
                <w:b/>
                <w:bCs/>
              </w:rPr>
            </w:pPr>
            <w:bookmarkStart w:id="23" w:name="_Hlk64299810"/>
            <w:r w:rsidRPr="00450AE4">
              <w:rPr>
                <w:rFonts w:hint="eastAsia"/>
                <w:b/>
                <w:bCs/>
              </w:rPr>
              <w:t>Barker Mohandas</w:t>
            </w:r>
            <w:bookmarkEnd w:id="23"/>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504E983" w14:textId="77777777" w:rsidR="00450AE4" w:rsidRPr="00450AE4" w:rsidRDefault="00450AE4" w:rsidP="00311CE2">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450AE4" w:rsidRPr="00450AE4" w14:paraId="5CD82581" w14:textId="77777777" w:rsidTr="4562011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7F23D50" w14:textId="77777777" w:rsidR="00450AE4" w:rsidRPr="00450AE4" w:rsidRDefault="00450AE4" w:rsidP="00311CE2">
            <w:pPr>
              <w:ind w:left="0"/>
              <w:jc w:val="left"/>
              <w:rPr>
                <w:i/>
              </w:rPr>
            </w:pPr>
            <w:r w:rsidRPr="00450AE4">
              <w:rPr>
                <w:i/>
              </w:rPr>
              <w:t>F61</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326DD5B" w14:textId="77777777" w:rsidR="00450AE4" w:rsidRPr="00450AE4" w:rsidRDefault="00450AE4" w:rsidP="00311CE2">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450AE4">
              <w:rPr>
                <w:rFonts w:hint="eastAsia"/>
                <w:i/>
              </w:rPr>
              <w:t>Acoustic Engineer</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506EE36" w14:textId="77777777" w:rsidR="00450AE4" w:rsidRPr="00450AE4" w:rsidRDefault="00450AE4" w:rsidP="00311CE2">
            <w:pPr>
              <w:ind w:left="0"/>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450AE4">
              <w:rPr>
                <w:rFonts w:hint="eastAsia"/>
                <w:b/>
                <w:bCs/>
              </w:rPr>
              <w:t>Hann Tucker Associates Limited</w:t>
            </w:r>
            <w:r w:rsidRPr="00450AE4">
              <w:rPr>
                <w:rFonts w:hint="eastAsia"/>
                <w:b/>
                <w:bCs/>
                <w:i/>
                <w:iCs/>
              </w:rPr>
              <w:t xml:space="preserve"> </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5ED54B9" w14:textId="77777777" w:rsidR="00450AE4" w:rsidRPr="00450AE4" w:rsidRDefault="00450AE4" w:rsidP="00311CE2">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450AE4">
              <w:t>Surrey, UK</w:t>
            </w:r>
          </w:p>
        </w:tc>
      </w:tr>
      <w:tr w:rsidR="00450AE4" w:rsidRPr="00450AE4" w14:paraId="761A96C9" w14:textId="77777777" w:rsidTr="4562011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A2086A3" w14:textId="77777777" w:rsidR="00450AE4" w:rsidRPr="00450AE4" w:rsidRDefault="00450AE4" w:rsidP="00311CE2">
            <w:pPr>
              <w:ind w:left="0"/>
              <w:jc w:val="left"/>
              <w:rPr>
                <w:i/>
              </w:rPr>
            </w:pPr>
            <w:r w:rsidRPr="00450AE4">
              <w:rPr>
                <w:i/>
              </w:rPr>
              <w:t>M01</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CD9D24A" w14:textId="77777777" w:rsidR="00450AE4" w:rsidRPr="00450AE4" w:rsidRDefault="00450AE4" w:rsidP="00311CE2">
            <w:pPr>
              <w:ind w:left="0"/>
              <w:jc w:val="left"/>
              <w:cnfStyle w:val="000000100000" w:firstRow="0" w:lastRow="0" w:firstColumn="0" w:lastColumn="0" w:oddVBand="0" w:evenVBand="0" w:oddHBand="1" w:evenHBand="0" w:firstRowFirstColumn="0" w:firstRowLastColumn="0" w:lastRowFirstColumn="0" w:lastRowLastColumn="0"/>
              <w:rPr>
                <w:i/>
              </w:rPr>
            </w:pPr>
            <w:r w:rsidRPr="00450AE4">
              <w:rPr>
                <w:i/>
              </w:rPr>
              <w:t>Cost Consultant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B6527C5" w14:textId="77777777" w:rsidR="00450AE4" w:rsidRPr="00450AE4" w:rsidRDefault="00450AE4" w:rsidP="00311CE2">
            <w:pPr>
              <w:ind w:left="0"/>
              <w:jc w:val="center"/>
              <w:cnfStyle w:val="000000100000" w:firstRow="0" w:lastRow="0" w:firstColumn="0" w:lastColumn="0" w:oddVBand="0" w:evenVBand="0" w:oddHBand="1" w:evenHBand="0" w:firstRowFirstColumn="0" w:firstRowLastColumn="0" w:lastRowFirstColumn="0" w:lastRowLastColumn="0"/>
              <w:rPr>
                <w:b/>
                <w:bCs/>
              </w:rPr>
            </w:pPr>
            <w:r w:rsidRPr="00450AE4">
              <w:rPr>
                <w:b/>
                <w:bCs/>
              </w:rPr>
              <w:t>Arcadis (ARC)</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2B35D99" w14:textId="77777777" w:rsidR="00450AE4" w:rsidRPr="00450AE4" w:rsidRDefault="00450AE4" w:rsidP="00311CE2">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005149" w:rsidRPr="00450AE4" w14:paraId="234A4C89" w14:textId="77777777" w:rsidTr="4562011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E777F29" w14:textId="77777777" w:rsidR="00005149" w:rsidRPr="00450AE4" w:rsidRDefault="00005149" w:rsidP="00005149">
            <w:pPr>
              <w:ind w:left="0"/>
              <w:jc w:val="left"/>
              <w:rPr>
                <w:i/>
              </w:rPr>
            </w:pPr>
            <w:r w:rsidRPr="00450AE4">
              <w:t>I18</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9563C69" w14:textId="77777777" w:rsidR="00005149" w:rsidRPr="00450AE4" w:rsidRDefault="00005149" w:rsidP="0000514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450AE4">
              <w:rPr>
                <w:rFonts w:hint="eastAsia"/>
                <w:i/>
              </w:rPr>
              <w:t>Marine Engineer</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C584CED" w14:textId="77777777" w:rsidR="00005149" w:rsidRPr="00450AE4" w:rsidRDefault="00005149" w:rsidP="00005149">
            <w:pPr>
              <w:ind w:left="0"/>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450AE4">
              <w:rPr>
                <w:rFonts w:hint="eastAsia"/>
                <w:b/>
                <w:bCs/>
              </w:rPr>
              <w:t>Jacobs</w:t>
            </w:r>
            <w:r w:rsidRPr="00450AE4">
              <w:rPr>
                <w:rFonts w:hint="eastAsia"/>
                <w:i/>
                <w:iCs/>
                <w:color w:val="00968F" w:themeColor="accent4"/>
              </w:rPr>
              <w:t xml:space="preserve"> </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28C1690" w14:textId="77777777" w:rsidR="00005149" w:rsidRPr="00450AE4" w:rsidRDefault="00005149" w:rsidP="00005149">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450AE4">
              <w:t>Dubai</w:t>
            </w:r>
          </w:p>
        </w:tc>
      </w:tr>
      <w:tr w:rsidR="00450AE4" w:rsidRPr="00450AE4" w14:paraId="603DEB1E" w14:textId="77777777" w:rsidTr="4562011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9AFD77E" w14:textId="1C19A64D" w:rsidR="00450AE4" w:rsidRPr="00015C43" w:rsidRDefault="2F948509" w:rsidP="2F948509">
            <w:pPr>
              <w:ind w:left="0"/>
              <w:jc w:val="left"/>
              <w:rPr>
                <w:i/>
                <w:iCs/>
              </w:rPr>
            </w:pPr>
            <w:r w:rsidRPr="2F948509">
              <w:rPr>
                <w:i/>
                <w:iCs/>
              </w:rPr>
              <w:t>D02</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9EADF00" w14:textId="77777777" w:rsidR="00450AE4" w:rsidRPr="00450AE4" w:rsidRDefault="00450AE4" w:rsidP="00311CE2">
            <w:pPr>
              <w:ind w:left="0"/>
              <w:jc w:val="left"/>
              <w:cnfStyle w:val="000000100000" w:firstRow="0" w:lastRow="0" w:firstColumn="0" w:lastColumn="0" w:oddVBand="0" w:evenVBand="0" w:oddHBand="1" w:evenHBand="0" w:firstRowFirstColumn="0" w:firstRowLastColumn="0" w:lastRowFirstColumn="0" w:lastRowLastColumn="0"/>
              <w:rPr>
                <w:b/>
                <w:i/>
                <w:color w:val="BFBFBF" w:themeColor="background1" w:themeShade="BF"/>
              </w:rPr>
            </w:pPr>
            <w:r w:rsidRPr="00450AE4">
              <w:rPr>
                <w:rFonts w:hint="eastAsia"/>
                <w:i/>
              </w:rPr>
              <w:t>Civil Engineers</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27A0839" w14:textId="77777777" w:rsidR="00450AE4" w:rsidRPr="00450AE4" w:rsidRDefault="00450AE4" w:rsidP="00311CE2">
            <w:pPr>
              <w:ind w:left="0"/>
              <w:jc w:val="center"/>
              <w:cnfStyle w:val="000000100000" w:firstRow="0" w:lastRow="0" w:firstColumn="0" w:lastColumn="0" w:oddVBand="0" w:evenVBand="0" w:oddHBand="1" w:evenHBand="0" w:firstRowFirstColumn="0" w:firstRowLastColumn="0" w:lastRowFirstColumn="0" w:lastRowLastColumn="0"/>
              <w:rPr>
                <w:b/>
                <w:bCs/>
              </w:rPr>
            </w:pPr>
            <w:r w:rsidRPr="00450AE4">
              <w:rPr>
                <w:b/>
                <w:bCs/>
              </w:rPr>
              <w:t>KEO International Consultants</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E9A4B0C" w14:textId="77777777" w:rsidR="00450AE4" w:rsidRPr="00450AE4" w:rsidRDefault="00450AE4" w:rsidP="00311CE2">
            <w:pPr>
              <w:ind w:left="0"/>
              <w:jc w:val="center"/>
              <w:cnfStyle w:val="000000100000" w:firstRow="0" w:lastRow="0" w:firstColumn="0" w:lastColumn="0" w:oddVBand="0" w:evenVBand="0" w:oddHBand="1" w:evenHBand="0" w:firstRowFirstColumn="0" w:firstRowLastColumn="0" w:lastRowFirstColumn="0" w:lastRowLastColumn="0"/>
            </w:pPr>
            <w:r w:rsidRPr="00450AE4">
              <w:t>Riyadh, KSA</w:t>
            </w:r>
          </w:p>
        </w:tc>
      </w:tr>
      <w:tr w:rsidR="00005149" w:rsidRPr="00450AE4" w14:paraId="48E5DDEB" w14:textId="77777777" w:rsidTr="4562011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88A4FDF" w14:textId="7A81B8BC" w:rsidR="00005149" w:rsidRPr="00015C43" w:rsidRDefault="2F948509" w:rsidP="2F948509">
            <w:pPr>
              <w:ind w:left="0"/>
              <w:jc w:val="left"/>
              <w:rPr>
                <w:i/>
                <w:iCs/>
              </w:rPr>
            </w:pPr>
            <w:r w:rsidRPr="2F948509">
              <w:rPr>
                <w:i/>
                <w:iCs/>
              </w:rPr>
              <w:t>D02</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D26DE60" w14:textId="460247F3" w:rsidR="00005149" w:rsidRPr="00450AE4" w:rsidRDefault="00005149" w:rsidP="00005149">
            <w:pPr>
              <w:ind w:left="0"/>
              <w:jc w:val="left"/>
              <w:cnfStyle w:val="000000000000" w:firstRow="0" w:lastRow="0" w:firstColumn="0" w:lastColumn="0" w:oddVBand="0" w:evenVBand="0" w:oddHBand="0" w:evenHBand="0" w:firstRowFirstColumn="0" w:firstRowLastColumn="0" w:lastRowFirstColumn="0" w:lastRowLastColumn="0"/>
              <w:rPr>
                <w:i/>
              </w:rPr>
            </w:pPr>
            <w:r w:rsidRPr="00450AE4">
              <w:rPr>
                <w:i/>
                <w:iCs/>
              </w:rPr>
              <w:t>Lighting Design Specialist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72DE3D6" w14:textId="00FBD150" w:rsidR="00005149" w:rsidRPr="00450AE4" w:rsidRDefault="00005149" w:rsidP="00005149">
            <w:pPr>
              <w:ind w:left="0"/>
              <w:jc w:val="center"/>
              <w:cnfStyle w:val="000000000000" w:firstRow="0" w:lastRow="0" w:firstColumn="0" w:lastColumn="0" w:oddVBand="0" w:evenVBand="0" w:oddHBand="0" w:evenHBand="0" w:firstRowFirstColumn="0" w:firstRowLastColumn="0" w:lastRowFirstColumn="0" w:lastRowLastColumn="0"/>
              <w:rPr>
                <w:b/>
                <w:bCs/>
              </w:rPr>
            </w:pPr>
            <w:r w:rsidRPr="00450AE4">
              <w:rPr>
                <w:b/>
                <w:bCs/>
              </w:rPr>
              <w:t>CD+M Design Group</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68A7636" w14:textId="6B21451F" w:rsidR="00005149" w:rsidRPr="00450AE4" w:rsidRDefault="00005149" w:rsidP="00005149">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450AE4">
              <w:rPr>
                <w:lang w:val="pt-PT"/>
              </w:rPr>
              <w:t>Dubai, UAE</w:t>
            </w:r>
          </w:p>
        </w:tc>
      </w:tr>
      <w:tr w:rsidR="00005149" w:rsidRPr="00450AE4" w14:paraId="743824A5" w14:textId="77777777" w:rsidTr="4562011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ADEEAFE" w14:textId="1C2F8639" w:rsidR="00005149" w:rsidRPr="00015C43" w:rsidRDefault="2F948509" w:rsidP="2F948509">
            <w:pPr>
              <w:ind w:left="0"/>
              <w:jc w:val="left"/>
              <w:rPr>
                <w:i/>
                <w:iCs/>
              </w:rPr>
            </w:pPr>
            <w:r w:rsidRPr="2F948509">
              <w:rPr>
                <w:i/>
                <w:iCs/>
              </w:rPr>
              <w:t>D02</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4E9F3AF" w14:textId="47059A9C" w:rsidR="00005149" w:rsidRPr="00450AE4" w:rsidRDefault="00005149" w:rsidP="00005149">
            <w:pPr>
              <w:ind w:left="0"/>
              <w:jc w:val="left"/>
              <w:cnfStyle w:val="000000100000" w:firstRow="0" w:lastRow="0" w:firstColumn="0" w:lastColumn="0" w:oddVBand="0" w:evenVBand="0" w:oddHBand="1" w:evenHBand="0" w:firstRowFirstColumn="0" w:firstRowLastColumn="0" w:lastRowFirstColumn="0" w:lastRowLastColumn="0"/>
              <w:rPr>
                <w:i/>
                <w:iCs/>
              </w:rPr>
            </w:pPr>
            <w:r w:rsidRPr="00450AE4">
              <w:rPr>
                <w:i/>
                <w:iCs/>
              </w:rPr>
              <w:t>Security and ICT Consultant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E363926" w14:textId="07A204E8" w:rsidR="00005149" w:rsidRPr="00450AE4" w:rsidRDefault="00005149" w:rsidP="00005149">
            <w:pPr>
              <w:ind w:left="0"/>
              <w:jc w:val="center"/>
              <w:cnfStyle w:val="000000100000" w:firstRow="0" w:lastRow="0" w:firstColumn="0" w:lastColumn="0" w:oddVBand="0" w:evenVBand="0" w:oddHBand="1" w:evenHBand="0" w:firstRowFirstColumn="0" w:firstRowLastColumn="0" w:lastRowFirstColumn="0" w:lastRowLastColumn="0"/>
              <w:rPr>
                <w:b/>
                <w:bCs/>
              </w:rPr>
            </w:pPr>
            <w:r w:rsidRPr="00450AE4">
              <w:rPr>
                <w:b/>
                <w:bCs/>
              </w:rPr>
              <w:t>Mediatech Design Group</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13B1F9A" w14:textId="374D7D6D" w:rsidR="00005149" w:rsidRPr="00450AE4" w:rsidRDefault="2F948509" w:rsidP="2F948509">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2"/>
                <w:lang w:val="pt-PT"/>
              </w:rPr>
            </w:pPr>
            <w:r w:rsidRPr="2F948509">
              <w:rPr>
                <w:lang w:val="pt-PT"/>
              </w:rPr>
              <w:t>Dubai, UAE</w:t>
            </w:r>
          </w:p>
        </w:tc>
      </w:tr>
      <w:tr w:rsidR="00450AE4" w:rsidRPr="00005149" w14:paraId="647B8AE3" w14:textId="77777777" w:rsidTr="4562011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CB33731" w14:textId="77777777" w:rsidR="00450AE4" w:rsidRPr="00005149" w:rsidRDefault="00450AE4" w:rsidP="00311CE2">
            <w:pPr>
              <w:ind w:left="0"/>
              <w:jc w:val="left"/>
              <w:rPr>
                <w:i/>
                <w:highlight w:val="yellow"/>
              </w:rPr>
            </w:pPr>
            <w:r w:rsidRPr="00005149">
              <w:rPr>
                <w:i/>
                <w:color w:val="BFBFBF" w:themeColor="background1" w:themeShade="BF"/>
              </w:rPr>
              <w:t>TBC</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2595268" w14:textId="77777777" w:rsidR="00450AE4" w:rsidRPr="00450AE4" w:rsidRDefault="00450AE4" w:rsidP="00311CE2">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450AE4">
              <w:rPr>
                <w:i/>
                <w:color w:val="BFBFBF" w:themeColor="background1" w:themeShade="BF"/>
              </w:rPr>
              <w:t>Geotechnical Engineer</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7BB2025" w14:textId="77777777" w:rsidR="00450AE4" w:rsidRPr="00005149" w:rsidRDefault="00450AE4" w:rsidP="00311CE2">
            <w:pPr>
              <w:ind w:left="0"/>
              <w:jc w:val="center"/>
              <w:cnfStyle w:val="000000000000" w:firstRow="0" w:lastRow="0" w:firstColumn="0" w:lastColumn="0" w:oddVBand="0" w:evenVBand="0" w:oddHBand="0" w:evenHBand="0" w:firstRowFirstColumn="0" w:firstRowLastColumn="0" w:lastRowFirstColumn="0" w:lastRowLastColumn="0"/>
              <w:rPr>
                <w:b/>
                <w:bCs/>
                <w:highlight w:val="yellow"/>
              </w:rPr>
            </w:pPr>
            <w:r w:rsidRPr="00005149">
              <w:rPr>
                <w:rFonts w:hint="eastAsia"/>
                <w:iCs/>
                <w:color w:val="BFBFBF" w:themeColor="background1" w:themeShade="BF"/>
              </w:rPr>
              <w:t>[To be appointed]</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0CD0667" w14:textId="77777777" w:rsidR="00450AE4" w:rsidRPr="00005149" w:rsidRDefault="00450AE4" w:rsidP="00311CE2">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highlight w:val="yellow"/>
              </w:rPr>
            </w:pPr>
          </w:p>
        </w:tc>
      </w:tr>
      <w:tr w:rsidR="00005149" w:rsidRPr="00005149" w14:paraId="32C22B68" w14:textId="77777777" w:rsidTr="4562011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2B5C261" w14:textId="79544DB2" w:rsidR="00005149" w:rsidRPr="00005149" w:rsidRDefault="00005149" w:rsidP="00005149">
            <w:pPr>
              <w:ind w:left="0"/>
              <w:jc w:val="left"/>
              <w:rPr>
                <w:i/>
                <w:color w:val="BFBFBF" w:themeColor="background1" w:themeShade="BF"/>
                <w:highlight w:val="yellow"/>
              </w:rPr>
            </w:pPr>
            <w:r w:rsidRPr="00005149">
              <w:rPr>
                <w:i/>
                <w:color w:val="BFBFBF" w:themeColor="background1" w:themeShade="BF"/>
              </w:rPr>
              <w:t>TBC</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1EEE852" w14:textId="2114CF5E" w:rsidR="00005149" w:rsidRPr="00005149" w:rsidRDefault="00005149" w:rsidP="00005149">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005149">
              <w:rPr>
                <w:i/>
                <w:color w:val="BFBFBF" w:themeColor="background1" w:themeShade="BF"/>
              </w:rPr>
              <w:t>Waste Management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5534689" w14:textId="731C8117" w:rsidR="00005149" w:rsidRPr="00005149" w:rsidRDefault="00005149" w:rsidP="00005149">
            <w:pPr>
              <w:ind w:left="0"/>
              <w:jc w:val="center"/>
              <w:cnfStyle w:val="000000100000" w:firstRow="0" w:lastRow="0" w:firstColumn="0" w:lastColumn="0" w:oddVBand="0" w:evenVBand="0" w:oddHBand="1" w:evenHBand="0" w:firstRowFirstColumn="0" w:firstRowLastColumn="0" w:lastRowFirstColumn="0" w:lastRowLastColumn="0"/>
              <w:rPr>
                <w:b/>
                <w:bCs/>
              </w:rPr>
            </w:pPr>
            <w:r w:rsidRPr="00005149">
              <w:rPr>
                <w:rFonts w:hint="eastAsia"/>
                <w:iCs/>
                <w:color w:val="BFBFBF" w:themeColor="background1" w:themeShade="BF"/>
              </w:rPr>
              <w:t>[To be appointed]</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6C5F12D" w14:textId="77777777" w:rsidR="00005149" w:rsidRPr="00005149" w:rsidRDefault="00005149" w:rsidP="00005149">
            <w:pPr>
              <w:ind w:left="0"/>
              <w:jc w:val="center"/>
              <w:cnfStyle w:val="000000100000" w:firstRow="0" w:lastRow="0" w:firstColumn="0" w:lastColumn="0" w:oddVBand="0" w:evenVBand="0" w:oddHBand="1" w:evenHBand="0" w:firstRowFirstColumn="0" w:firstRowLastColumn="0" w:lastRowFirstColumn="0" w:lastRowLastColumn="0"/>
              <w:rPr>
                <w:lang w:val="pt-PT"/>
              </w:rPr>
            </w:pPr>
          </w:p>
        </w:tc>
      </w:tr>
      <w:tr w:rsidR="00005149" w:rsidRPr="00005149" w14:paraId="3A416601" w14:textId="77777777" w:rsidTr="4562011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0F6B0B7" w14:textId="6AA73265" w:rsidR="00005149" w:rsidRPr="00005149" w:rsidRDefault="00005149" w:rsidP="00005149">
            <w:pPr>
              <w:ind w:left="0"/>
              <w:jc w:val="left"/>
              <w:rPr>
                <w:i/>
                <w:color w:val="BFBFBF" w:themeColor="background1" w:themeShade="BF"/>
              </w:rPr>
            </w:pPr>
            <w:r w:rsidRPr="00005149">
              <w:rPr>
                <w:i/>
                <w:color w:val="BFBFBF" w:themeColor="background1" w:themeShade="BF"/>
              </w:rPr>
              <w:t>TBC</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2E63472" w14:textId="7832E67E" w:rsidR="00005149" w:rsidRPr="00005149" w:rsidRDefault="00005149" w:rsidP="0000514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005149">
              <w:rPr>
                <w:i/>
                <w:color w:val="BFBFBF" w:themeColor="background1" w:themeShade="BF"/>
              </w:rPr>
              <w:t>Signage and Wayfinding</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476DCB3" w14:textId="4444DF2C" w:rsidR="00005149" w:rsidRPr="00005149" w:rsidRDefault="00005149" w:rsidP="00005149">
            <w:pPr>
              <w:ind w:left="0"/>
              <w:jc w:val="center"/>
              <w:cnfStyle w:val="000000000000" w:firstRow="0" w:lastRow="0" w:firstColumn="0" w:lastColumn="0" w:oddVBand="0" w:evenVBand="0" w:oddHBand="0" w:evenHBand="0" w:firstRowFirstColumn="0" w:firstRowLastColumn="0" w:lastRowFirstColumn="0" w:lastRowLastColumn="0"/>
              <w:rPr>
                <w:b/>
                <w:bCs/>
              </w:rPr>
            </w:pPr>
            <w:r w:rsidRPr="00005149">
              <w:rPr>
                <w:rFonts w:hint="eastAsia"/>
                <w:iCs/>
                <w:color w:val="BFBFBF" w:themeColor="background1" w:themeShade="BF"/>
              </w:rPr>
              <w:t>[To be appointed]</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EFD6610" w14:textId="21327161" w:rsidR="00005149" w:rsidRPr="00005149" w:rsidRDefault="00005149" w:rsidP="00005149">
            <w:pPr>
              <w:ind w:left="0"/>
              <w:jc w:val="center"/>
              <w:cnfStyle w:val="000000000000" w:firstRow="0" w:lastRow="0" w:firstColumn="0" w:lastColumn="0" w:oddVBand="0" w:evenVBand="0" w:oddHBand="0" w:evenHBand="0" w:firstRowFirstColumn="0" w:firstRowLastColumn="0" w:lastRowFirstColumn="0" w:lastRowLastColumn="0"/>
              <w:rPr>
                <w:lang w:val="pt-PT"/>
              </w:rPr>
            </w:pPr>
          </w:p>
        </w:tc>
      </w:tr>
      <w:tr w:rsidR="00005149" w:rsidRPr="00005149" w14:paraId="4EF5567B" w14:textId="77777777" w:rsidTr="4562011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7C663A2" w14:textId="77777777" w:rsidR="00005149" w:rsidRPr="00005149" w:rsidRDefault="00005149" w:rsidP="00005149">
            <w:pPr>
              <w:ind w:left="0"/>
              <w:jc w:val="left"/>
              <w:rPr>
                <w:i/>
                <w:color w:val="BFBFBF" w:themeColor="background1" w:themeShade="BF"/>
              </w:rPr>
            </w:pPr>
            <w:r w:rsidRPr="00005149">
              <w:rPr>
                <w:i/>
                <w:color w:val="BFBFBF" w:themeColor="background1" w:themeShade="BF"/>
              </w:rPr>
              <w:t>TBC</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0E92E04" w14:textId="77777777" w:rsidR="00005149" w:rsidRPr="00005149" w:rsidRDefault="00005149" w:rsidP="00005149">
            <w:pPr>
              <w:ind w:left="0"/>
              <w:jc w:val="left"/>
              <w:cnfStyle w:val="000000100000" w:firstRow="0" w:lastRow="0" w:firstColumn="0" w:lastColumn="0" w:oddVBand="0" w:evenVBand="0" w:oddHBand="1" w:evenHBand="0" w:firstRowFirstColumn="0" w:firstRowLastColumn="0" w:lastRowFirstColumn="0" w:lastRowLastColumn="0"/>
              <w:rPr>
                <w:b/>
                <w:i/>
                <w:color w:val="BFBFBF" w:themeColor="background1" w:themeShade="BF"/>
              </w:rPr>
            </w:pPr>
            <w:r w:rsidRPr="00005149">
              <w:rPr>
                <w:i/>
                <w:color w:val="BFBFBF" w:themeColor="background1" w:themeShade="BF"/>
              </w:rPr>
              <w:t>Main Contractor</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C974C6F" w14:textId="77777777" w:rsidR="00005149" w:rsidRPr="00005149" w:rsidRDefault="00005149" w:rsidP="00005149">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005149">
              <w:rPr>
                <w:rFonts w:hint="eastAsia"/>
                <w:iCs/>
                <w:color w:val="BFBFBF" w:themeColor="background1" w:themeShade="BF"/>
              </w:rPr>
              <w:t>[To be appointed]</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35C1744" w14:textId="77777777" w:rsidR="00005149" w:rsidRPr="00005149" w:rsidRDefault="00005149" w:rsidP="00005149">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005149" w:rsidRPr="00005149" w14:paraId="244C827F" w14:textId="77777777" w:rsidTr="45620119">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503912A" w14:textId="77777777" w:rsidR="00005149" w:rsidRPr="00005149" w:rsidRDefault="00005149" w:rsidP="00005149">
            <w:pPr>
              <w:ind w:left="0"/>
              <w:jc w:val="left"/>
              <w:rPr>
                <w:i/>
                <w:color w:val="BFBFBF" w:themeColor="background1" w:themeShade="BF"/>
              </w:rPr>
            </w:pPr>
            <w:r w:rsidRPr="00005149">
              <w:rPr>
                <w:i/>
                <w:color w:val="BFBFBF" w:themeColor="background1" w:themeShade="BF"/>
              </w:rPr>
              <w:t>TBC</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4E4C1FC" w14:textId="77777777" w:rsidR="00005149" w:rsidRPr="00005149" w:rsidRDefault="00005149" w:rsidP="0000514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005149">
              <w:rPr>
                <w:i/>
                <w:color w:val="BFBFBF" w:themeColor="background1" w:themeShade="BF"/>
              </w:rPr>
              <w:t>Environmental Consultant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6F2D68F" w14:textId="77777777" w:rsidR="00005149" w:rsidRPr="00005149" w:rsidRDefault="00005149" w:rsidP="00005149">
            <w:pPr>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sidRPr="00005149">
              <w:rPr>
                <w:rFonts w:hint="eastAsia"/>
                <w:iCs/>
                <w:color w:val="BFBFBF" w:themeColor="background1" w:themeShade="BF"/>
              </w:rPr>
              <w:t>[To be appointed]</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D1E0903" w14:textId="77777777" w:rsidR="00005149" w:rsidRPr="00005149" w:rsidRDefault="00005149" w:rsidP="00005149">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p>
        </w:tc>
      </w:tr>
      <w:tr w:rsidR="00005149" w:rsidRPr="00B340FD" w14:paraId="0EE3FF9E" w14:textId="77777777" w:rsidTr="4562011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63703C7" w14:textId="77777777" w:rsidR="00005149" w:rsidRPr="00005149" w:rsidRDefault="00005149" w:rsidP="00005149">
            <w:pPr>
              <w:ind w:left="0"/>
              <w:jc w:val="left"/>
              <w:rPr>
                <w:i/>
                <w:color w:val="BFBFBF" w:themeColor="background1" w:themeShade="BF"/>
              </w:rPr>
            </w:pPr>
            <w:r w:rsidRPr="00005149">
              <w:rPr>
                <w:i/>
                <w:color w:val="BFBFBF" w:themeColor="background1" w:themeShade="BF"/>
              </w:rPr>
              <w:t>TBC</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798A144" w14:textId="77777777" w:rsidR="00005149" w:rsidRPr="00005149" w:rsidRDefault="00005149" w:rsidP="00005149">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005149">
              <w:rPr>
                <w:i/>
                <w:color w:val="BFBFBF" w:themeColor="background1" w:themeShade="BF"/>
              </w:rPr>
              <w:t>Water Features / Pool</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56F7B7B" w14:textId="77777777" w:rsidR="00005149" w:rsidRPr="00B340FD" w:rsidRDefault="00005149" w:rsidP="00005149">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005149">
              <w:rPr>
                <w:rFonts w:hint="eastAsia"/>
                <w:iCs/>
                <w:color w:val="BFBFBF" w:themeColor="background1" w:themeShade="BF"/>
              </w:rPr>
              <w:t>[To be appointed]</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0E0E5FD" w14:textId="77777777" w:rsidR="00005149" w:rsidRPr="00B340FD" w:rsidRDefault="00005149" w:rsidP="00005149">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bookmarkEnd w:id="22"/>
    </w:tbl>
    <w:p w14:paraId="3122084E" w14:textId="5CA5F635" w:rsidR="00BB04E3" w:rsidRPr="00005149" w:rsidRDefault="00BB04E3" w:rsidP="00E247CC"/>
    <w:p w14:paraId="2499AB94" w14:textId="77777777" w:rsidR="00641CEF" w:rsidRPr="007256C4" w:rsidRDefault="00641CEF" w:rsidP="007256C4">
      <w:r>
        <w:br w:type="page"/>
      </w:r>
    </w:p>
    <w:p w14:paraId="5ED31EDB" w14:textId="06EBF16E" w:rsidR="00B13D77" w:rsidRDefault="00B13D77" w:rsidP="00B13D77">
      <w:pPr>
        <w:pStyle w:val="Heading1"/>
      </w:pPr>
      <w:bookmarkStart w:id="24" w:name="_Toc87828914"/>
      <w:r w:rsidRPr="00B13D77">
        <w:lastRenderedPageBreak/>
        <w:t>EMPLOYER’S INFORMATION REQUIREMENTS</w:t>
      </w:r>
      <w:bookmarkEnd w:id="24"/>
    </w:p>
    <w:p w14:paraId="29C0D9C8" w14:textId="5A647AED" w:rsidR="00B13D77" w:rsidRDefault="00B13D77" w:rsidP="00B13D77">
      <w:pPr>
        <w:pStyle w:val="Heading2"/>
      </w:pPr>
      <w:bookmarkStart w:id="25" w:name="_Strategic_Objectives"/>
      <w:bookmarkStart w:id="26" w:name="_Toc87828915"/>
      <w:bookmarkEnd w:id="25"/>
      <w:r w:rsidRPr="00B13D77">
        <w:t>Strategic Objectives</w:t>
      </w:r>
      <w:bookmarkEnd w:id="26"/>
    </w:p>
    <w:p w14:paraId="61BD61B0" w14:textId="764D15F3" w:rsidR="00B13D77" w:rsidRDefault="00B13D77" w:rsidP="00B13D77">
      <w:r>
        <w:t xml:space="preserve">The following Strategic Objectives have been identified by the project which are also in alignment with the EIR: </w:t>
      </w:r>
    </w:p>
    <w:p w14:paraId="39599353" w14:textId="13784675" w:rsidR="00B13D77" w:rsidRDefault="00B13D77" w:rsidP="00344497">
      <w:pPr>
        <w:pStyle w:val="ListParagraph"/>
        <w:numPr>
          <w:ilvl w:val="0"/>
          <w:numId w:val="20"/>
        </w:numPr>
        <w:spacing w:after="0"/>
      </w:pPr>
      <w:r>
        <w:t>An Integrated Approach</w:t>
      </w:r>
    </w:p>
    <w:p w14:paraId="3C75B0B1" w14:textId="6AFAE726" w:rsidR="00B13D77" w:rsidRDefault="00B13D77" w:rsidP="00344497">
      <w:pPr>
        <w:pStyle w:val="ListParagraph"/>
        <w:numPr>
          <w:ilvl w:val="0"/>
          <w:numId w:val="20"/>
        </w:numPr>
        <w:spacing w:after="0"/>
      </w:pPr>
      <w:r>
        <w:t xml:space="preserve">Collaboration and Cooperation </w:t>
      </w:r>
    </w:p>
    <w:p w14:paraId="0A085277" w14:textId="2B45542E" w:rsidR="00B13D77" w:rsidRDefault="002B790D" w:rsidP="00344497">
      <w:pPr>
        <w:pStyle w:val="ListParagraph"/>
        <w:numPr>
          <w:ilvl w:val="0"/>
          <w:numId w:val="20"/>
        </w:numPr>
        <w:spacing w:after="0"/>
      </w:pPr>
      <w:r>
        <w:t>Increased financial visibility, d</w:t>
      </w:r>
      <w:r w:rsidR="00B13D77">
        <w:t xml:space="preserve">ynamic </w:t>
      </w:r>
      <w:r>
        <w:t>c</w:t>
      </w:r>
      <w:r w:rsidR="00B13D77">
        <w:t xml:space="preserve">ost </w:t>
      </w:r>
      <w:r>
        <w:t>m</w:t>
      </w:r>
      <w:r w:rsidR="00B13D77">
        <w:t>odelling</w:t>
      </w:r>
      <w:r>
        <w:t xml:space="preserve">, and reduced cost across the Program </w:t>
      </w:r>
    </w:p>
    <w:p w14:paraId="71EBB212" w14:textId="5BF50807" w:rsidR="002B790D" w:rsidRDefault="002B790D" w:rsidP="00344497">
      <w:pPr>
        <w:pStyle w:val="ListParagraph"/>
        <w:numPr>
          <w:ilvl w:val="0"/>
          <w:numId w:val="20"/>
        </w:numPr>
        <w:spacing w:after="0"/>
      </w:pPr>
      <w:r w:rsidRPr="00917771">
        <w:t>BIM data at all stages, suited to procurement and asset type with a strong focus on faster decisions</w:t>
      </w:r>
      <w:r>
        <w:t xml:space="preserve"> and actions</w:t>
      </w:r>
    </w:p>
    <w:p w14:paraId="6943B2E4" w14:textId="469B729C" w:rsidR="002B790D" w:rsidRDefault="002B790D" w:rsidP="00344497">
      <w:pPr>
        <w:pStyle w:val="ListParagraph"/>
        <w:numPr>
          <w:ilvl w:val="0"/>
          <w:numId w:val="20"/>
        </w:numPr>
        <w:spacing w:after="0"/>
      </w:pPr>
      <w:r>
        <w:t>T</w:t>
      </w:r>
      <w:r w:rsidRPr="00917771">
        <w:t>he enabling of Smart functions</w:t>
      </w:r>
      <w:r>
        <w:t xml:space="preserve"> to deliver the best Smart Destination</w:t>
      </w:r>
    </w:p>
    <w:p w14:paraId="7C5062BD" w14:textId="53A12CE2" w:rsidR="00B13D77" w:rsidRDefault="00B13D77" w:rsidP="00344497">
      <w:pPr>
        <w:pStyle w:val="ListParagraph"/>
        <w:numPr>
          <w:ilvl w:val="0"/>
          <w:numId w:val="20"/>
        </w:numPr>
        <w:spacing w:after="0"/>
      </w:pPr>
      <w:r>
        <w:t>Interoperability</w:t>
      </w:r>
    </w:p>
    <w:p w14:paraId="32E8DFC0" w14:textId="435238BB" w:rsidR="00B13D77" w:rsidRDefault="00B13D77" w:rsidP="00344497">
      <w:pPr>
        <w:pStyle w:val="ListParagraph"/>
        <w:numPr>
          <w:ilvl w:val="0"/>
          <w:numId w:val="20"/>
        </w:numPr>
        <w:spacing w:after="0"/>
      </w:pPr>
      <w:r>
        <w:t>Minimize project risk</w:t>
      </w:r>
    </w:p>
    <w:p w14:paraId="2ADCA297" w14:textId="68F49724" w:rsidR="00B13D77" w:rsidRDefault="00B13D77" w:rsidP="00344497">
      <w:pPr>
        <w:pStyle w:val="ListParagraph"/>
        <w:numPr>
          <w:ilvl w:val="0"/>
          <w:numId w:val="20"/>
        </w:numPr>
        <w:spacing w:after="0"/>
      </w:pPr>
      <w:r>
        <w:t>Deliver our projects in the best way, to the highest quality and standards</w:t>
      </w:r>
    </w:p>
    <w:p w14:paraId="6D564C86" w14:textId="3AB96398" w:rsidR="00B13D77" w:rsidRDefault="00B13D77" w:rsidP="00344497">
      <w:pPr>
        <w:pStyle w:val="ListParagraph"/>
        <w:numPr>
          <w:ilvl w:val="0"/>
          <w:numId w:val="20"/>
        </w:numPr>
        <w:spacing w:after="0"/>
      </w:pPr>
      <w:r>
        <w:t>Optimize coordination of design and construction</w:t>
      </w:r>
    </w:p>
    <w:p w14:paraId="22C2B06F" w14:textId="3747EA93" w:rsidR="00B13D77" w:rsidRDefault="00B13D77" w:rsidP="00344497">
      <w:pPr>
        <w:pStyle w:val="ListParagraph"/>
        <w:numPr>
          <w:ilvl w:val="0"/>
          <w:numId w:val="20"/>
        </w:numPr>
        <w:spacing w:after="0"/>
      </w:pPr>
      <w:r>
        <w:t>Improve sustainability of delivery and reduce waste</w:t>
      </w:r>
    </w:p>
    <w:p w14:paraId="21F760A0" w14:textId="4CD9C69E" w:rsidR="00B13D77" w:rsidRDefault="00B13D77" w:rsidP="00344497">
      <w:pPr>
        <w:pStyle w:val="ListParagraph"/>
        <w:numPr>
          <w:ilvl w:val="0"/>
          <w:numId w:val="20"/>
        </w:numPr>
        <w:spacing w:after="0"/>
      </w:pPr>
      <w:r>
        <w:t>Ensuring site teams go home safe everyday</w:t>
      </w:r>
    </w:p>
    <w:p w14:paraId="5BCCB99A" w14:textId="1D1DFE40" w:rsidR="00B13D77" w:rsidRDefault="00B13D77" w:rsidP="00344497">
      <w:pPr>
        <w:pStyle w:val="ListParagraph"/>
        <w:numPr>
          <w:ilvl w:val="0"/>
          <w:numId w:val="20"/>
        </w:numPr>
        <w:spacing w:after="0"/>
      </w:pPr>
      <w:r>
        <w:t>Engaging with project stakeholders</w:t>
      </w:r>
    </w:p>
    <w:p w14:paraId="43EE392D" w14:textId="118B061A" w:rsidR="00677BC6" w:rsidRDefault="00677BC6" w:rsidP="00677BC6">
      <w:pPr>
        <w:pStyle w:val="Heading2"/>
      </w:pPr>
      <w:bookmarkStart w:id="27" w:name="_Toc87828916"/>
      <w:r>
        <w:t>BIM Uses</w:t>
      </w:r>
      <w:bookmarkEnd w:id="27"/>
    </w:p>
    <w:p w14:paraId="768C92A5" w14:textId="7102EA12" w:rsidR="00DF3B08" w:rsidRDefault="00C15494" w:rsidP="00DF3B08">
      <w:r w:rsidRPr="00C15494">
        <w:t xml:space="preserve">BIM (both graphical models and non-graphical data) is normally started in engineering but built upon and in collaboration with other departments, suppliers and sub-contractors during the design phase of the project. This information will be consumed by later functions where that data is input into their work processes. </w:t>
      </w:r>
      <w:r w:rsidR="00677BC6" w:rsidRPr="00677BC6">
        <w:t xml:space="preserve">Outlined below are the </w:t>
      </w:r>
      <w:r w:rsidR="00884CCB">
        <w:t xml:space="preserve">Client </w:t>
      </w:r>
      <w:r w:rsidR="00B921BE">
        <w:t xml:space="preserve">suggested </w:t>
      </w:r>
      <w:r w:rsidR="00884CCB">
        <w:t>BIM Uses</w:t>
      </w:r>
      <w:r w:rsidR="00677BC6" w:rsidRPr="00677BC6">
        <w:t xml:space="preserve"> as per </w:t>
      </w:r>
      <w:r w:rsidR="00677BC6" w:rsidRPr="00677BC6">
        <w:rPr>
          <w:color w:val="AE9142" w:themeColor="text1"/>
        </w:rPr>
        <w:t xml:space="preserve">Section </w:t>
      </w:r>
      <w:r w:rsidR="002B790D">
        <w:rPr>
          <w:b/>
          <w:color w:val="AE9142" w:themeColor="text1"/>
        </w:rPr>
        <w:t>5</w:t>
      </w:r>
      <w:r w:rsidR="00677BC6" w:rsidRPr="00677BC6">
        <w:t xml:space="preserve"> of the </w:t>
      </w:r>
      <w:r w:rsidR="00677BC6" w:rsidRPr="00677BC6">
        <w:rPr>
          <w:color w:val="AE9142" w:themeColor="text1"/>
        </w:rPr>
        <w:t>EIR</w:t>
      </w:r>
      <w:r w:rsidR="00677BC6" w:rsidRPr="00677BC6">
        <w:t>.</w:t>
      </w:r>
      <w:r w:rsidR="00B661E2">
        <w:t xml:space="preserve"> </w:t>
      </w:r>
      <w:r w:rsidR="00B661E2">
        <w:rPr>
          <w:szCs w:val="18"/>
        </w:rPr>
        <w:t xml:space="preserve">The BIM Uses to be developed at each stage will be the applicable ones </w:t>
      </w:r>
      <w:r w:rsidR="00B661E2" w:rsidRPr="00D25A74">
        <w:rPr>
          <w:rFonts w:hint="eastAsia"/>
          <w:i/>
          <w:iCs/>
          <w:szCs w:val="18"/>
        </w:rPr>
        <w:t>(some BIM Uses are Construction only).</w:t>
      </w:r>
    </w:p>
    <w:p w14:paraId="68326AC8" w14:textId="7141BF03" w:rsidR="00115DC7" w:rsidRDefault="00115DC7"/>
    <w:p w14:paraId="1AB74C71" w14:textId="62CE226D" w:rsidR="002A740B" w:rsidRPr="00252300" w:rsidRDefault="002A740B">
      <w:r w:rsidRPr="007256C4">
        <w:rPr>
          <w:rFonts w:hint="eastAsia"/>
        </w:rPr>
        <w:t xml:space="preserve">For a more detailed information on the BIM Uses, please refer to </w:t>
      </w:r>
      <w:r w:rsidRPr="007256C4">
        <w:rPr>
          <w:rFonts w:hint="eastAsia"/>
          <w:color w:val="AE9142" w:themeColor="text1"/>
        </w:rPr>
        <w:t>[BIM Uses Matrix] (Appendix K)</w:t>
      </w:r>
      <w:r w:rsidRPr="007256C4">
        <w:rPr>
          <w:rFonts w:hint="eastAsia"/>
        </w:rPr>
        <w:t>.</w:t>
      </w:r>
    </w:p>
    <w:p w14:paraId="69060176" w14:textId="77777777" w:rsidR="002A740B" w:rsidRPr="00AF482E" w:rsidRDefault="002A740B" w:rsidP="00AF37F3">
      <w:bookmarkStart w:id="28" w:name="_Toc54059344"/>
      <w:bookmarkStart w:id="29" w:name="_Toc54059345"/>
      <w:bookmarkStart w:id="30" w:name="_Toc54059412"/>
      <w:bookmarkEnd w:id="28"/>
      <w:bookmarkEnd w:id="29"/>
      <w:bookmarkEnd w:id="30"/>
      <w:r>
        <w:rPr>
          <w:rFonts w:hint="eastAsia"/>
        </w:rPr>
        <w:br w:type="page"/>
      </w:r>
    </w:p>
    <w:p w14:paraId="0786C775" w14:textId="6EB67727" w:rsidR="00DF3B08" w:rsidRDefault="00DF3B08" w:rsidP="00DF3B08">
      <w:pPr>
        <w:pStyle w:val="Heading1"/>
      </w:pPr>
      <w:bookmarkStart w:id="31" w:name="_Toc87828917"/>
      <w:r>
        <w:lastRenderedPageBreak/>
        <w:t>MANAGEMENT</w:t>
      </w:r>
      <w:bookmarkEnd w:id="31"/>
    </w:p>
    <w:p w14:paraId="5F9B3086" w14:textId="77777777" w:rsidR="00B640A1" w:rsidRDefault="00B640A1" w:rsidP="00B640A1">
      <w:pPr>
        <w:pStyle w:val="Heading2"/>
      </w:pPr>
      <w:bookmarkStart w:id="32" w:name="_Roles_and_Responsibilities"/>
      <w:bookmarkStart w:id="33" w:name="_Toc49539902"/>
      <w:bookmarkStart w:id="34" w:name="_Toc87828918"/>
      <w:bookmarkEnd w:id="32"/>
      <w:r>
        <w:t xml:space="preserve">Roles and Responsibilities </w:t>
      </w:r>
      <w:r w:rsidRPr="00326505">
        <w:rPr>
          <w:i/>
          <w:iCs/>
        </w:rPr>
        <w:t>(functions)</w:t>
      </w:r>
      <w:bookmarkEnd w:id="33"/>
      <w:bookmarkEnd w:id="34"/>
      <w:r w:rsidRPr="00326505">
        <w:rPr>
          <w:i/>
          <w:iCs/>
        </w:rPr>
        <w:t xml:space="preserve"> </w:t>
      </w:r>
    </w:p>
    <w:p w14:paraId="5FA15B72" w14:textId="77777777" w:rsidR="00B640A1" w:rsidRDefault="00B640A1" w:rsidP="00B640A1">
      <w:r w:rsidRPr="00DF3B08">
        <w:t>The roles shall not be confused with the job titles of the individuals, which can differ from company to company. The important factors are the ownership, responsibility and authority.</w:t>
      </w:r>
    </w:p>
    <w:p w14:paraId="4C3E0B4A" w14:textId="1760190F" w:rsidR="00B640A1" w:rsidRDefault="00B640A1" w:rsidP="00B640A1">
      <w:r>
        <w:t xml:space="preserve">All parties with design responsibilities are to engage in BIM collaborative working environment for the benefit of the </w:t>
      </w:r>
      <w:r w:rsidR="003A5891">
        <w:t>project, and</w:t>
      </w:r>
      <w:r>
        <w:t xml:space="preserve"> to align themselves with the guidance set out in this document. </w:t>
      </w:r>
    </w:p>
    <w:p w14:paraId="0343FEC9" w14:textId="77777777" w:rsidR="00B640A1" w:rsidRDefault="00B640A1" w:rsidP="00B640A1">
      <w:pPr>
        <w:spacing w:after="0"/>
      </w:pPr>
    </w:p>
    <w:p w14:paraId="629223E2" w14:textId="77777777" w:rsidR="00B640A1" w:rsidRDefault="00B640A1" w:rsidP="00B640A1">
      <w:r>
        <w:t xml:space="preserve">For all organizations with design responsibility, BIM duties will include: </w:t>
      </w:r>
    </w:p>
    <w:p w14:paraId="1B777E28" w14:textId="77777777" w:rsidR="00B640A1" w:rsidRPr="00891A79" w:rsidRDefault="00B640A1" w:rsidP="00344497">
      <w:pPr>
        <w:pStyle w:val="ListParagraph"/>
        <w:numPr>
          <w:ilvl w:val="0"/>
          <w:numId w:val="21"/>
        </w:numPr>
        <w:spacing w:after="0"/>
        <w:ind w:left="1080"/>
      </w:pPr>
      <w:r w:rsidRPr="00891A79">
        <w:t>Producing coordinated designs</w:t>
      </w:r>
    </w:p>
    <w:p w14:paraId="522F81F9" w14:textId="77777777" w:rsidR="00B640A1" w:rsidRPr="00891A79" w:rsidRDefault="00B640A1" w:rsidP="00344497">
      <w:pPr>
        <w:pStyle w:val="ListParagraph"/>
        <w:numPr>
          <w:ilvl w:val="0"/>
          <w:numId w:val="21"/>
        </w:numPr>
        <w:spacing w:after="0"/>
        <w:ind w:left="1080"/>
      </w:pPr>
      <w:r w:rsidRPr="00891A79">
        <w:t>Producing 3D design models with embedded information in line with the information and protocols set out in the BEP</w:t>
      </w:r>
    </w:p>
    <w:p w14:paraId="039A0534" w14:textId="77777777" w:rsidR="00B640A1" w:rsidRPr="00891A79" w:rsidRDefault="00B640A1" w:rsidP="00344497">
      <w:pPr>
        <w:pStyle w:val="ListParagraph"/>
        <w:numPr>
          <w:ilvl w:val="0"/>
          <w:numId w:val="21"/>
        </w:numPr>
        <w:spacing w:after="0"/>
        <w:ind w:left="1080"/>
      </w:pPr>
      <w:r w:rsidRPr="00891A79">
        <w:t>Production of 2D drawings derived from the 3D models in accordance with contract scope</w:t>
      </w:r>
    </w:p>
    <w:p w14:paraId="46C643E7" w14:textId="77777777" w:rsidR="00B640A1" w:rsidRPr="00891A79" w:rsidRDefault="00B640A1" w:rsidP="00344497">
      <w:pPr>
        <w:pStyle w:val="ListParagraph"/>
        <w:numPr>
          <w:ilvl w:val="0"/>
          <w:numId w:val="21"/>
        </w:numPr>
        <w:spacing w:after="0"/>
        <w:ind w:left="1080"/>
      </w:pPr>
      <w:r w:rsidRPr="00891A79">
        <w:t>Regular reviews of the BEP and feedback on amendments as required for specific project needs</w:t>
      </w:r>
    </w:p>
    <w:p w14:paraId="3F27CE9C" w14:textId="77777777" w:rsidR="00B640A1" w:rsidRPr="00891A79" w:rsidRDefault="00B640A1" w:rsidP="00344497">
      <w:pPr>
        <w:pStyle w:val="ListParagraph"/>
        <w:numPr>
          <w:ilvl w:val="0"/>
          <w:numId w:val="21"/>
        </w:numPr>
        <w:spacing w:after="0"/>
        <w:ind w:left="1080"/>
      </w:pPr>
      <w:r>
        <w:t xml:space="preserve">Weekly </w:t>
      </w:r>
      <w:r w:rsidRPr="00891A79">
        <w:t xml:space="preserve">shared model </w:t>
      </w:r>
      <w:r>
        <w:t xml:space="preserve">with full set of coordination views </w:t>
      </w:r>
      <w:r w:rsidRPr="00891A79">
        <w:t>uploaded to the CDE</w:t>
      </w:r>
      <w:r>
        <w:t xml:space="preserve"> (BIM 360) in accordance with the EIR</w:t>
      </w:r>
    </w:p>
    <w:p w14:paraId="752DFA67" w14:textId="77777777" w:rsidR="00B640A1" w:rsidRPr="00891A79" w:rsidRDefault="00B640A1" w:rsidP="00344497">
      <w:pPr>
        <w:pStyle w:val="ListParagraph"/>
        <w:numPr>
          <w:ilvl w:val="0"/>
          <w:numId w:val="21"/>
        </w:numPr>
        <w:spacing w:after="0"/>
        <w:ind w:left="1080"/>
      </w:pPr>
      <w:r w:rsidRPr="00891A79">
        <w:t>Feedback to lead designer any design coordination issues and action relevant issues in a timely manner</w:t>
      </w:r>
    </w:p>
    <w:p w14:paraId="7FEC4969" w14:textId="77777777" w:rsidR="00B640A1" w:rsidRDefault="00B640A1" w:rsidP="00344497">
      <w:pPr>
        <w:pStyle w:val="ListParagraph"/>
        <w:numPr>
          <w:ilvl w:val="0"/>
          <w:numId w:val="21"/>
        </w:numPr>
        <w:spacing w:after="0"/>
        <w:ind w:left="1080"/>
      </w:pPr>
      <w:r w:rsidRPr="00891A79">
        <w:t xml:space="preserve">Attend regular BIM supported design coordination meetings </w:t>
      </w:r>
    </w:p>
    <w:p w14:paraId="26C9350F" w14:textId="77777777" w:rsidR="00B640A1" w:rsidRPr="00655E9A" w:rsidRDefault="00B640A1" w:rsidP="00344497">
      <w:pPr>
        <w:pStyle w:val="ListParagraph"/>
        <w:numPr>
          <w:ilvl w:val="0"/>
          <w:numId w:val="21"/>
        </w:numPr>
        <w:spacing w:after="0"/>
        <w:ind w:left="1080"/>
      </w:pPr>
      <w:r w:rsidRPr="00655E9A">
        <w:rPr>
          <w:szCs w:val="18"/>
        </w:rPr>
        <w:t>Employ all the necessary IT infrastructure (software &amp; hardware)</w:t>
      </w:r>
    </w:p>
    <w:p w14:paraId="10055A4B" w14:textId="77777777" w:rsidR="00B640A1" w:rsidRPr="00655E9A" w:rsidRDefault="00B640A1" w:rsidP="00344497">
      <w:pPr>
        <w:pStyle w:val="ListParagraph"/>
        <w:numPr>
          <w:ilvl w:val="0"/>
          <w:numId w:val="21"/>
        </w:numPr>
        <w:spacing w:after="0"/>
        <w:ind w:left="1080"/>
      </w:pPr>
      <w:r w:rsidRPr="00655E9A">
        <w:rPr>
          <w:szCs w:val="18"/>
        </w:rPr>
        <w:t xml:space="preserve">The 3D Design Models will comply with all the mandatory BIM uses stipulated by the Appointing Party </w:t>
      </w:r>
      <w:r w:rsidRPr="00655E9A">
        <w:rPr>
          <w:i/>
          <w:iCs/>
          <w:szCs w:val="18"/>
        </w:rPr>
        <w:t>(Costing Information, BIM &amp; Sustainability Evaluation, Visualization, Construction Systems &amp; Prefabrications)</w:t>
      </w:r>
    </w:p>
    <w:p w14:paraId="38659A8E" w14:textId="77777777" w:rsidR="00B640A1" w:rsidRPr="00655E9A" w:rsidRDefault="00B640A1" w:rsidP="00344497">
      <w:pPr>
        <w:pStyle w:val="ListParagraph"/>
        <w:numPr>
          <w:ilvl w:val="0"/>
          <w:numId w:val="21"/>
        </w:numPr>
        <w:spacing w:after="0"/>
        <w:ind w:left="1080"/>
      </w:pPr>
      <w:r w:rsidRPr="00655E9A">
        <w:rPr>
          <w:szCs w:val="18"/>
        </w:rPr>
        <w:t>BIM project deliverables (models and any associated information) according to the specifications and the agreed standards, in accordance to the project delivery schedule and the procedures set forth in place by the Appointing Party utilizing the Appointing Party’s CDE.</w:t>
      </w:r>
    </w:p>
    <w:p w14:paraId="2CE712FA" w14:textId="77777777" w:rsidR="00B640A1" w:rsidRPr="00891A79" w:rsidRDefault="00B640A1" w:rsidP="00B640A1">
      <w:pPr>
        <w:pStyle w:val="ListParagraph"/>
        <w:spacing w:after="0"/>
        <w:ind w:left="1080"/>
      </w:pPr>
    </w:p>
    <w:p w14:paraId="37CFCF0C" w14:textId="77777777" w:rsidR="00B640A1" w:rsidRDefault="00B640A1" w:rsidP="00B640A1">
      <w:pPr>
        <w:spacing w:after="0"/>
        <w:rPr>
          <w:bCs/>
          <w:i/>
          <w:iCs/>
        </w:rPr>
      </w:pPr>
      <w:r>
        <w:rPr>
          <w:b/>
        </w:rPr>
        <w:t xml:space="preserve">Project Information Manager </w:t>
      </w:r>
      <w:r w:rsidRPr="00846E07">
        <w:rPr>
          <w:bCs/>
          <w:i/>
          <w:iCs/>
        </w:rPr>
        <w:t>(Appointing Party)</w:t>
      </w:r>
    </w:p>
    <w:p w14:paraId="3A46CB1D" w14:textId="77777777" w:rsidR="00B640A1" w:rsidRDefault="00B640A1" w:rsidP="00B640A1">
      <w:pPr>
        <w:spacing w:after="0"/>
        <w:rPr>
          <w:b/>
        </w:rPr>
      </w:pPr>
    </w:p>
    <w:p w14:paraId="48EAE383" w14:textId="1CC5809B" w:rsidR="00B640A1" w:rsidRPr="003047EE" w:rsidRDefault="00B640A1" w:rsidP="007256C4">
      <w:r w:rsidRPr="003047EE">
        <w:t>The Project Information Manager function will be assigned to one or more individuals from the Appointing Party’s staff.</w:t>
      </w:r>
      <w:r w:rsidRPr="003047EE">
        <w:rPr>
          <w:rFonts w:ascii="Cambria" w:hAnsi="Cambria" w:cs="Cambria"/>
          <w:sz w:val="22"/>
          <w:szCs w:val="22"/>
          <w:lang w:val="en-GB"/>
        </w:rPr>
        <w:t xml:space="preserve"> </w:t>
      </w:r>
      <w:r w:rsidRPr="003047EE">
        <w:t>Project information management function involves leadership in establishing the project’s information standards and models production requirement</w:t>
      </w:r>
      <w:r w:rsidRPr="003047EE">
        <w:rPr>
          <w:rFonts w:hint="eastAsia"/>
        </w:rPr>
        <w:t>s</w:t>
      </w:r>
      <w:r>
        <w:t>,</w:t>
      </w:r>
      <w:r w:rsidRPr="003047EE">
        <w:t xml:space="preserve"> the production methods and procedures.</w:t>
      </w:r>
    </w:p>
    <w:p w14:paraId="7626F978" w14:textId="77777777" w:rsidR="00B640A1" w:rsidRDefault="00B640A1" w:rsidP="00B640A1">
      <w:pPr>
        <w:spacing w:after="0"/>
      </w:pPr>
    </w:p>
    <w:p w14:paraId="503D6B7A" w14:textId="77777777" w:rsidR="00B640A1" w:rsidRDefault="00B640A1" w:rsidP="00B640A1">
      <w:pPr>
        <w:spacing w:after="0"/>
        <w:rPr>
          <w:bCs/>
          <w:i/>
          <w:iCs/>
        </w:rPr>
      </w:pPr>
      <w:r w:rsidRPr="00703CE6">
        <w:rPr>
          <w:b/>
        </w:rPr>
        <w:t>Information Manager</w:t>
      </w:r>
      <w:r>
        <w:rPr>
          <w:b/>
        </w:rPr>
        <w:t xml:space="preserve"> </w:t>
      </w:r>
      <w:r w:rsidRPr="00846E07">
        <w:rPr>
          <w:bCs/>
          <w:i/>
          <w:iCs/>
        </w:rPr>
        <w:t>(Appointing Party)</w:t>
      </w:r>
    </w:p>
    <w:p w14:paraId="5F50FCF6" w14:textId="77777777" w:rsidR="00B640A1" w:rsidRPr="00703CE6" w:rsidRDefault="00B640A1" w:rsidP="00B640A1">
      <w:pPr>
        <w:spacing w:after="0"/>
        <w:rPr>
          <w:b/>
        </w:rPr>
      </w:pPr>
    </w:p>
    <w:p w14:paraId="41055ACF" w14:textId="77777777" w:rsidR="00B640A1" w:rsidRPr="003047EE" w:rsidRDefault="00B640A1" w:rsidP="007256C4">
      <w:r w:rsidRPr="003047EE">
        <w:t>Not to be confused with the Project Information Manager; the Information Manager will be a client appointed role to manage data within the Common Data Environment. He will typically be part of a wider appointment, for instance, part of the design team.</w:t>
      </w:r>
    </w:p>
    <w:p w14:paraId="05799131" w14:textId="77777777" w:rsidR="00B640A1" w:rsidRPr="002E4C46" w:rsidRDefault="00B640A1" w:rsidP="007256C4">
      <w:pPr>
        <w:rPr>
          <w:i/>
          <w:iCs/>
        </w:rPr>
      </w:pPr>
    </w:p>
    <w:p w14:paraId="23C3BE0C" w14:textId="77777777" w:rsidR="00B640A1" w:rsidRPr="008D5C53" w:rsidRDefault="00B640A1" w:rsidP="00B640A1">
      <w:pPr>
        <w:spacing w:after="0"/>
      </w:pPr>
      <w:r>
        <w:t>Responsibilitie</w:t>
      </w:r>
      <w:r>
        <w:rPr>
          <w:rFonts w:hint="eastAsia"/>
        </w:rPr>
        <w:t>s</w:t>
      </w:r>
      <w:r>
        <w:t xml:space="preserve">: CDE – Aconex &amp; BIM 360 </w:t>
      </w:r>
    </w:p>
    <w:p w14:paraId="275EA382" w14:textId="77777777" w:rsidR="00B640A1" w:rsidRPr="00DF472C" w:rsidRDefault="00B640A1" w:rsidP="00B640A1">
      <w:pPr>
        <w:spacing w:after="0"/>
      </w:pPr>
    </w:p>
    <w:p w14:paraId="74B38133" w14:textId="77777777" w:rsidR="00B640A1" w:rsidRDefault="00B640A1" w:rsidP="00B640A1">
      <w:pPr>
        <w:spacing w:after="0"/>
        <w:rPr>
          <w:b/>
        </w:rPr>
      </w:pPr>
      <w:r>
        <w:rPr>
          <w:b/>
        </w:rPr>
        <w:t xml:space="preserve">Task Information Manger – Lead </w:t>
      </w:r>
      <w:r w:rsidRPr="00281337">
        <w:rPr>
          <w:bCs/>
          <w:i/>
          <w:iCs/>
        </w:rPr>
        <w:t>(Lead</w:t>
      </w:r>
      <w:r>
        <w:rPr>
          <w:bCs/>
          <w:i/>
          <w:iCs/>
        </w:rPr>
        <w:t xml:space="preserve"> A</w:t>
      </w:r>
      <w:r w:rsidRPr="00281337">
        <w:rPr>
          <w:bCs/>
          <w:i/>
          <w:iCs/>
        </w:rPr>
        <w:t>ppointed Party)</w:t>
      </w:r>
    </w:p>
    <w:p w14:paraId="25706C9A" w14:textId="77777777" w:rsidR="00B640A1" w:rsidRDefault="00B640A1" w:rsidP="00B640A1">
      <w:pPr>
        <w:spacing w:after="0"/>
        <w:rPr>
          <w:b/>
        </w:rPr>
      </w:pPr>
    </w:p>
    <w:p w14:paraId="65031926" w14:textId="77777777" w:rsidR="00B640A1" w:rsidRPr="004D3FA1" w:rsidRDefault="00B640A1" w:rsidP="007256C4">
      <w:r w:rsidRPr="004D3FA1">
        <w:t xml:space="preserve">The Task Information Manager - Lead will be the primary point of contact who shall help define the BIM/Information strategy and act as primary liaison between all other project Task Teams on any BIM related issues. </w:t>
      </w:r>
    </w:p>
    <w:p w14:paraId="42E8B267" w14:textId="77777777" w:rsidR="00B640A1" w:rsidRPr="004D3FA1" w:rsidRDefault="00B640A1" w:rsidP="007256C4">
      <w:r w:rsidRPr="004D3FA1">
        <w:t xml:space="preserve">The Task Information Manager - Lead shall liaise with the other design consultants as part of the same asset and determine the model configuration and advise consultants of the initial model setup and strategy that will define Project Information such as model origin, orientation, project level datum and units. He will instead methods and procedures for model coordination purposes and models quality controls. </w:t>
      </w:r>
    </w:p>
    <w:p w14:paraId="7410ECF6" w14:textId="77777777" w:rsidR="00B640A1" w:rsidRDefault="00B640A1" w:rsidP="007256C4"/>
    <w:p w14:paraId="485F8783" w14:textId="77777777" w:rsidR="00B640A1" w:rsidRPr="00D23134" w:rsidRDefault="00B640A1" w:rsidP="007256C4">
      <w:pPr>
        <w:rPr>
          <w:i/>
          <w:iCs/>
        </w:rPr>
      </w:pPr>
      <w:r w:rsidRPr="00D23134">
        <w:rPr>
          <w:i/>
          <w:iCs/>
        </w:rPr>
        <w:t>Notes:</w:t>
      </w:r>
    </w:p>
    <w:p w14:paraId="13DE8708" w14:textId="77777777" w:rsidR="00B640A1" w:rsidRPr="00D23134" w:rsidRDefault="00B640A1" w:rsidP="007256C4">
      <w:pPr>
        <w:rPr>
          <w:i/>
          <w:iCs/>
        </w:rPr>
      </w:pPr>
    </w:p>
    <w:p w14:paraId="5AEEFA99" w14:textId="77777777" w:rsidR="00B640A1" w:rsidRDefault="00B640A1" w:rsidP="007256C4">
      <w:pPr>
        <w:rPr>
          <w:i/>
          <w:iCs/>
        </w:rPr>
      </w:pPr>
      <w:r>
        <w:rPr>
          <w:i/>
          <w:iCs/>
        </w:rPr>
        <w:t>T</w:t>
      </w:r>
      <w:r w:rsidRPr="00D23134">
        <w:rPr>
          <w:i/>
          <w:iCs/>
        </w:rPr>
        <w:t>he Task Information Manager – Lead (Lead Appointed Party) is in no direct contract agreement with any of the other consultants on this project. Having said that</w:t>
      </w:r>
      <w:r>
        <w:rPr>
          <w:i/>
          <w:iCs/>
        </w:rPr>
        <w:t>,</w:t>
      </w:r>
      <w:r w:rsidRPr="00D23134">
        <w:rPr>
          <w:i/>
          <w:iCs/>
        </w:rPr>
        <w:t xml:space="preserve"> </w:t>
      </w:r>
      <w:r>
        <w:rPr>
          <w:i/>
          <w:iCs/>
        </w:rPr>
        <w:t xml:space="preserve">if any matters will arise related to fulfilling this function tasks that are conditioned by the contribution of  other consultants the Task Information Manger - Lead </w:t>
      </w:r>
      <w:r w:rsidRPr="00D23134">
        <w:rPr>
          <w:i/>
          <w:iCs/>
        </w:rPr>
        <w:t>(Lead Appointed Party) will inform the Project Information Manger (Appointing Party)</w:t>
      </w:r>
      <w:r>
        <w:rPr>
          <w:i/>
          <w:iCs/>
        </w:rPr>
        <w:t>which is expecting to mitigate and provide a resolution on a reasonabl</w:t>
      </w:r>
      <w:r>
        <w:rPr>
          <w:rFonts w:hint="eastAsia"/>
          <w:i/>
          <w:iCs/>
        </w:rPr>
        <w:t>e</w:t>
      </w:r>
      <w:r>
        <w:rPr>
          <w:i/>
          <w:iCs/>
        </w:rPr>
        <w:t xml:space="preserve"> time. </w:t>
      </w:r>
    </w:p>
    <w:p w14:paraId="21984D5F" w14:textId="77777777" w:rsidR="00B640A1" w:rsidRPr="00E17E40" w:rsidRDefault="00B640A1" w:rsidP="00B640A1">
      <w:pPr>
        <w:spacing w:after="0"/>
      </w:pPr>
    </w:p>
    <w:p w14:paraId="6ADD0B74" w14:textId="77777777" w:rsidR="00B640A1" w:rsidRDefault="00B640A1" w:rsidP="00B640A1">
      <w:pPr>
        <w:spacing w:after="0"/>
        <w:rPr>
          <w:bCs/>
          <w:i/>
          <w:iCs/>
        </w:rPr>
      </w:pPr>
      <w:r>
        <w:rPr>
          <w:b/>
        </w:rPr>
        <w:t xml:space="preserve">Task Information Manger </w:t>
      </w:r>
      <w:r w:rsidRPr="0060746B">
        <w:rPr>
          <w:bCs/>
          <w:i/>
          <w:iCs/>
        </w:rPr>
        <w:t>(</w:t>
      </w:r>
      <w:r>
        <w:rPr>
          <w:bCs/>
          <w:i/>
          <w:iCs/>
        </w:rPr>
        <w:t>A</w:t>
      </w:r>
      <w:r w:rsidRPr="0060746B">
        <w:rPr>
          <w:bCs/>
          <w:i/>
          <w:iCs/>
        </w:rPr>
        <w:t>ppointed Party)</w:t>
      </w:r>
    </w:p>
    <w:p w14:paraId="3D0D4818" w14:textId="77777777" w:rsidR="00B640A1" w:rsidRPr="00703CE6" w:rsidRDefault="00B640A1" w:rsidP="00B640A1">
      <w:pPr>
        <w:spacing w:after="0"/>
        <w:rPr>
          <w:b/>
        </w:rPr>
      </w:pPr>
    </w:p>
    <w:p w14:paraId="41938A60" w14:textId="77777777" w:rsidR="00B640A1" w:rsidRPr="004D3FA1" w:rsidRDefault="00B640A1" w:rsidP="00B640A1">
      <w:pPr>
        <w:spacing w:after="0"/>
      </w:pPr>
      <w:r w:rsidRPr="004D3FA1">
        <w:lastRenderedPageBreak/>
        <w:t>The Task Information Manager will be the primary point of contact at a Task Team level and will liaise directly with the Task Information Manager – Lead and the Project Information Manager (Appointing Party) to successfully implement the production of the BIM</w:t>
      </w:r>
      <w:r>
        <w:t xml:space="preserve"> goals and responsibilities, </w:t>
      </w:r>
      <w:r w:rsidRPr="004D3FA1">
        <w:t xml:space="preserve"> in compliance with the project requirements following the standards, methods and procedures and using agreed system at a asset level.     </w:t>
      </w:r>
    </w:p>
    <w:p w14:paraId="54304D8E" w14:textId="77777777" w:rsidR="00B640A1" w:rsidRDefault="00B640A1" w:rsidP="00B640A1">
      <w:pPr>
        <w:ind w:left="0"/>
      </w:pPr>
    </w:p>
    <w:p w14:paraId="5C1C21C4" w14:textId="77777777" w:rsidR="00B640A1" w:rsidRDefault="00B640A1" w:rsidP="00B640A1">
      <w:pPr>
        <w:spacing w:after="0"/>
        <w:rPr>
          <w:bCs/>
          <w:i/>
          <w:iCs/>
        </w:rPr>
      </w:pPr>
      <w:r w:rsidRPr="00703CE6">
        <w:rPr>
          <w:b/>
        </w:rPr>
        <w:t>In</w:t>
      </w:r>
      <w:r>
        <w:rPr>
          <w:b/>
        </w:rPr>
        <w:t>terface</w:t>
      </w:r>
      <w:r w:rsidRPr="00703CE6">
        <w:rPr>
          <w:b/>
        </w:rPr>
        <w:t xml:space="preserve"> Manager</w:t>
      </w:r>
      <w:r>
        <w:rPr>
          <w:b/>
        </w:rPr>
        <w:t xml:space="preserve"> </w:t>
      </w:r>
      <w:r w:rsidRPr="00281337">
        <w:rPr>
          <w:bCs/>
          <w:i/>
          <w:iCs/>
        </w:rPr>
        <w:t xml:space="preserve">(Lead </w:t>
      </w:r>
      <w:r>
        <w:rPr>
          <w:bCs/>
          <w:i/>
          <w:iCs/>
        </w:rPr>
        <w:t>A</w:t>
      </w:r>
      <w:r w:rsidRPr="00281337">
        <w:rPr>
          <w:bCs/>
          <w:i/>
          <w:iCs/>
        </w:rPr>
        <w:t>ppointed Party</w:t>
      </w:r>
      <w:r>
        <w:rPr>
          <w:bCs/>
          <w:i/>
          <w:iCs/>
        </w:rPr>
        <w:t xml:space="preserve"> &amp; Appointing Party</w:t>
      </w:r>
      <w:r w:rsidRPr="00281337">
        <w:rPr>
          <w:bCs/>
          <w:i/>
          <w:iCs/>
        </w:rPr>
        <w:t>)</w:t>
      </w:r>
    </w:p>
    <w:p w14:paraId="3E484C99" w14:textId="77777777" w:rsidR="00B640A1" w:rsidRPr="00703CE6" w:rsidRDefault="00B640A1" w:rsidP="00B640A1">
      <w:pPr>
        <w:spacing w:after="0"/>
        <w:rPr>
          <w:b/>
        </w:rPr>
      </w:pPr>
    </w:p>
    <w:p w14:paraId="3E6C9B9A" w14:textId="37EBC826" w:rsidR="00B640A1" w:rsidRPr="004D3FA1" w:rsidRDefault="00B640A1">
      <w:r w:rsidRPr="004D3FA1">
        <w:t>The Interface Manager will manage the spatial coordination process during coordination meeting and will propose resolutions to coordinate clashes (design clashes and modeling clashes). The role of the Interface Manager can be a join</w:t>
      </w:r>
      <w:r w:rsidRPr="004D3FA1">
        <w:rPr>
          <w:rFonts w:hint="eastAsia"/>
        </w:rPr>
        <w:t>t</w:t>
      </w:r>
      <w:r w:rsidRPr="004D3FA1">
        <w:t xml:space="preserve"> venture between a BIM designated individual and / or lead deign discipline. </w:t>
      </w:r>
    </w:p>
    <w:p w14:paraId="2109D47D" w14:textId="4345E3CD" w:rsidR="00B640A1" w:rsidRPr="00D25A74" w:rsidRDefault="002A740B" w:rsidP="007256C4">
      <w:pPr>
        <w:rPr>
          <w:color w:val="AE9142" w:themeColor="accent1"/>
        </w:rPr>
      </w:pPr>
      <w:r>
        <w:t xml:space="preserve">For detailed information on the responsibilities related to BIM that are assigned to each member of the team, please refer to </w:t>
      </w:r>
      <w:r w:rsidRPr="00D147DF">
        <w:rPr>
          <w:color w:val="AE9142" w:themeColor="text1"/>
        </w:rPr>
        <w:t>[</w:t>
      </w:r>
      <w:r w:rsidRPr="00D147DF">
        <w:rPr>
          <w:rFonts w:hint="eastAsia"/>
          <w:color w:val="AE9142" w:themeColor="text1"/>
        </w:rPr>
        <w:t>BIM Responsibility Matrix</w:t>
      </w:r>
      <w:r w:rsidRPr="00D147DF">
        <w:rPr>
          <w:color w:val="AE9142" w:themeColor="text1"/>
        </w:rPr>
        <w:t xml:space="preserve">] </w:t>
      </w:r>
      <w:r w:rsidRPr="00D147DF">
        <w:rPr>
          <w:rFonts w:hint="eastAsia"/>
          <w:color w:val="AE9142" w:themeColor="text1"/>
        </w:rPr>
        <w:t>(Appendix E</w:t>
      </w:r>
      <w:r w:rsidRPr="00D147DF">
        <w:rPr>
          <w:color w:val="AE9142" w:themeColor="text1"/>
        </w:rPr>
        <w:t>)</w:t>
      </w:r>
      <w:r w:rsidR="00D147DF" w:rsidRPr="00D147DF">
        <w:rPr>
          <w:color w:val="AE9142" w:themeColor="text1"/>
        </w:rPr>
        <w:t xml:space="preserve"> </w:t>
      </w:r>
      <w:bookmarkStart w:id="35" w:name="_Hlk63695270"/>
      <w:r w:rsidR="00D147DF" w:rsidRPr="00D147DF">
        <w:t xml:space="preserve">and </w:t>
      </w:r>
      <w:r w:rsidR="00D147DF" w:rsidRPr="00D147DF">
        <w:rPr>
          <w:color w:val="AE9142" w:themeColor="accent1"/>
        </w:rPr>
        <w:t>[Discipline Interface] (Appendix N)</w:t>
      </w:r>
      <w:bookmarkEnd w:id="35"/>
      <w:r w:rsidRPr="00D147DF">
        <w:rPr>
          <w:rFonts w:hint="eastAsia"/>
        </w:rPr>
        <w:t>.</w:t>
      </w:r>
    </w:p>
    <w:p w14:paraId="11298FD0" w14:textId="4C27C97C" w:rsidR="00B640A1" w:rsidRDefault="00AF1D43" w:rsidP="00B640A1">
      <w:pPr>
        <w:pStyle w:val="Heading2"/>
      </w:pPr>
      <w:bookmarkStart w:id="36" w:name="_Ref58263001"/>
      <w:bookmarkStart w:id="37" w:name="_Ref58263021"/>
      <w:bookmarkStart w:id="38" w:name="_Toc58580856"/>
      <w:bookmarkStart w:id="39" w:name="_Toc87828919"/>
      <w:r>
        <w:t>BIM Responsibility Matrix Members Allocation</w:t>
      </w:r>
      <w:bookmarkEnd w:id="36"/>
      <w:bookmarkEnd w:id="37"/>
      <w:bookmarkEnd w:id="38"/>
      <w:bookmarkEnd w:id="39"/>
    </w:p>
    <w:tbl>
      <w:tblPr>
        <w:tblStyle w:val="GridTable441"/>
        <w:tblW w:w="9360" w:type="dxa"/>
        <w:tblInd w:w="625" w:type="dxa"/>
        <w:tblLayout w:type="fixed"/>
        <w:tblLook w:val="04A0" w:firstRow="1" w:lastRow="0" w:firstColumn="1" w:lastColumn="0" w:noHBand="0" w:noVBand="1"/>
      </w:tblPr>
      <w:tblGrid>
        <w:gridCol w:w="3339"/>
        <w:gridCol w:w="3141"/>
        <w:gridCol w:w="2880"/>
      </w:tblGrid>
      <w:tr w:rsidR="00B640A1" w:rsidRPr="00B340FD" w14:paraId="6DE16877" w14:textId="77777777" w:rsidTr="00714909">
        <w:trPr>
          <w:cnfStyle w:val="100000000000" w:firstRow="1" w:lastRow="0" w:firstColumn="0" w:lastColumn="0" w:oddVBand="0" w:evenVBand="0" w:oddHBand="0"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3339"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5BE7C04D" w14:textId="77777777" w:rsidR="00B640A1" w:rsidRPr="00B340FD" w:rsidRDefault="00B640A1" w:rsidP="00714909">
            <w:pPr>
              <w:ind w:left="0"/>
              <w:jc w:val="left"/>
            </w:pPr>
            <w:r>
              <w:t>Program-wide TRSDC BIM Roles</w:t>
            </w:r>
          </w:p>
        </w:tc>
        <w:tc>
          <w:tcPr>
            <w:tcW w:w="3141"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64C94275" w14:textId="77777777" w:rsidR="00B640A1" w:rsidRPr="00B340FD" w:rsidRDefault="00B640A1" w:rsidP="00714909">
            <w:pPr>
              <w:ind w:left="0"/>
              <w:jc w:val="left"/>
              <w:cnfStyle w:val="100000000000" w:firstRow="1" w:lastRow="0" w:firstColumn="0" w:lastColumn="0" w:oddVBand="0" w:evenVBand="0" w:oddHBand="0" w:evenHBand="0" w:firstRowFirstColumn="0" w:firstRowLastColumn="0" w:lastRowFirstColumn="0" w:lastRowLastColumn="0"/>
            </w:pPr>
            <w:r>
              <w:t>Email</w:t>
            </w:r>
          </w:p>
        </w:tc>
        <w:tc>
          <w:tcPr>
            <w:tcW w:w="288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18075F58" w14:textId="77777777" w:rsidR="00B640A1" w:rsidRPr="00B340FD" w:rsidRDefault="00B640A1" w:rsidP="00714909">
            <w:pPr>
              <w:ind w:left="0"/>
              <w:jc w:val="left"/>
              <w:cnfStyle w:val="100000000000" w:firstRow="1" w:lastRow="0" w:firstColumn="0" w:lastColumn="0" w:oddVBand="0" w:evenVBand="0" w:oddHBand="0" w:evenHBand="0" w:firstRowFirstColumn="0" w:firstRowLastColumn="0" w:lastRowFirstColumn="0" w:lastRowLastColumn="0"/>
            </w:pPr>
            <w:r>
              <w:t>Phone</w:t>
            </w:r>
          </w:p>
        </w:tc>
      </w:tr>
      <w:tr w:rsidR="00B640A1" w:rsidRPr="006046DC" w14:paraId="5E10D07E" w14:textId="77777777" w:rsidTr="00015C4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33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B719197" w14:textId="77777777" w:rsidR="00B640A1" w:rsidRPr="006046DC" w:rsidRDefault="00B640A1" w:rsidP="00714909">
            <w:pPr>
              <w:ind w:left="0"/>
              <w:jc w:val="left"/>
            </w:pPr>
            <w:r w:rsidRPr="006046DC">
              <w:t>TRSDC Information Manager</w:t>
            </w:r>
          </w:p>
        </w:tc>
        <w:tc>
          <w:tcPr>
            <w:tcW w:w="314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EEB5181" w14:textId="77777777" w:rsidR="00B640A1" w:rsidRPr="006046DC" w:rsidRDefault="00B640A1" w:rsidP="00714909">
            <w:pPr>
              <w:ind w:left="0"/>
              <w:jc w:val="left"/>
              <w:cnfStyle w:val="000000100000" w:firstRow="0" w:lastRow="0" w:firstColumn="0" w:lastColumn="0" w:oddVBand="0" w:evenVBand="0" w:oddHBand="1" w:evenHBand="0" w:firstRowFirstColumn="0" w:firstRowLastColumn="0" w:lastRowFirstColumn="0" w:lastRowLastColumn="0"/>
              <w:rPr>
                <w:b/>
              </w:rPr>
            </w:pPr>
            <w:r>
              <w:rPr>
                <w:b/>
              </w:rPr>
              <w:t>David.glennon@theredsea.sa</w:t>
            </w:r>
          </w:p>
        </w:tc>
        <w:tc>
          <w:tcPr>
            <w:tcW w:w="288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4A2A13F" w14:textId="77777777" w:rsidR="00B640A1" w:rsidRPr="006046DC" w:rsidRDefault="00B640A1" w:rsidP="00714909">
            <w:pPr>
              <w:ind w:left="0"/>
              <w:jc w:val="left"/>
              <w:cnfStyle w:val="000000100000" w:firstRow="0" w:lastRow="0" w:firstColumn="0" w:lastColumn="0" w:oddVBand="0" w:evenVBand="0" w:oddHBand="1" w:evenHBand="0" w:firstRowFirstColumn="0" w:firstRowLastColumn="0" w:lastRowFirstColumn="0" w:lastRowLastColumn="0"/>
              <w:rPr>
                <w:b/>
              </w:rPr>
            </w:pPr>
          </w:p>
        </w:tc>
      </w:tr>
      <w:tr w:rsidR="00B640A1" w:rsidRPr="006046DC" w14:paraId="7825A1B8" w14:textId="77777777" w:rsidTr="00714909">
        <w:trPr>
          <w:trHeight w:val="440"/>
        </w:trPr>
        <w:tc>
          <w:tcPr>
            <w:cnfStyle w:val="001000000000" w:firstRow="0" w:lastRow="0" w:firstColumn="1" w:lastColumn="0" w:oddVBand="0" w:evenVBand="0" w:oddHBand="0" w:evenHBand="0" w:firstRowFirstColumn="0" w:firstRowLastColumn="0" w:lastRowFirstColumn="0" w:lastRowLastColumn="0"/>
            <w:tcW w:w="3339" w:type="dxa"/>
            <w:tcBorders>
              <w:top w:val="single" w:sz="4" w:space="0" w:color="AE9142" w:themeColor="text1"/>
              <w:left w:val="single" w:sz="4" w:space="0" w:color="AE9142" w:themeColor="text1"/>
              <w:bottom w:val="single" w:sz="4" w:space="0" w:color="AE9142" w:themeColor="text1"/>
              <w:right w:val="single" w:sz="4" w:space="0" w:color="AE9142" w:themeColor="text1"/>
            </w:tcBorders>
            <w:vAlign w:val="center"/>
          </w:tcPr>
          <w:p w14:paraId="461B4D1C" w14:textId="77777777" w:rsidR="00B640A1" w:rsidRPr="006046DC" w:rsidRDefault="00B640A1" w:rsidP="00714909">
            <w:pPr>
              <w:ind w:left="0"/>
              <w:jc w:val="left"/>
            </w:pPr>
            <w:r>
              <w:t>TRSDC Project Information Manager</w:t>
            </w:r>
          </w:p>
        </w:tc>
        <w:tc>
          <w:tcPr>
            <w:tcW w:w="314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06A151F" w14:textId="77777777" w:rsidR="00B640A1" w:rsidRDefault="00B640A1" w:rsidP="00714909">
            <w:pPr>
              <w:ind w:left="0"/>
              <w:jc w:val="left"/>
              <w:cnfStyle w:val="000000000000" w:firstRow="0" w:lastRow="0" w:firstColumn="0" w:lastColumn="0" w:oddVBand="0" w:evenVBand="0" w:oddHBand="0" w:evenHBand="0" w:firstRowFirstColumn="0" w:firstRowLastColumn="0" w:lastRowFirstColumn="0" w:lastRowLastColumn="0"/>
              <w:rPr>
                <w:b/>
              </w:rPr>
            </w:pPr>
            <w:r>
              <w:rPr>
                <w:b/>
              </w:rPr>
              <w:t>David.glennon@theredsea.sa</w:t>
            </w:r>
          </w:p>
        </w:tc>
        <w:tc>
          <w:tcPr>
            <w:tcW w:w="288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0B919F5" w14:textId="77777777" w:rsidR="00B640A1" w:rsidRPr="006046DC" w:rsidRDefault="00B640A1" w:rsidP="00714909">
            <w:pPr>
              <w:ind w:left="0"/>
              <w:jc w:val="left"/>
              <w:cnfStyle w:val="000000000000" w:firstRow="0" w:lastRow="0" w:firstColumn="0" w:lastColumn="0" w:oddVBand="0" w:evenVBand="0" w:oddHBand="0" w:evenHBand="0" w:firstRowFirstColumn="0" w:firstRowLastColumn="0" w:lastRowFirstColumn="0" w:lastRowLastColumn="0"/>
              <w:rPr>
                <w:b/>
              </w:rPr>
            </w:pPr>
          </w:p>
        </w:tc>
      </w:tr>
    </w:tbl>
    <w:p w14:paraId="39DB7B8F" w14:textId="77777777" w:rsidR="00B640A1" w:rsidRDefault="00B640A1" w:rsidP="00D25A74">
      <w:pPr>
        <w:ind w:left="0"/>
      </w:pPr>
    </w:p>
    <w:p w14:paraId="3BE137E9" w14:textId="77777777" w:rsidR="00D147DF" w:rsidRDefault="00D147DF" w:rsidP="00B640A1">
      <w:pPr>
        <w:rPr>
          <w:rFonts w:cstheme="minorHAnsi"/>
          <w:i/>
          <w:color w:val="00968F" w:themeColor="accent3"/>
        </w:rPr>
        <w:sectPr w:rsidR="00D147DF" w:rsidSect="003A3AF7">
          <w:headerReference w:type="default" r:id="rId21"/>
          <w:footerReference w:type="default" r:id="rId22"/>
          <w:pgSz w:w="11906" w:h="16838" w:code="9"/>
          <w:pgMar w:top="1080" w:right="792" w:bottom="432" w:left="1080" w:header="1152" w:footer="288" w:gutter="0"/>
          <w:cols w:space="720"/>
          <w:docGrid w:linePitch="360"/>
        </w:sectPr>
      </w:pPr>
    </w:p>
    <w:p w14:paraId="341FDD8A" w14:textId="31BD07CE" w:rsidR="00B640A1" w:rsidRPr="0082034F" w:rsidRDefault="00B640A1" w:rsidP="00B640A1">
      <w:pPr>
        <w:rPr>
          <w:rFonts w:cstheme="minorHAnsi"/>
          <w:i/>
          <w:color w:val="00968F" w:themeColor="accent3"/>
        </w:rPr>
      </w:pPr>
    </w:p>
    <w:tbl>
      <w:tblPr>
        <w:tblStyle w:val="GridTable441"/>
        <w:tblW w:w="4796" w:type="pct"/>
        <w:tblInd w:w="625" w:type="dxa"/>
        <w:tblLook w:val="04A0" w:firstRow="1" w:lastRow="0" w:firstColumn="1" w:lastColumn="0" w:noHBand="0" w:noVBand="1"/>
      </w:tblPr>
      <w:tblGrid>
        <w:gridCol w:w="2616"/>
        <w:gridCol w:w="1149"/>
        <w:gridCol w:w="2409"/>
        <w:gridCol w:w="3258"/>
        <w:gridCol w:w="3405"/>
        <w:gridCol w:w="1854"/>
      </w:tblGrid>
      <w:tr w:rsidR="00D147DF" w:rsidRPr="00D147DF" w14:paraId="4C95517C" w14:textId="77777777" w:rsidTr="0694C631">
        <w:trPr>
          <w:cnfStyle w:val="100000000000" w:firstRow="1" w:lastRow="0" w:firstColumn="0" w:lastColumn="0" w:oddVBand="0" w:evenVBand="0" w:oddHBand="0"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44250E52" w14:textId="1BAED8EF" w:rsidR="00D147DF" w:rsidRPr="00B340FD" w:rsidRDefault="00D147DF" w:rsidP="00D25A74">
            <w:pPr>
              <w:ind w:left="0"/>
              <w:jc w:val="center"/>
            </w:pPr>
            <w:r>
              <w:t>R08-HE1D01</w:t>
            </w:r>
          </w:p>
        </w:tc>
        <w:tc>
          <w:tcPr>
            <w:tcW w:w="391" w:type="pct"/>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3CCB031A" w14:textId="66740F9C" w:rsidR="00D147DF" w:rsidRDefault="00D147DF" w:rsidP="00D147DF">
            <w:pPr>
              <w:ind w:left="0"/>
              <w:jc w:val="center"/>
              <w:cnfStyle w:val="100000000000" w:firstRow="1" w:lastRow="0" w:firstColumn="0" w:lastColumn="0" w:oddVBand="0" w:evenVBand="0" w:oddHBand="0" w:evenHBand="0" w:firstRowFirstColumn="0" w:firstRowLastColumn="0" w:lastRowFirstColumn="0" w:lastRowLastColumn="0"/>
            </w:pPr>
            <w:r>
              <w:t>Contract Code</w:t>
            </w:r>
          </w:p>
        </w:tc>
        <w:tc>
          <w:tcPr>
            <w:tcW w:w="820" w:type="pct"/>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7F3C8C42" w14:textId="7F6ABC69" w:rsidR="00D147DF" w:rsidRDefault="00D147DF" w:rsidP="00D25A74">
            <w:pPr>
              <w:ind w:left="0"/>
              <w:jc w:val="center"/>
              <w:cnfStyle w:val="100000000000" w:firstRow="1" w:lastRow="0" w:firstColumn="0" w:lastColumn="0" w:oddVBand="0" w:evenVBand="0" w:oddHBand="0" w:evenHBand="0" w:firstRowFirstColumn="0" w:firstRowLastColumn="0" w:lastRowFirstColumn="0" w:lastRowLastColumn="0"/>
            </w:pPr>
            <w:r>
              <w:t>Name</w:t>
            </w:r>
          </w:p>
        </w:tc>
        <w:tc>
          <w:tcPr>
            <w:tcW w:w="1109" w:type="pct"/>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50DDB28B" w14:textId="77777777" w:rsidR="00D147DF" w:rsidRPr="00B340FD" w:rsidRDefault="00D147DF" w:rsidP="00D25A74">
            <w:pPr>
              <w:ind w:left="0"/>
              <w:jc w:val="center"/>
              <w:cnfStyle w:val="100000000000" w:firstRow="1" w:lastRow="0" w:firstColumn="0" w:lastColumn="0" w:oddVBand="0" w:evenVBand="0" w:oddHBand="0" w:evenHBand="0" w:firstRowFirstColumn="0" w:firstRowLastColumn="0" w:lastRowFirstColumn="0" w:lastRowLastColumn="0"/>
            </w:pPr>
            <w:r>
              <w:t>Company Name</w:t>
            </w:r>
          </w:p>
        </w:tc>
        <w:tc>
          <w:tcPr>
            <w:tcW w:w="1159" w:type="pct"/>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4174DFE" w14:textId="77777777" w:rsidR="00D147DF" w:rsidRPr="00B340FD" w:rsidRDefault="00D147DF" w:rsidP="00D25A74">
            <w:pPr>
              <w:ind w:left="0"/>
              <w:jc w:val="center"/>
              <w:cnfStyle w:val="100000000000" w:firstRow="1" w:lastRow="0" w:firstColumn="0" w:lastColumn="0" w:oddVBand="0" w:evenVBand="0" w:oddHBand="0" w:evenHBand="0" w:firstRowFirstColumn="0" w:firstRowLastColumn="0" w:lastRowFirstColumn="0" w:lastRowLastColumn="0"/>
            </w:pPr>
            <w:r>
              <w:t>Email</w:t>
            </w:r>
          </w:p>
        </w:tc>
        <w:tc>
          <w:tcPr>
            <w:tcW w:w="631" w:type="pct"/>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D17FEC2" w14:textId="77777777" w:rsidR="00D147DF" w:rsidRPr="00B340FD" w:rsidRDefault="00D147DF" w:rsidP="00D25A74">
            <w:pPr>
              <w:ind w:left="0"/>
              <w:jc w:val="center"/>
              <w:cnfStyle w:val="100000000000" w:firstRow="1" w:lastRow="0" w:firstColumn="0" w:lastColumn="0" w:oddVBand="0" w:evenVBand="0" w:oddHBand="0" w:evenHBand="0" w:firstRowFirstColumn="0" w:firstRowLastColumn="0" w:lastRowFirstColumn="0" w:lastRowLastColumn="0"/>
            </w:pPr>
            <w:r>
              <w:t>Phone</w:t>
            </w:r>
          </w:p>
        </w:tc>
      </w:tr>
      <w:tr w:rsidR="00D147DF" w:rsidRPr="00B340FD" w14:paraId="47C38F14" w14:textId="77777777" w:rsidTr="0694C63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1763E960" w14:textId="3147C7DD" w:rsidR="00D147DF" w:rsidRPr="00671560" w:rsidRDefault="00D147DF" w:rsidP="00714909">
            <w:pPr>
              <w:ind w:left="0"/>
              <w:jc w:val="left"/>
              <w:rPr>
                <w:b w:val="0"/>
                <w:i/>
              </w:rPr>
            </w:pPr>
            <w:r w:rsidRPr="00671560">
              <w:rPr>
                <w:b w:val="0"/>
                <w:i/>
              </w:rPr>
              <w:t xml:space="preserve">Project Information Manager </w:t>
            </w:r>
            <w:r w:rsidRPr="00671560">
              <w:rPr>
                <w:rFonts w:hint="eastAsia"/>
                <w:b w:val="0"/>
                <w:i/>
              </w:rPr>
              <w:t>(Appoint</w:t>
            </w:r>
            <w:r w:rsidRPr="00671560">
              <w:rPr>
                <w:b w:val="0"/>
                <w:i/>
              </w:rPr>
              <w:t>ing</w:t>
            </w:r>
            <w:r w:rsidRPr="00671560">
              <w:rPr>
                <w:rFonts w:hint="eastAsia"/>
                <w:b w:val="0"/>
                <w:i/>
              </w:rPr>
              <w:t xml:space="preserve"> Party)</w:t>
            </w:r>
          </w:p>
        </w:tc>
        <w:tc>
          <w:tcPr>
            <w:tcW w:w="39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690BB47" w14:textId="6A6EF1BB" w:rsidR="00D147DF" w:rsidRPr="00CC3478" w:rsidRDefault="00D2340C" w:rsidP="00671560">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Pr>
                <w:rFonts w:eastAsia="Roboto Condensed" w:cstheme="minorHAnsi"/>
                <w:i/>
                <w:color w:val="AE9142" w:themeColor="text1"/>
              </w:rPr>
              <w:t>N/A</w:t>
            </w: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EFCCDDB" w14:textId="5342D921" w:rsidR="00D147DF" w:rsidRPr="0077097D" w:rsidRDefault="00D147DF" w:rsidP="00D25A74">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r w:rsidRPr="00CC3478">
              <w:rPr>
                <w:rFonts w:eastAsia="Roboto Condensed" w:cstheme="minorHAnsi"/>
                <w:i/>
                <w:color w:val="AE9142" w:themeColor="text1"/>
              </w:rPr>
              <w:t xml:space="preserve">Kapil Kumar </w:t>
            </w:r>
          </w:p>
        </w:tc>
        <w:tc>
          <w:tcPr>
            <w:tcW w:w="110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3723D6C" w14:textId="194E601B" w:rsidR="00D147DF" w:rsidRPr="0077097D" w:rsidRDefault="00D147DF" w:rsidP="00D25A74">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r w:rsidRPr="00D25A74">
              <w:rPr>
                <w:rFonts w:eastAsia="Roboto Condensed" w:cstheme="minorHAnsi" w:hint="eastAsia"/>
                <w:i/>
                <w:color w:val="AE9142" w:themeColor="text1"/>
              </w:rPr>
              <w:t>TRSDC</w:t>
            </w: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0AB439C" w14:textId="3A9AE0F0" w:rsidR="00D147DF" w:rsidRPr="0077097D" w:rsidRDefault="00D147DF" w:rsidP="00D25A74">
            <w:pPr>
              <w:ind w:left="0"/>
              <w:jc w:val="center"/>
              <w:cnfStyle w:val="000000100000" w:firstRow="0" w:lastRow="0" w:firstColumn="0" w:lastColumn="0" w:oddVBand="0" w:evenVBand="0" w:oddHBand="1" w:evenHBand="0" w:firstRowFirstColumn="0" w:firstRowLastColumn="0" w:lastRowFirstColumn="0" w:lastRowLastColumn="0"/>
              <w:rPr>
                <w:bCs/>
                <w:color w:val="FFFFFF" w:themeColor="background1"/>
              </w:rPr>
            </w:pPr>
            <w:r w:rsidRPr="00CC3478">
              <w:rPr>
                <w:rFonts w:eastAsia="Roboto Condensed" w:cstheme="minorHAnsi"/>
                <w:i/>
                <w:color w:val="AE9142" w:themeColor="text1"/>
              </w:rPr>
              <w:t>Kapil.Kumar@theredsea.sa</w:t>
            </w:r>
            <w:r w:rsidRPr="00D25A74">
              <w:rPr>
                <w:rFonts w:cstheme="minorHAnsi" w:hint="eastAsia"/>
                <w:i/>
                <w:color w:val="00968F" w:themeColor="accent3"/>
              </w:rPr>
              <w:t xml:space="preserve"> </w:t>
            </w:r>
            <w:r w:rsidRPr="00D25A74">
              <w:rPr>
                <w:rFonts w:cstheme="minorHAnsi"/>
                <w:i/>
                <w:color w:val="00968F" w:themeColor="accent3"/>
              </w:rPr>
              <w:t xml:space="preserve"> </w:t>
            </w:r>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54D7663" w14:textId="4CD07720" w:rsidR="00D147DF" w:rsidRPr="00671560" w:rsidRDefault="00D147DF" w:rsidP="00D25A74">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r>
      <w:tr w:rsidR="00D2340C" w:rsidRPr="00B340FD" w14:paraId="79C1C3B0" w14:textId="77777777" w:rsidTr="0694C631">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449C3D6F" w14:textId="730C7867" w:rsidR="00D2340C" w:rsidRPr="00671560" w:rsidRDefault="00D2340C" w:rsidP="00671560">
            <w:pPr>
              <w:ind w:left="0"/>
              <w:jc w:val="left"/>
              <w:rPr>
                <w:b w:val="0"/>
                <w:i/>
              </w:rPr>
            </w:pPr>
            <w:r w:rsidRPr="00671560">
              <w:rPr>
                <w:b w:val="0"/>
                <w:i/>
              </w:rPr>
              <w:t>Task Information Manger - Lead</w:t>
            </w:r>
          </w:p>
        </w:tc>
        <w:tc>
          <w:tcPr>
            <w:tcW w:w="391" w:type="pct"/>
            <w:vMerge w:val="restart"/>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35635ABB" w14:textId="1156162E" w:rsidR="00D2340C" w:rsidRPr="4BBFB2C7" w:rsidRDefault="00D2340C" w:rsidP="00D2340C">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00FA41A3">
              <w:rPr>
                <w:rFonts w:eastAsia="Roboto Condensed" w:cstheme="minorHAnsi"/>
                <w:i/>
                <w:color w:val="AE9142" w:themeColor="text1"/>
              </w:rPr>
              <w:t>D01</w:t>
            </w: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8EDB559" w14:textId="396D6909" w:rsidR="00D2340C" w:rsidRDefault="00D2340C" w:rsidP="00671560">
            <w:pPr>
              <w:spacing w:after="120"/>
              <w:ind w:left="0"/>
              <w:jc w:val="center"/>
              <w:cnfStyle w:val="000000000000" w:firstRow="0" w:lastRow="0" w:firstColumn="0" w:lastColumn="0" w:oddVBand="0" w:evenVBand="0" w:oddHBand="0" w:evenHBand="0" w:firstRowFirstColumn="0" w:firstRowLastColumn="0" w:lastRowFirstColumn="0" w:lastRowLastColumn="0"/>
              <w:rPr>
                <w:rFonts w:ascii="Playfair Display" w:eastAsia="Playfair Display" w:hAnsi="Playfair Display" w:cs="Playfair Display"/>
                <w:szCs w:val="18"/>
              </w:rPr>
            </w:pPr>
            <w:r w:rsidRPr="4BBFB2C7">
              <w:rPr>
                <w:rFonts w:eastAsia="Roboto Condensed"/>
                <w:i/>
                <w:iCs/>
                <w:color w:val="AE9142" w:themeColor="accent2"/>
              </w:rPr>
              <w:t>Decio Ferreira</w:t>
            </w:r>
          </w:p>
        </w:tc>
        <w:tc>
          <w:tcPr>
            <w:tcW w:w="1109" w:type="pct"/>
            <w:vMerge w:val="restart"/>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1252F200" w14:textId="711B8E98" w:rsidR="00D2340C" w:rsidRDefault="00D2340C" w:rsidP="00D2340C">
            <w:pPr>
              <w:ind w:left="0"/>
              <w:jc w:val="center"/>
              <w:cnfStyle w:val="000000000000" w:firstRow="0" w:lastRow="0" w:firstColumn="0" w:lastColumn="0" w:oddVBand="0" w:evenVBand="0" w:oddHBand="0" w:evenHBand="0" w:firstRowFirstColumn="0" w:firstRowLastColumn="0" w:lastRowFirstColumn="0" w:lastRowLastColumn="0"/>
              <w:rPr>
                <w:i/>
                <w:color w:val="D2BE89" w:themeColor="text1" w:themeTint="99"/>
              </w:rPr>
            </w:pPr>
            <w:r w:rsidRPr="00D25A74">
              <w:rPr>
                <w:rFonts w:eastAsia="Roboto Condensed" w:cstheme="minorHAnsi" w:hint="eastAsia"/>
                <w:i/>
                <w:color w:val="AE9142" w:themeColor="text1"/>
              </w:rPr>
              <w:t>Foster + Partners</w:t>
            </w: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31A953D" w14:textId="29B78208" w:rsidR="00D2340C" w:rsidRPr="00E17E40" w:rsidRDefault="00D2340C" w:rsidP="00671560">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4BBFB2C7">
              <w:rPr>
                <w:rFonts w:eastAsia="Roboto Condensed"/>
                <w:i/>
                <w:iCs/>
                <w:color w:val="AE9142" w:themeColor="accent2"/>
              </w:rPr>
              <w:t xml:space="preserve"> dferreira@FosterandPartners.com</w:t>
            </w:r>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DDBF137" w14:textId="769D618B" w:rsidR="00D2340C" w:rsidRPr="00671560" w:rsidRDefault="00D2340C" w:rsidP="00671560">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r w:rsidRPr="00620EEF">
              <w:rPr>
                <w:rFonts w:eastAsia="Roboto Condensed" w:cstheme="minorHAnsi"/>
                <w:i/>
                <w:color w:val="AE9142" w:themeColor="text1"/>
              </w:rPr>
              <w:t>+44 (0)20 7738 0455</w:t>
            </w:r>
          </w:p>
        </w:tc>
      </w:tr>
      <w:tr w:rsidR="00D2340C" w:rsidRPr="00B340FD" w14:paraId="56A800AC" w14:textId="77777777" w:rsidTr="0694C63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3454D2C6" w14:textId="77777777" w:rsidR="00D2340C" w:rsidRPr="00671560" w:rsidRDefault="00D2340C" w:rsidP="00671560">
            <w:pPr>
              <w:ind w:left="0"/>
              <w:jc w:val="left"/>
              <w:rPr>
                <w:b w:val="0"/>
                <w:i/>
              </w:rPr>
            </w:pPr>
            <w:r w:rsidRPr="00671560">
              <w:rPr>
                <w:b w:val="0"/>
                <w:i/>
              </w:rPr>
              <w:t>Task Information Manger - Lead</w:t>
            </w:r>
          </w:p>
        </w:tc>
        <w:tc>
          <w:tcPr>
            <w:tcW w:w="391" w:type="pct"/>
            <w:vMerge/>
            <w:vAlign w:val="center"/>
          </w:tcPr>
          <w:p w14:paraId="7565E107" w14:textId="0586290B" w:rsidR="00D2340C" w:rsidRPr="00D25A74" w:rsidRDefault="00D2340C" w:rsidP="00311CE2">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526CDF9" w14:textId="3F9C9751" w:rsidR="00D2340C" w:rsidRDefault="00D2340C" w:rsidP="00671560">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r w:rsidRPr="00D25A74">
              <w:rPr>
                <w:rFonts w:eastAsia="Roboto Condensed" w:cstheme="minorHAnsi" w:hint="eastAsia"/>
                <w:i/>
                <w:color w:val="AE9142" w:themeColor="text1"/>
              </w:rPr>
              <w:t>Radu Ionut Boeriu</w:t>
            </w:r>
          </w:p>
        </w:tc>
        <w:tc>
          <w:tcPr>
            <w:tcW w:w="1109" w:type="pct"/>
            <w:vMerge/>
            <w:vAlign w:val="center"/>
          </w:tcPr>
          <w:p w14:paraId="2CB88D58" w14:textId="266D9BDA" w:rsidR="00D2340C" w:rsidRPr="00D25A74" w:rsidRDefault="00D2340C" w:rsidP="00311CE2">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F13322D" w14:textId="45F3AF74" w:rsidR="00D2340C" w:rsidRPr="00D25A74" w:rsidRDefault="00D2340C" w:rsidP="00671560">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sidRPr="00D25A74">
              <w:rPr>
                <w:rFonts w:eastAsia="Roboto Condensed" w:cstheme="minorHAnsi" w:hint="eastAsia"/>
                <w:i/>
                <w:color w:val="AE9142" w:themeColor="text1"/>
              </w:rPr>
              <w:t>riboeriu@FosterandPartners.com</w:t>
            </w:r>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E78AD94" w14:textId="47475FBF" w:rsidR="00D2340C" w:rsidRPr="00671560" w:rsidRDefault="00D2340C" w:rsidP="00671560">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sidRPr="00620EEF">
              <w:rPr>
                <w:rFonts w:eastAsia="Roboto Condensed" w:cstheme="minorHAnsi"/>
                <w:i/>
                <w:color w:val="AE9142" w:themeColor="text1"/>
              </w:rPr>
              <w:t>+44 (0)20 7738 0455</w:t>
            </w:r>
          </w:p>
        </w:tc>
      </w:tr>
      <w:tr w:rsidR="00D2340C" w:rsidRPr="00B340FD" w14:paraId="03EE297E" w14:textId="77777777" w:rsidTr="0694C631">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062EB4A2" w14:textId="5BB9B964" w:rsidR="00D2340C" w:rsidRPr="00671560" w:rsidRDefault="00D2340C" w:rsidP="00671560">
            <w:pPr>
              <w:ind w:left="0"/>
              <w:jc w:val="left"/>
              <w:rPr>
                <w:b w:val="0"/>
                <w:i/>
              </w:rPr>
            </w:pPr>
            <w:r w:rsidRPr="00671560">
              <w:rPr>
                <w:b w:val="0"/>
                <w:i/>
              </w:rPr>
              <w:t>Task Information Manager – Signature Architect</w:t>
            </w:r>
          </w:p>
        </w:tc>
        <w:tc>
          <w:tcPr>
            <w:tcW w:w="391" w:type="pct"/>
            <w:vMerge/>
            <w:vAlign w:val="center"/>
          </w:tcPr>
          <w:p w14:paraId="485FF38C" w14:textId="59C142A5" w:rsidR="00D2340C" w:rsidRPr="00D25A74" w:rsidRDefault="00D2340C"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8D45EC7" w14:textId="0A9D5419" w:rsidR="00D2340C" w:rsidRPr="00773AB0" w:rsidRDefault="00D2340C" w:rsidP="00671560">
            <w:pPr>
              <w:ind w:left="0"/>
              <w:jc w:val="center"/>
              <w:cnfStyle w:val="000000000000" w:firstRow="0" w:lastRow="0" w:firstColumn="0" w:lastColumn="0" w:oddVBand="0" w:evenVBand="0" w:oddHBand="0" w:evenHBand="0" w:firstRowFirstColumn="0" w:firstRowLastColumn="0" w:lastRowFirstColumn="0" w:lastRowLastColumn="0"/>
              <w:rPr>
                <w:i/>
                <w:color w:val="D2BE89" w:themeColor="text1" w:themeTint="99"/>
              </w:rPr>
            </w:pPr>
            <w:r w:rsidRPr="00D25A74">
              <w:rPr>
                <w:rFonts w:eastAsia="Roboto Condensed" w:cstheme="minorHAnsi" w:hint="eastAsia"/>
                <w:i/>
                <w:color w:val="AE9142" w:themeColor="text1"/>
              </w:rPr>
              <w:t>Hugh O</w:t>
            </w:r>
            <w:r>
              <w:rPr>
                <w:rFonts w:eastAsia="Roboto Condensed" w:cstheme="minorHAnsi"/>
                <w:i/>
                <w:color w:val="AE9142" w:themeColor="text1"/>
              </w:rPr>
              <w:t>’</w:t>
            </w:r>
            <w:r w:rsidRPr="00D25A74">
              <w:rPr>
                <w:rFonts w:eastAsia="Roboto Condensed" w:cstheme="minorHAnsi" w:hint="eastAsia"/>
                <w:i/>
                <w:color w:val="AE9142" w:themeColor="text1"/>
              </w:rPr>
              <w:t>Connor</w:t>
            </w:r>
          </w:p>
        </w:tc>
        <w:tc>
          <w:tcPr>
            <w:tcW w:w="1109" w:type="pct"/>
            <w:vMerge/>
            <w:vAlign w:val="center"/>
          </w:tcPr>
          <w:p w14:paraId="1644CD6A" w14:textId="0E399212" w:rsidR="00D2340C" w:rsidRPr="00773AB0" w:rsidRDefault="00D2340C" w:rsidP="00311CE2">
            <w:pPr>
              <w:ind w:left="0"/>
              <w:jc w:val="center"/>
              <w:cnfStyle w:val="000000000000" w:firstRow="0" w:lastRow="0" w:firstColumn="0" w:lastColumn="0" w:oddVBand="0" w:evenVBand="0" w:oddHBand="0" w:evenHBand="0" w:firstRowFirstColumn="0" w:firstRowLastColumn="0" w:lastRowFirstColumn="0" w:lastRowLastColumn="0"/>
              <w:rPr>
                <w:i/>
                <w:color w:val="D2BE89" w:themeColor="text1" w:themeTint="99"/>
              </w:rPr>
            </w:pP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8891C2B" w14:textId="6CC28E0A" w:rsidR="00D2340C" w:rsidRPr="00B340FD" w:rsidRDefault="00D2340C" w:rsidP="00671560">
            <w:pPr>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sidRPr="00D25A74">
              <w:rPr>
                <w:rFonts w:eastAsia="Roboto Condensed" w:cstheme="minorHAnsi" w:hint="eastAsia"/>
                <w:i/>
                <w:color w:val="AE9142" w:themeColor="text1"/>
              </w:rPr>
              <w:t>hoconnor@fosterandpartners.com</w:t>
            </w:r>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F0A9474" w14:textId="47AF63BB" w:rsidR="00D2340C" w:rsidRPr="00671560" w:rsidRDefault="00D2340C" w:rsidP="00671560">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r w:rsidRPr="00620EEF">
              <w:rPr>
                <w:rFonts w:eastAsia="Roboto Condensed" w:cstheme="minorHAnsi"/>
                <w:i/>
                <w:color w:val="AE9142" w:themeColor="text1"/>
              </w:rPr>
              <w:t>+44 (0)20 7738 0455</w:t>
            </w:r>
          </w:p>
        </w:tc>
      </w:tr>
      <w:tr w:rsidR="00D2340C" w:rsidRPr="00B340FD" w14:paraId="16A1D36E" w14:textId="77777777" w:rsidTr="0694C63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461316EA" w14:textId="77777777" w:rsidR="00D2340C" w:rsidRPr="00671560" w:rsidRDefault="00D2340C" w:rsidP="00311CE2">
            <w:pPr>
              <w:ind w:left="0"/>
              <w:jc w:val="left"/>
              <w:rPr>
                <w:b w:val="0"/>
                <w:i/>
              </w:rPr>
            </w:pPr>
            <w:r w:rsidRPr="00671560">
              <w:rPr>
                <w:b w:val="0"/>
                <w:i/>
              </w:rPr>
              <w:t>Project Design Manager</w:t>
            </w:r>
          </w:p>
        </w:tc>
        <w:tc>
          <w:tcPr>
            <w:tcW w:w="391" w:type="pct"/>
            <w:vMerge/>
          </w:tcPr>
          <w:p w14:paraId="6562E6D2" w14:textId="31A0A6E0" w:rsidR="00D2340C" w:rsidRPr="00773AB0" w:rsidRDefault="00D2340C" w:rsidP="00311CE2">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E3E0200" w14:textId="77777777" w:rsidR="00D2340C" w:rsidRPr="00773AB0" w:rsidRDefault="00D2340C" w:rsidP="00311CE2">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r w:rsidRPr="00462788">
              <w:rPr>
                <w:rFonts w:eastAsia="Roboto Condensed"/>
                <w:i/>
                <w:iCs/>
                <w:color w:val="AE9142" w:themeColor="accent2"/>
              </w:rPr>
              <w:t>David Mythen</w:t>
            </w:r>
          </w:p>
        </w:tc>
        <w:tc>
          <w:tcPr>
            <w:tcW w:w="1109" w:type="pct"/>
            <w:vMerge/>
            <w:vAlign w:val="center"/>
          </w:tcPr>
          <w:p w14:paraId="4BDF6934" w14:textId="234EC863" w:rsidR="00D2340C" w:rsidRPr="00773AB0" w:rsidRDefault="00D2340C" w:rsidP="00311CE2">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4D3DA5D" w14:textId="77777777" w:rsidR="00D2340C" w:rsidRPr="00B340FD" w:rsidRDefault="00D2340C" w:rsidP="00311CE2">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113A73">
              <w:rPr>
                <w:rFonts w:eastAsia="Roboto Condensed" w:hint="eastAsia"/>
                <w:i/>
                <w:iCs/>
                <w:color w:val="AE9142" w:themeColor="accent2"/>
              </w:rPr>
              <w:t>D</w:t>
            </w:r>
            <w:r>
              <w:rPr>
                <w:rFonts w:eastAsia="Roboto Condensed"/>
                <w:i/>
                <w:iCs/>
                <w:color w:val="AE9142" w:themeColor="accent2"/>
              </w:rPr>
              <w:t>mythen@fosterandpartners.com</w:t>
            </w:r>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E6CFFE5" w14:textId="77777777" w:rsidR="00D2340C" w:rsidRPr="00671560" w:rsidRDefault="00D2340C" w:rsidP="00311CE2">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sidRPr="00620EEF">
              <w:rPr>
                <w:rFonts w:eastAsia="Roboto Condensed" w:cstheme="minorHAnsi"/>
                <w:i/>
                <w:color w:val="AE9142" w:themeColor="text1"/>
              </w:rPr>
              <w:t>+44 (0)20 7738 0455</w:t>
            </w:r>
          </w:p>
        </w:tc>
      </w:tr>
      <w:tr w:rsidR="00D2340C" w:rsidRPr="00B340FD" w14:paraId="0C332E87" w14:textId="77777777" w:rsidTr="0694C631">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5938D144" w14:textId="77777777" w:rsidR="00D2340C" w:rsidRPr="00671560" w:rsidRDefault="00D2340C" w:rsidP="00311CE2">
            <w:pPr>
              <w:ind w:left="0"/>
              <w:jc w:val="left"/>
              <w:rPr>
                <w:b w:val="0"/>
                <w:i/>
              </w:rPr>
            </w:pPr>
            <w:r w:rsidRPr="00671560">
              <w:rPr>
                <w:b w:val="0"/>
                <w:i/>
              </w:rPr>
              <w:t>PCIA*– Architecture</w:t>
            </w:r>
          </w:p>
        </w:tc>
        <w:tc>
          <w:tcPr>
            <w:tcW w:w="391" w:type="pct"/>
            <w:vMerge/>
          </w:tcPr>
          <w:p w14:paraId="73C10148" w14:textId="266F06B0" w:rsidR="00D2340C" w:rsidRPr="00773AB0" w:rsidRDefault="00D2340C" w:rsidP="00311CE2">
            <w:pPr>
              <w:ind w:left="0"/>
              <w:jc w:val="center"/>
              <w:cnfStyle w:val="000000000000" w:firstRow="0" w:lastRow="0" w:firstColumn="0" w:lastColumn="0" w:oddVBand="0" w:evenVBand="0" w:oddHBand="0" w:evenHBand="0" w:firstRowFirstColumn="0" w:firstRowLastColumn="0" w:lastRowFirstColumn="0" w:lastRowLastColumn="0"/>
              <w:rPr>
                <w:i/>
                <w:color w:val="D2BE89" w:themeColor="text1" w:themeTint="99"/>
              </w:rPr>
            </w:pP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E5B105B" w14:textId="77777777" w:rsidR="00D2340C" w:rsidRPr="00773AB0" w:rsidRDefault="00D2340C" w:rsidP="00311CE2">
            <w:pPr>
              <w:ind w:left="0"/>
              <w:jc w:val="center"/>
              <w:cnfStyle w:val="000000000000" w:firstRow="0" w:lastRow="0" w:firstColumn="0" w:lastColumn="0" w:oddVBand="0" w:evenVBand="0" w:oddHBand="0" w:evenHBand="0" w:firstRowFirstColumn="0" w:firstRowLastColumn="0" w:lastRowFirstColumn="0" w:lastRowLastColumn="0"/>
              <w:rPr>
                <w:i/>
                <w:color w:val="D2BE89" w:themeColor="text1" w:themeTint="99"/>
              </w:rPr>
            </w:pPr>
          </w:p>
        </w:tc>
        <w:tc>
          <w:tcPr>
            <w:tcW w:w="1109" w:type="pct"/>
            <w:vMerge/>
            <w:vAlign w:val="center"/>
          </w:tcPr>
          <w:p w14:paraId="168F4DCD" w14:textId="5C215FA1" w:rsidR="00D2340C" w:rsidRPr="00B340FD" w:rsidRDefault="00D2340C" w:rsidP="00311CE2">
            <w:pPr>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2A863AD" w14:textId="77777777" w:rsidR="00D2340C" w:rsidRPr="00B340FD" w:rsidRDefault="00D2340C" w:rsidP="00311CE2">
            <w:pPr>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104B225" w14:textId="77777777" w:rsidR="00D2340C" w:rsidRPr="00671560" w:rsidRDefault="00D2340C"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r w:rsidRPr="00620EEF">
              <w:rPr>
                <w:rFonts w:eastAsia="Roboto Condensed" w:cstheme="minorHAnsi"/>
                <w:i/>
                <w:color w:val="AE9142" w:themeColor="text1"/>
              </w:rPr>
              <w:t>+44 (0)20 7738 0455</w:t>
            </w:r>
          </w:p>
        </w:tc>
      </w:tr>
      <w:tr w:rsidR="00D2340C" w:rsidRPr="00B340FD" w14:paraId="7AB1C513" w14:textId="77777777" w:rsidTr="0694C63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3ECCD0F1" w14:textId="60472B00" w:rsidR="00D2340C" w:rsidRPr="00671560" w:rsidRDefault="00D2340C" w:rsidP="00671560">
            <w:pPr>
              <w:ind w:left="0"/>
              <w:jc w:val="left"/>
              <w:rPr>
                <w:b w:val="0"/>
                <w:i/>
              </w:rPr>
            </w:pPr>
            <w:r w:rsidRPr="00671560">
              <w:rPr>
                <w:b w:val="0"/>
                <w:i/>
              </w:rPr>
              <w:t xml:space="preserve"> Task Information Manager – Structure</w:t>
            </w:r>
          </w:p>
        </w:tc>
        <w:tc>
          <w:tcPr>
            <w:tcW w:w="391" w:type="pct"/>
            <w:vMerge w:val="restart"/>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36E61E3F" w14:textId="756C601F" w:rsidR="00D2340C" w:rsidRPr="1BC59E09" w:rsidRDefault="00D2340C" w:rsidP="00671560">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Pr>
                <w:rFonts w:eastAsia="Roboto Condensed"/>
                <w:i/>
                <w:iCs/>
                <w:color w:val="AE9142" w:themeColor="accent2"/>
              </w:rPr>
              <w:t>D02</w:t>
            </w:r>
          </w:p>
        </w:tc>
        <w:tc>
          <w:tcPr>
            <w:tcW w:w="2409" w:type="dxa"/>
            <w:vMerge w:val="restar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036663E" w14:textId="49B16E6D" w:rsidR="00D2340C" w:rsidRPr="00773AB0" w:rsidRDefault="00D2340C" w:rsidP="1BC59E09">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1BC59E09">
              <w:rPr>
                <w:rFonts w:eastAsia="Roboto Condensed"/>
                <w:i/>
                <w:iCs/>
                <w:color w:val="AE9142" w:themeColor="accent2"/>
              </w:rPr>
              <w:t>Ahmad Elmani</w:t>
            </w:r>
          </w:p>
          <w:p w14:paraId="5278733C" w14:textId="099106EE" w:rsidR="00D2340C" w:rsidRPr="00773AB0" w:rsidRDefault="3FF13359" w:rsidP="3FF13359">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3FF13359">
              <w:rPr>
                <w:rFonts w:eastAsia="Roboto Condensed"/>
                <w:i/>
                <w:iCs/>
                <w:color w:val="AD9042"/>
              </w:rPr>
              <w:t>Sharanu Motgi</w:t>
            </w:r>
            <w:r w:rsidR="00D2340C">
              <w:br/>
            </w:r>
            <w:r w:rsidRPr="3FF13359">
              <w:rPr>
                <w:rFonts w:eastAsia="Roboto Condensed"/>
                <w:i/>
                <w:iCs/>
                <w:color w:val="AD9042"/>
              </w:rPr>
              <w:t>Tiago Caldeira</w:t>
            </w:r>
          </w:p>
        </w:tc>
        <w:tc>
          <w:tcPr>
            <w:tcW w:w="1109" w:type="pct"/>
            <w:vMerge w:val="restart"/>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71E99BC9" w14:textId="70466402" w:rsidR="00D2340C" w:rsidRPr="00B340FD" w:rsidRDefault="00D2340C" w:rsidP="00D2340C">
            <w:pPr>
              <w:spacing w:after="120"/>
              <w:ind w:left="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1BC59E09">
              <w:rPr>
                <w:rFonts w:eastAsia="Roboto Condensed"/>
                <w:i/>
                <w:iCs/>
                <w:color w:val="AE9142" w:themeColor="accent2"/>
              </w:rPr>
              <w:t xml:space="preserve"> KEO</w:t>
            </w:r>
          </w:p>
        </w:tc>
        <w:tc>
          <w:tcPr>
            <w:tcW w:w="3405" w:type="dxa"/>
            <w:vMerge w:val="restar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4912609" w14:textId="0997B366" w:rsidR="00D2340C" w:rsidRPr="00B340FD" w:rsidRDefault="00CC33C0" w:rsidP="00C146C5">
            <w:pPr>
              <w:spacing w:after="120"/>
              <w:ind w:left="0"/>
              <w:jc w:val="center"/>
              <w:cnfStyle w:val="000000100000" w:firstRow="0" w:lastRow="0" w:firstColumn="0" w:lastColumn="0" w:oddVBand="0" w:evenVBand="0" w:oddHBand="1" w:evenHBand="0" w:firstRowFirstColumn="0" w:firstRowLastColumn="0" w:lastRowFirstColumn="0" w:lastRowLastColumn="0"/>
            </w:pPr>
            <w:hyperlink r:id="rId23">
              <w:r w:rsidR="00D2340C" w:rsidRPr="1BC59E09">
                <w:rPr>
                  <w:rStyle w:val="Hyperlink"/>
                  <w:rFonts w:eastAsia="Roboto Condensed"/>
                  <w:i/>
                  <w:iCs/>
                  <w:color w:val="AE9142" w:themeColor="accent2"/>
                  <w:u w:val="none"/>
                </w:rPr>
                <w:t>Ahmad.elmani@keoic.com</w:t>
              </w:r>
            </w:hyperlink>
          </w:p>
          <w:p w14:paraId="2A0A69CD" w14:textId="3265EB50" w:rsidR="00D2340C" w:rsidRPr="00B340FD" w:rsidRDefault="3FF13359" w:rsidP="1BC59E09">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3FF13359">
              <w:rPr>
                <w:rFonts w:eastAsia="Roboto Condensed"/>
                <w:i/>
                <w:iCs/>
                <w:color w:val="AE9142" w:themeColor="accent2"/>
              </w:rPr>
              <w:t>Sharanu.Motgi@keoic.com</w:t>
            </w:r>
          </w:p>
          <w:p w14:paraId="26F56314" w14:textId="6453F2E5" w:rsidR="3FF13359" w:rsidRDefault="3FF13359" w:rsidP="3FF13359">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3FF13359">
              <w:rPr>
                <w:rFonts w:eastAsia="Roboto Condensed"/>
                <w:i/>
                <w:iCs/>
                <w:color w:val="AE9142" w:themeColor="accent2"/>
              </w:rPr>
              <w:t>tiago.caldeira@keoic.com</w:t>
            </w:r>
          </w:p>
        </w:tc>
        <w:tc>
          <w:tcPr>
            <w:tcW w:w="1854" w:type="dxa"/>
            <w:vMerge w:val="restar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C89BA02" w14:textId="2377E7C9" w:rsidR="00D2340C" w:rsidRPr="00671560" w:rsidRDefault="3FF13359" w:rsidP="3FF13359">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szCs w:val="18"/>
              </w:rPr>
            </w:pPr>
            <w:r w:rsidRPr="3FF13359">
              <w:rPr>
                <w:rFonts w:eastAsia="Roboto Condensed"/>
                <w:i/>
                <w:iCs/>
                <w:color w:val="AE9142" w:themeColor="accent2"/>
              </w:rPr>
              <w:t>+971 2417 3263</w:t>
            </w:r>
            <w:r w:rsidR="00D2340C">
              <w:br/>
            </w:r>
            <w:r w:rsidRPr="3FF13359">
              <w:rPr>
                <w:rFonts w:eastAsia="Roboto Condensed"/>
                <w:i/>
                <w:iCs/>
                <w:color w:val="AE9142" w:themeColor="accent2"/>
              </w:rPr>
              <w:t>+965 2461 6000</w:t>
            </w:r>
          </w:p>
          <w:p w14:paraId="691EB6D8" w14:textId="0A9F50A1" w:rsidR="3FF13359" w:rsidRDefault="3FF13359" w:rsidP="3FF13359">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3FF13359">
              <w:rPr>
                <w:rFonts w:eastAsia="Roboto Condensed"/>
                <w:i/>
                <w:iCs/>
                <w:color w:val="AE9142" w:themeColor="accent2"/>
              </w:rPr>
              <w:t>+351 962 655 789</w:t>
            </w:r>
          </w:p>
        </w:tc>
      </w:tr>
      <w:tr w:rsidR="00D2340C" w:rsidRPr="00B340FD" w14:paraId="4F89A72C" w14:textId="77777777" w:rsidTr="0694C631">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237F8C5A" w14:textId="77777777" w:rsidR="00D2340C" w:rsidRPr="00671560" w:rsidRDefault="00D2340C" w:rsidP="00311CE2">
            <w:pPr>
              <w:ind w:left="0"/>
              <w:jc w:val="left"/>
              <w:rPr>
                <w:b w:val="0"/>
                <w:i/>
              </w:rPr>
            </w:pPr>
            <w:r w:rsidRPr="00671560">
              <w:rPr>
                <w:b w:val="0"/>
                <w:i/>
              </w:rPr>
              <w:t xml:space="preserve"> Task Information Manager – MEP Design</w:t>
            </w:r>
          </w:p>
        </w:tc>
        <w:tc>
          <w:tcPr>
            <w:tcW w:w="391" w:type="pct"/>
            <w:vMerge/>
            <w:vAlign w:val="center"/>
          </w:tcPr>
          <w:p w14:paraId="6F3813D0" w14:textId="77777777" w:rsidR="00D2340C" w:rsidRPr="1BC59E09" w:rsidRDefault="00D2340C"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p>
        </w:tc>
        <w:tc>
          <w:tcPr>
            <w:tcW w:w="2409" w:type="dxa"/>
            <w:vMerge/>
            <w:vAlign w:val="center"/>
          </w:tcPr>
          <w:p w14:paraId="555CF877" w14:textId="77777777" w:rsidR="00D2340C" w:rsidRPr="00C146C5" w:rsidRDefault="00D2340C" w:rsidP="00311CE2">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1BC59E09">
              <w:rPr>
                <w:rFonts w:eastAsia="Roboto Condensed"/>
                <w:i/>
                <w:iCs/>
                <w:color w:val="AE9142" w:themeColor="accent2"/>
              </w:rPr>
              <w:t>Ahmad Elmani</w:t>
            </w:r>
          </w:p>
          <w:p w14:paraId="6AB4C844" w14:textId="77777777" w:rsidR="00D2340C" w:rsidRPr="00C146C5" w:rsidRDefault="00D2340C" w:rsidP="00311CE2">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1BC59E09">
              <w:rPr>
                <w:rFonts w:eastAsia="Roboto Condensed"/>
                <w:i/>
                <w:iCs/>
                <w:color w:val="AE9142" w:themeColor="accent2"/>
              </w:rPr>
              <w:t>Sharanu Mogti</w:t>
            </w:r>
          </w:p>
        </w:tc>
        <w:tc>
          <w:tcPr>
            <w:tcW w:w="1109" w:type="pct"/>
            <w:vMerge/>
            <w:vAlign w:val="center"/>
          </w:tcPr>
          <w:p w14:paraId="3473CD25" w14:textId="64086BC9" w:rsidR="00D2340C" w:rsidRPr="00B340FD" w:rsidRDefault="00D2340C" w:rsidP="00311CE2">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p>
        </w:tc>
        <w:tc>
          <w:tcPr>
            <w:tcW w:w="3405" w:type="dxa"/>
            <w:vMerge/>
            <w:vAlign w:val="center"/>
          </w:tcPr>
          <w:p w14:paraId="5991C242" w14:textId="77777777" w:rsidR="00D2340C" w:rsidRPr="00B340FD" w:rsidRDefault="00CC33C0" w:rsidP="00311CE2">
            <w:pPr>
              <w:ind w:left="0"/>
              <w:jc w:val="center"/>
              <w:cnfStyle w:val="000000000000" w:firstRow="0" w:lastRow="0" w:firstColumn="0" w:lastColumn="0" w:oddVBand="0" w:evenVBand="0" w:oddHBand="0" w:evenHBand="0" w:firstRowFirstColumn="0" w:firstRowLastColumn="0" w:lastRowFirstColumn="0" w:lastRowLastColumn="0"/>
            </w:pPr>
            <w:hyperlink r:id="rId24">
              <w:r w:rsidR="00D2340C" w:rsidRPr="1BC59E09">
                <w:rPr>
                  <w:rStyle w:val="Hyperlink"/>
                  <w:rFonts w:eastAsia="Roboto Condensed"/>
                  <w:i/>
                  <w:iCs/>
                  <w:color w:val="AE9142" w:themeColor="accent2"/>
                  <w:u w:val="none"/>
                </w:rPr>
                <w:t>Ahmad.elmani@keoic.com</w:t>
              </w:r>
            </w:hyperlink>
          </w:p>
          <w:p w14:paraId="47D63232" w14:textId="77777777" w:rsidR="00D2340C" w:rsidRPr="00B340FD" w:rsidRDefault="00D2340C"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1BC59E09">
              <w:rPr>
                <w:rFonts w:eastAsia="Roboto Condensed"/>
                <w:i/>
                <w:iCs/>
                <w:color w:val="AE9142" w:themeColor="accent2"/>
              </w:rPr>
              <w:t>Sharanu.Motgi@keoic.com</w:t>
            </w:r>
          </w:p>
        </w:tc>
        <w:tc>
          <w:tcPr>
            <w:tcW w:w="1854" w:type="dxa"/>
            <w:vMerge/>
            <w:vAlign w:val="center"/>
          </w:tcPr>
          <w:p w14:paraId="7F50884B" w14:textId="77777777" w:rsidR="00D2340C" w:rsidRPr="00671560" w:rsidRDefault="00D2340C"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r>
      <w:tr w:rsidR="00D2340C" w:rsidRPr="00B340FD" w14:paraId="3E27B414" w14:textId="77777777" w:rsidTr="0694C63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738CB5DD" w14:textId="77777777" w:rsidR="00D2340C" w:rsidRPr="00671560" w:rsidRDefault="00D2340C" w:rsidP="00311CE2">
            <w:pPr>
              <w:ind w:left="0"/>
              <w:jc w:val="left"/>
              <w:rPr>
                <w:b w:val="0"/>
                <w:i/>
              </w:rPr>
            </w:pPr>
            <w:r w:rsidRPr="00671560">
              <w:rPr>
                <w:b w:val="0"/>
                <w:i/>
              </w:rPr>
              <w:t>Task Information Manager – Executive Architect</w:t>
            </w:r>
          </w:p>
        </w:tc>
        <w:tc>
          <w:tcPr>
            <w:tcW w:w="39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829CB8E" w14:textId="77777777" w:rsidR="00D2340C" w:rsidRPr="00D25A74" w:rsidRDefault="00D2340C" w:rsidP="00311CE2">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Pr>
                <w:rFonts w:eastAsia="Roboto Condensed" w:cstheme="minorHAnsi"/>
                <w:i/>
                <w:color w:val="AE9142" w:themeColor="text1"/>
              </w:rPr>
              <w:t>D03</w:t>
            </w: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672F28E" w14:textId="77777777" w:rsidR="00D2340C" w:rsidRDefault="00D2340C" w:rsidP="00311CE2">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r w:rsidRPr="00D25A74">
              <w:rPr>
                <w:rFonts w:eastAsia="Roboto Condensed" w:cstheme="minorHAnsi" w:hint="eastAsia"/>
                <w:i/>
                <w:color w:val="AE9142" w:themeColor="text1"/>
              </w:rPr>
              <w:t>Mohammad Hamad</w:t>
            </w:r>
          </w:p>
        </w:tc>
        <w:tc>
          <w:tcPr>
            <w:tcW w:w="1109" w:type="pct"/>
            <w:vMerge w:val="restar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2D0280C" w14:textId="77777777" w:rsidR="00D2340C" w:rsidRDefault="00D2340C" w:rsidP="00311CE2">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r w:rsidRPr="00D25A74">
              <w:rPr>
                <w:rFonts w:eastAsia="Roboto Condensed" w:cstheme="minorHAnsi" w:hint="eastAsia"/>
                <w:i/>
                <w:color w:val="AE9142" w:themeColor="text1"/>
              </w:rPr>
              <w:t>Khatib &amp; Alami</w:t>
            </w: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69D34F0" w14:textId="77777777" w:rsidR="00D2340C" w:rsidRPr="00B340FD" w:rsidRDefault="00CC33C0" w:rsidP="504F8F6F">
            <w:pPr>
              <w:ind w:left="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hyperlink r:id="rId25">
              <w:r w:rsidR="504F8F6F" w:rsidRPr="504F8F6F">
                <w:rPr>
                  <w:rFonts w:eastAsia="Roboto Condensed"/>
                  <w:i/>
                  <w:iCs/>
                  <w:color w:val="AE9142" w:themeColor="accent2"/>
                </w:rPr>
                <w:t>Mohammad.Hamad@khatibalami.com</w:t>
              </w:r>
            </w:hyperlink>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804E090" w14:textId="0A55BF76" w:rsidR="00D2340C" w:rsidRPr="00671560" w:rsidRDefault="00AD5246" w:rsidP="00311CE2">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Pr>
                <w:rFonts w:eastAsia="Roboto Condensed" w:cstheme="minorHAnsi"/>
                <w:i/>
                <w:color w:val="AE9142" w:themeColor="text1"/>
              </w:rPr>
              <w:t>+9613070987</w:t>
            </w:r>
          </w:p>
        </w:tc>
      </w:tr>
      <w:tr w:rsidR="504F8F6F" w14:paraId="402B6613" w14:textId="77777777" w:rsidTr="0694C631">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042FC9AE" w14:textId="3EDC5693" w:rsidR="504F8F6F" w:rsidRDefault="504F8F6F" w:rsidP="504F8F6F">
            <w:pPr>
              <w:ind w:left="0"/>
              <w:jc w:val="left"/>
              <w:rPr>
                <w:b w:val="0"/>
                <w:bCs w:val="0"/>
                <w:i/>
                <w:iCs/>
              </w:rPr>
            </w:pPr>
            <w:r w:rsidRPr="504F8F6F">
              <w:rPr>
                <w:b w:val="0"/>
                <w:bCs w:val="0"/>
                <w:i/>
                <w:iCs/>
              </w:rPr>
              <w:t>Task Information Manager – Executive Architect</w:t>
            </w:r>
          </w:p>
        </w:tc>
        <w:tc>
          <w:tcPr>
            <w:tcW w:w="39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3A28571" w14:textId="75EF4FAE" w:rsidR="504F8F6F" w:rsidRDefault="504F8F6F" w:rsidP="504F8F6F">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504F8F6F">
              <w:rPr>
                <w:rFonts w:eastAsia="Roboto Condensed"/>
                <w:i/>
                <w:iCs/>
                <w:color w:val="AE9142" w:themeColor="accent2"/>
              </w:rPr>
              <w:t>D03</w:t>
            </w: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2AD3CC2" w14:textId="41B48F14" w:rsidR="504F8F6F" w:rsidRDefault="504F8F6F" w:rsidP="504F8F6F">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szCs w:val="18"/>
              </w:rPr>
            </w:pPr>
            <w:r w:rsidRPr="504F8F6F">
              <w:rPr>
                <w:rFonts w:eastAsia="Roboto Condensed"/>
                <w:i/>
                <w:iCs/>
                <w:color w:val="AE9142" w:themeColor="accent2"/>
                <w:szCs w:val="18"/>
              </w:rPr>
              <w:t>Imran Khan</w:t>
            </w:r>
          </w:p>
        </w:tc>
        <w:tc>
          <w:tcPr>
            <w:tcW w:w="1109" w:type="pct"/>
            <w:vMerge/>
            <w:vAlign w:val="center"/>
          </w:tcPr>
          <w:p w14:paraId="1D49949B" w14:textId="77777777" w:rsidR="009A70F7" w:rsidRDefault="009A70F7">
            <w:pPr>
              <w:cnfStyle w:val="000000000000" w:firstRow="0" w:lastRow="0" w:firstColumn="0" w:lastColumn="0" w:oddVBand="0" w:evenVBand="0" w:oddHBand="0" w:evenHBand="0" w:firstRowFirstColumn="0" w:firstRowLastColumn="0" w:lastRowFirstColumn="0" w:lastRowLastColumn="0"/>
            </w:pP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20CFCB5" w14:textId="6B7FEB89" w:rsidR="504F8F6F" w:rsidRDefault="504F8F6F" w:rsidP="504F8F6F">
            <w:pPr>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szCs w:val="18"/>
              </w:rPr>
            </w:pPr>
            <w:r w:rsidRPr="504F8F6F">
              <w:rPr>
                <w:rFonts w:eastAsia="Roboto Condensed"/>
                <w:i/>
                <w:iCs/>
                <w:color w:val="AE9142" w:themeColor="accent2"/>
                <w:szCs w:val="18"/>
              </w:rPr>
              <w:t>Imran.Khan@Khatibalami.com</w:t>
            </w:r>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F9C1D47" w14:textId="5F47B70F" w:rsidR="504F8F6F" w:rsidRDefault="504F8F6F" w:rsidP="504F8F6F">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504F8F6F">
              <w:rPr>
                <w:rFonts w:eastAsia="Roboto Condensed"/>
                <w:i/>
                <w:iCs/>
                <w:color w:val="AE9142" w:themeColor="accent2"/>
                <w:szCs w:val="18"/>
              </w:rPr>
              <w:t>+971 6 5722445</w:t>
            </w:r>
          </w:p>
        </w:tc>
      </w:tr>
      <w:tr w:rsidR="00D2340C" w:rsidRPr="00B340FD" w14:paraId="27160353" w14:textId="77777777" w:rsidTr="0694C63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614AF14E" w14:textId="77777777" w:rsidR="00D2340C" w:rsidRPr="00671560" w:rsidRDefault="00D2340C" w:rsidP="00311CE2">
            <w:pPr>
              <w:ind w:left="0"/>
              <w:jc w:val="left"/>
              <w:rPr>
                <w:b w:val="0"/>
                <w:i/>
              </w:rPr>
            </w:pPr>
            <w:r w:rsidRPr="00671560">
              <w:rPr>
                <w:b w:val="0"/>
                <w:i/>
              </w:rPr>
              <w:t>Task Information Manager– Interior Design</w:t>
            </w:r>
          </w:p>
        </w:tc>
        <w:tc>
          <w:tcPr>
            <w:tcW w:w="39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3183047" w14:textId="26F50600" w:rsidR="00D2340C" w:rsidRPr="1BC59E09" w:rsidRDefault="00D2340C" w:rsidP="00311CE2">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Pr>
                <w:rFonts w:eastAsia="Roboto Condensed"/>
                <w:i/>
                <w:iCs/>
                <w:color w:val="AE9142" w:themeColor="accent2"/>
              </w:rPr>
              <w:t>D04</w:t>
            </w: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200DFB3" w14:textId="77777777" w:rsidR="00D2340C" w:rsidRPr="00773AB0" w:rsidRDefault="00D2340C" w:rsidP="00311CE2">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1BC59E09">
              <w:rPr>
                <w:rFonts w:eastAsia="Roboto Condensed"/>
                <w:i/>
                <w:iCs/>
                <w:color w:val="AE9142" w:themeColor="accent2"/>
              </w:rPr>
              <w:t>Gary Hilton</w:t>
            </w:r>
          </w:p>
        </w:tc>
        <w:tc>
          <w:tcPr>
            <w:tcW w:w="110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6928995" w14:textId="77777777" w:rsidR="00D2340C" w:rsidRPr="00773AB0" w:rsidRDefault="00D2340C" w:rsidP="00311CE2">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1BC59E09">
              <w:rPr>
                <w:rFonts w:eastAsia="Roboto Condensed"/>
                <w:i/>
                <w:iCs/>
                <w:color w:val="AE9142" w:themeColor="accent2"/>
              </w:rPr>
              <w:t>Richmond International</w:t>
            </w: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EB4CB69" w14:textId="77777777" w:rsidR="00D2340C" w:rsidRPr="00B340FD" w:rsidRDefault="00D2340C" w:rsidP="00311CE2">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1BC59E09">
              <w:rPr>
                <w:rFonts w:eastAsia="Roboto Condensed"/>
                <w:i/>
                <w:iCs/>
                <w:color w:val="AE9142" w:themeColor="accent2"/>
              </w:rPr>
              <w:t>gary.hilton@richint.com</w:t>
            </w:r>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8EC2A0D" w14:textId="77777777" w:rsidR="00D2340C" w:rsidRPr="00671560" w:rsidRDefault="00D2340C" w:rsidP="00311CE2">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r>
      <w:tr w:rsidR="003A6762" w:rsidRPr="00B340FD" w14:paraId="745CA879" w14:textId="77777777" w:rsidTr="0694C631">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4374A0CE" w14:textId="77777777" w:rsidR="003A6762" w:rsidRPr="00671560" w:rsidRDefault="003A6762" w:rsidP="00311CE2">
            <w:pPr>
              <w:ind w:left="0"/>
              <w:jc w:val="left"/>
              <w:rPr>
                <w:b w:val="0"/>
                <w:i/>
              </w:rPr>
            </w:pPr>
            <w:r w:rsidRPr="00671560">
              <w:rPr>
                <w:b w:val="0"/>
                <w:i/>
              </w:rPr>
              <w:t>Task Information Manager – Landscape</w:t>
            </w:r>
          </w:p>
        </w:tc>
        <w:tc>
          <w:tcPr>
            <w:tcW w:w="391" w:type="pct"/>
            <w:vMerge w:val="restart"/>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6C49D24E" w14:textId="0EB36402" w:rsidR="003A6762" w:rsidRPr="00D2340C" w:rsidRDefault="003A6762"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00D2340C">
              <w:rPr>
                <w:rFonts w:eastAsia="Roboto Condensed"/>
                <w:i/>
                <w:iCs/>
                <w:color w:val="AE9142" w:themeColor="accent2"/>
              </w:rPr>
              <w:t>D05</w:t>
            </w: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715F883" w14:textId="08C23545" w:rsidR="003A6762" w:rsidRPr="00D2340C" w:rsidRDefault="2E1C0D0F" w:rsidP="2E1C0D0F">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2E1C0D0F">
              <w:rPr>
                <w:rFonts w:eastAsia="Roboto Condensed"/>
                <w:i/>
                <w:iCs/>
                <w:color w:val="AE9142" w:themeColor="accent2"/>
              </w:rPr>
              <w:t>Florencia Mischelejis</w:t>
            </w:r>
          </w:p>
        </w:tc>
        <w:tc>
          <w:tcPr>
            <w:tcW w:w="1109" w:type="pct"/>
            <w:vMerge w:val="restart"/>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50EBB54C" w14:textId="682C3E00" w:rsidR="003A6762" w:rsidRPr="00D2340C" w:rsidRDefault="003A6762" w:rsidP="003A6762">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00D2340C">
              <w:rPr>
                <w:rFonts w:eastAsia="Roboto Condensed"/>
                <w:i/>
                <w:iCs/>
                <w:color w:val="AE9142" w:themeColor="accent2"/>
              </w:rPr>
              <w:t>EDSA</w:t>
            </w: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D96FA2D" w14:textId="5D671BE0" w:rsidR="003A6762" w:rsidRPr="00D2340C" w:rsidRDefault="2E1C0D0F" w:rsidP="2E1C0D0F">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2E1C0D0F">
              <w:rPr>
                <w:rFonts w:eastAsia="Roboto Condensed"/>
                <w:i/>
                <w:iCs/>
                <w:color w:val="AE9142" w:themeColor="accent2"/>
              </w:rPr>
              <w:t>fmischelejis@edsaplan.com</w:t>
            </w:r>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4087AD3" w14:textId="77777777" w:rsidR="003A6762" w:rsidRPr="00D2340C" w:rsidRDefault="003A6762"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p>
        </w:tc>
      </w:tr>
      <w:tr w:rsidR="003A6762" w14:paraId="1919F20A" w14:textId="77777777" w:rsidTr="0694C63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77A1C4A2" w14:textId="77777777" w:rsidR="003A6762" w:rsidRPr="00671560" w:rsidRDefault="003A6762" w:rsidP="00311CE2">
            <w:pPr>
              <w:ind w:left="0"/>
              <w:jc w:val="left"/>
              <w:rPr>
                <w:b w:val="0"/>
                <w:i/>
              </w:rPr>
            </w:pPr>
            <w:r w:rsidRPr="00671560">
              <w:rPr>
                <w:b w:val="0"/>
                <w:i/>
              </w:rPr>
              <w:t>Task Information manager - Landscape</w:t>
            </w:r>
          </w:p>
        </w:tc>
        <w:tc>
          <w:tcPr>
            <w:tcW w:w="391" w:type="pct"/>
            <w:vMerge/>
            <w:vAlign w:val="center"/>
          </w:tcPr>
          <w:p w14:paraId="140176C9" w14:textId="77777777" w:rsidR="003A6762" w:rsidRPr="004A2FE8" w:rsidRDefault="003A6762" w:rsidP="00311CE2">
            <w:pPr>
              <w:ind w:left="0"/>
              <w:jc w:val="center"/>
              <w:cnfStyle w:val="000000100000" w:firstRow="0" w:lastRow="0" w:firstColumn="0" w:lastColumn="0" w:oddVBand="0" w:evenVBand="0" w:oddHBand="1" w:evenHBand="0" w:firstRowFirstColumn="0" w:firstRowLastColumn="0" w:lastRowFirstColumn="0" w:lastRowLastColumn="0"/>
              <w:rPr>
                <w:i/>
                <w:iCs/>
                <w:color w:val="D2BE89" w:themeColor="accent2" w:themeTint="99"/>
              </w:rPr>
            </w:pP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736C148" w14:textId="79494823" w:rsidR="003A6762" w:rsidRPr="003A6762" w:rsidRDefault="6E13EF90" w:rsidP="6E13EF90">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szCs w:val="18"/>
              </w:rPr>
            </w:pPr>
            <w:r w:rsidRPr="6E13EF90">
              <w:rPr>
                <w:rFonts w:eastAsia="Roboto Condensed"/>
                <w:i/>
                <w:iCs/>
                <w:color w:val="AE9142" w:themeColor="accent2"/>
              </w:rPr>
              <w:t>Martina Prieto</w:t>
            </w:r>
          </w:p>
        </w:tc>
        <w:tc>
          <w:tcPr>
            <w:tcW w:w="1109" w:type="pct"/>
            <w:vMerge/>
            <w:vAlign w:val="center"/>
          </w:tcPr>
          <w:p w14:paraId="2AA1ACD7" w14:textId="16568EBE" w:rsidR="003A6762" w:rsidRPr="003A6762" w:rsidRDefault="003A6762" w:rsidP="003A6762">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7708B1A" w14:textId="0EB9928D" w:rsidR="003A6762" w:rsidRPr="003A6762" w:rsidRDefault="6E13EF90" w:rsidP="6E13EF90">
            <w:pPr>
              <w:spacing w:after="120"/>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6E13EF90">
              <w:rPr>
                <w:rFonts w:eastAsia="Roboto Condensed"/>
                <w:i/>
                <w:iCs/>
                <w:color w:val="AE9142" w:themeColor="accent2"/>
              </w:rPr>
              <w:t>mprieto@edsaplan.com</w:t>
            </w:r>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3951380" w14:textId="77777777" w:rsidR="003A6762" w:rsidRPr="00671560" w:rsidRDefault="003A6762" w:rsidP="00311CE2">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r>
      <w:tr w:rsidR="003A6762" w14:paraId="0DEF2A69" w14:textId="77777777" w:rsidTr="0694C631">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7285A677" w14:textId="75712B78" w:rsidR="003A6762" w:rsidRPr="00671560" w:rsidRDefault="003A6762" w:rsidP="00311CE2">
            <w:pPr>
              <w:ind w:left="0"/>
              <w:jc w:val="left"/>
              <w:rPr>
                <w:b w:val="0"/>
                <w:i/>
              </w:rPr>
            </w:pPr>
            <w:r w:rsidRPr="00671560">
              <w:rPr>
                <w:b w:val="0"/>
                <w:i/>
              </w:rPr>
              <w:t xml:space="preserve">Task Information Manager – </w:t>
            </w:r>
            <w:r>
              <w:rPr>
                <w:b w:val="0"/>
                <w:i/>
              </w:rPr>
              <w:t>SPA Consultant</w:t>
            </w:r>
          </w:p>
        </w:tc>
        <w:tc>
          <w:tcPr>
            <w:tcW w:w="39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C500EC2" w14:textId="7E1CFB4D" w:rsidR="003A6762" w:rsidRPr="1BC59E09" w:rsidRDefault="0694C631" w:rsidP="0694C631">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0694C631">
              <w:rPr>
                <w:rFonts w:eastAsia="Roboto Condensed"/>
                <w:i/>
                <w:iCs/>
                <w:color w:val="AD9042"/>
              </w:rPr>
              <w:t>D</w:t>
            </w:r>
            <w:r w:rsidRPr="0694C631">
              <w:rPr>
                <w:rFonts w:eastAsia="Roboto Condensed"/>
                <w:i/>
                <w:iCs/>
                <w:color w:val="AE9142" w:themeColor="accent2"/>
              </w:rPr>
              <w:t>07</w:t>
            </w: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1D30812" w14:textId="2941765C" w:rsidR="003A6762" w:rsidRDefault="0694C631" w:rsidP="0694C631">
            <w:pPr>
              <w:spacing w:after="120"/>
              <w:ind w:left="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i/>
                <w:iCs/>
                <w:color w:val="AE9142" w:themeColor="accent2"/>
              </w:rPr>
            </w:pPr>
            <w:r w:rsidRPr="0694C631">
              <w:rPr>
                <w:rFonts w:asciiTheme="majorHAnsi" w:eastAsiaTheme="majorEastAsia" w:hAnsiTheme="majorHAnsi" w:cstheme="majorBidi"/>
                <w:i/>
                <w:iCs/>
                <w:color w:val="AE9142" w:themeColor="accent2"/>
              </w:rPr>
              <w:t>Nero Camasinnca</w:t>
            </w:r>
          </w:p>
        </w:tc>
        <w:tc>
          <w:tcPr>
            <w:tcW w:w="110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7E996D8" w14:textId="4CA3481B" w:rsidR="003A6762" w:rsidRDefault="0694C631" w:rsidP="0694C631">
            <w:pPr>
              <w:ind w:left="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olor w:val="FFFFFF" w:themeColor="background2"/>
              </w:rPr>
            </w:pPr>
            <w:r w:rsidRPr="0694C631">
              <w:rPr>
                <w:rFonts w:asciiTheme="majorHAnsi" w:eastAsiaTheme="majorEastAsia" w:hAnsiTheme="majorHAnsi" w:cstheme="majorBidi"/>
                <w:i/>
                <w:iCs/>
                <w:color w:val="AE9142" w:themeColor="accent2"/>
              </w:rPr>
              <w:t>Barr &amp; Wray</w:t>
            </w: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6F1CFE4" w14:textId="23808014" w:rsidR="003A6762" w:rsidRDefault="0694C631" w:rsidP="0694C631">
            <w:pPr>
              <w:ind w:left="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i/>
                <w:iCs/>
              </w:rPr>
            </w:pPr>
            <w:r w:rsidRPr="0694C631">
              <w:rPr>
                <w:rFonts w:asciiTheme="majorHAnsi" w:eastAsiaTheme="majorEastAsia" w:hAnsiTheme="majorHAnsi" w:cstheme="majorBidi"/>
                <w:i/>
                <w:iCs/>
              </w:rPr>
              <w:t>ncamasin@barrandwray.com</w:t>
            </w:r>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5C12681" w14:textId="5990EBFA" w:rsidR="003A6762" w:rsidRPr="00671560" w:rsidRDefault="0694C631" w:rsidP="0694C631">
            <w:pPr>
              <w:ind w:left="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i/>
                <w:iCs/>
                <w:color w:val="AE9142" w:themeColor="text1"/>
              </w:rPr>
            </w:pPr>
            <w:r w:rsidRPr="0694C631">
              <w:rPr>
                <w:rFonts w:asciiTheme="majorHAnsi" w:eastAsiaTheme="majorEastAsia" w:hAnsiTheme="majorHAnsi" w:cstheme="majorBidi"/>
                <w:i/>
                <w:iCs/>
              </w:rPr>
              <w:t xml:space="preserve">+971 4 3206440    </w:t>
            </w:r>
          </w:p>
        </w:tc>
      </w:tr>
      <w:tr w:rsidR="002415E6" w14:paraId="7EC6E7D8" w14:textId="77777777" w:rsidTr="0694C63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111CE055" w14:textId="1DD8726A" w:rsidR="002415E6" w:rsidRPr="00671560" w:rsidRDefault="002415E6" w:rsidP="002415E6">
            <w:pPr>
              <w:ind w:left="0"/>
              <w:jc w:val="left"/>
              <w:rPr>
                <w:b w:val="0"/>
                <w:i/>
              </w:rPr>
            </w:pPr>
            <w:r w:rsidRPr="00702DEA">
              <w:rPr>
                <w:rFonts w:hint="eastAsia"/>
                <w:b w:val="0"/>
                <w:i/>
              </w:rPr>
              <w:t xml:space="preserve">Task Information Manager </w:t>
            </w:r>
            <w:r w:rsidRPr="00915CB8">
              <w:rPr>
                <w:b w:val="0"/>
                <w:i/>
              </w:rPr>
              <w:t>- Kitchen &amp; Laundry</w:t>
            </w:r>
          </w:p>
        </w:tc>
        <w:tc>
          <w:tcPr>
            <w:tcW w:w="39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BD6C4AB" w14:textId="13AA065B" w:rsidR="002415E6" w:rsidRDefault="002415E6" w:rsidP="002415E6">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001B4AED">
              <w:rPr>
                <w:bCs/>
                <w:i/>
              </w:rPr>
              <w:t>F05</w:t>
            </w: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94398E8" w14:textId="0D09B509" w:rsidR="002415E6" w:rsidRDefault="002415E6" w:rsidP="002415E6">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001B4AED">
              <w:rPr>
                <w:bCs/>
                <w:i/>
              </w:rPr>
              <w:t>Andrea Aita</w:t>
            </w:r>
          </w:p>
        </w:tc>
        <w:tc>
          <w:tcPr>
            <w:tcW w:w="110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4DCC61" w14:textId="7CC28D39" w:rsidR="002415E6" w:rsidRPr="003A6762" w:rsidRDefault="002415E6" w:rsidP="002415E6">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001B4AED">
              <w:rPr>
                <w:rFonts w:hint="eastAsia"/>
                <w:bCs/>
                <w:i/>
              </w:rPr>
              <w:t>Humble Arnold</w:t>
            </w: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0A685BF" w14:textId="754C8BB2" w:rsidR="002415E6" w:rsidRDefault="002415E6" w:rsidP="002415E6">
            <w:pPr>
              <w:ind w:left="0"/>
              <w:jc w:val="center"/>
              <w:cnfStyle w:val="000000100000" w:firstRow="0" w:lastRow="0" w:firstColumn="0" w:lastColumn="0" w:oddVBand="0" w:evenVBand="0" w:oddHBand="1" w:evenHBand="0" w:firstRowFirstColumn="0" w:firstRowLastColumn="0" w:lastRowFirstColumn="0" w:lastRowLastColumn="0"/>
            </w:pPr>
            <w:r w:rsidRPr="001B4AED">
              <w:rPr>
                <w:bCs/>
                <w:i/>
              </w:rPr>
              <w:t>Andrea.aita@humblearnold.com</w:t>
            </w:r>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F65C86D" w14:textId="149831DD" w:rsidR="002415E6" w:rsidRPr="00671560" w:rsidRDefault="002415E6" w:rsidP="002415E6">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sidRPr="001B4AED">
              <w:rPr>
                <w:bCs/>
                <w:i/>
              </w:rPr>
              <w:t>+44 (0) 14 3882 1444</w:t>
            </w:r>
          </w:p>
        </w:tc>
      </w:tr>
      <w:tr w:rsidR="003A6762" w14:paraId="52C30288" w14:textId="77777777" w:rsidTr="0694C631">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71EB93A2" w14:textId="77777777" w:rsidR="003A6762" w:rsidRPr="00671560" w:rsidRDefault="003A6762" w:rsidP="00311CE2">
            <w:pPr>
              <w:ind w:left="0"/>
              <w:jc w:val="left"/>
              <w:rPr>
                <w:b w:val="0"/>
                <w:i/>
              </w:rPr>
            </w:pPr>
            <w:r w:rsidRPr="00671560">
              <w:rPr>
                <w:b w:val="0"/>
                <w:i/>
              </w:rPr>
              <w:t xml:space="preserve">Task Information Manager – </w:t>
            </w:r>
            <w:r w:rsidRPr="003A6762">
              <w:rPr>
                <w:rFonts w:hint="eastAsia"/>
                <w:b w:val="0"/>
                <w:i/>
              </w:rPr>
              <w:t>Fire and Life Safety</w:t>
            </w:r>
          </w:p>
        </w:tc>
        <w:tc>
          <w:tcPr>
            <w:tcW w:w="39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58B91E1" w14:textId="77777777" w:rsidR="003A6762" w:rsidRDefault="003A6762"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Pr>
                <w:rFonts w:eastAsia="Roboto Condensed"/>
                <w:i/>
                <w:iCs/>
                <w:color w:val="AE9142" w:themeColor="accent2"/>
              </w:rPr>
              <w:t>F22</w:t>
            </w: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6685177" w14:textId="77777777" w:rsidR="003A6762" w:rsidRDefault="003A6762"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p>
        </w:tc>
        <w:tc>
          <w:tcPr>
            <w:tcW w:w="110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B09E4EC" w14:textId="77777777" w:rsidR="003A6762" w:rsidRPr="003A6762" w:rsidRDefault="003A6762"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003A6762">
              <w:rPr>
                <w:rFonts w:eastAsia="Roboto Condensed" w:hint="eastAsia"/>
                <w:i/>
                <w:iCs/>
                <w:color w:val="AE9142" w:themeColor="accent2"/>
              </w:rPr>
              <w:t>WSP</w:t>
            </w: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5A00F64" w14:textId="77777777" w:rsidR="003A6762" w:rsidRDefault="003A6762" w:rsidP="00311CE2">
            <w:pPr>
              <w:ind w:left="0"/>
              <w:jc w:val="center"/>
              <w:cnfStyle w:val="000000000000" w:firstRow="0" w:lastRow="0" w:firstColumn="0" w:lastColumn="0" w:oddVBand="0" w:evenVBand="0" w:oddHBand="0" w:evenHBand="0" w:firstRowFirstColumn="0" w:firstRowLastColumn="0" w:lastRowFirstColumn="0" w:lastRowLastColumn="0"/>
            </w:pPr>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87B71A2" w14:textId="77777777" w:rsidR="003A6762" w:rsidRPr="00671560" w:rsidRDefault="003A6762"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r>
      <w:tr w:rsidR="003A6762" w14:paraId="0AD4F18F" w14:textId="77777777" w:rsidTr="0694C63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76E265F9" w14:textId="77777777" w:rsidR="003A6762" w:rsidRPr="00671560" w:rsidRDefault="003A6762" w:rsidP="00311CE2">
            <w:pPr>
              <w:ind w:left="0"/>
              <w:jc w:val="left"/>
              <w:rPr>
                <w:b w:val="0"/>
                <w:i/>
              </w:rPr>
            </w:pPr>
            <w:r w:rsidRPr="00671560">
              <w:rPr>
                <w:b w:val="0"/>
                <w:i/>
              </w:rPr>
              <w:t xml:space="preserve">Task Information Manager – </w:t>
            </w:r>
            <w:r w:rsidRPr="003A6762">
              <w:rPr>
                <w:rFonts w:hint="eastAsia"/>
                <w:b w:val="0"/>
                <w:i/>
              </w:rPr>
              <w:t>Sustainability</w:t>
            </w:r>
          </w:p>
        </w:tc>
        <w:tc>
          <w:tcPr>
            <w:tcW w:w="39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66F087A" w14:textId="77777777" w:rsidR="003A6762" w:rsidRDefault="003A6762" w:rsidP="00311CE2">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Pr>
                <w:rFonts w:eastAsia="Roboto Condensed"/>
                <w:i/>
                <w:iCs/>
                <w:color w:val="AE9142" w:themeColor="accent2"/>
              </w:rPr>
              <w:t>F28</w:t>
            </w: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CA51672" w14:textId="77777777" w:rsidR="003A6762" w:rsidRDefault="003A6762" w:rsidP="00311CE2">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p>
        </w:tc>
        <w:tc>
          <w:tcPr>
            <w:tcW w:w="110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45B035B" w14:textId="77777777" w:rsidR="003A6762" w:rsidRPr="003A6762" w:rsidRDefault="003A6762" w:rsidP="00311CE2">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003A6762">
              <w:rPr>
                <w:rFonts w:eastAsia="Roboto Condensed" w:hint="eastAsia"/>
                <w:i/>
                <w:iCs/>
                <w:color w:val="AE9142" w:themeColor="accent2"/>
              </w:rPr>
              <w:t>KEO</w:t>
            </w: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29CA222" w14:textId="77777777" w:rsidR="003A6762" w:rsidRDefault="003A6762" w:rsidP="00311CE2">
            <w:pPr>
              <w:ind w:left="0"/>
              <w:jc w:val="center"/>
              <w:cnfStyle w:val="000000100000" w:firstRow="0" w:lastRow="0" w:firstColumn="0" w:lastColumn="0" w:oddVBand="0" w:evenVBand="0" w:oddHBand="1" w:evenHBand="0" w:firstRowFirstColumn="0" w:firstRowLastColumn="0" w:lastRowFirstColumn="0" w:lastRowLastColumn="0"/>
            </w:pPr>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E04D7BB" w14:textId="77777777" w:rsidR="003A6762" w:rsidRPr="00671560" w:rsidRDefault="003A6762" w:rsidP="00311CE2">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r>
      <w:tr w:rsidR="006727BD" w14:paraId="4BFDB9D8" w14:textId="77777777" w:rsidTr="0694C631">
        <w:trPr>
          <w:trHeight w:val="585"/>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458C1883" w14:textId="77777777" w:rsidR="006727BD" w:rsidRPr="00671560" w:rsidRDefault="006727BD" w:rsidP="00311CE2">
            <w:pPr>
              <w:ind w:left="0"/>
              <w:jc w:val="left"/>
              <w:rPr>
                <w:b w:val="0"/>
                <w:i/>
              </w:rPr>
            </w:pPr>
            <w:r w:rsidRPr="00671560">
              <w:rPr>
                <w:b w:val="0"/>
                <w:i/>
              </w:rPr>
              <w:lastRenderedPageBreak/>
              <w:t xml:space="preserve">Task Information Manager – </w:t>
            </w:r>
            <w:r w:rsidRPr="003A6762">
              <w:rPr>
                <w:rFonts w:hint="eastAsia"/>
                <w:b w:val="0"/>
                <w:i/>
              </w:rPr>
              <w:t>Vertical Transportation</w:t>
            </w:r>
          </w:p>
        </w:tc>
        <w:tc>
          <w:tcPr>
            <w:tcW w:w="39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A95378D" w14:textId="77777777" w:rsidR="006727BD" w:rsidRDefault="006727BD"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Pr>
                <w:rFonts w:eastAsia="Roboto Condensed"/>
                <w:i/>
                <w:iCs/>
                <w:color w:val="AE9142" w:themeColor="accent2"/>
              </w:rPr>
              <w:t>F30</w:t>
            </w: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980ED85" w14:textId="77777777" w:rsidR="006727BD" w:rsidRDefault="006727BD"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p>
        </w:tc>
        <w:tc>
          <w:tcPr>
            <w:tcW w:w="110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224E43B" w14:textId="77777777" w:rsidR="006727BD" w:rsidRPr="003A6762" w:rsidRDefault="006727BD"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006727BD">
              <w:rPr>
                <w:rFonts w:eastAsia="Roboto Condensed" w:hint="eastAsia"/>
                <w:i/>
                <w:iCs/>
                <w:color w:val="AE9142" w:themeColor="accent2"/>
              </w:rPr>
              <w:t>Barker Mohandas</w:t>
            </w: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C5467E6" w14:textId="77777777" w:rsidR="006727BD" w:rsidRDefault="006727BD" w:rsidP="00311CE2">
            <w:pPr>
              <w:ind w:left="0"/>
              <w:jc w:val="center"/>
              <w:cnfStyle w:val="000000000000" w:firstRow="0" w:lastRow="0" w:firstColumn="0" w:lastColumn="0" w:oddVBand="0" w:evenVBand="0" w:oddHBand="0" w:evenHBand="0" w:firstRowFirstColumn="0" w:firstRowLastColumn="0" w:lastRowFirstColumn="0" w:lastRowLastColumn="0"/>
            </w:pPr>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D22D2CC" w14:textId="77777777" w:rsidR="006727BD" w:rsidRPr="00671560" w:rsidRDefault="006727BD"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r>
      <w:tr w:rsidR="003A6762" w14:paraId="29679F03" w14:textId="77777777" w:rsidTr="0694C63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37FBA2A2" w14:textId="7F43C41A" w:rsidR="003A6762" w:rsidRPr="00671560" w:rsidRDefault="003A6762" w:rsidP="003A6762">
            <w:pPr>
              <w:ind w:left="0"/>
              <w:jc w:val="left"/>
              <w:rPr>
                <w:b w:val="0"/>
                <w:i/>
              </w:rPr>
            </w:pPr>
            <w:r w:rsidRPr="00671560">
              <w:rPr>
                <w:b w:val="0"/>
                <w:i/>
              </w:rPr>
              <w:t xml:space="preserve">Task Information Manager – </w:t>
            </w:r>
            <w:r w:rsidRPr="003A6762">
              <w:rPr>
                <w:rFonts w:hint="eastAsia"/>
                <w:b w:val="0"/>
                <w:i/>
              </w:rPr>
              <w:t>Vertical Transportation</w:t>
            </w:r>
          </w:p>
        </w:tc>
        <w:tc>
          <w:tcPr>
            <w:tcW w:w="39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B9AE436" w14:textId="459339F6" w:rsidR="003A6762" w:rsidRDefault="003A6762" w:rsidP="003A6762">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Pr>
                <w:rFonts w:eastAsia="Roboto Condensed"/>
                <w:i/>
                <w:iCs/>
                <w:color w:val="AE9142" w:themeColor="accent2"/>
              </w:rPr>
              <w:t>F30</w:t>
            </w: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031D0C6" w14:textId="77777777" w:rsidR="003A6762" w:rsidRDefault="003A6762" w:rsidP="003A6762">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p>
        </w:tc>
        <w:tc>
          <w:tcPr>
            <w:tcW w:w="110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222F7A5" w14:textId="5F3A77B3" w:rsidR="003A6762" w:rsidRPr="003A6762" w:rsidRDefault="006727BD" w:rsidP="003A6762">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006727BD">
              <w:rPr>
                <w:rFonts w:eastAsia="Roboto Condensed" w:hint="eastAsia"/>
                <w:i/>
                <w:iCs/>
                <w:color w:val="AE9142" w:themeColor="accent2"/>
              </w:rPr>
              <w:t>Barker Mohandas</w:t>
            </w: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2836C39" w14:textId="77777777" w:rsidR="003A6762" w:rsidRDefault="003A6762" w:rsidP="003A6762">
            <w:pPr>
              <w:ind w:left="0"/>
              <w:jc w:val="center"/>
              <w:cnfStyle w:val="000000100000" w:firstRow="0" w:lastRow="0" w:firstColumn="0" w:lastColumn="0" w:oddVBand="0" w:evenVBand="0" w:oddHBand="1" w:evenHBand="0" w:firstRowFirstColumn="0" w:firstRowLastColumn="0" w:lastRowFirstColumn="0" w:lastRowLastColumn="0"/>
            </w:pPr>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6DBCD81" w14:textId="77777777" w:rsidR="003A6762" w:rsidRPr="00671560" w:rsidRDefault="003A6762" w:rsidP="003A6762">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r>
      <w:tr w:rsidR="006727BD" w14:paraId="0704618E" w14:textId="77777777" w:rsidTr="0694C631">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2547A91B" w14:textId="77777777" w:rsidR="006727BD" w:rsidRPr="00671560" w:rsidRDefault="006727BD" w:rsidP="00311CE2">
            <w:pPr>
              <w:ind w:left="0"/>
              <w:jc w:val="left"/>
              <w:rPr>
                <w:b w:val="0"/>
                <w:i/>
              </w:rPr>
            </w:pPr>
            <w:r w:rsidRPr="00671560">
              <w:rPr>
                <w:b w:val="0"/>
                <w:i/>
              </w:rPr>
              <w:t xml:space="preserve">Task Information Manager – </w:t>
            </w:r>
            <w:r w:rsidRPr="006727BD">
              <w:rPr>
                <w:rFonts w:hint="eastAsia"/>
                <w:b w:val="0"/>
                <w:i/>
              </w:rPr>
              <w:t>Acoustics</w:t>
            </w:r>
          </w:p>
        </w:tc>
        <w:tc>
          <w:tcPr>
            <w:tcW w:w="39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92F46C0" w14:textId="77777777" w:rsidR="006727BD" w:rsidRPr="1BC59E09" w:rsidRDefault="006727BD"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Pr>
                <w:rFonts w:eastAsia="Roboto Condensed"/>
                <w:i/>
                <w:iCs/>
                <w:color w:val="AE9142" w:themeColor="accent2"/>
              </w:rPr>
              <w:t>F61</w:t>
            </w: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5BA1AB4" w14:textId="77777777" w:rsidR="006727BD" w:rsidRDefault="006727BD"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p>
        </w:tc>
        <w:tc>
          <w:tcPr>
            <w:tcW w:w="110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F9F34E5" w14:textId="77777777" w:rsidR="006727BD" w:rsidRPr="006727BD" w:rsidRDefault="006727BD"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006727BD">
              <w:rPr>
                <w:rFonts w:eastAsia="Roboto Condensed" w:hint="eastAsia"/>
                <w:i/>
                <w:iCs/>
                <w:color w:val="AE9142" w:themeColor="accent2"/>
              </w:rPr>
              <w:t>Hann Tucker</w:t>
            </w: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9BD164C" w14:textId="77777777" w:rsidR="006727BD" w:rsidRPr="006727BD" w:rsidRDefault="006727BD"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60D4B09" w14:textId="77777777" w:rsidR="006727BD" w:rsidRPr="006727BD" w:rsidRDefault="006727BD" w:rsidP="00311CE2">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p>
        </w:tc>
      </w:tr>
      <w:tr w:rsidR="006727BD" w14:paraId="6688B97A" w14:textId="77777777" w:rsidTr="0694C63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4E1F2A6D" w14:textId="77777777" w:rsidR="006727BD" w:rsidRPr="00671560" w:rsidRDefault="006727BD" w:rsidP="00311CE2">
            <w:pPr>
              <w:ind w:left="0"/>
              <w:jc w:val="left"/>
              <w:rPr>
                <w:b w:val="0"/>
                <w:i/>
              </w:rPr>
            </w:pPr>
            <w:r w:rsidRPr="00671560">
              <w:rPr>
                <w:b w:val="0"/>
                <w:i/>
              </w:rPr>
              <w:t xml:space="preserve">Task Information Manager – </w:t>
            </w:r>
            <w:r>
              <w:rPr>
                <w:b w:val="0"/>
                <w:i/>
              </w:rPr>
              <w:t>Cost Consulting</w:t>
            </w:r>
          </w:p>
        </w:tc>
        <w:tc>
          <w:tcPr>
            <w:tcW w:w="39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CAB6706" w14:textId="77777777" w:rsidR="006727BD" w:rsidRDefault="006727BD" w:rsidP="00311CE2">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Pr>
                <w:rFonts w:eastAsia="Roboto Condensed"/>
                <w:i/>
                <w:iCs/>
                <w:color w:val="AE9142" w:themeColor="accent2"/>
              </w:rPr>
              <w:t>M01</w:t>
            </w: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69C1955" w14:textId="77777777" w:rsidR="006727BD" w:rsidRDefault="006727BD" w:rsidP="00311CE2">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p>
        </w:tc>
        <w:tc>
          <w:tcPr>
            <w:tcW w:w="110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D84CF02" w14:textId="77777777" w:rsidR="006727BD" w:rsidRPr="006727BD" w:rsidRDefault="006727BD" w:rsidP="00311CE2">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Pr>
                <w:rFonts w:eastAsia="Roboto Condensed"/>
                <w:i/>
                <w:iCs/>
                <w:color w:val="AE9142" w:themeColor="accent2"/>
              </w:rPr>
              <w:t>Arcadis</w:t>
            </w: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B0666C1" w14:textId="77777777" w:rsidR="006727BD" w:rsidRPr="006727BD" w:rsidRDefault="006727BD" w:rsidP="00311CE2">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FA0CA96" w14:textId="77777777" w:rsidR="006727BD" w:rsidRPr="006727BD" w:rsidRDefault="006727BD" w:rsidP="00311CE2">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p>
        </w:tc>
      </w:tr>
      <w:tr w:rsidR="003A6762" w14:paraId="26A47EE4" w14:textId="77777777" w:rsidTr="0694C631">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64482461" w14:textId="314D2629" w:rsidR="003A6762" w:rsidRPr="00671560" w:rsidRDefault="003A6762" w:rsidP="003A6762">
            <w:pPr>
              <w:ind w:left="0"/>
              <w:jc w:val="left"/>
              <w:rPr>
                <w:b w:val="0"/>
                <w:i/>
              </w:rPr>
            </w:pPr>
            <w:r w:rsidRPr="00671560">
              <w:rPr>
                <w:b w:val="0"/>
                <w:i/>
              </w:rPr>
              <w:t>Task Information Manager – Infrastructure</w:t>
            </w:r>
          </w:p>
        </w:tc>
        <w:tc>
          <w:tcPr>
            <w:tcW w:w="39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E53EC4F" w14:textId="40DA2940" w:rsidR="003A6762" w:rsidRPr="1BC59E09" w:rsidRDefault="3FF13359" w:rsidP="3FF13359">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3FF13359">
              <w:rPr>
                <w:rFonts w:eastAsia="Roboto Condensed"/>
                <w:i/>
                <w:iCs/>
                <w:color w:val="AE9142" w:themeColor="accent2"/>
              </w:rPr>
              <w:t>D02</w:t>
            </w: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B519C97" w14:textId="352317C7" w:rsidR="003A6762" w:rsidRDefault="003A6762" w:rsidP="003A6762">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1BC59E09">
              <w:rPr>
                <w:rFonts w:eastAsia="Roboto Condensed"/>
                <w:i/>
                <w:iCs/>
                <w:color w:val="AE9142" w:themeColor="accent2"/>
              </w:rPr>
              <w:t>Ahmad Elmani</w:t>
            </w:r>
          </w:p>
          <w:p w14:paraId="79539047" w14:textId="6E0F09E6" w:rsidR="003A6762" w:rsidRDefault="003A6762" w:rsidP="003A6762">
            <w:pPr>
              <w:spacing w:after="120"/>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1BC59E09">
              <w:rPr>
                <w:rFonts w:eastAsia="Roboto Condensed"/>
                <w:i/>
                <w:iCs/>
                <w:color w:val="AE9142" w:themeColor="accent2"/>
              </w:rPr>
              <w:t>Tiago Caldeira</w:t>
            </w:r>
          </w:p>
        </w:tc>
        <w:tc>
          <w:tcPr>
            <w:tcW w:w="110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AEAD0D7" w14:textId="4D3776B5" w:rsidR="003A6762" w:rsidRDefault="003A6762" w:rsidP="003A6762">
            <w:pPr>
              <w:ind w:left="0"/>
              <w:jc w:val="center"/>
              <w:cnfStyle w:val="000000000000" w:firstRow="0" w:lastRow="0" w:firstColumn="0" w:lastColumn="0" w:oddVBand="0" w:evenVBand="0" w:oddHBand="0" w:evenHBand="0" w:firstRowFirstColumn="0" w:firstRowLastColumn="0" w:lastRowFirstColumn="0" w:lastRowLastColumn="0"/>
              <w:rPr>
                <w:b/>
                <w:bCs/>
                <w:color w:val="FFFFFF" w:themeColor="background2"/>
              </w:rPr>
            </w:pPr>
            <w:r w:rsidRPr="1BC59E09">
              <w:rPr>
                <w:rFonts w:eastAsia="Roboto Condensed"/>
                <w:i/>
                <w:iCs/>
                <w:color w:val="AE9142" w:themeColor="accent2"/>
              </w:rPr>
              <w:t>KEO</w:t>
            </w:r>
            <w:r w:rsidRPr="1BC59E09">
              <w:rPr>
                <w:b/>
                <w:bCs/>
                <w:color w:val="FFFFFF" w:themeColor="background2"/>
              </w:rPr>
              <w:t xml:space="preserve"> </w:t>
            </w: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86E9123" w14:textId="0997B366" w:rsidR="003A6762" w:rsidRDefault="00CC33C0" w:rsidP="003A6762">
            <w:pPr>
              <w:spacing w:after="120"/>
              <w:ind w:left="0"/>
              <w:jc w:val="center"/>
              <w:cnfStyle w:val="000000000000" w:firstRow="0" w:lastRow="0" w:firstColumn="0" w:lastColumn="0" w:oddVBand="0" w:evenVBand="0" w:oddHBand="0" w:evenHBand="0" w:firstRowFirstColumn="0" w:firstRowLastColumn="0" w:lastRowFirstColumn="0" w:lastRowLastColumn="0"/>
            </w:pPr>
            <w:hyperlink r:id="rId26">
              <w:r w:rsidR="003A6762" w:rsidRPr="1BC59E09">
                <w:rPr>
                  <w:rStyle w:val="Hyperlink"/>
                  <w:rFonts w:eastAsia="Roboto Condensed"/>
                  <w:i/>
                  <w:iCs/>
                  <w:color w:val="AE9142" w:themeColor="accent2"/>
                  <w:u w:val="none"/>
                </w:rPr>
                <w:t>Ahmad.elmani@keoic.com</w:t>
              </w:r>
            </w:hyperlink>
          </w:p>
          <w:p w14:paraId="4BB6EA95" w14:textId="43CC3C4F" w:rsidR="003A6762" w:rsidRDefault="00CC33C0" w:rsidP="003A6762">
            <w:pPr>
              <w:ind w:left="0"/>
              <w:jc w:val="center"/>
              <w:cnfStyle w:val="000000000000" w:firstRow="0" w:lastRow="0" w:firstColumn="0" w:lastColumn="0" w:oddVBand="0" w:evenVBand="0" w:oddHBand="0" w:evenHBand="0" w:firstRowFirstColumn="0" w:firstRowLastColumn="0" w:lastRowFirstColumn="0" w:lastRowLastColumn="0"/>
            </w:pPr>
            <w:hyperlink r:id="rId27">
              <w:r w:rsidR="003A6762" w:rsidRPr="1BC59E09">
                <w:rPr>
                  <w:rStyle w:val="Hyperlink"/>
                  <w:rFonts w:eastAsia="Roboto Condensed"/>
                  <w:i/>
                  <w:iCs/>
                  <w:color w:val="AE9142" w:themeColor="accent2"/>
                  <w:u w:val="none"/>
                </w:rPr>
                <w:t>Tiago.Caldeira@keoic.com</w:t>
              </w:r>
            </w:hyperlink>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B984C81" w14:textId="2376E7AD" w:rsidR="003A6762" w:rsidRPr="00671560" w:rsidRDefault="003A6762" w:rsidP="003A6762">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r>
      <w:tr w:rsidR="003A6762" w:rsidRPr="00B340FD" w14:paraId="28099AE7" w14:textId="77777777" w:rsidTr="0694C63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4FEF04EC" w14:textId="77777777" w:rsidR="003A6762" w:rsidRPr="00671560" w:rsidRDefault="003A6762" w:rsidP="003A6762">
            <w:pPr>
              <w:ind w:left="0"/>
              <w:jc w:val="left"/>
              <w:rPr>
                <w:b w:val="0"/>
                <w:i/>
              </w:rPr>
            </w:pPr>
            <w:r w:rsidRPr="00671560">
              <w:rPr>
                <w:b w:val="0"/>
                <w:i/>
              </w:rPr>
              <w:t>PCIA*– MEP Fabrication</w:t>
            </w:r>
          </w:p>
        </w:tc>
        <w:tc>
          <w:tcPr>
            <w:tcW w:w="39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20856EB" w14:textId="77777777" w:rsidR="003A6762" w:rsidRPr="00773AB0" w:rsidRDefault="003A6762" w:rsidP="003A6762">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p>
        </w:tc>
        <w:tc>
          <w:tcPr>
            <w:tcW w:w="82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F9CA92E" w14:textId="6283B6CA" w:rsidR="003A6762" w:rsidRPr="00773AB0" w:rsidRDefault="003A6762" w:rsidP="003A6762">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p>
        </w:tc>
        <w:tc>
          <w:tcPr>
            <w:tcW w:w="110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812FC36" w14:textId="70CFFD55" w:rsidR="003A6762" w:rsidRPr="00B340FD" w:rsidRDefault="003A6762" w:rsidP="003A6762">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p>
        </w:tc>
        <w:tc>
          <w:tcPr>
            <w:tcW w:w="115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B628DCA" w14:textId="763690A6" w:rsidR="003A6762" w:rsidRPr="00B340FD" w:rsidRDefault="003A6762" w:rsidP="003A6762">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p>
        </w:tc>
        <w:tc>
          <w:tcPr>
            <w:tcW w:w="63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EE666FC" w14:textId="77777777" w:rsidR="003A6762" w:rsidRPr="00671560" w:rsidRDefault="003A6762" w:rsidP="003A6762">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r>
    </w:tbl>
    <w:p w14:paraId="67537A08" w14:textId="17DBB841" w:rsidR="00B640A1" w:rsidRPr="00D25A74" w:rsidRDefault="00B640A1">
      <w:r w:rsidRPr="007726CB">
        <w:rPr>
          <w:i/>
        </w:rPr>
        <w:t>*</w:t>
      </w:r>
      <w:r w:rsidRPr="007726CB">
        <w:rPr>
          <w:b/>
          <w:i/>
        </w:rPr>
        <w:t>P</w:t>
      </w:r>
      <w:r w:rsidRPr="007726CB">
        <w:rPr>
          <w:i/>
        </w:rPr>
        <w:t xml:space="preserve">roject </w:t>
      </w:r>
      <w:r w:rsidRPr="007726CB">
        <w:rPr>
          <w:b/>
          <w:i/>
        </w:rPr>
        <w:t>C</w:t>
      </w:r>
      <w:r w:rsidRPr="007726CB">
        <w:rPr>
          <w:i/>
        </w:rPr>
        <w:t>onsultant/</w:t>
      </w:r>
      <w:r w:rsidRPr="007726CB">
        <w:rPr>
          <w:b/>
          <w:i/>
        </w:rPr>
        <w:t>C</w:t>
      </w:r>
      <w:r w:rsidRPr="007726CB">
        <w:rPr>
          <w:i/>
        </w:rPr>
        <w:t xml:space="preserve">ontractor </w:t>
      </w:r>
      <w:r w:rsidRPr="007726CB">
        <w:rPr>
          <w:b/>
          <w:i/>
        </w:rPr>
        <w:t>I</w:t>
      </w:r>
      <w:r w:rsidRPr="007726CB">
        <w:rPr>
          <w:i/>
        </w:rPr>
        <w:t xml:space="preserve">nformation </w:t>
      </w:r>
      <w:r w:rsidRPr="007726CB">
        <w:rPr>
          <w:b/>
          <w:i/>
        </w:rPr>
        <w:t>A</w:t>
      </w:r>
      <w:r w:rsidRPr="007726CB">
        <w:rPr>
          <w:i/>
        </w:rPr>
        <w:t>uthor</w:t>
      </w:r>
      <w:r w:rsidRPr="007726CB">
        <w:rPr>
          <w:b/>
          <w:i/>
        </w:rPr>
        <w:t xml:space="preserve"> </w:t>
      </w:r>
      <w:r w:rsidRPr="007726CB">
        <w:rPr>
          <w:i/>
        </w:rPr>
        <w:t>(</w:t>
      </w:r>
      <w:r w:rsidRPr="007726CB">
        <w:rPr>
          <w:b/>
          <w:i/>
        </w:rPr>
        <w:t>PCIA</w:t>
      </w:r>
      <w:r w:rsidRPr="007726CB">
        <w:rPr>
          <w:i/>
        </w:rPr>
        <w:t>)</w:t>
      </w:r>
    </w:p>
    <w:p w14:paraId="668D77DF" w14:textId="77777777" w:rsidR="00D147DF" w:rsidRDefault="00D147DF" w:rsidP="009D0C4C">
      <w:pPr>
        <w:pStyle w:val="Heading2"/>
        <w:sectPr w:rsidR="00D147DF" w:rsidSect="00D147DF">
          <w:pgSz w:w="16838" w:h="11906" w:orient="landscape" w:code="9"/>
          <w:pgMar w:top="1080" w:right="1080" w:bottom="792" w:left="432" w:header="1152" w:footer="288" w:gutter="0"/>
          <w:cols w:space="720"/>
          <w:docGrid w:linePitch="360"/>
        </w:sectPr>
      </w:pPr>
      <w:bookmarkStart w:id="40" w:name="_Toc54059417"/>
      <w:bookmarkStart w:id="41" w:name="_Toc54059418"/>
      <w:bookmarkStart w:id="42" w:name="_Toc54059427"/>
      <w:bookmarkStart w:id="43" w:name="_Toc54059428"/>
      <w:bookmarkStart w:id="44" w:name="_Toc54059429"/>
      <w:bookmarkStart w:id="45" w:name="_Toc54059492"/>
      <w:bookmarkStart w:id="46" w:name="_Toc54059493"/>
      <w:bookmarkStart w:id="47" w:name="_Toc54059494"/>
      <w:bookmarkStart w:id="48" w:name="_Toc54059495"/>
      <w:bookmarkStart w:id="49" w:name="_Toc54059496"/>
      <w:bookmarkStart w:id="50" w:name="_Toc54059497"/>
      <w:bookmarkStart w:id="51" w:name="_Toc54059498"/>
      <w:bookmarkStart w:id="52" w:name="_Toc54059499"/>
      <w:bookmarkStart w:id="53" w:name="_Toc54059500"/>
      <w:bookmarkStart w:id="54" w:name="_Toc54059501"/>
      <w:bookmarkStart w:id="55" w:name="_Toc54059502"/>
      <w:bookmarkStart w:id="56" w:name="_Toc54059503"/>
      <w:bookmarkStart w:id="57" w:name="_Toc54059504"/>
      <w:bookmarkStart w:id="58" w:name="_Toc54059505"/>
      <w:bookmarkStart w:id="59" w:name="_Toc54059506"/>
      <w:bookmarkStart w:id="60" w:name="_Toc54059507"/>
      <w:bookmarkStart w:id="61" w:name="_Toc54059508"/>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6E581F5B" w14:textId="4A2AC9D3" w:rsidR="009D0C4C" w:rsidRPr="00F7242C" w:rsidRDefault="009D0C4C" w:rsidP="009D0C4C">
      <w:pPr>
        <w:pStyle w:val="Heading2"/>
      </w:pPr>
      <w:bookmarkStart w:id="62" w:name="_Toc87828920"/>
      <w:r w:rsidRPr="00F7242C">
        <w:lastRenderedPageBreak/>
        <w:t>Training/Induction</w:t>
      </w:r>
      <w:bookmarkEnd w:id="62"/>
    </w:p>
    <w:p w14:paraId="26136CF5" w14:textId="73574F10" w:rsidR="009D0C4C" w:rsidRDefault="009D0C4C" w:rsidP="007256C4">
      <w:r>
        <w:t xml:space="preserve">It is the responsibility of all parties and each Design Sub-Contractor to supply competent staff trained in the applications and tools they will be required to use </w:t>
      </w:r>
      <w:r w:rsidRPr="007746FE">
        <w:rPr>
          <w:rFonts w:hint="eastAsia"/>
        </w:rPr>
        <w:t xml:space="preserve">on </w:t>
      </w:r>
      <w:r w:rsidRPr="007746FE">
        <w:rPr>
          <w:rFonts w:hint="eastAsia"/>
          <w:b/>
        </w:rPr>
        <w:t>The Red Sea</w:t>
      </w:r>
      <w:r w:rsidR="006233FD" w:rsidRPr="00D25A74">
        <w:rPr>
          <w:rFonts w:hint="eastAsia"/>
          <w:b/>
        </w:rPr>
        <w:t xml:space="preserve"> </w:t>
      </w:r>
      <w:r w:rsidR="0054381A" w:rsidRPr="00D25A74">
        <w:rPr>
          <w:rFonts w:hint="eastAsia"/>
        </w:rPr>
        <w:t>R08-HE1 - Shurayrah East Hotel #1</w:t>
      </w:r>
      <w:r w:rsidRPr="00CC3478">
        <w:rPr>
          <w:rFonts w:hint="eastAsia"/>
        </w:rPr>
        <w:t>.</w:t>
      </w:r>
    </w:p>
    <w:p w14:paraId="661B2D70" w14:textId="4D305398" w:rsidR="00D43317" w:rsidRPr="002E48D6" w:rsidRDefault="009D0C4C" w:rsidP="002E48D6">
      <w:pPr>
        <w:rPr>
          <w:rFonts w:asciiTheme="majorHAnsi" w:eastAsiaTheme="majorEastAsia" w:hAnsiTheme="majorHAnsi" w:cstheme="majorBidi"/>
          <w:color w:val="AE9142" w:themeColor="accent1"/>
          <w:sz w:val="28"/>
          <w:szCs w:val="32"/>
        </w:rPr>
      </w:pPr>
      <w:r>
        <w:t xml:space="preserve">The Consultants are responsible for providing guidance on the </w:t>
      </w:r>
      <w:r w:rsidR="008C38B4">
        <w:t>requirements</w:t>
      </w:r>
      <w:r>
        <w:t xml:space="preserve"> applicable to the Project.</w:t>
      </w:r>
    </w:p>
    <w:tbl>
      <w:tblPr>
        <w:tblW w:w="9192" w:type="dxa"/>
        <w:jc w:val="center"/>
        <w:tblLook w:val="04A0" w:firstRow="1" w:lastRow="0" w:firstColumn="1" w:lastColumn="0" w:noHBand="0" w:noVBand="1"/>
      </w:tblPr>
      <w:tblGrid>
        <w:gridCol w:w="3740"/>
        <w:gridCol w:w="796"/>
        <w:gridCol w:w="776"/>
        <w:gridCol w:w="776"/>
        <w:gridCol w:w="776"/>
        <w:gridCol w:w="776"/>
        <w:gridCol w:w="776"/>
        <w:gridCol w:w="776"/>
      </w:tblGrid>
      <w:tr w:rsidR="00015E5C" w:rsidRPr="00586205" w14:paraId="7B8847E0" w14:textId="77777777" w:rsidTr="0694C631">
        <w:trPr>
          <w:trHeight w:val="315"/>
          <w:jc w:val="center"/>
        </w:trPr>
        <w:tc>
          <w:tcPr>
            <w:tcW w:w="3740" w:type="dxa"/>
            <w:vMerge w:val="restart"/>
            <w:tcBorders>
              <w:top w:val="single" w:sz="8" w:space="0" w:color="auto"/>
              <w:left w:val="single" w:sz="8" w:space="0" w:color="auto"/>
              <w:bottom w:val="single" w:sz="8" w:space="0" w:color="000000"/>
              <w:right w:val="single" w:sz="8" w:space="0" w:color="auto"/>
            </w:tcBorders>
            <w:shd w:val="clear" w:color="auto" w:fill="AE9142" w:themeFill="accent2"/>
            <w:noWrap/>
            <w:vAlign w:val="center"/>
            <w:hideMark/>
          </w:tcPr>
          <w:p w14:paraId="3BAB0B7D" w14:textId="77777777" w:rsidR="00015E5C" w:rsidRPr="00C02EB3" w:rsidRDefault="00015E5C" w:rsidP="00097075">
            <w:pPr>
              <w:spacing w:after="0"/>
              <w:ind w:left="0"/>
              <w:jc w:val="center"/>
              <w:rPr>
                <w:rFonts w:eastAsia="Times New Roman" w:cs="Arial"/>
                <w:b/>
                <w:bCs/>
                <w:color w:val="FFFFFF"/>
                <w:szCs w:val="18"/>
                <w:lang w:val="en-GB" w:eastAsia="en-GB"/>
              </w:rPr>
            </w:pPr>
            <w:r w:rsidRPr="00C02EB3">
              <w:rPr>
                <w:rFonts w:eastAsia="Times New Roman" w:cs="Arial"/>
                <w:b/>
                <w:bCs/>
                <w:color w:val="FFFFFF"/>
                <w:szCs w:val="18"/>
                <w:lang w:val="en-GB" w:eastAsia="en-GB"/>
              </w:rPr>
              <w:t>Training / Induction</w:t>
            </w:r>
          </w:p>
        </w:tc>
        <w:tc>
          <w:tcPr>
            <w:tcW w:w="5452" w:type="dxa"/>
            <w:gridSpan w:val="7"/>
            <w:tcBorders>
              <w:top w:val="single" w:sz="8" w:space="0" w:color="auto"/>
              <w:left w:val="nil"/>
              <w:bottom w:val="single" w:sz="4" w:space="0" w:color="auto"/>
              <w:right w:val="single" w:sz="4" w:space="0" w:color="auto"/>
            </w:tcBorders>
            <w:shd w:val="clear" w:color="auto" w:fill="AE9142" w:themeFill="accent2"/>
            <w:vAlign w:val="center"/>
          </w:tcPr>
          <w:p w14:paraId="2BE4972C" w14:textId="77DA4DEB" w:rsidR="00015E5C" w:rsidRPr="00C02EB3" w:rsidRDefault="00015E5C" w:rsidP="00015E5C">
            <w:pPr>
              <w:spacing w:after="0"/>
              <w:ind w:left="0"/>
              <w:jc w:val="center"/>
              <w:rPr>
                <w:rFonts w:eastAsia="Times New Roman" w:cs="Arial"/>
                <w:b/>
                <w:bCs/>
                <w:color w:val="FFFFFF"/>
                <w:szCs w:val="18"/>
                <w:lang w:val="en-GB" w:eastAsia="en-GB"/>
              </w:rPr>
            </w:pPr>
            <w:commentRangeStart w:id="63"/>
            <w:r w:rsidRPr="00C02EB3">
              <w:rPr>
                <w:rFonts w:eastAsia="Times New Roman" w:cs="Arial"/>
                <w:b/>
                <w:bCs/>
                <w:color w:val="FFFFFF"/>
                <w:szCs w:val="18"/>
                <w:lang w:val="en-GB" w:eastAsia="en-GB"/>
              </w:rPr>
              <w:t>Consultant</w:t>
            </w:r>
            <w:commentRangeEnd w:id="63"/>
            <w:r w:rsidR="00AD5246">
              <w:rPr>
                <w:rStyle w:val="CommentReference"/>
              </w:rPr>
              <w:commentReference w:id="63"/>
            </w:r>
          </w:p>
        </w:tc>
      </w:tr>
      <w:tr w:rsidR="00024049" w:rsidRPr="00586205" w14:paraId="6CE1A345" w14:textId="77777777" w:rsidTr="0694C631">
        <w:trPr>
          <w:trHeight w:val="315"/>
          <w:jc w:val="center"/>
        </w:trPr>
        <w:tc>
          <w:tcPr>
            <w:tcW w:w="3740" w:type="dxa"/>
            <w:vMerge/>
            <w:vAlign w:val="center"/>
            <w:hideMark/>
          </w:tcPr>
          <w:p w14:paraId="363A54DC" w14:textId="77777777" w:rsidR="00024049" w:rsidRPr="00115054" w:rsidRDefault="00024049" w:rsidP="002E48D6">
            <w:pPr>
              <w:spacing w:after="0"/>
              <w:ind w:left="0"/>
              <w:jc w:val="left"/>
              <w:rPr>
                <w:rFonts w:eastAsia="Times New Roman" w:cs="Arial"/>
                <w:b/>
                <w:bCs/>
                <w:color w:val="FFFFFF"/>
                <w:szCs w:val="18"/>
                <w:lang w:val="en-GB" w:eastAsia="en-GB"/>
              </w:rPr>
            </w:pPr>
          </w:p>
        </w:tc>
        <w:tc>
          <w:tcPr>
            <w:tcW w:w="796" w:type="dxa"/>
            <w:tcBorders>
              <w:top w:val="nil"/>
              <w:left w:val="nil"/>
              <w:bottom w:val="single" w:sz="8" w:space="0" w:color="auto"/>
              <w:right w:val="single" w:sz="4" w:space="0" w:color="auto"/>
            </w:tcBorders>
            <w:shd w:val="clear" w:color="auto" w:fill="AE9142" w:themeFill="accent2"/>
            <w:noWrap/>
            <w:vAlign w:val="center"/>
            <w:hideMark/>
          </w:tcPr>
          <w:p w14:paraId="76D658C1" w14:textId="77777777" w:rsidR="00024049" w:rsidRPr="00C02EB3" w:rsidRDefault="00024049" w:rsidP="002E48D6">
            <w:pPr>
              <w:spacing w:after="0"/>
              <w:ind w:left="0"/>
              <w:jc w:val="center"/>
              <w:rPr>
                <w:rFonts w:eastAsia="Times New Roman" w:cs="Arial"/>
                <w:b/>
                <w:bCs/>
                <w:color w:val="FFFFFF"/>
                <w:szCs w:val="18"/>
                <w:lang w:val="en-GB" w:eastAsia="en-GB"/>
              </w:rPr>
            </w:pPr>
            <w:r w:rsidRPr="00C02EB3">
              <w:rPr>
                <w:rFonts w:eastAsia="Times New Roman" w:cs="Arial"/>
                <w:b/>
                <w:bCs/>
                <w:color w:val="FFFFFF"/>
                <w:szCs w:val="18"/>
                <w:lang w:val="en-GB" w:eastAsia="en-GB"/>
              </w:rPr>
              <w:t>FOS</w:t>
            </w:r>
          </w:p>
        </w:tc>
        <w:tc>
          <w:tcPr>
            <w:tcW w:w="776" w:type="dxa"/>
            <w:tcBorders>
              <w:top w:val="nil"/>
              <w:left w:val="nil"/>
              <w:bottom w:val="single" w:sz="8" w:space="0" w:color="auto"/>
              <w:right w:val="single" w:sz="4" w:space="0" w:color="auto"/>
            </w:tcBorders>
            <w:shd w:val="clear" w:color="auto" w:fill="AE9142" w:themeFill="accent2"/>
            <w:noWrap/>
            <w:vAlign w:val="center"/>
            <w:hideMark/>
          </w:tcPr>
          <w:p w14:paraId="1817E657" w14:textId="79881713" w:rsidR="00024049" w:rsidRPr="00C02EB3" w:rsidRDefault="00024049" w:rsidP="002E48D6">
            <w:pPr>
              <w:spacing w:after="0"/>
              <w:ind w:left="0"/>
              <w:jc w:val="center"/>
              <w:rPr>
                <w:rFonts w:eastAsia="Times New Roman" w:cs="Arial"/>
                <w:b/>
                <w:bCs/>
                <w:color w:val="FFFFFF"/>
                <w:szCs w:val="18"/>
                <w:lang w:val="en-GB" w:eastAsia="en-GB"/>
              </w:rPr>
            </w:pPr>
            <w:r>
              <w:rPr>
                <w:rFonts w:eastAsia="Times New Roman" w:cs="Arial"/>
                <w:b/>
                <w:bCs/>
                <w:color w:val="FFFFFF"/>
                <w:szCs w:val="18"/>
                <w:lang w:val="en-GB" w:eastAsia="en-GB"/>
              </w:rPr>
              <w:t>KEO</w:t>
            </w:r>
          </w:p>
        </w:tc>
        <w:tc>
          <w:tcPr>
            <w:tcW w:w="776" w:type="dxa"/>
            <w:tcBorders>
              <w:top w:val="nil"/>
              <w:left w:val="nil"/>
              <w:bottom w:val="single" w:sz="8" w:space="0" w:color="auto"/>
              <w:right w:val="single" w:sz="4" w:space="0" w:color="auto"/>
            </w:tcBorders>
            <w:shd w:val="clear" w:color="auto" w:fill="AE9142" w:themeFill="accent2"/>
            <w:noWrap/>
            <w:vAlign w:val="center"/>
            <w:hideMark/>
          </w:tcPr>
          <w:p w14:paraId="67EC65C1" w14:textId="4FF0510C" w:rsidR="00024049" w:rsidRPr="00C02EB3" w:rsidRDefault="00024049" w:rsidP="002E48D6">
            <w:pPr>
              <w:spacing w:after="0"/>
              <w:ind w:left="0"/>
              <w:jc w:val="center"/>
              <w:rPr>
                <w:rFonts w:eastAsia="Times New Roman" w:cs="Arial"/>
                <w:b/>
                <w:bCs/>
                <w:color w:val="FFFFFF"/>
                <w:szCs w:val="18"/>
                <w:lang w:val="en-GB" w:eastAsia="en-GB"/>
              </w:rPr>
            </w:pPr>
            <w:r>
              <w:rPr>
                <w:rFonts w:eastAsia="Times New Roman" w:cs="Arial"/>
                <w:b/>
                <w:bCs/>
                <w:color w:val="FFFFFF"/>
                <w:szCs w:val="18"/>
                <w:lang w:val="en-GB" w:eastAsia="en-GB"/>
              </w:rPr>
              <w:t>KAA</w:t>
            </w:r>
          </w:p>
        </w:tc>
        <w:tc>
          <w:tcPr>
            <w:tcW w:w="776" w:type="dxa"/>
            <w:tcBorders>
              <w:top w:val="nil"/>
              <w:left w:val="nil"/>
              <w:bottom w:val="single" w:sz="8" w:space="0" w:color="auto"/>
              <w:right w:val="single" w:sz="4" w:space="0" w:color="auto"/>
            </w:tcBorders>
            <w:shd w:val="clear" w:color="auto" w:fill="AE9142" w:themeFill="accent2"/>
            <w:noWrap/>
            <w:vAlign w:val="center"/>
            <w:hideMark/>
          </w:tcPr>
          <w:p w14:paraId="73088842" w14:textId="6A88FD5D" w:rsidR="00024049" w:rsidRPr="00C02EB3" w:rsidRDefault="00024049" w:rsidP="002E48D6">
            <w:pPr>
              <w:spacing w:after="0"/>
              <w:ind w:left="0"/>
              <w:jc w:val="center"/>
              <w:rPr>
                <w:rFonts w:eastAsia="Times New Roman" w:cs="Arial"/>
                <w:b/>
                <w:bCs/>
                <w:color w:val="FFFFFF"/>
                <w:szCs w:val="18"/>
                <w:lang w:val="en-GB" w:eastAsia="en-GB"/>
              </w:rPr>
            </w:pPr>
            <w:r>
              <w:rPr>
                <w:rFonts w:eastAsia="Times New Roman" w:cs="Arial"/>
                <w:b/>
                <w:bCs/>
                <w:color w:val="FFFFFF"/>
                <w:szCs w:val="18"/>
                <w:lang w:val="en-GB" w:eastAsia="en-GB"/>
              </w:rPr>
              <w:t>HAA</w:t>
            </w:r>
          </w:p>
        </w:tc>
        <w:tc>
          <w:tcPr>
            <w:tcW w:w="776" w:type="dxa"/>
            <w:tcBorders>
              <w:top w:val="nil"/>
              <w:left w:val="nil"/>
              <w:bottom w:val="single" w:sz="8" w:space="0" w:color="auto"/>
              <w:right w:val="single" w:sz="4" w:space="0" w:color="auto"/>
            </w:tcBorders>
            <w:shd w:val="clear" w:color="auto" w:fill="AE9142" w:themeFill="accent2"/>
            <w:vAlign w:val="center"/>
          </w:tcPr>
          <w:p w14:paraId="1345DEBE" w14:textId="61022F69" w:rsidR="00024049" w:rsidRDefault="00024049" w:rsidP="002E48D6">
            <w:pPr>
              <w:spacing w:after="0"/>
              <w:ind w:left="0"/>
              <w:jc w:val="center"/>
              <w:rPr>
                <w:rFonts w:eastAsia="Times New Roman" w:cs="Arial"/>
                <w:b/>
                <w:bCs/>
                <w:i/>
                <w:iCs/>
                <w:color w:val="FFFFFF"/>
                <w:szCs w:val="18"/>
                <w:lang w:val="en-GB" w:eastAsia="en-GB"/>
              </w:rPr>
            </w:pPr>
            <w:r>
              <w:rPr>
                <w:rFonts w:eastAsia="Times New Roman" w:cs="Arial"/>
                <w:b/>
                <w:bCs/>
                <w:color w:val="FFFFFF"/>
                <w:szCs w:val="18"/>
                <w:lang w:val="en-GB" w:eastAsia="en-GB"/>
              </w:rPr>
              <w:t>EDS</w:t>
            </w:r>
          </w:p>
        </w:tc>
        <w:tc>
          <w:tcPr>
            <w:tcW w:w="776" w:type="dxa"/>
            <w:tcBorders>
              <w:top w:val="nil"/>
              <w:left w:val="single" w:sz="4" w:space="0" w:color="auto"/>
              <w:bottom w:val="single" w:sz="8" w:space="0" w:color="auto"/>
              <w:right w:val="single" w:sz="4" w:space="0" w:color="auto"/>
            </w:tcBorders>
            <w:shd w:val="clear" w:color="auto" w:fill="AE9142" w:themeFill="accent2"/>
            <w:vAlign w:val="center"/>
          </w:tcPr>
          <w:p w14:paraId="5AF142C1" w14:textId="384C9D40" w:rsidR="00024049" w:rsidRDefault="00F47379" w:rsidP="00024049">
            <w:pPr>
              <w:spacing w:after="0"/>
              <w:ind w:left="0"/>
              <w:jc w:val="center"/>
              <w:rPr>
                <w:rFonts w:eastAsia="Times New Roman" w:cs="Arial"/>
                <w:b/>
                <w:bCs/>
                <w:i/>
                <w:iCs/>
                <w:color w:val="FFFFFF"/>
                <w:szCs w:val="18"/>
                <w:lang w:val="en-GB" w:eastAsia="en-GB"/>
              </w:rPr>
            </w:pPr>
            <w:r>
              <w:rPr>
                <w:rFonts w:eastAsia="Times New Roman" w:cs="Arial"/>
                <w:b/>
                <w:bCs/>
                <w:i/>
                <w:iCs/>
                <w:color w:val="FFFFFF"/>
                <w:szCs w:val="18"/>
                <w:lang w:val="en-GB" w:eastAsia="en-GB"/>
              </w:rPr>
              <w:t>RDL</w:t>
            </w:r>
          </w:p>
        </w:tc>
        <w:tc>
          <w:tcPr>
            <w:tcW w:w="776" w:type="dxa"/>
            <w:tcBorders>
              <w:top w:val="nil"/>
              <w:left w:val="single" w:sz="4" w:space="0" w:color="auto"/>
              <w:bottom w:val="single" w:sz="8" w:space="0" w:color="auto"/>
              <w:right w:val="single" w:sz="8" w:space="0" w:color="auto"/>
            </w:tcBorders>
            <w:shd w:val="clear" w:color="auto" w:fill="AE9142" w:themeFill="accent2"/>
            <w:noWrap/>
            <w:vAlign w:val="center"/>
            <w:hideMark/>
          </w:tcPr>
          <w:p w14:paraId="29604271" w14:textId="579A31B1" w:rsidR="00024049" w:rsidRPr="00C02EB3" w:rsidRDefault="00024049" w:rsidP="002E48D6">
            <w:pPr>
              <w:spacing w:after="0"/>
              <w:ind w:left="0"/>
              <w:jc w:val="center"/>
              <w:rPr>
                <w:rFonts w:eastAsia="Times New Roman" w:cs="Arial"/>
                <w:b/>
                <w:bCs/>
                <w:i/>
                <w:iCs/>
                <w:color w:val="FFFFFF"/>
                <w:szCs w:val="18"/>
                <w:lang w:val="en-GB" w:eastAsia="en-GB"/>
              </w:rPr>
            </w:pPr>
            <w:r>
              <w:rPr>
                <w:rFonts w:eastAsia="Times New Roman" w:cs="Arial"/>
                <w:b/>
                <w:bCs/>
                <w:i/>
                <w:iCs/>
                <w:color w:val="FFFFFF"/>
                <w:szCs w:val="18"/>
                <w:lang w:val="en-GB" w:eastAsia="en-GB"/>
              </w:rPr>
              <w:t>BAR</w:t>
            </w:r>
          </w:p>
        </w:tc>
      </w:tr>
      <w:tr w:rsidR="00024049" w:rsidRPr="00586205" w14:paraId="38F7F47D" w14:textId="77777777" w:rsidTr="0694C631">
        <w:trPr>
          <w:trHeight w:val="315"/>
          <w:jc w:val="center"/>
        </w:trPr>
        <w:tc>
          <w:tcPr>
            <w:tcW w:w="3740" w:type="dxa"/>
            <w:tcBorders>
              <w:top w:val="nil"/>
              <w:left w:val="single" w:sz="8" w:space="0" w:color="auto"/>
              <w:bottom w:val="single" w:sz="4" w:space="0" w:color="auto"/>
              <w:right w:val="single" w:sz="8" w:space="0" w:color="auto"/>
            </w:tcBorders>
            <w:shd w:val="clear" w:color="auto" w:fill="C7AF6B"/>
            <w:vAlign w:val="bottom"/>
            <w:hideMark/>
          </w:tcPr>
          <w:p w14:paraId="27416D14" w14:textId="77777777" w:rsidR="00024049" w:rsidRPr="00C02EB3" w:rsidRDefault="00024049" w:rsidP="00097075">
            <w:pPr>
              <w:spacing w:after="0"/>
              <w:ind w:left="0"/>
              <w:jc w:val="left"/>
              <w:rPr>
                <w:rFonts w:eastAsia="Times New Roman" w:cs="Arial"/>
                <w:szCs w:val="18"/>
                <w:lang w:val="en-GB" w:eastAsia="en-GB"/>
              </w:rPr>
            </w:pPr>
            <w:r w:rsidRPr="00C02EB3">
              <w:rPr>
                <w:rFonts w:eastAsia="Times New Roman" w:cs="Arial"/>
                <w:szCs w:val="18"/>
                <w:lang w:val="en-GB" w:eastAsia="en-GB"/>
              </w:rPr>
              <w:t>BIM 360</w:t>
            </w:r>
          </w:p>
        </w:tc>
        <w:tc>
          <w:tcPr>
            <w:tcW w:w="5452" w:type="dxa"/>
            <w:gridSpan w:val="7"/>
            <w:tcBorders>
              <w:top w:val="single" w:sz="8" w:space="0" w:color="auto"/>
              <w:left w:val="nil"/>
              <w:bottom w:val="single" w:sz="4" w:space="0" w:color="auto"/>
              <w:right w:val="single" w:sz="8" w:space="0" w:color="000000"/>
            </w:tcBorders>
            <w:shd w:val="clear" w:color="auto" w:fill="C7AF6B"/>
            <w:vAlign w:val="center"/>
          </w:tcPr>
          <w:p w14:paraId="14025808" w14:textId="48525D84" w:rsidR="00024049" w:rsidRPr="00F04AE3" w:rsidRDefault="00024049" w:rsidP="00024049">
            <w:pPr>
              <w:spacing w:after="0"/>
              <w:ind w:left="0"/>
              <w:jc w:val="center"/>
              <w:rPr>
                <w:rFonts w:ascii="AkzidenzGroteskStd-Light" w:eastAsia="Times New Roman" w:hAnsi="AkzidenzGroteskStd-Light" w:cs="Times New Roman"/>
                <w:color w:val="000000"/>
                <w:szCs w:val="18"/>
                <w:lang w:val="en-GB" w:eastAsia="en-GB"/>
              </w:rPr>
            </w:pPr>
          </w:p>
        </w:tc>
      </w:tr>
      <w:tr w:rsidR="00024049" w:rsidRPr="00586205" w14:paraId="69423DF6" w14:textId="77777777" w:rsidTr="0694C631">
        <w:trPr>
          <w:trHeight w:val="300"/>
          <w:jc w:val="center"/>
        </w:trPr>
        <w:tc>
          <w:tcPr>
            <w:tcW w:w="3740" w:type="dxa"/>
            <w:tcBorders>
              <w:top w:val="nil"/>
              <w:left w:val="single" w:sz="8" w:space="0" w:color="auto"/>
              <w:bottom w:val="single" w:sz="4" w:space="0" w:color="auto"/>
              <w:right w:val="single" w:sz="8" w:space="0" w:color="auto"/>
            </w:tcBorders>
            <w:shd w:val="clear" w:color="auto" w:fill="auto"/>
            <w:vAlign w:val="bottom"/>
            <w:hideMark/>
          </w:tcPr>
          <w:p w14:paraId="1B6B2120" w14:textId="77777777" w:rsidR="00024049" w:rsidRPr="007D4EAE" w:rsidRDefault="00024049" w:rsidP="00127C8E">
            <w:pPr>
              <w:spacing w:after="0"/>
              <w:ind w:left="0" w:firstLineChars="100" w:firstLine="180"/>
              <w:jc w:val="left"/>
              <w:rPr>
                <w:rFonts w:eastAsia="Times New Roman" w:cs="Arial"/>
                <w:b/>
                <w:bCs/>
                <w:szCs w:val="18"/>
                <w:lang w:val="en-GB" w:eastAsia="en-GB"/>
              </w:rPr>
            </w:pPr>
            <w:r w:rsidRPr="007D4EAE">
              <w:rPr>
                <w:rFonts w:eastAsia="Times New Roman" w:cs="Arial"/>
                <w:b/>
                <w:bCs/>
                <w:szCs w:val="18"/>
                <w:lang w:val="en-GB" w:eastAsia="en-GB"/>
              </w:rPr>
              <w:t>BIM 360 Overview</w:t>
            </w:r>
          </w:p>
        </w:tc>
        <w:tc>
          <w:tcPr>
            <w:tcW w:w="796" w:type="dxa"/>
            <w:tcBorders>
              <w:top w:val="nil"/>
              <w:left w:val="nil"/>
              <w:bottom w:val="single" w:sz="4" w:space="0" w:color="auto"/>
              <w:right w:val="single" w:sz="4" w:space="0" w:color="auto"/>
            </w:tcBorders>
            <w:shd w:val="clear" w:color="auto" w:fill="auto"/>
            <w:noWrap/>
            <w:vAlign w:val="center"/>
            <w:hideMark/>
          </w:tcPr>
          <w:p w14:paraId="77E28790" w14:textId="77777777" w:rsidR="00024049" w:rsidRPr="00F04AE3" w:rsidRDefault="00024049" w:rsidP="00024049">
            <w:pPr>
              <w:spacing w:after="0"/>
              <w:ind w:left="0"/>
              <w:jc w:val="center"/>
              <w:rPr>
                <w:rFonts w:ascii="AkzidenzGroteskStd-Light" w:eastAsia="Times New Roman" w:hAnsi="AkzidenzGroteskStd-Light" w:cs="Times New Roman"/>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48778F55" w14:textId="79EC197F" w:rsidR="00024049" w:rsidRPr="00F04AE3" w:rsidRDefault="3FF13359" w:rsidP="3FF13359">
            <w:pPr>
              <w:spacing w:after="0"/>
              <w:ind w:left="0"/>
              <w:jc w:val="center"/>
              <w:rPr>
                <w:rFonts w:ascii="Arial" w:eastAsia="Times New Roman" w:hAnsi="Arial" w:cs="Arial"/>
                <w:color w:val="000000"/>
                <w:lang w:val="en-GB" w:eastAsia="en-GB"/>
              </w:rPr>
            </w:pPr>
            <w:r w:rsidRPr="3FF13359">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2DC278A3" w14:textId="7E170D29" w:rsidR="00024049" w:rsidRPr="00F04AE3" w:rsidRDefault="00024049" w:rsidP="00024049">
            <w:pPr>
              <w:spacing w:after="0"/>
              <w:ind w:left="0"/>
              <w:jc w:val="center"/>
              <w:rPr>
                <w:rFonts w:ascii="Arial" w:eastAsia="Times New Roman" w:hAnsi="Arial" w:cs="Arial"/>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189AC701" w14:textId="5560D7F4" w:rsidR="00024049" w:rsidRPr="00F04AE3" w:rsidRDefault="00024049" w:rsidP="00024049">
            <w:pPr>
              <w:spacing w:after="0"/>
              <w:ind w:left="0"/>
              <w:jc w:val="center"/>
              <w:rPr>
                <w:rFonts w:ascii="Arial" w:eastAsia="Times New Roman" w:hAnsi="Arial" w:cs="Arial"/>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vAlign w:val="center"/>
          </w:tcPr>
          <w:p w14:paraId="52FFBF66" w14:textId="62D85673" w:rsidR="00024049" w:rsidRPr="00F04AE3" w:rsidRDefault="7EE9504B" w:rsidP="7EE9504B">
            <w:pPr>
              <w:spacing w:after="0"/>
              <w:ind w:left="0"/>
              <w:jc w:val="center"/>
              <w:rPr>
                <w:rFonts w:ascii="Arial" w:eastAsia="Times New Roman" w:hAnsi="Arial" w:cs="Arial"/>
                <w:color w:val="000000"/>
                <w:lang w:val="en-GB" w:eastAsia="en-GB"/>
              </w:rPr>
            </w:pPr>
            <w:r w:rsidRPr="7EE9504B">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4" w:space="0" w:color="auto"/>
              <w:right w:val="single" w:sz="4" w:space="0" w:color="auto"/>
            </w:tcBorders>
            <w:vAlign w:val="center"/>
          </w:tcPr>
          <w:p w14:paraId="688FC733" w14:textId="77777777" w:rsidR="00024049" w:rsidRPr="00F04AE3" w:rsidRDefault="00024049" w:rsidP="00024049">
            <w:pPr>
              <w:spacing w:after="0"/>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4" w:space="0" w:color="auto"/>
              <w:right w:val="single" w:sz="8" w:space="0" w:color="auto"/>
            </w:tcBorders>
            <w:shd w:val="clear" w:color="auto" w:fill="auto"/>
            <w:noWrap/>
            <w:vAlign w:val="center"/>
            <w:hideMark/>
          </w:tcPr>
          <w:p w14:paraId="04D13746" w14:textId="505C300F" w:rsidR="00024049" w:rsidRPr="00F04AE3" w:rsidRDefault="0694C631" w:rsidP="0694C631">
            <w:pPr>
              <w:spacing w:after="0"/>
              <w:ind w:left="0"/>
              <w:jc w:val="center"/>
              <w:rPr>
                <w:rFonts w:ascii="Arial" w:eastAsia="Times New Roman" w:hAnsi="Arial" w:cs="Arial"/>
                <w:color w:val="000000"/>
                <w:lang w:val="en-GB" w:eastAsia="en-GB"/>
              </w:rPr>
            </w:pPr>
            <w:r w:rsidRPr="0694C631">
              <w:rPr>
                <w:rFonts w:ascii="AkzidenzGroteskStd-Light" w:eastAsia="Times New Roman" w:hAnsi="AkzidenzGroteskStd-Light" w:cs="Times New Roman"/>
                <w:color w:val="000000"/>
                <w:lang w:val="en-GB" w:eastAsia="en-GB"/>
              </w:rPr>
              <w:t>√</w:t>
            </w:r>
          </w:p>
        </w:tc>
      </w:tr>
      <w:tr w:rsidR="00024049" w:rsidRPr="00586205" w14:paraId="30F87A1C" w14:textId="77777777" w:rsidTr="0694C631">
        <w:trPr>
          <w:trHeight w:val="315"/>
          <w:jc w:val="center"/>
        </w:trPr>
        <w:tc>
          <w:tcPr>
            <w:tcW w:w="3740" w:type="dxa"/>
            <w:tcBorders>
              <w:top w:val="nil"/>
              <w:left w:val="single" w:sz="8" w:space="0" w:color="auto"/>
              <w:bottom w:val="single" w:sz="4" w:space="0" w:color="auto"/>
              <w:right w:val="single" w:sz="8" w:space="0" w:color="auto"/>
            </w:tcBorders>
            <w:shd w:val="clear" w:color="auto" w:fill="auto"/>
            <w:vAlign w:val="bottom"/>
            <w:hideMark/>
          </w:tcPr>
          <w:p w14:paraId="2D4FF5C9" w14:textId="77777777" w:rsidR="00024049" w:rsidRPr="007D4EAE" w:rsidRDefault="00024049" w:rsidP="00127C8E">
            <w:pPr>
              <w:spacing w:after="0"/>
              <w:ind w:left="0" w:firstLineChars="100" w:firstLine="180"/>
              <w:jc w:val="left"/>
              <w:rPr>
                <w:rFonts w:eastAsia="Times New Roman" w:cs="Arial"/>
                <w:b/>
                <w:bCs/>
                <w:szCs w:val="18"/>
                <w:lang w:val="en-GB" w:eastAsia="en-GB"/>
              </w:rPr>
            </w:pPr>
            <w:r w:rsidRPr="007D4EAE">
              <w:rPr>
                <w:rFonts w:eastAsia="Times New Roman" w:cs="Arial"/>
                <w:b/>
                <w:bCs/>
                <w:szCs w:val="18"/>
                <w:lang w:val="en-GB" w:eastAsia="en-GB"/>
              </w:rPr>
              <w:t>Document Management Module</w:t>
            </w:r>
          </w:p>
        </w:tc>
        <w:tc>
          <w:tcPr>
            <w:tcW w:w="796" w:type="dxa"/>
            <w:tcBorders>
              <w:top w:val="nil"/>
              <w:left w:val="nil"/>
              <w:bottom w:val="single" w:sz="4" w:space="0" w:color="auto"/>
              <w:right w:val="single" w:sz="4" w:space="0" w:color="auto"/>
            </w:tcBorders>
            <w:shd w:val="clear" w:color="auto" w:fill="auto"/>
            <w:noWrap/>
            <w:vAlign w:val="center"/>
            <w:hideMark/>
          </w:tcPr>
          <w:p w14:paraId="6F94FDAD" w14:textId="77777777" w:rsidR="00024049" w:rsidRPr="00F04AE3" w:rsidRDefault="00024049" w:rsidP="00024049">
            <w:pPr>
              <w:spacing w:after="0"/>
              <w:ind w:left="0"/>
              <w:jc w:val="center"/>
              <w:rPr>
                <w:rFonts w:ascii="AkzidenzGroteskStd-Light" w:eastAsia="Times New Roman" w:hAnsi="AkzidenzGroteskStd-Light" w:cs="Times New Roman"/>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41D4D800" w14:textId="508B530F" w:rsidR="00024049" w:rsidRPr="00F04AE3" w:rsidRDefault="3FF13359" w:rsidP="3FF13359">
            <w:pPr>
              <w:spacing w:after="0"/>
              <w:ind w:left="0"/>
              <w:jc w:val="center"/>
              <w:rPr>
                <w:rFonts w:ascii="Arial" w:eastAsia="Times New Roman" w:hAnsi="Arial" w:cs="Arial"/>
                <w:color w:val="000000"/>
                <w:lang w:val="en-GB" w:eastAsia="en-GB"/>
              </w:rPr>
            </w:pPr>
            <w:r w:rsidRPr="3FF13359">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1D6F3F1C" w14:textId="4904D35A" w:rsidR="00024049" w:rsidRPr="00F04AE3" w:rsidRDefault="00024049" w:rsidP="00024049">
            <w:pPr>
              <w:spacing w:after="0"/>
              <w:ind w:left="0"/>
              <w:jc w:val="center"/>
              <w:rPr>
                <w:rFonts w:ascii="Arial" w:eastAsia="Times New Roman" w:hAnsi="Arial" w:cs="Arial"/>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4FD4D71C" w14:textId="592D040D" w:rsidR="00024049" w:rsidRPr="00F04AE3" w:rsidRDefault="00024049" w:rsidP="00024049">
            <w:pPr>
              <w:spacing w:after="0"/>
              <w:ind w:left="0"/>
              <w:jc w:val="center"/>
              <w:rPr>
                <w:rFonts w:ascii="Arial" w:eastAsia="Times New Roman" w:hAnsi="Arial" w:cs="Arial"/>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single" w:sz="4" w:space="0" w:color="auto"/>
              <w:left w:val="nil"/>
              <w:bottom w:val="single" w:sz="4" w:space="0" w:color="auto"/>
              <w:right w:val="single" w:sz="4" w:space="0" w:color="auto"/>
            </w:tcBorders>
            <w:vAlign w:val="center"/>
          </w:tcPr>
          <w:p w14:paraId="20FAE90F" w14:textId="4E13D94D" w:rsidR="00024049" w:rsidRPr="00F04AE3" w:rsidRDefault="7EE9504B" w:rsidP="7EE9504B">
            <w:pPr>
              <w:spacing w:after="0"/>
              <w:ind w:left="0"/>
              <w:jc w:val="center"/>
              <w:rPr>
                <w:rFonts w:ascii="Arial" w:eastAsia="Times New Roman" w:hAnsi="Arial" w:cs="Arial"/>
                <w:color w:val="000000"/>
                <w:lang w:val="en-GB" w:eastAsia="en-GB"/>
              </w:rPr>
            </w:pPr>
            <w:r w:rsidRPr="7EE9504B">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4" w:space="0" w:color="auto"/>
              <w:right w:val="single" w:sz="4" w:space="0" w:color="auto"/>
            </w:tcBorders>
            <w:vAlign w:val="center"/>
          </w:tcPr>
          <w:p w14:paraId="36E06C5C" w14:textId="77777777" w:rsidR="00024049" w:rsidRPr="00F04AE3" w:rsidRDefault="00024049" w:rsidP="00024049">
            <w:pPr>
              <w:spacing w:after="0"/>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4" w:space="0" w:color="auto"/>
              <w:right w:val="single" w:sz="8" w:space="0" w:color="auto"/>
            </w:tcBorders>
            <w:shd w:val="clear" w:color="auto" w:fill="auto"/>
            <w:noWrap/>
            <w:vAlign w:val="center"/>
            <w:hideMark/>
          </w:tcPr>
          <w:p w14:paraId="334D2105" w14:textId="62707315" w:rsidR="00024049" w:rsidRPr="00F04AE3" w:rsidRDefault="0694C631" w:rsidP="0694C631">
            <w:pPr>
              <w:spacing w:after="0"/>
              <w:ind w:left="0"/>
              <w:jc w:val="center"/>
              <w:rPr>
                <w:rFonts w:ascii="Arial" w:eastAsia="Times New Roman" w:hAnsi="Arial" w:cs="Arial"/>
                <w:color w:val="000000"/>
                <w:lang w:val="en-GB" w:eastAsia="en-GB"/>
              </w:rPr>
            </w:pPr>
            <w:r w:rsidRPr="0694C631">
              <w:rPr>
                <w:rFonts w:ascii="AkzidenzGroteskStd-Light" w:eastAsia="Times New Roman" w:hAnsi="AkzidenzGroteskStd-Light" w:cs="Times New Roman"/>
                <w:color w:val="000000"/>
                <w:lang w:val="en-GB" w:eastAsia="en-GB"/>
              </w:rPr>
              <w:t>√</w:t>
            </w:r>
          </w:p>
        </w:tc>
      </w:tr>
      <w:tr w:rsidR="00024049" w:rsidRPr="00586205" w14:paraId="1A7E057D" w14:textId="77777777" w:rsidTr="0694C631">
        <w:trPr>
          <w:trHeight w:val="315"/>
          <w:jc w:val="center"/>
        </w:trPr>
        <w:tc>
          <w:tcPr>
            <w:tcW w:w="3740" w:type="dxa"/>
            <w:tcBorders>
              <w:top w:val="nil"/>
              <w:left w:val="single" w:sz="8" w:space="0" w:color="auto"/>
              <w:bottom w:val="single" w:sz="4" w:space="0" w:color="auto"/>
              <w:right w:val="single" w:sz="8" w:space="0" w:color="auto"/>
            </w:tcBorders>
            <w:shd w:val="clear" w:color="auto" w:fill="auto"/>
            <w:vAlign w:val="bottom"/>
            <w:hideMark/>
          </w:tcPr>
          <w:p w14:paraId="47714DFA" w14:textId="77777777" w:rsidR="00024049" w:rsidRPr="00C02EB3" w:rsidRDefault="00024049" w:rsidP="00127C8E">
            <w:pPr>
              <w:spacing w:after="0"/>
              <w:ind w:left="0" w:firstLineChars="200" w:firstLine="360"/>
              <w:jc w:val="left"/>
              <w:rPr>
                <w:rFonts w:eastAsia="Times New Roman" w:cs="Arial"/>
                <w:szCs w:val="18"/>
                <w:lang w:val="en-GB" w:eastAsia="en-GB"/>
              </w:rPr>
            </w:pPr>
            <w:r>
              <w:rPr>
                <w:rFonts w:eastAsia="Times New Roman" w:cs="Arial"/>
                <w:szCs w:val="18"/>
                <w:lang w:val="en-GB" w:eastAsia="en-GB"/>
              </w:rPr>
              <w:tab/>
            </w:r>
            <w:r w:rsidRPr="00C02EB3">
              <w:rPr>
                <w:rFonts w:eastAsia="Times New Roman" w:cs="Arial"/>
                <w:szCs w:val="18"/>
                <w:lang w:val="en-GB" w:eastAsia="en-GB"/>
              </w:rPr>
              <w:t>Folder Structure</w:t>
            </w:r>
          </w:p>
        </w:tc>
        <w:tc>
          <w:tcPr>
            <w:tcW w:w="796" w:type="dxa"/>
            <w:tcBorders>
              <w:top w:val="nil"/>
              <w:left w:val="nil"/>
              <w:bottom w:val="single" w:sz="4" w:space="0" w:color="auto"/>
              <w:right w:val="single" w:sz="4" w:space="0" w:color="auto"/>
            </w:tcBorders>
            <w:shd w:val="clear" w:color="auto" w:fill="auto"/>
            <w:noWrap/>
            <w:vAlign w:val="center"/>
            <w:hideMark/>
          </w:tcPr>
          <w:p w14:paraId="60C94670" w14:textId="77777777" w:rsidR="00024049" w:rsidRPr="00F04AE3" w:rsidRDefault="00024049" w:rsidP="00024049">
            <w:pPr>
              <w:spacing w:after="0"/>
              <w:ind w:left="0"/>
              <w:jc w:val="center"/>
              <w:rPr>
                <w:rFonts w:ascii="AkzidenzGroteskStd-Light" w:eastAsia="Times New Roman" w:hAnsi="AkzidenzGroteskStd-Light" w:cs="Times New Roman"/>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24A00FA1" w14:textId="62EDD08E" w:rsidR="00024049" w:rsidRPr="00F04AE3" w:rsidRDefault="3FF13359" w:rsidP="3FF13359">
            <w:pPr>
              <w:spacing w:after="0"/>
              <w:ind w:left="0"/>
              <w:jc w:val="center"/>
              <w:rPr>
                <w:rFonts w:ascii="Arial" w:eastAsia="Times New Roman" w:hAnsi="Arial" w:cs="Arial"/>
                <w:color w:val="000000"/>
                <w:lang w:val="en-GB" w:eastAsia="en-GB"/>
              </w:rPr>
            </w:pPr>
            <w:r w:rsidRPr="3FF13359">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2B845E45" w14:textId="3CFB78EB" w:rsidR="00024049" w:rsidRPr="00F04AE3" w:rsidRDefault="00024049" w:rsidP="00024049">
            <w:pPr>
              <w:spacing w:after="0"/>
              <w:ind w:left="0"/>
              <w:jc w:val="center"/>
              <w:rPr>
                <w:rFonts w:ascii="Arial" w:eastAsia="Times New Roman" w:hAnsi="Arial" w:cs="Arial"/>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10213B2F" w14:textId="165A9BA7" w:rsidR="00024049" w:rsidRPr="00F04AE3" w:rsidRDefault="00024049" w:rsidP="00024049">
            <w:pPr>
              <w:spacing w:after="0"/>
              <w:ind w:left="0"/>
              <w:jc w:val="center"/>
              <w:rPr>
                <w:rFonts w:ascii="Arial" w:eastAsia="Times New Roman" w:hAnsi="Arial" w:cs="Arial"/>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single" w:sz="4" w:space="0" w:color="auto"/>
              <w:left w:val="nil"/>
              <w:bottom w:val="single" w:sz="4" w:space="0" w:color="auto"/>
              <w:right w:val="single" w:sz="4" w:space="0" w:color="auto"/>
            </w:tcBorders>
            <w:vAlign w:val="center"/>
          </w:tcPr>
          <w:p w14:paraId="240B7431" w14:textId="2FA6B5A9" w:rsidR="00024049" w:rsidRPr="00F04AE3" w:rsidRDefault="7EE9504B" w:rsidP="7EE9504B">
            <w:pPr>
              <w:spacing w:after="0"/>
              <w:ind w:left="0"/>
              <w:jc w:val="center"/>
              <w:rPr>
                <w:rFonts w:ascii="Arial" w:eastAsia="Times New Roman" w:hAnsi="Arial" w:cs="Arial"/>
                <w:color w:val="000000"/>
                <w:lang w:val="en-GB" w:eastAsia="en-GB"/>
              </w:rPr>
            </w:pPr>
            <w:r w:rsidRPr="7EE9504B">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4" w:space="0" w:color="auto"/>
              <w:right w:val="single" w:sz="4" w:space="0" w:color="auto"/>
            </w:tcBorders>
            <w:vAlign w:val="center"/>
          </w:tcPr>
          <w:p w14:paraId="420F1D34" w14:textId="77777777" w:rsidR="00024049" w:rsidRPr="00F04AE3" w:rsidRDefault="00024049" w:rsidP="00024049">
            <w:pPr>
              <w:spacing w:after="0"/>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4" w:space="0" w:color="auto"/>
              <w:right w:val="single" w:sz="8" w:space="0" w:color="auto"/>
            </w:tcBorders>
            <w:shd w:val="clear" w:color="auto" w:fill="auto"/>
            <w:noWrap/>
            <w:vAlign w:val="center"/>
            <w:hideMark/>
          </w:tcPr>
          <w:p w14:paraId="65E843CD" w14:textId="409B43EB" w:rsidR="00024049" w:rsidRPr="00F04AE3" w:rsidRDefault="0694C631" w:rsidP="0694C631">
            <w:pPr>
              <w:spacing w:after="0"/>
              <w:ind w:left="0"/>
              <w:jc w:val="center"/>
              <w:rPr>
                <w:rFonts w:ascii="Arial" w:eastAsia="Times New Roman" w:hAnsi="Arial" w:cs="Arial"/>
                <w:color w:val="000000"/>
                <w:lang w:val="en-GB" w:eastAsia="en-GB"/>
              </w:rPr>
            </w:pPr>
            <w:r w:rsidRPr="0694C631">
              <w:rPr>
                <w:rFonts w:ascii="AkzidenzGroteskStd-Light" w:eastAsia="Times New Roman" w:hAnsi="AkzidenzGroteskStd-Light" w:cs="Times New Roman"/>
                <w:color w:val="000000"/>
                <w:lang w:val="en-GB" w:eastAsia="en-GB"/>
              </w:rPr>
              <w:t>√</w:t>
            </w:r>
          </w:p>
        </w:tc>
      </w:tr>
      <w:tr w:rsidR="00024049" w:rsidRPr="00586205" w14:paraId="1EEDB34C" w14:textId="77777777" w:rsidTr="0694C631">
        <w:trPr>
          <w:trHeight w:val="300"/>
          <w:jc w:val="center"/>
        </w:trPr>
        <w:tc>
          <w:tcPr>
            <w:tcW w:w="3740" w:type="dxa"/>
            <w:tcBorders>
              <w:top w:val="nil"/>
              <w:left w:val="single" w:sz="8" w:space="0" w:color="auto"/>
              <w:bottom w:val="single" w:sz="4" w:space="0" w:color="auto"/>
              <w:right w:val="single" w:sz="8" w:space="0" w:color="auto"/>
            </w:tcBorders>
            <w:shd w:val="clear" w:color="auto" w:fill="auto"/>
            <w:vAlign w:val="bottom"/>
            <w:hideMark/>
          </w:tcPr>
          <w:p w14:paraId="6FA5431B" w14:textId="77777777" w:rsidR="00024049" w:rsidRPr="007D4EAE" w:rsidRDefault="00024049" w:rsidP="00127C8E">
            <w:pPr>
              <w:spacing w:after="0"/>
              <w:ind w:left="0" w:firstLineChars="100" w:firstLine="180"/>
              <w:jc w:val="left"/>
              <w:rPr>
                <w:rFonts w:eastAsia="Times New Roman" w:cs="Arial"/>
                <w:b/>
                <w:bCs/>
                <w:szCs w:val="18"/>
                <w:lang w:val="en-GB" w:eastAsia="en-GB"/>
              </w:rPr>
            </w:pPr>
            <w:r w:rsidRPr="007D4EAE">
              <w:rPr>
                <w:rFonts w:eastAsia="Times New Roman" w:cs="Arial"/>
                <w:b/>
                <w:bCs/>
                <w:szCs w:val="18"/>
                <w:lang w:val="en-GB" w:eastAsia="en-GB"/>
              </w:rPr>
              <w:t>Project Management Module</w:t>
            </w:r>
          </w:p>
        </w:tc>
        <w:tc>
          <w:tcPr>
            <w:tcW w:w="796" w:type="dxa"/>
            <w:tcBorders>
              <w:top w:val="nil"/>
              <w:left w:val="nil"/>
              <w:bottom w:val="single" w:sz="4" w:space="0" w:color="auto"/>
              <w:right w:val="single" w:sz="4" w:space="0" w:color="auto"/>
            </w:tcBorders>
            <w:shd w:val="clear" w:color="auto" w:fill="auto"/>
            <w:noWrap/>
            <w:vAlign w:val="center"/>
            <w:hideMark/>
          </w:tcPr>
          <w:p w14:paraId="320C5394" w14:textId="77777777" w:rsidR="00024049" w:rsidRPr="00F04AE3" w:rsidRDefault="00024049" w:rsidP="00024049">
            <w:pPr>
              <w:spacing w:after="0"/>
              <w:ind w:left="0"/>
              <w:jc w:val="center"/>
              <w:rPr>
                <w:rFonts w:ascii="AkzidenzGroteskStd-Light" w:eastAsia="Times New Roman" w:hAnsi="AkzidenzGroteskStd-Light" w:cs="Times New Roman"/>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1DEF167B" w14:textId="11D6A19E" w:rsidR="00024049" w:rsidRPr="00F04AE3" w:rsidRDefault="3FF13359" w:rsidP="3FF13359">
            <w:pPr>
              <w:spacing w:after="0"/>
              <w:ind w:left="0"/>
              <w:jc w:val="center"/>
              <w:rPr>
                <w:rFonts w:ascii="Arial" w:eastAsia="Times New Roman" w:hAnsi="Arial" w:cs="Arial"/>
                <w:color w:val="000000"/>
                <w:lang w:val="en-GB" w:eastAsia="en-GB"/>
              </w:rPr>
            </w:pPr>
            <w:r w:rsidRPr="3FF13359">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783E2B9F" w14:textId="44B204F4" w:rsidR="00024049" w:rsidRPr="00F04AE3" w:rsidRDefault="00024049" w:rsidP="00024049">
            <w:pPr>
              <w:spacing w:after="0"/>
              <w:ind w:left="0"/>
              <w:jc w:val="center"/>
              <w:rPr>
                <w:rFonts w:ascii="Arial" w:eastAsia="Times New Roman" w:hAnsi="Arial" w:cs="Arial"/>
                <w:color w:val="000000"/>
                <w:szCs w:val="18"/>
                <w:lang w:val="en-GB" w:eastAsia="en-GB"/>
              </w:rPr>
            </w:pPr>
            <w:r>
              <w:rPr>
                <w:rFonts w:ascii="Arial" w:eastAsia="Times New Roman" w:hAnsi="Arial" w:cs="Arial"/>
                <w:color w:val="000000"/>
                <w:szCs w:val="18"/>
                <w:lang w:val="en-GB" w:eastAsia="en-GB"/>
              </w:rPr>
              <w:t>v</w:t>
            </w:r>
          </w:p>
        </w:tc>
        <w:tc>
          <w:tcPr>
            <w:tcW w:w="776" w:type="dxa"/>
            <w:tcBorders>
              <w:top w:val="nil"/>
              <w:left w:val="nil"/>
              <w:bottom w:val="single" w:sz="4" w:space="0" w:color="auto"/>
              <w:right w:val="single" w:sz="4" w:space="0" w:color="auto"/>
            </w:tcBorders>
            <w:shd w:val="clear" w:color="auto" w:fill="auto"/>
            <w:noWrap/>
            <w:vAlign w:val="center"/>
            <w:hideMark/>
          </w:tcPr>
          <w:p w14:paraId="041C62C9" w14:textId="7C74E7FE" w:rsidR="00024049" w:rsidRPr="00F04AE3" w:rsidRDefault="00024049" w:rsidP="00024049">
            <w:pPr>
              <w:spacing w:after="0"/>
              <w:ind w:left="0"/>
              <w:jc w:val="center"/>
              <w:rPr>
                <w:rFonts w:ascii="Arial" w:eastAsia="Times New Roman" w:hAnsi="Arial" w:cs="Arial"/>
                <w:color w:val="000000"/>
                <w:szCs w:val="18"/>
                <w:lang w:val="en-GB" w:eastAsia="en-GB"/>
              </w:rPr>
            </w:pPr>
          </w:p>
        </w:tc>
        <w:tc>
          <w:tcPr>
            <w:tcW w:w="776" w:type="dxa"/>
            <w:tcBorders>
              <w:top w:val="single" w:sz="4" w:space="0" w:color="auto"/>
              <w:left w:val="nil"/>
              <w:bottom w:val="single" w:sz="4" w:space="0" w:color="auto"/>
              <w:right w:val="single" w:sz="4" w:space="0" w:color="auto"/>
            </w:tcBorders>
            <w:vAlign w:val="center"/>
          </w:tcPr>
          <w:p w14:paraId="3A10980B" w14:textId="7CF6517C" w:rsidR="00024049" w:rsidRPr="00F04AE3" w:rsidRDefault="3B699108" w:rsidP="3B699108">
            <w:pPr>
              <w:spacing w:after="0"/>
              <w:ind w:left="0"/>
              <w:jc w:val="center"/>
              <w:rPr>
                <w:rFonts w:ascii="Arial" w:eastAsia="Times New Roman" w:hAnsi="Arial" w:cs="Arial"/>
                <w:color w:val="000000"/>
                <w:lang w:val="en-GB" w:eastAsia="en-GB"/>
              </w:rPr>
            </w:pPr>
            <w:r w:rsidRPr="3B699108">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4" w:space="0" w:color="auto"/>
              <w:right w:val="single" w:sz="4" w:space="0" w:color="auto"/>
            </w:tcBorders>
            <w:vAlign w:val="center"/>
          </w:tcPr>
          <w:p w14:paraId="285052C0" w14:textId="77777777" w:rsidR="00024049" w:rsidRPr="00F04AE3" w:rsidRDefault="00024049" w:rsidP="00024049">
            <w:pPr>
              <w:spacing w:after="0"/>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4" w:space="0" w:color="auto"/>
              <w:right w:val="single" w:sz="8" w:space="0" w:color="auto"/>
            </w:tcBorders>
            <w:shd w:val="clear" w:color="auto" w:fill="auto"/>
            <w:noWrap/>
            <w:vAlign w:val="center"/>
            <w:hideMark/>
          </w:tcPr>
          <w:p w14:paraId="50065B69" w14:textId="0D62A7E3" w:rsidR="00024049" w:rsidRPr="00F04AE3" w:rsidRDefault="0694C631" w:rsidP="0694C631">
            <w:pPr>
              <w:spacing w:after="0"/>
              <w:ind w:left="0"/>
              <w:jc w:val="center"/>
              <w:rPr>
                <w:rFonts w:ascii="Arial" w:eastAsia="Times New Roman" w:hAnsi="Arial" w:cs="Arial"/>
                <w:color w:val="000000"/>
                <w:lang w:val="en-GB" w:eastAsia="en-GB"/>
              </w:rPr>
            </w:pPr>
            <w:r w:rsidRPr="0694C631">
              <w:rPr>
                <w:rFonts w:ascii="AkzidenzGroteskStd-Light" w:eastAsia="Times New Roman" w:hAnsi="AkzidenzGroteskStd-Light" w:cs="Times New Roman"/>
                <w:color w:val="000000"/>
                <w:lang w:val="en-GB" w:eastAsia="en-GB"/>
              </w:rPr>
              <w:t>√</w:t>
            </w:r>
          </w:p>
        </w:tc>
      </w:tr>
      <w:tr w:rsidR="00024049" w:rsidRPr="00586205" w14:paraId="140A7E65" w14:textId="77777777" w:rsidTr="0694C631">
        <w:trPr>
          <w:trHeight w:val="300"/>
          <w:jc w:val="center"/>
        </w:trPr>
        <w:tc>
          <w:tcPr>
            <w:tcW w:w="3740" w:type="dxa"/>
            <w:tcBorders>
              <w:top w:val="nil"/>
              <w:left w:val="single" w:sz="8" w:space="0" w:color="auto"/>
              <w:bottom w:val="single" w:sz="4" w:space="0" w:color="auto"/>
              <w:right w:val="single" w:sz="8" w:space="0" w:color="auto"/>
            </w:tcBorders>
            <w:shd w:val="clear" w:color="auto" w:fill="auto"/>
            <w:vAlign w:val="bottom"/>
            <w:hideMark/>
          </w:tcPr>
          <w:p w14:paraId="20043085" w14:textId="77777777" w:rsidR="00024049" w:rsidRPr="00C02EB3" w:rsidRDefault="00024049" w:rsidP="00127C8E">
            <w:pPr>
              <w:spacing w:after="0"/>
              <w:ind w:left="0" w:firstLineChars="200" w:firstLine="360"/>
              <w:jc w:val="left"/>
              <w:rPr>
                <w:rFonts w:eastAsia="Times New Roman" w:cs="Arial"/>
                <w:szCs w:val="18"/>
                <w:lang w:val="en-GB" w:eastAsia="en-GB"/>
              </w:rPr>
            </w:pPr>
            <w:r>
              <w:rPr>
                <w:rFonts w:eastAsia="Times New Roman" w:cs="Arial"/>
                <w:szCs w:val="18"/>
                <w:lang w:val="en-GB" w:eastAsia="en-GB"/>
              </w:rPr>
              <w:tab/>
            </w:r>
            <w:r w:rsidRPr="00C02EB3">
              <w:rPr>
                <w:rFonts w:eastAsia="Times New Roman" w:cs="Arial"/>
                <w:szCs w:val="18"/>
                <w:lang w:val="en-GB" w:eastAsia="en-GB"/>
              </w:rPr>
              <w:t>Setting-up Meetings</w:t>
            </w:r>
          </w:p>
        </w:tc>
        <w:tc>
          <w:tcPr>
            <w:tcW w:w="796" w:type="dxa"/>
            <w:tcBorders>
              <w:top w:val="nil"/>
              <w:left w:val="nil"/>
              <w:bottom w:val="single" w:sz="4" w:space="0" w:color="auto"/>
              <w:right w:val="single" w:sz="4" w:space="0" w:color="auto"/>
            </w:tcBorders>
            <w:shd w:val="clear" w:color="auto" w:fill="auto"/>
            <w:noWrap/>
            <w:vAlign w:val="center"/>
            <w:hideMark/>
          </w:tcPr>
          <w:p w14:paraId="5BC623D9" w14:textId="77777777" w:rsidR="00024049" w:rsidRPr="00F04AE3" w:rsidRDefault="00024049" w:rsidP="00024049">
            <w:pPr>
              <w:spacing w:after="0"/>
              <w:ind w:left="0"/>
              <w:jc w:val="center"/>
              <w:rPr>
                <w:rFonts w:ascii="AkzidenzGroteskStd-Light" w:eastAsia="Times New Roman" w:hAnsi="AkzidenzGroteskStd-Light" w:cs="Times New Roman"/>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5B5A2B40" w14:textId="03402AFA" w:rsidR="00024049" w:rsidRPr="00F04AE3" w:rsidRDefault="3FF13359" w:rsidP="3FF13359">
            <w:pPr>
              <w:spacing w:after="0"/>
              <w:ind w:left="0"/>
              <w:jc w:val="center"/>
              <w:rPr>
                <w:rFonts w:ascii="Arial" w:eastAsia="Times New Roman" w:hAnsi="Arial" w:cs="Arial"/>
                <w:color w:val="000000"/>
                <w:lang w:val="en-GB" w:eastAsia="en-GB"/>
              </w:rPr>
            </w:pPr>
            <w:r w:rsidRPr="3FF13359">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2D3A13E9" w14:textId="588555A0" w:rsidR="00024049" w:rsidRPr="00F04AE3" w:rsidRDefault="00024049" w:rsidP="00024049">
            <w:pPr>
              <w:spacing w:after="0"/>
              <w:ind w:left="0"/>
              <w:jc w:val="center"/>
              <w:rPr>
                <w:rFonts w:ascii="Arial" w:eastAsia="Times New Roman" w:hAnsi="Arial" w:cs="Arial"/>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281AAD6F" w14:textId="0E32AFDF" w:rsidR="00024049" w:rsidRPr="00F04AE3" w:rsidRDefault="00024049" w:rsidP="00024049">
            <w:pPr>
              <w:spacing w:after="0"/>
              <w:ind w:left="0"/>
              <w:jc w:val="center"/>
              <w:rPr>
                <w:rFonts w:ascii="Arial" w:eastAsia="Times New Roman" w:hAnsi="Arial" w:cs="Arial"/>
                <w:color w:val="000000"/>
                <w:szCs w:val="18"/>
                <w:lang w:val="en-GB" w:eastAsia="en-GB"/>
              </w:rPr>
            </w:pPr>
          </w:p>
        </w:tc>
        <w:tc>
          <w:tcPr>
            <w:tcW w:w="776" w:type="dxa"/>
            <w:tcBorders>
              <w:top w:val="single" w:sz="4" w:space="0" w:color="auto"/>
              <w:left w:val="nil"/>
              <w:bottom w:val="single" w:sz="4" w:space="0" w:color="auto"/>
              <w:right w:val="single" w:sz="4" w:space="0" w:color="auto"/>
            </w:tcBorders>
            <w:vAlign w:val="center"/>
          </w:tcPr>
          <w:p w14:paraId="51C769BD" w14:textId="0284F25A" w:rsidR="00024049" w:rsidRPr="00F04AE3" w:rsidRDefault="3B699108" w:rsidP="3B699108">
            <w:pPr>
              <w:spacing w:after="0"/>
              <w:ind w:left="0"/>
              <w:jc w:val="center"/>
              <w:rPr>
                <w:rFonts w:ascii="Arial" w:eastAsia="Times New Roman" w:hAnsi="Arial" w:cs="Arial"/>
                <w:color w:val="000000"/>
                <w:lang w:val="en-GB" w:eastAsia="en-GB"/>
              </w:rPr>
            </w:pPr>
            <w:r w:rsidRPr="3B699108">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4" w:space="0" w:color="auto"/>
              <w:right w:val="single" w:sz="4" w:space="0" w:color="auto"/>
            </w:tcBorders>
            <w:vAlign w:val="center"/>
          </w:tcPr>
          <w:p w14:paraId="44B682B9" w14:textId="77777777" w:rsidR="00024049" w:rsidRPr="00F04AE3" w:rsidRDefault="00024049" w:rsidP="00024049">
            <w:pPr>
              <w:spacing w:after="0"/>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4" w:space="0" w:color="auto"/>
              <w:right w:val="single" w:sz="8" w:space="0" w:color="auto"/>
            </w:tcBorders>
            <w:shd w:val="clear" w:color="auto" w:fill="auto"/>
            <w:noWrap/>
            <w:vAlign w:val="center"/>
            <w:hideMark/>
          </w:tcPr>
          <w:p w14:paraId="227C425C" w14:textId="4991C232" w:rsidR="00024049" w:rsidRPr="00F04AE3" w:rsidRDefault="00024049" w:rsidP="00024049">
            <w:pPr>
              <w:spacing w:after="0"/>
              <w:ind w:left="0"/>
              <w:jc w:val="center"/>
              <w:rPr>
                <w:rFonts w:ascii="Arial" w:eastAsia="Times New Roman" w:hAnsi="Arial" w:cs="Arial"/>
                <w:color w:val="000000"/>
                <w:szCs w:val="18"/>
                <w:lang w:val="en-GB" w:eastAsia="en-GB"/>
              </w:rPr>
            </w:pPr>
          </w:p>
        </w:tc>
      </w:tr>
      <w:tr w:rsidR="00024049" w:rsidRPr="00586205" w14:paraId="5B3D4BF3" w14:textId="77777777" w:rsidTr="0694C631">
        <w:trPr>
          <w:trHeight w:val="315"/>
          <w:jc w:val="center"/>
        </w:trPr>
        <w:tc>
          <w:tcPr>
            <w:tcW w:w="3740" w:type="dxa"/>
            <w:tcBorders>
              <w:top w:val="nil"/>
              <w:left w:val="single" w:sz="8" w:space="0" w:color="auto"/>
              <w:bottom w:val="single" w:sz="4" w:space="0" w:color="auto"/>
              <w:right w:val="single" w:sz="8" w:space="0" w:color="auto"/>
            </w:tcBorders>
            <w:shd w:val="clear" w:color="auto" w:fill="auto"/>
            <w:vAlign w:val="bottom"/>
            <w:hideMark/>
          </w:tcPr>
          <w:p w14:paraId="719F9A4B" w14:textId="77777777" w:rsidR="00024049" w:rsidRPr="007D4EAE" w:rsidRDefault="00024049" w:rsidP="00127C8E">
            <w:pPr>
              <w:spacing w:after="0"/>
              <w:ind w:left="0" w:firstLineChars="100" w:firstLine="180"/>
              <w:jc w:val="left"/>
              <w:rPr>
                <w:rFonts w:eastAsia="Times New Roman" w:cs="Arial"/>
                <w:b/>
                <w:bCs/>
                <w:szCs w:val="18"/>
                <w:lang w:val="en-GB" w:eastAsia="en-GB"/>
              </w:rPr>
            </w:pPr>
            <w:r w:rsidRPr="007D4EAE">
              <w:rPr>
                <w:rFonts w:eastAsia="Times New Roman" w:cs="Arial"/>
                <w:b/>
                <w:bCs/>
                <w:szCs w:val="18"/>
                <w:lang w:val="en-GB" w:eastAsia="en-GB"/>
              </w:rPr>
              <w:t>Design Collaboration Module</w:t>
            </w:r>
          </w:p>
        </w:tc>
        <w:tc>
          <w:tcPr>
            <w:tcW w:w="796" w:type="dxa"/>
            <w:tcBorders>
              <w:top w:val="nil"/>
              <w:left w:val="nil"/>
              <w:bottom w:val="single" w:sz="4" w:space="0" w:color="auto"/>
              <w:right w:val="single" w:sz="4" w:space="0" w:color="auto"/>
            </w:tcBorders>
            <w:shd w:val="clear" w:color="auto" w:fill="auto"/>
            <w:noWrap/>
            <w:vAlign w:val="center"/>
            <w:hideMark/>
          </w:tcPr>
          <w:p w14:paraId="12EF1287" w14:textId="77777777" w:rsidR="00024049" w:rsidRPr="00F04AE3" w:rsidRDefault="00024049" w:rsidP="00024049">
            <w:pPr>
              <w:spacing w:after="0"/>
              <w:ind w:left="0"/>
              <w:jc w:val="center"/>
              <w:rPr>
                <w:rFonts w:ascii="AkzidenzGroteskStd-Light" w:eastAsia="Times New Roman" w:hAnsi="AkzidenzGroteskStd-Light" w:cs="Times New Roman"/>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78A69271" w14:textId="6C78FEE9" w:rsidR="00024049" w:rsidRPr="00F04AE3" w:rsidRDefault="3FF13359" w:rsidP="3FF13359">
            <w:pPr>
              <w:spacing w:after="0"/>
              <w:ind w:left="0"/>
              <w:jc w:val="center"/>
              <w:rPr>
                <w:rFonts w:ascii="Arial" w:eastAsia="Times New Roman" w:hAnsi="Arial" w:cs="Arial"/>
                <w:color w:val="000000"/>
                <w:lang w:val="en-GB" w:eastAsia="en-GB"/>
              </w:rPr>
            </w:pPr>
            <w:r w:rsidRPr="3FF13359">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294CEB3E" w14:textId="15DB6EA4" w:rsidR="00024049" w:rsidRPr="00F04AE3" w:rsidRDefault="00024049" w:rsidP="00024049">
            <w:pPr>
              <w:spacing w:after="0"/>
              <w:ind w:left="0"/>
              <w:jc w:val="center"/>
              <w:rPr>
                <w:rFonts w:ascii="Arial" w:eastAsia="Times New Roman" w:hAnsi="Arial" w:cs="Arial"/>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06E97C79" w14:textId="1E303843" w:rsidR="00024049" w:rsidRPr="00F04AE3" w:rsidRDefault="00024049" w:rsidP="00024049">
            <w:pPr>
              <w:spacing w:after="0"/>
              <w:ind w:left="0"/>
              <w:jc w:val="center"/>
              <w:rPr>
                <w:rFonts w:ascii="Arial" w:eastAsia="Times New Roman" w:hAnsi="Arial" w:cs="Arial"/>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single" w:sz="4" w:space="0" w:color="auto"/>
              <w:left w:val="nil"/>
              <w:bottom w:val="single" w:sz="4" w:space="0" w:color="auto"/>
              <w:right w:val="single" w:sz="4" w:space="0" w:color="auto"/>
            </w:tcBorders>
            <w:vAlign w:val="center"/>
          </w:tcPr>
          <w:p w14:paraId="5A8E0EDA" w14:textId="5C1F3E79" w:rsidR="00024049" w:rsidRPr="00F04AE3" w:rsidRDefault="7EE9504B" w:rsidP="7EE9504B">
            <w:pPr>
              <w:spacing w:after="0"/>
              <w:ind w:left="0"/>
              <w:jc w:val="center"/>
              <w:rPr>
                <w:rFonts w:ascii="Arial" w:eastAsia="Times New Roman" w:hAnsi="Arial" w:cs="Arial"/>
                <w:color w:val="000000"/>
                <w:lang w:val="en-GB" w:eastAsia="en-GB"/>
              </w:rPr>
            </w:pPr>
            <w:r w:rsidRPr="7EE9504B">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4" w:space="0" w:color="auto"/>
              <w:right w:val="single" w:sz="4" w:space="0" w:color="auto"/>
            </w:tcBorders>
            <w:vAlign w:val="center"/>
          </w:tcPr>
          <w:p w14:paraId="2D209FD4" w14:textId="77777777" w:rsidR="00024049" w:rsidRPr="00F04AE3" w:rsidRDefault="00024049" w:rsidP="00024049">
            <w:pPr>
              <w:spacing w:after="0"/>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4" w:space="0" w:color="auto"/>
              <w:right w:val="single" w:sz="8" w:space="0" w:color="auto"/>
            </w:tcBorders>
            <w:shd w:val="clear" w:color="auto" w:fill="auto"/>
            <w:noWrap/>
            <w:vAlign w:val="center"/>
            <w:hideMark/>
          </w:tcPr>
          <w:p w14:paraId="4658E45B" w14:textId="58A8FA5F" w:rsidR="00024049" w:rsidRPr="00F04AE3" w:rsidRDefault="0694C631" w:rsidP="0694C631">
            <w:pPr>
              <w:spacing w:after="0"/>
              <w:ind w:left="0"/>
              <w:jc w:val="center"/>
              <w:rPr>
                <w:rFonts w:ascii="Arial" w:eastAsia="Times New Roman" w:hAnsi="Arial" w:cs="Arial"/>
                <w:color w:val="000000"/>
                <w:lang w:val="en-GB" w:eastAsia="en-GB"/>
              </w:rPr>
            </w:pPr>
            <w:r w:rsidRPr="0694C631">
              <w:rPr>
                <w:rFonts w:ascii="AkzidenzGroteskStd-Light" w:eastAsia="Times New Roman" w:hAnsi="AkzidenzGroteskStd-Light" w:cs="Times New Roman"/>
                <w:color w:val="000000"/>
                <w:lang w:val="en-GB" w:eastAsia="en-GB"/>
              </w:rPr>
              <w:t>√</w:t>
            </w:r>
          </w:p>
        </w:tc>
      </w:tr>
      <w:tr w:rsidR="00024049" w:rsidRPr="00586205" w14:paraId="30E43559" w14:textId="77777777" w:rsidTr="0694C631">
        <w:trPr>
          <w:trHeight w:val="315"/>
          <w:jc w:val="center"/>
        </w:trPr>
        <w:tc>
          <w:tcPr>
            <w:tcW w:w="3740" w:type="dxa"/>
            <w:tcBorders>
              <w:top w:val="nil"/>
              <w:left w:val="single" w:sz="8" w:space="0" w:color="auto"/>
              <w:bottom w:val="single" w:sz="4" w:space="0" w:color="auto"/>
              <w:right w:val="single" w:sz="8" w:space="0" w:color="auto"/>
            </w:tcBorders>
            <w:shd w:val="clear" w:color="auto" w:fill="auto"/>
            <w:vAlign w:val="bottom"/>
            <w:hideMark/>
          </w:tcPr>
          <w:p w14:paraId="5997A1C3" w14:textId="77777777" w:rsidR="00024049" w:rsidRPr="00C02EB3" w:rsidRDefault="00024049" w:rsidP="00127C8E">
            <w:pPr>
              <w:spacing w:after="0"/>
              <w:ind w:left="0" w:firstLineChars="200" w:firstLine="360"/>
              <w:jc w:val="left"/>
              <w:rPr>
                <w:rFonts w:eastAsia="Times New Roman" w:cs="Arial"/>
                <w:szCs w:val="18"/>
                <w:lang w:val="en-GB" w:eastAsia="en-GB"/>
              </w:rPr>
            </w:pPr>
            <w:r>
              <w:rPr>
                <w:rFonts w:eastAsia="Times New Roman" w:cs="Arial"/>
                <w:szCs w:val="18"/>
                <w:lang w:val="en-GB" w:eastAsia="en-GB"/>
              </w:rPr>
              <w:tab/>
            </w:r>
            <w:r w:rsidRPr="00C02EB3">
              <w:rPr>
                <w:rFonts w:eastAsia="Times New Roman" w:cs="Arial"/>
                <w:szCs w:val="18"/>
                <w:lang w:val="en-GB" w:eastAsia="en-GB"/>
              </w:rPr>
              <w:t>Share Packages</w:t>
            </w:r>
          </w:p>
        </w:tc>
        <w:tc>
          <w:tcPr>
            <w:tcW w:w="796" w:type="dxa"/>
            <w:tcBorders>
              <w:top w:val="nil"/>
              <w:left w:val="nil"/>
              <w:bottom w:val="single" w:sz="4" w:space="0" w:color="auto"/>
              <w:right w:val="single" w:sz="4" w:space="0" w:color="auto"/>
            </w:tcBorders>
            <w:shd w:val="clear" w:color="auto" w:fill="auto"/>
            <w:noWrap/>
            <w:vAlign w:val="center"/>
            <w:hideMark/>
          </w:tcPr>
          <w:p w14:paraId="292592AD" w14:textId="77777777" w:rsidR="00024049" w:rsidRPr="00F04AE3" w:rsidRDefault="00024049" w:rsidP="00024049">
            <w:pPr>
              <w:spacing w:after="0"/>
              <w:ind w:left="0"/>
              <w:jc w:val="center"/>
              <w:rPr>
                <w:rFonts w:ascii="AkzidenzGroteskStd-Light" w:eastAsia="Times New Roman" w:hAnsi="AkzidenzGroteskStd-Light" w:cs="Times New Roman"/>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2178D2B6" w14:textId="1BD5238F" w:rsidR="00024049" w:rsidRPr="00F04AE3" w:rsidRDefault="3FF13359" w:rsidP="3FF13359">
            <w:pPr>
              <w:spacing w:after="0"/>
              <w:ind w:left="0"/>
              <w:jc w:val="center"/>
              <w:rPr>
                <w:rFonts w:ascii="Arial" w:eastAsia="Times New Roman" w:hAnsi="Arial" w:cs="Arial"/>
                <w:color w:val="000000"/>
                <w:lang w:val="en-GB" w:eastAsia="en-GB"/>
              </w:rPr>
            </w:pPr>
            <w:r w:rsidRPr="3FF13359">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33385E1E" w14:textId="44474FE6" w:rsidR="00024049" w:rsidRPr="00F04AE3" w:rsidRDefault="00024049" w:rsidP="00024049">
            <w:pPr>
              <w:spacing w:after="0"/>
              <w:ind w:left="0"/>
              <w:jc w:val="center"/>
              <w:rPr>
                <w:rFonts w:ascii="Arial" w:eastAsia="Times New Roman" w:hAnsi="Arial" w:cs="Arial"/>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147F821D" w14:textId="7ED0F182" w:rsidR="00024049" w:rsidRPr="00F04AE3" w:rsidRDefault="00024049" w:rsidP="00024049">
            <w:pPr>
              <w:spacing w:after="0"/>
              <w:ind w:left="0"/>
              <w:jc w:val="center"/>
              <w:rPr>
                <w:rFonts w:ascii="Arial" w:eastAsia="Times New Roman" w:hAnsi="Arial" w:cs="Arial"/>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single" w:sz="4" w:space="0" w:color="auto"/>
              <w:left w:val="nil"/>
              <w:bottom w:val="single" w:sz="4" w:space="0" w:color="auto"/>
              <w:right w:val="single" w:sz="4" w:space="0" w:color="auto"/>
            </w:tcBorders>
            <w:vAlign w:val="center"/>
          </w:tcPr>
          <w:p w14:paraId="2A6AC077" w14:textId="5D06A2E5" w:rsidR="00024049" w:rsidRPr="00F04AE3" w:rsidRDefault="7EE9504B" w:rsidP="7EE9504B">
            <w:pPr>
              <w:spacing w:after="0"/>
              <w:ind w:left="0"/>
              <w:jc w:val="center"/>
              <w:rPr>
                <w:rFonts w:ascii="Arial" w:eastAsia="Times New Roman" w:hAnsi="Arial" w:cs="Arial"/>
                <w:color w:val="000000"/>
                <w:lang w:val="en-GB" w:eastAsia="en-GB"/>
              </w:rPr>
            </w:pPr>
            <w:r w:rsidRPr="7EE9504B">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4" w:space="0" w:color="auto"/>
              <w:right w:val="single" w:sz="4" w:space="0" w:color="auto"/>
            </w:tcBorders>
            <w:vAlign w:val="center"/>
          </w:tcPr>
          <w:p w14:paraId="3AC64F0C" w14:textId="77777777" w:rsidR="00024049" w:rsidRPr="00F04AE3" w:rsidRDefault="00024049" w:rsidP="00024049">
            <w:pPr>
              <w:spacing w:after="0"/>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4" w:space="0" w:color="auto"/>
              <w:right w:val="single" w:sz="8" w:space="0" w:color="auto"/>
            </w:tcBorders>
            <w:shd w:val="clear" w:color="auto" w:fill="auto"/>
            <w:noWrap/>
            <w:vAlign w:val="center"/>
            <w:hideMark/>
          </w:tcPr>
          <w:p w14:paraId="7AAF4482" w14:textId="1869A75E" w:rsidR="00024049" w:rsidRPr="00F04AE3" w:rsidRDefault="0694C631" w:rsidP="0694C631">
            <w:pPr>
              <w:spacing w:after="0"/>
              <w:ind w:left="0"/>
              <w:jc w:val="center"/>
              <w:rPr>
                <w:rFonts w:ascii="Arial" w:eastAsia="Times New Roman" w:hAnsi="Arial" w:cs="Arial"/>
                <w:color w:val="000000"/>
                <w:lang w:val="en-GB" w:eastAsia="en-GB"/>
              </w:rPr>
            </w:pPr>
            <w:r w:rsidRPr="0694C631">
              <w:rPr>
                <w:rFonts w:ascii="AkzidenzGroteskStd-Light" w:eastAsia="Times New Roman" w:hAnsi="AkzidenzGroteskStd-Light" w:cs="Times New Roman"/>
                <w:color w:val="000000"/>
                <w:lang w:val="en-GB" w:eastAsia="en-GB"/>
              </w:rPr>
              <w:t>√</w:t>
            </w:r>
          </w:p>
        </w:tc>
      </w:tr>
      <w:tr w:rsidR="00024049" w:rsidRPr="00586205" w14:paraId="3C4AE0AA" w14:textId="77777777" w:rsidTr="0694C631">
        <w:trPr>
          <w:trHeight w:val="315"/>
          <w:jc w:val="center"/>
        </w:trPr>
        <w:tc>
          <w:tcPr>
            <w:tcW w:w="3740" w:type="dxa"/>
            <w:tcBorders>
              <w:top w:val="nil"/>
              <w:left w:val="single" w:sz="8" w:space="0" w:color="auto"/>
              <w:bottom w:val="single" w:sz="4" w:space="0" w:color="auto"/>
              <w:right w:val="single" w:sz="8" w:space="0" w:color="auto"/>
            </w:tcBorders>
            <w:shd w:val="clear" w:color="auto" w:fill="auto"/>
            <w:vAlign w:val="bottom"/>
            <w:hideMark/>
          </w:tcPr>
          <w:p w14:paraId="3DDF7691" w14:textId="77777777" w:rsidR="00024049" w:rsidRPr="00C02EB3" w:rsidRDefault="00024049" w:rsidP="00127C8E">
            <w:pPr>
              <w:spacing w:after="0"/>
              <w:ind w:left="0" w:firstLineChars="200" w:firstLine="360"/>
              <w:jc w:val="left"/>
              <w:rPr>
                <w:rFonts w:eastAsia="Times New Roman" w:cs="Arial"/>
                <w:szCs w:val="18"/>
                <w:lang w:val="en-GB" w:eastAsia="en-GB"/>
              </w:rPr>
            </w:pPr>
            <w:r>
              <w:rPr>
                <w:rFonts w:eastAsia="Times New Roman" w:cs="Arial"/>
                <w:szCs w:val="18"/>
                <w:lang w:val="en-GB" w:eastAsia="en-GB"/>
              </w:rPr>
              <w:tab/>
            </w:r>
            <w:r w:rsidRPr="00C02EB3">
              <w:rPr>
                <w:rFonts w:eastAsia="Times New Roman" w:cs="Arial"/>
                <w:szCs w:val="18"/>
                <w:lang w:val="en-GB" w:eastAsia="en-GB"/>
              </w:rPr>
              <w:t>Consume Packages</w:t>
            </w:r>
          </w:p>
        </w:tc>
        <w:tc>
          <w:tcPr>
            <w:tcW w:w="796" w:type="dxa"/>
            <w:tcBorders>
              <w:top w:val="nil"/>
              <w:left w:val="nil"/>
              <w:bottom w:val="single" w:sz="4" w:space="0" w:color="auto"/>
              <w:right w:val="single" w:sz="4" w:space="0" w:color="auto"/>
            </w:tcBorders>
            <w:shd w:val="clear" w:color="auto" w:fill="auto"/>
            <w:noWrap/>
            <w:vAlign w:val="center"/>
            <w:hideMark/>
          </w:tcPr>
          <w:p w14:paraId="40D46D58" w14:textId="77777777" w:rsidR="00024049" w:rsidRPr="00F04AE3" w:rsidRDefault="00024049" w:rsidP="00024049">
            <w:pPr>
              <w:spacing w:after="0"/>
              <w:ind w:left="0"/>
              <w:jc w:val="center"/>
              <w:rPr>
                <w:rFonts w:ascii="AkzidenzGroteskStd-Light" w:eastAsia="Times New Roman" w:hAnsi="AkzidenzGroteskStd-Light" w:cs="Times New Roman"/>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3073AC8D" w14:textId="3566520A" w:rsidR="00024049" w:rsidRPr="00F04AE3" w:rsidRDefault="3FF13359" w:rsidP="3FF13359">
            <w:pPr>
              <w:spacing w:after="0"/>
              <w:ind w:left="0"/>
              <w:jc w:val="center"/>
              <w:rPr>
                <w:rFonts w:ascii="Arial" w:eastAsia="Times New Roman" w:hAnsi="Arial" w:cs="Arial"/>
                <w:color w:val="000000"/>
                <w:lang w:val="en-GB" w:eastAsia="en-GB"/>
              </w:rPr>
            </w:pPr>
            <w:r w:rsidRPr="3FF13359">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60AF600F" w14:textId="37D70638" w:rsidR="00024049" w:rsidRPr="00F04AE3" w:rsidRDefault="00024049" w:rsidP="00024049">
            <w:pPr>
              <w:spacing w:after="0"/>
              <w:ind w:left="0"/>
              <w:jc w:val="center"/>
              <w:rPr>
                <w:rFonts w:ascii="Arial" w:eastAsia="Times New Roman" w:hAnsi="Arial" w:cs="Arial"/>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4304FA30" w14:textId="4F165B19" w:rsidR="00024049" w:rsidRPr="00F04AE3" w:rsidRDefault="00024049" w:rsidP="00024049">
            <w:pPr>
              <w:spacing w:after="0"/>
              <w:ind w:left="0"/>
              <w:jc w:val="center"/>
              <w:rPr>
                <w:rFonts w:ascii="Arial" w:eastAsia="Times New Roman" w:hAnsi="Arial" w:cs="Arial"/>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single" w:sz="4" w:space="0" w:color="auto"/>
              <w:left w:val="nil"/>
              <w:bottom w:val="single" w:sz="4" w:space="0" w:color="auto"/>
              <w:right w:val="single" w:sz="4" w:space="0" w:color="auto"/>
            </w:tcBorders>
            <w:vAlign w:val="center"/>
          </w:tcPr>
          <w:p w14:paraId="5FC002B8" w14:textId="2F03A52F" w:rsidR="00024049" w:rsidRPr="00F04AE3" w:rsidRDefault="7EE9504B" w:rsidP="7EE9504B">
            <w:pPr>
              <w:spacing w:after="0"/>
              <w:ind w:left="0"/>
              <w:jc w:val="center"/>
              <w:rPr>
                <w:rFonts w:ascii="Arial" w:eastAsia="Times New Roman" w:hAnsi="Arial" w:cs="Arial"/>
                <w:color w:val="000000"/>
                <w:lang w:val="en-GB" w:eastAsia="en-GB"/>
              </w:rPr>
            </w:pPr>
            <w:r w:rsidRPr="7EE9504B">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4" w:space="0" w:color="auto"/>
              <w:right w:val="single" w:sz="4" w:space="0" w:color="auto"/>
            </w:tcBorders>
            <w:vAlign w:val="center"/>
          </w:tcPr>
          <w:p w14:paraId="1A59D37B" w14:textId="77777777" w:rsidR="00024049" w:rsidRPr="00F04AE3" w:rsidRDefault="00024049" w:rsidP="00024049">
            <w:pPr>
              <w:spacing w:after="0"/>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4" w:space="0" w:color="auto"/>
              <w:right w:val="single" w:sz="8" w:space="0" w:color="auto"/>
            </w:tcBorders>
            <w:shd w:val="clear" w:color="auto" w:fill="auto"/>
            <w:noWrap/>
            <w:vAlign w:val="center"/>
            <w:hideMark/>
          </w:tcPr>
          <w:p w14:paraId="30FEDC01" w14:textId="4B13E13E" w:rsidR="00024049" w:rsidRPr="00F04AE3" w:rsidRDefault="0694C631" w:rsidP="0694C631">
            <w:pPr>
              <w:spacing w:after="0"/>
              <w:ind w:left="0"/>
              <w:jc w:val="center"/>
              <w:rPr>
                <w:rFonts w:ascii="Arial" w:eastAsia="Times New Roman" w:hAnsi="Arial" w:cs="Arial"/>
                <w:color w:val="000000"/>
                <w:lang w:val="en-GB" w:eastAsia="en-GB"/>
              </w:rPr>
            </w:pPr>
            <w:r w:rsidRPr="0694C631">
              <w:rPr>
                <w:rFonts w:ascii="AkzidenzGroteskStd-Light" w:eastAsia="Times New Roman" w:hAnsi="AkzidenzGroteskStd-Light" w:cs="Times New Roman"/>
                <w:color w:val="000000"/>
                <w:lang w:val="en-GB" w:eastAsia="en-GB"/>
              </w:rPr>
              <w:t>√</w:t>
            </w:r>
          </w:p>
        </w:tc>
      </w:tr>
      <w:tr w:rsidR="00024049" w:rsidRPr="00586205" w14:paraId="318BAA85" w14:textId="77777777" w:rsidTr="0694C631">
        <w:trPr>
          <w:trHeight w:val="315"/>
          <w:jc w:val="center"/>
        </w:trPr>
        <w:tc>
          <w:tcPr>
            <w:tcW w:w="3740" w:type="dxa"/>
            <w:tcBorders>
              <w:top w:val="nil"/>
              <w:left w:val="single" w:sz="8" w:space="0" w:color="auto"/>
              <w:bottom w:val="single" w:sz="4" w:space="0" w:color="auto"/>
              <w:right w:val="single" w:sz="8" w:space="0" w:color="auto"/>
            </w:tcBorders>
            <w:shd w:val="clear" w:color="auto" w:fill="auto"/>
            <w:vAlign w:val="bottom"/>
            <w:hideMark/>
          </w:tcPr>
          <w:p w14:paraId="1F99AC7B" w14:textId="77777777" w:rsidR="00024049" w:rsidRPr="007D4EAE" w:rsidRDefault="00024049" w:rsidP="00127C8E">
            <w:pPr>
              <w:spacing w:after="0"/>
              <w:ind w:left="0" w:firstLineChars="100" w:firstLine="180"/>
              <w:jc w:val="left"/>
              <w:rPr>
                <w:rFonts w:eastAsia="Times New Roman" w:cs="Arial"/>
                <w:b/>
                <w:bCs/>
                <w:szCs w:val="18"/>
                <w:lang w:val="en-GB" w:eastAsia="en-GB"/>
              </w:rPr>
            </w:pPr>
            <w:r w:rsidRPr="007D4EAE">
              <w:rPr>
                <w:rFonts w:eastAsia="Times New Roman" w:cs="Arial"/>
                <w:b/>
                <w:bCs/>
                <w:szCs w:val="18"/>
                <w:lang w:val="en-GB" w:eastAsia="en-GB"/>
              </w:rPr>
              <w:t>Model Coordination Module</w:t>
            </w:r>
          </w:p>
        </w:tc>
        <w:tc>
          <w:tcPr>
            <w:tcW w:w="796" w:type="dxa"/>
            <w:tcBorders>
              <w:top w:val="nil"/>
              <w:left w:val="nil"/>
              <w:bottom w:val="single" w:sz="4" w:space="0" w:color="auto"/>
              <w:right w:val="single" w:sz="4" w:space="0" w:color="auto"/>
            </w:tcBorders>
            <w:shd w:val="clear" w:color="auto" w:fill="auto"/>
            <w:noWrap/>
            <w:vAlign w:val="center"/>
            <w:hideMark/>
          </w:tcPr>
          <w:p w14:paraId="657AB28A" w14:textId="67A8E1B4" w:rsidR="00024049" w:rsidRPr="00F04AE3" w:rsidRDefault="00024049" w:rsidP="00024049">
            <w:pPr>
              <w:spacing w:after="0"/>
              <w:ind w:left="0"/>
              <w:jc w:val="center"/>
              <w:rPr>
                <w:rFonts w:ascii="AkzidenzGroteskStd-Light" w:eastAsia="Times New Roman" w:hAnsi="AkzidenzGroteskStd-Light" w:cs="Times New Roman"/>
                <w:color w:val="000000"/>
                <w:szCs w:val="18"/>
                <w:lang w:val="en-GB" w:eastAsia="en-GB"/>
              </w:rPr>
            </w:pPr>
          </w:p>
        </w:tc>
        <w:tc>
          <w:tcPr>
            <w:tcW w:w="776" w:type="dxa"/>
            <w:tcBorders>
              <w:top w:val="nil"/>
              <w:left w:val="nil"/>
              <w:bottom w:val="single" w:sz="4" w:space="0" w:color="auto"/>
              <w:right w:val="single" w:sz="4" w:space="0" w:color="auto"/>
            </w:tcBorders>
            <w:shd w:val="clear" w:color="auto" w:fill="auto"/>
            <w:noWrap/>
            <w:vAlign w:val="center"/>
            <w:hideMark/>
          </w:tcPr>
          <w:p w14:paraId="2F203964" w14:textId="0DCA8246" w:rsidR="00024049" w:rsidRPr="00F04AE3" w:rsidRDefault="3FF13359" w:rsidP="3FF13359">
            <w:pPr>
              <w:spacing w:after="0"/>
              <w:ind w:left="0"/>
              <w:jc w:val="center"/>
              <w:rPr>
                <w:rFonts w:ascii="Arial" w:eastAsia="Times New Roman" w:hAnsi="Arial" w:cs="Arial"/>
                <w:color w:val="000000"/>
                <w:lang w:val="en-GB" w:eastAsia="en-GB"/>
              </w:rPr>
            </w:pPr>
            <w:r w:rsidRPr="3FF13359">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shd w:val="clear" w:color="auto" w:fill="auto"/>
            <w:noWrap/>
            <w:vAlign w:val="center"/>
            <w:hideMark/>
          </w:tcPr>
          <w:p w14:paraId="02468254" w14:textId="5549B9F0" w:rsidR="00024049" w:rsidRPr="00F04AE3" w:rsidRDefault="00024049" w:rsidP="00024049">
            <w:pPr>
              <w:spacing w:after="0"/>
              <w:ind w:left="0"/>
              <w:jc w:val="center"/>
              <w:rPr>
                <w:rFonts w:ascii="Arial" w:eastAsia="Times New Roman" w:hAnsi="Arial" w:cs="Arial"/>
                <w:color w:val="000000"/>
                <w:szCs w:val="18"/>
                <w:lang w:val="en-GB" w:eastAsia="en-GB"/>
              </w:rPr>
            </w:pPr>
          </w:p>
        </w:tc>
        <w:tc>
          <w:tcPr>
            <w:tcW w:w="776" w:type="dxa"/>
            <w:tcBorders>
              <w:top w:val="nil"/>
              <w:left w:val="nil"/>
              <w:bottom w:val="single" w:sz="4" w:space="0" w:color="auto"/>
              <w:right w:val="single" w:sz="4" w:space="0" w:color="auto"/>
            </w:tcBorders>
            <w:shd w:val="clear" w:color="auto" w:fill="auto"/>
            <w:noWrap/>
            <w:vAlign w:val="center"/>
            <w:hideMark/>
          </w:tcPr>
          <w:p w14:paraId="6602918D" w14:textId="086F09DA" w:rsidR="00024049" w:rsidRPr="00F04AE3" w:rsidRDefault="00024049" w:rsidP="00024049">
            <w:pPr>
              <w:spacing w:after="0"/>
              <w:ind w:left="0"/>
              <w:jc w:val="center"/>
              <w:rPr>
                <w:rFonts w:ascii="Arial" w:eastAsia="Times New Roman" w:hAnsi="Arial" w:cs="Arial"/>
                <w:color w:val="000000"/>
                <w:szCs w:val="18"/>
                <w:lang w:val="en-GB" w:eastAsia="en-GB"/>
              </w:rPr>
            </w:pPr>
          </w:p>
        </w:tc>
        <w:tc>
          <w:tcPr>
            <w:tcW w:w="776" w:type="dxa"/>
            <w:tcBorders>
              <w:top w:val="single" w:sz="4" w:space="0" w:color="auto"/>
              <w:left w:val="nil"/>
              <w:bottom w:val="single" w:sz="4" w:space="0" w:color="auto"/>
              <w:right w:val="single" w:sz="4" w:space="0" w:color="auto"/>
            </w:tcBorders>
            <w:vAlign w:val="center"/>
          </w:tcPr>
          <w:p w14:paraId="694194E7" w14:textId="77777777" w:rsidR="00024049" w:rsidRPr="00F04AE3" w:rsidRDefault="00024049" w:rsidP="00024049">
            <w:pPr>
              <w:spacing w:after="0"/>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4" w:space="0" w:color="auto"/>
              <w:right w:val="single" w:sz="4" w:space="0" w:color="auto"/>
            </w:tcBorders>
            <w:vAlign w:val="center"/>
          </w:tcPr>
          <w:p w14:paraId="01F2C4A0" w14:textId="77777777" w:rsidR="00024049" w:rsidRPr="00F04AE3" w:rsidRDefault="00024049" w:rsidP="00024049">
            <w:pPr>
              <w:spacing w:after="0"/>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4" w:space="0" w:color="auto"/>
              <w:right w:val="single" w:sz="8" w:space="0" w:color="auto"/>
            </w:tcBorders>
            <w:shd w:val="clear" w:color="auto" w:fill="auto"/>
            <w:noWrap/>
            <w:vAlign w:val="center"/>
            <w:hideMark/>
          </w:tcPr>
          <w:p w14:paraId="0B96C18B" w14:textId="26D9A59F" w:rsidR="00024049" w:rsidRPr="00F04AE3" w:rsidRDefault="00024049" w:rsidP="00024049">
            <w:pPr>
              <w:spacing w:after="0"/>
              <w:ind w:left="0"/>
              <w:jc w:val="center"/>
              <w:rPr>
                <w:rFonts w:ascii="Arial" w:eastAsia="Times New Roman" w:hAnsi="Arial" w:cs="Arial"/>
                <w:color w:val="000000"/>
                <w:szCs w:val="18"/>
                <w:lang w:val="en-GB" w:eastAsia="en-GB"/>
              </w:rPr>
            </w:pPr>
          </w:p>
        </w:tc>
      </w:tr>
      <w:tr w:rsidR="00024049" w:rsidRPr="00586205" w14:paraId="00142B79" w14:textId="77777777" w:rsidTr="0694C631">
        <w:trPr>
          <w:trHeight w:val="315"/>
          <w:jc w:val="center"/>
        </w:trPr>
        <w:tc>
          <w:tcPr>
            <w:tcW w:w="3740" w:type="dxa"/>
            <w:tcBorders>
              <w:top w:val="nil"/>
              <w:left w:val="single" w:sz="8" w:space="0" w:color="auto"/>
              <w:bottom w:val="single" w:sz="4" w:space="0" w:color="auto"/>
              <w:right w:val="single" w:sz="8" w:space="0" w:color="auto"/>
            </w:tcBorders>
            <w:shd w:val="clear" w:color="auto" w:fill="C7AF6B"/>
            <w:vAlign w:val="bottom"/>
            <w:hideMark/>
          </w:tcPr>
          <w:p w14:paraId="56196C8F" w14:textId="77777777" w:rsidR="00024049" w:rsidRPr="00C02EB3" w:rsidRDefault="00024049" w:rsidP="00127C8E">
            <w:pPr>
              <w:spacing w:after="0"/>
              <w:ind w:left="0"/>
              <w:jc w:val="left"/>
              <w:rPr>
                <w:rFonts w:eastAsia="Times New Roman" w:cs="Arial"/>
                <w:szCs w:val="18"/>
                <w:lang w:val="en-GB" w:eastAsia="en-GB"/>
              </w:rPr>
            </w:pPr>
            <w:r w:rsidRPr="00C02EB3">
              <w:rPr>
                <w:rFonts w:eastAsia="Times New Roman" w:cs="Arial"/>
                <w:szCs w:val="18"/>
                <w:lang w:val="en-GB" w:eastAsia="en-GB"/>
              </w:rPr>
              <w:t>Aconex</w:t>
            </w:r>
          </w:p>
        </w:tc>
        <w:tc>
          <w:tcPr>
            <w:tcW w:w="5452" w:type="dxa"/>
            <w:gridSpan w:val="7"/>
            <w:tcBorders>
              <w:top w:val="nil"/>
              <w:left w:val="single" w:sz="8" w:space="0" w:color="auto"/>
              <w:bottom w:val="single" w:sz="4" w:space="0" w:color="auto"/>
              <w:right w:val="single" w:sz="8" w:space="0" w:color="000000"/>
            </w:tcBorders>
            <w:shd w:val="clear" w:color="auto" w:fill="C7AF6B"/>
            <w:vAlign w:val="center"/>
          </w:tcPr>
          <w:p w14:paraId="2866854A" w14:textId="1ADA7CC7" w:rsidR="00024049" w:rsidRPr="00F04AE3" w:rsidRDefault="00024049" w:rsidP="00024049">
            <w:pPr>
              <w:spacing w:after="0"/>
              <w:ind w:left="0"/>
              <w:jc w:val="center"/>
              <w:rPr>
                <w:rFonts w:ascii="AkzidenzGroteskStd-Light" w:eastAsia="Times New Roman" w:hAnsi="AkzidenzGroteskStd-Light" w:cs="Times New Roman"/>
                <w:color w:val="000000"/>
                <w:szCs w:val="18"/>
                <w:lang w:val="en-GB" w:eastAsia="en-GB"/>
              </w:rPr>
            </w:pPr>
          </w:p>
        </w:tc>
      </w:tr>
      <w:tr w:rsidR="00024049" w:rsidRPr="00586205" w14:paraId="3A8B2794" w14:textId="77777777" w:rsidTr="0694C631">
        <w:trPr>
          <w:trHeight w:val="315"/>
          <w:jc w:val="center"/>
        </w:trPr>
        <w:tc>
          <w:tcPr>
            <w:tcW w:w="3740" w:type="dxa"/>
            <w:tcBorders>
              <w:top w:val="nil"/>
              <w:left w:val="single" w:sz="8" w:space="0" w:color="auto"/>
              <w:bottom w:val="single" w:sz="8" w:space="0" w:color="auto"/>
              <w:right w:val="single" w:sz="8" w:space="0" w:color="auto"/>
            </w:tcBorders>
            <w:shd w:val="clear" w:color="auto" w:fill="auto"/>
            <w:vAlign w:val="bottom"/>
            <w:hideMark/>
          </w:tcPr>
          <w:p w14:paraId="20D46E4A" w14:textId="77777777" w:rsidR="00024049" w:rsidRPr="007D4EAE" w:rsidRDefault="00024049" w:rsidP="00127C8E">
            <w:pPr>
              <w:spacing w:after="0"/>
              <w:ind w:left="0" w:firstLineChars="100" w:firstLine="180"/>
              <w:jc w:val="left"/>
              <w:rPr>
                <w:rFonts w:eastAsia="Times New Roman" w:cs="Arial"/>
                <w:b/>
                <w:bCs/>
                <w:szCs w:val="18"/>
                <w:lang w:val="en-GB" w:eastAsia="en-GB"/>
              </w:rPr>
            </w:pPr>
            <w:r w:rsidRPr="007D4EAE">
              <w:rPr>
                <w:rFonts w:eastAsia="Times New Roman" w:cs="Arial"/>
                <w:b/>
                <w:bCs/>
                <w:szCs w:val="18"/>
                <w:lang w:val="en-GB" w:eastAsia="en-GB"/>
              </w:rPr>
              <w:t>Aconex</w:t>
            </w:r>
          </w:p>
        </w:tc>
        <w:tc>
          <w:tcPr>
            <w:tcW w:w="796" w:type="dxa"/>
            <w:tcBorders>
              <w:top w:val="nil"/>
              <w:left w:val="nil"/>
              <w:bottom w:val="single" w:sz="8" w:space="0" w:color="auto"/>
              <w:right w:val="single" w:sz="4" w:space="0" w:color="auto"/>
            </w:tcBorders>
            <w:shd w:val="clear" w:color="auto" w:fill="auto"/>
            <w:noWrap/>
            <w:vAlign w:val="center"/>
            <w:hideMark/>
          </w:tcPr>
          <w:p w14:paraId="1097E29B" w14:textId="77777777" w:rsidR="00024049" w:rsidRPr="00F04AE3" w:rsidRDefault="00024049" w:rsidP="00024049">
            <w:pPr>
              <w:spacing w:after="0"/>
              <w:ind w:left="0"/>
              <w:jc w:val="center"/>
              <w:rPr>
                <w:rFonts w:ascii="AkzidenzGroteskStd-Light" w:eastAsia="Times New Roman" w:hAnsi="AkzidenzGroteskStd-Light" w:cs="Times New Roman"/>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8" w:space="0" w:color="auto"/>
              <w:right w:val="single" w:sz="4" w:space="0" w:color="auto"/>
            </w:tcBorders>
            <w:shd w:val="clear" w:color="auto" w:fill="auto"/>
            <w:noWrap/>
            <w:vAlign w:val="center"/>
            <w:hideMark/>
          </w:tcPr>
          <w:p w14:paraId="2DDD0DA1" w14:textId="2B48D8D4" w:rsidR="00024049" w:rsidRPr="00F04AE3" w:rsidRDefault="3FF13359" w:rsidP="3FF13359">
            <w:pPr>
              <w:spacing w:after="0"/>
              <w:ind w:left="0"/>
              <w:jc w:val="center"/>
              <w:rPr>
                <w:rFonts w:ascii="Arial" w:eastAsia="Times New Roman" w:hAnsi="Arial" w:cs="Arial"/>
                <w:color w:val="000000"/>
                <w:lang w:val="en-GB" w:eastAsia="en-GB"/>
              </w:rPr>
            </w:pPr>
            <w:r w:rsidRPr="3FF13359">
              <w:rPr>
                <w:rFonts w:ascii="AkzidenzGroteskStd-Light" w:eastAsia="Times New Roman" w:hAnsi="AkzidenzGroteskStd-Light" w:cs="Times New Roman"/>
                <w:color w:val="000000"/>
                <w:lang w:val="en-GB" w:eastAsia="en-GB"/>
              </w:rPr>
              <w:t>√</w:t>
            </w:r>
          </w:p>
        </w:tc>
        <w:tc>
          <w:tcPr>
            <w:tcW w:w="776" w:type="dxa"/>
            <w:tcBorders>
              <w:top w:val="nil"/>
              <w:left w:val="nil"/>
              <w:bottom w:val="single" w:sz="8" w:space="0" w:color="auto"/>
              <w:right w:val="single" w:sz="4" w:space="0" w:color="auto"/>
            </w:tcBorders>
            <w:shd w:val="clear" w:color="auto" w:fill="auto"/>
            <w:noWrap/>
            <w:vAlign w:val="center"/>
            <w:hideMark/>
          </w:tcPr>
          <w:p w14:paraId="1460B19B" w14:textId="3106CC14" w:rsidR="00024049" w:rsidRPr="00F04AE3" w:rsidRDefault="00024049" w:rsidP="00024049">
            <w:pPr>
              <w:spacing w:after="0"/>
              <w:ind w:left="0"/>
              <w:jc w:val="center"/>
              <w:rPr>
                <w:rFonts w:ascii="Arial" w:eastAsia="Times New Roman" w:hAnsi="Arial" w:cs="Arial"/>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8" w:space="0" w:color="auto"/>
              <w:right w:val="single" w:sz="4" w:space="0" w:color="auto"/>
            </w:tcBorders>
            <w:shd w:val="clear" w:color="auto" w:fill="auto"/>
            <w:noWrap/>
            <w:vAlign w:val="center"/>
            <w:hideMark/>
          </w:tcPr>
          <w:p w14:paraId="5C8A5229" w14:textId="6CCFF33B" w:rsidR="00024049" w:rsidRPr="00F04AE3" w:rsidRDefault="00024049" w:rsidP="00024049">
            <w:pPr>
              <w:spacing w:after="0"/>
              <w:ind w:left="0"/>
              <w:jc w:val="center"/>
              <w:rPr>
                <w:rFonts w:ascii="Arial" w:eastAsia="Times New Roman" w:hAnsi="Arial" w:cs="Arial"/>
                <w:color w:val="000000"/>
                <w:szCs w:val="18"/>
                <w:lang w:val="en-GB" w:eastAsia="en-GB"/>
              </w:rPr>
            </w:pPr>
            <w:r w:rsidRPr="007C3BE9">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8" w:space="0" w:color="auto"/>
              <w:right w:val="single" w:sz="4" w:space="0" w:color="auto"/>
            </w:tcBorders>
            <w:vAlign w:val="center"/>
          </w:tcPr>
          <w:p w14:paraId="5D2AB9BA" w14:textId="67C82FAD" w:rsidR="00024049" w:rsidRPr="00F04AE3" w:rsidRDefault="7EE9504B" w:rsidP="7EE9504B">
            <w:pPr>
              <w:spacing w:after="0"/>
              <w:ind w:left="0"/>
              <w:jc w:val="center"/>
              <w:rPr>
                <w:rFonts w:ascii="Arial" w:eastAsia="Times New Roman" w:hAnsi="Arial" w:cs="Arial"/>
                <w:color w:val="000000"/>
                <w:lang w:val="en-GB" w:eastAsia="en-GB"/>
              </w:rPr>
            </w:pPr>
            <w:r w:rsidRPr="7EE9504B">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8" w:space="0" w:color="auto"/>
              <w:right w:val="single" w:sz="4" w:space="0" w:color="auto"/>
            </w:tcBorders>
            <w:vAlign w:val="center"/>
          </w:tcPr>
          <w:p w14:paraId="0FEE0C5B" w14:textId="77777777" w:rsidR="00024049" w:rsidRPr="00F04AE3" w:rsidRDefault="00024049" w:rsidP="00024049">
            <w:pPr>
              <w:spacing w:after="0"/>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8" w:space="0" w:color="auto"/>
              <w:right w:val="single" w:sz="8" w:space="0" w:color="auto"/>
            </w:tcBorders>
            <w:shd w:val="clear" w:color="auto" w:fill="auto"/>
            <w:noWrap/>
            <w:vAlign w:val="center"/>
            <w:hideMark/>
          </w:tcPr>
          <w:p w14:paraId="417EDA58" w14:textId="54DF7C64" w:rsidR="00024049" w:rsidRPr="00F04AE3" w:rsidRDefault="0694C631" w:rsidP="0694C631">
            <w:pPr>
              <w:spacing w:after="0"/>
              <w:ind w:left="0"/>
              <w:jc w:val="center"/>
              <w:rPr>
                <w:rFonts w:ascii="Arial" w:eastAsia="Times New Roman" w:hAnsi="Arial" w:cs="Arial"/>
                <w:color w:val="000000"/>
                <w:lang w:val="en-GB" w:eastAsia="en-GB"/>
              </w:rPr>
            </w:pPr>
            <w:r w:rsidRPr="0694C631">
              <w:rPr>
                <w:rFonts w:ascii="AkzidenzGroteskStd-Light" w:eastAsia="Times New Roman" w:hAnsi="AkzidenzGroteskStd-Light" w:cs="Times New Roman"/>
                <w:color w:val="000000"/>
                <w:lang w:val="en-GB" w:eastAsia="en-GB"/>
              </w:rPr>
              <w:t>√</w:t>
            </w:r>
          </w:p>
        </w:tc>
      </w:tr>
    </w:tbl>
    <w:p w14:paraId="67A6758A" w14:textId="77777777" w:rsidR="00D43317" w:rsidRPr="00C146C5" w:rsidRDefault="00D43317" w:rsidP="00C146C5">
      <w:pPr>
        <w:spacing w:line="264" w:lineRule="auto"/>
        <w:ind w:left="0"/>
      </w:pPr>
    </w:p>
    <w:p w14:paraId="10A0AEDB" w14:textId="77777777" w:rsidR="002A740B" w:rsidRPr="00C146C5" w:rsidRDefault="002A740B" w:rsidP="00C146C5">
      <w:pPr>
        <w:spacing w:line="264" w:lineRule="auto"/>
        <w:ind w:left="0"/>
      </w:pPr>
      <w:r>
        <w:rPr>
          <w:rFonts w:hint="eastAsia"/>
        </w:rPr>
        <w:br w:type="page"/>
      </w:r>
    </w:p>
    <w:p w14:paraId="1B1075A3" w14:textId="6C83A011" w:rsidR="00891A79" w:rsidRDefault="007604A7" w:rsidP="007604A7">
      <w:pPr>
        <w:pStyle w:val="Heading1"/>
      </w:pPr>
      <w:bookmarkStart w:id="65" w:name="_Toc87828921"/>
      <w:r>
        <w:lastRenderedPageBreak/>
        <w:t>BIM DELIVERABLES</w:t>
      </w:r>
      <w:bookmarkEnd w:id="65"/>
    </w:p>
    <w:p w14:paraId="37A1F0CE" w14:textId="4663E14D" w:rsidR="00D841F6" w:rsidRDefault="00D841F6" w:rsidP="00D841F6">
      <w:pPr>
        <w:pStyle w:val="Heading2"/>
      </w:pPr>
      <w:bookmarkStart w:id="66" w:name="_Matrix_of_Responsibilities"/>
      <w:bookmarkStart w:id="67" w:name="_Toc3698222"/>
      <w:bookmarkStart w:id="68" w:name="_Toc87828922"/>
      <w:bookmarkEnd w:id="66"/>
      <w:r w:rsidRPr="00D57361">
        <w:t xml:space="preserve">Matrix of Responsibilities across the Supply </w:t>
      </w:r>
      <w:r>
        <w:t>C</w:t>
      </w:r>
      <w:r w:rsidRPr="00D57361">
        <w:t>hai</w:t>
      </w:r>
      <w:bookmarkEnd w:id="67"/>
      <w:r>
        <w:t>n</w:t>
      </w:r>
      <w:bookmarkEnd w:id="68"/>
    </w:p>
    <w:p w14:paraId="2AB7D418" w14:textId="31F6ECFC" w:rsidR="004A7809" w:rsidRPr="00FF4E6E" w:rsidRDefault="00D841F6" w:rsidP="00FF4E6E">
      <w:r w:rsidRPr="00D841F6">
        <w:t>The following table identifies BIM deliverables (high-level) and who models what (the BIM Author) and to what Level of Model Definition (LOMD)</w:t>
      </w:r>
      <w:r w:rsidR="004A7809">
        <w:t xml:space="preserve"> in a summarized format</w:t>
      </w:r>
      <w:r w:rsidRPr="00D841F6">
        <w:t xml:space="preserve">. The Model Production Delivery Table </w:t>
      </w:r>
      <w:r w:rsidRPr="00D841F6">
        <w:rPr>
          <w:color w:val="AE9142" w:themeColor="text1"/>
        </w:rPr>
        <w:t>[MPDT]</w:t>
      </w:r>
      <w:r w:rsidR="00D87CB3">
        <w:rPr>
          <w:color w:val="AE9142" w:themeColor="text1"/>
        </w:rPr>
        <w:t xml:space="preserve"> </w:t>
      </w:r>
      <w:r w:rsidR="00055EDB">
        <w:rPr>
          <w:color w:val="AE9142" w:themeColor="text1"/>
        </w:rPr>
        <w:t xml:space="preserve">(Appendix </w:t>
      </w:r>
      <w:r w:rsidR="00EC71C8">
        <w:rPr>
          <w:color w:val="AE9142" w:themeColor="text1"/>
        </w:rPr>
        <w:t>D</w:t>
      </w:r>
      <w:r w:rsidR="00055EDB">
        <w:rPr>
          <w:color w:val="AE9142" w:themeColor="text1"/>
        </w:rPr>
        <w:t xml:space="preserve">) </w:t>
      </w:r>
      <w:r w:rsidRPr="00D841F6">
        <w:t>will define the breakdown of individual model elements regarding their geometrical and information status as some elements will be required to be developed at different stages and with different levels of definition.</w:t>
      </w:r>
    </w:p>
    <w:tbl>
      <w:tblPr>
        <w:tblStyle w:val="GridTable441"/>
        <w:tblW w:w="10004" w:type="dxa"/>
        <w:jc w:val="center"/>
        <w:tblLayout w:type="fixed"/>
        <w:tblLook w:val="04A0" w:firstRow="1" w:lastRow="0" w:firstColumn="1" w:lastColumn="0" w:noHBand="0" w:noVBand="1"/>
      </w:tblPr>
      <w:tblGrid>
        <w:gridCol w:w="1266"/>
        <w:gridCol w:w="861"/>
        <w:gridCol w:w="567"/>
        <w:gridCol w:w="850"/>
        <w:gridCol w:w="567"/>
        <w:gridCol w:w="851"/>
        <w:gridCol w:w="567"/>
        <w:gridCol w:w="850"/>
        <w:gridCol w:w="709"/>
        <w:gridCol w:w="992"/>
        <w:gridCol w:w="567"/>
        <w:gridCol w:w="769"/>
        <w:gridCol w:w="588"/>
      </w:tblGrid>
      <w:tr w:rsidR="0093505D" w:rsidRPr="00B340FD" w14:paraId="3F34772C" w14:textId="50A1FCDC" w:rsidTr="16D11467">
        <w:trPr>
          <w:cnfStyle w:val="100000000000" w:firstRow="1" w:lastRow="0" w:firstColumn="0" w:lastColumn="0" w:oddVBand="0" w:evenVBand="0" w:oddHBand="0"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553D1A3" w14:textId="2B5B8F30" w:rsidR="00470CA4" w:rsidRPr="00D25A74" w:rsidRDefault="00470CA4" w:rsidP="00A6657D">
            <w:pPr>
              <w:ind w:left="0"/>
              <w:jc w:val="left"/>
              <w:rPr>
                <w:sz w:val="17"/>
                <w:szCs w:val="17"/>
              </w:rPr>
            </w:pPr>
            <w:r w:rsidRPr="00D25A74">
              <w:rPr>
                <w:rFonts w:hint="eastAsia"/>
                <w:sz w:val="17"/>
                <w:szCs w:val="17"/>
              </w:rPr>
              <w:t>Design Phases</w:t>
            </w:r>
          </w:p>
        </w:tc>
        <w:tc>
          <w:tcPr>
            <w:tcW w:w="1428" w:type="dxa"/>
            <w:gridSpan w:val="2"/>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tcPr>
          <w:p w14:paraId="4360CBEB" w14:textId="6B269F24" w:rsidR="00470CA4" w:rsidRPr="00D25A74" w:rsidRDefault="00470CA4" w:rsidP="00D662AC">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sidRPr="00D25A74">
              <w:rPr>
                <w:rFonts w:hint="eastAsia"/>
                <w:sz w:val="17"/>
                <w:szCs w:val="17"/>
              </w:rPr>
              <w:t xml:space="preserve">Concept Design </w:t>
            </w:r>
          </w:p>
        </w:tc>
        <w:tc>
          <w:tcPr>
            <w:tcW w:w="1417" w:type="dxa"/>
            <w:gridSpan w:val="2"/>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B965570" w14:textId="4185C198" w:rsidR="00470CA4" w:rsidRPr="00D25A74" w:rsidRDefault="00470CA4" w:rsidP="00D662AC">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sidRPr="00D25A74">
              <w:rPr>
                <w:rFonts w:hint="eastAsia"/>
                <w:sz w:val="17"/>
                <w:szCs w:val="17"/>
              </w:rPr>
              <w:t>Schematic Design</w:t>
            </w:r>
          </w:p>
        </w:tc>
        <w:tc>
          <w:tcPr>
            <w:tcW w:w="1418" w:type="dxa"/>
            <w:gridSpan w:val="2"/>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3C8E6E5" w14:textId="6A3CB65F" w:rsidR="00470CA4" w:rsidRPr="00D25A74" w:rsidRDefault="00470CA4" w:rsidP="00A6657D">
            <w:pPr>
              <w:ind w:left="0"/>
              <w:jc w:val="center"/>
              <w:cnfStyle w:val="100000000000" w:firstRow="1" w:lastRow="0" w:firstColumn="0" w:lastColumn="0" w:oddVBand="0" w:evenVBand="0" w:oddHBand="0" w:evenHBand="0" w:firstRowFirstColumn="0" w:firstRowLastColumn="0" w:lastRowFirstColumn="0" w:lastRowLastColumn="0"/>
              <w:rPr>
                <w:bCs w:val="0"/>
                <w:sz w:val="17"/>
                <w:szCs w:val="17"/>
              </w:rPr>
            </w:pPr>
            <w:r w:rsidRPr="00D25A74">
              <w:rPr>
                <w:rFonts w:hint="eastAsia"/>
                <w:sz w:val="17"/>
                <w:szCs w:val="17"/>
              </w:rPr>
              <w:t>Design Development</w:t>
            </w:r>
          </w:p>
        </w:tc>
        <w:tc>
          <w:tcPr>
            <w:tcW w:w="1559" w:type="dxa"/>
            <w:gridSpan w:val="2"/>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38D24BAC" w14:textId="4018EF4C" w:rsidR="00470CA4" w:rsidRPr="00D25A74" w:rsidRDefault="00470CA4" w:rsidP="00A6657D">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sidRPr="00D25A74">
              <w:rPr>
                <w:rFonts w:hint="eastAsia"/>
                <w:sz w:val="17"/>
                <w:szCs w:val="17"/>
              </w:rPr>
              <w:t>Construction Doc.</w:t>
            </w:r>
          </w:p>
        </w:tc>
        <w:tc>
          <w:tcPr>
            <w:tcW w:w="1559" w:type="dxa"/>
            <w:gridSpan w:val="2"/>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C95706A" w14:textId="75A4C41F" w:rsidR="00470CA4" w:rsidRPr="00D25A74" w:rsidRDefault="00470CA4" w:rsidP="00D662AC">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sidRPr="00D25A74">
              <w:rPr>
                <w:rFonts w:hint="eastAsia"/>
                <w:sz w:val="17"/>
                <w:szCs w:val="17"/>
              </w:rPr>
              <w:t>Shop Drawings</w:t>
            </w:r>
          </w:p>
        </w:tc>
        <w:tc>
          <w:tcPr>
            <w:tcW w:w="1357" w:type="dxa"/>
            <w:gridSpan w:val="2"/>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716E55AA" w14:textId="44B4F12F" w:rsidR="00470CA4" w:rsidRPr="00D25A74" w:rsidRDefault="00470CA4" w:rsidP="00A6657D">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sidRPr="00D25A74">
              <w:rPr>
                <w:rFonts w:hint="eastAsia"/>
                <w:sz w:val="17"/>
                <w:szCs w:val="17"/>
              </w:rPr>
              <w:t>Handover &amp; Closeout</w:t>
            </w:r>
          </w:p>
        </w:tc>
      </w:tr>
      <w:tr w:rsidR="00555A4E" w:rsidRPr="00D87CB3" w14:paraId="3663D916" w14:textId="77777777" w:rsidTr="16D11467">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2492003A" w14:textId="6F4C0275" w:rsidR="00470CA4" w:rsidRPr="00D25A74" w:rsidRDefault="00470CA4" w:rsidP="00091234">
            <w:pPr>
              <w:ind w:left="0"/>
              <w:jc w:val="left"/>
              <w:rPr>
                <w:color w:val="FFFFFF" w:themeColor="background1"/>
                <w:sz w:val="17"/>
                <w:szCs w:val="17"/>
              </w:rPr>
            </w:pPr>
            <w:r w:rsidRPr="00D25A74">
              <w:rPr>
                <w:rFonts w:hint="eastAsia"/>
                <w:color w:val="FFFFFF" w:themeColor="background1"/>
                <w:sz w:val="17"/>
                <w:szCs w:val="17"/>
              </w:rPr>
              <w:t>Model</w:t>
            </w:r>
          </w:p>
        </w:tc>
        <w:tc>
          <w:tcPr>
            <w:tcW w:w="861"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0B2A2A6E" w14:textId="03614770" w:rsidR="00470CA4" w:rsidRPr="00D25A74" w:rsidRDefault="00FA5F3C">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D25A74">
              <w:rPr>
                <w:rFonts w:hint="eastAsia"/>
                <w:b/>
                <w:color w:val="FFFFFF" w:themeColor="background1"/>
                <w:sz w:val="17"/>
                <w:szCs w:val="17"/>
              </w:rPr>
              <w:t>BIM Author</w:t>
            </w:r>
          </w:p>
        </w:tc>
        <w:tc>
          <w:tcPr>
            <w:tcW w:w="56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0A68E507" w14:textId="090C2B69" w:rsidR="00470CA4" w:rsidRPr="00D25A74" w:rsidRDefault="00FA5F3C">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D25A74">
              <w:rPr>
                <w:rFonts w:hint="eastAsia"/>
                <w:b/>
                <w:color w:val="FFFFFF" w:themeColor="background1"/>
                <w:sz w:val="17"/>
                <w:szCs w:val="17"/>
              </w:rPr>
              <w:t>LOD</w:t>
            </w:r>
          </w:p>
        </w:tc>
        <w:tc>
          <w:tcPr>
            <w:tcW w:w="85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25BF73C2" w14:textId="780F9F8D" w:rsidR="00470CA4" w:rsidRPr="00D25A74" w:rsidRDefault="00470CA4">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D25A74">
              <w:rPr>
                <w:rFonts w:hint="eastAsia"/>
                <w:b/>
                <w:color w:val="FFFFFF" w:themeColor="background1"/>
                <w:sz w:val="17"/>
                <w:szCs w:val="17"/>
              </w:rPr>
              <w:t>BIM Author</w:t>
            </w:r>
          </w:p>
        </w:tc>
        <w:tc>
          <w:tcPr>
            <w:tcW w:w="56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3DCB8BFF" w14:textId="28AB44C8" w:rsidR="00470CA4" w:rsidRPr="00D25A74" w:rsidRDefault="00470CA4">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D25A74">
              <w:rPr>
                <w:rFonts w:hint="eastAsia"/>
                <w:b/>
                <w:color w:val="FFFFFF" w:themeColor="background1"/>
                <w:sz w:val="17"/>
                <w:szCs w:val="17"/>
              </w:rPr>
              <w:t>LOD</w:t>
            </w:r>
          </w:p>
        </w:tc>
        <w:tc>
          <w:tcPr>
            <w:tcW w:w="851"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101F831F" w14:textId="01589151" w:rsidR="00470CA4" w:rsidRPr="00D25A74" w:rsidRDefault="00470CA4">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D25A74">
              <w:rPr>
                <w:rFonts w:hint="eastAsia"/>
                <w:b/>
                <w:color w:val="FFFFFF" w:themeColor="background1"/>
                <w:sz w:val="17"/>
                <w:szCs w:val="17"/>
              </w:rPr>
              <w:t>BIM Author</w:t>
            </w:r>
          </w:p>
        </w:tc>
        <w:tc>
          <w:tcPr>
            <w:tcW w:w="56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23F5EBC5" w14:textId="4B374920" w:rsidR="00470CA4" w:rsidRPr="00D25A74" w:rsidRDefault="00470CA4">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D25A74">
              <w:rPr>
                <w:rFonts w:hint="eastAsia"/>
                <w:b/>
                <w:color w:val="FFFFFF" w:themeColor="background1"/>
                <w:sz w:val="17"/>
                <w:szCs w:val="17"/>
              </w:rPr>
              <w:t>LOD</w:t>
            </w:r>
          </w:p>
        </w:tc>
        <w:tc>
          <w:tcPr>
            <w:tcW w:w="85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2C629E30" w14:textId="22FD400C" w:rsidR="00470CA4" w:rsidRPr="00D25A74" w:rsidRDefault="00470CA4">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D25A74">
              <w:rPr>
                <w:rFonts w:hint="eastAsia"/>
                <w:b/>
                <w:color w:val="FFFFFF" w:themeColor="background1"/>
                <w:sz w:val="17"/>
                <w:szCs w:val="17"/>
              </w:rPr>
              <w:t>BIM Author</w:t>
            </w:r>
          </w:p>
        </w:tc>
        <w:tc>
          <w:tcPr>
            <w:tcW w:w="709"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5E5B6510" w14:textId="688EC3A8" w:rsidR="00470CA4" w:rsidRPr="00D25A74" w:rsidRDefault="00470CA4">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D25A74">
              <w:rPr>
                <w:rFonts w:hint="eastAsia"/>
                <w:b/>
                <w:color w:val="FFFFFF" w:themeColor="background1"/>
                <w:sz w:val="17"/>
                <w:szCs w:val="17"/>
              </w:rPr>
              <w:t>LOD</w:t>
            </w:r>
          </w:p>
        </w:tc>
        <w:tc>
          <w:tcPr>
            <w:tcW w:w="992"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5D99C179" w14:textId="7CCED405" w:rsidR="00470CA4" w:rsidRPr="00D25A74" w:rsidRDefault="00470CA4">
            <w:pPr>
              <w:ind w:left="0"/>
              <w:jc w:val="center"/>
              <w:cnfStyle w:val="000000100000" w:firstRow="0" w:lastRow="0" w:firstColumn="0" w:lastColumn="0" w:oddVBand="0" w:evenVBand="0" w:oddHBand="1" w:evenHBand="0" w:firstRowFirstColumn="0" w:firstRowLastColumn="0" w:lastRowFirstColumn="0" w:lastRowLastColumn="0"/>
              <w:rPr>
                <w:color w:val="AE9142" w:themeColor="text1"/>
                <w:sz w:val="17"/>
                <w:szCs w:val="17"/>
              </w:rPr>
            </w:pPr>
            <w:r w:rsidRPr="00D25A74">
              <w:rPr>
                <w:rFonts w:hint="eastAsia"/>
                <w:b/>
                <w:color w:val="FFFFFF" w:themeColor="background1"/>
                <w:sz w:val="17"/>
                <w:szCs w:val="17"/>
              </w:rPr>
              <w:t>BIM Author</w:t>
            </w:r>
          </w:p>
        </w:tc>
        <w:tc>
          <w:tcPr>
            <w:tcW w:w="56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5E5A79EF" w14:textId="25A8C239" w:rsidR="00470CA4" w:rsidRPr="00D25A74" w:rsidRDefault="00470CA4">
            <w:pPr>
              <w:ind w:left="0"/>
              <w:jc w:val="center"/>
              <w:cnfStyle w:val="000000100000" w:firstRow="0" w:lastRow="0" w:firstColumn="0" w:lastColumn="0" w:oddVBand="0" w:evenVBand="0" w:oddHBand="1" w:evenHBand="0" w:firstRowFirstColumn="0" w:firstRowLastColumn="0" w:lastRowFirstColumn="0" w:lastRowLastColumn="0"/>
              <w:rPr>
                <w:color w:val="AE9142" w:themeColor="text1"/>
                <w:sz w:val="17"/>
                <w:szCs w:val="17"/>
              </w:rPr>
            </w:pPr>
            <w:r w:rsidRPr="00D25A74">
              <w:rPr>
                <w:rFonts w:hint="eastAsia"/>
                <w:b/>
                <w:color w:val="FFFFFF" w:themeColor="background1"/>
                <w:sz w:val="17"/>
                <w:szCs w:val="17"/>
              </w:rPr>
              <w:t>LOD</w:t>
            </w:r>
          </w:p>
        </w:tc>
        <w:tc>
          <w:tcPr>
            <w:tcW w:w="769"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7340F78B" w14:textId="3C067244" w:rsidR="00470CA4" w:rsidRPr="00D25A74" w:rsidRDefault="00470CA4" w:rsidP="00091234">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D25A74">
              <w:rPr>
                <w:rFonts w:hint="eastAsia"/>
                <w:b/>
                <w:color w:val="FFFFFF" w:themeColor="background1"/>
                <w:sz w:val="17"/>
                <w:szCs w:val="17"/>
              </w:rPr>
              <w:t>BIM Author</w:t>
            </w:r>
          </w:p>
        </w:tc>
        <w:tc>
          <w:tcPr>
            <w:tcW w:w="588"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tcPr>
          <w:p w14:paraId="1E657C72" w14:textId="183B4253" w:rsidR="00470CA4" w:rsidRPr="00D25A74" w:rsidRDefault="00470CA4" w:rsidP="00091234">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sidRPr="00D25A74">
              <w:rPr>
                <w:rFonts w:hint="eastAsia"/>
                <w:b/>
                <w:color w:val="FFFFFF" w:themeColor="background1"/>
                <w:sz w:val="17"/>
                <w:szCs w:val="17"/>
              </w:rPr>
              <w:t>LOD</w:t>
            </w:r>
          </w:p>
        </w:tc>
      </w:tr>
      <w:tr w:rsidR="00CC0F71" w:rsidRPr="004A7809" w14:paraId="406681D2" w14:textId="30D9617B" w:rsidTr="16D11467">
        <w:trPr>
          <w:trHeight w:val="440"/>
          <w:jc w:val="center"/>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5ACCB969" w14:textId="0C6D2B92" w:rsidR="00CC0F71" w:rsidRPr="00D25A74" w:rsidRDefault="00CC0F71" w:rsidP="00CC0F71">
            <w:pPr>
              <w:ind w:left="0"/>
              <w:jc w:val="left"/>
              <w:rPr>
                <w:b w:val="0"/>
                <w:i/>
                <w:sz w:val="17"/>
                <w:szCs w:val="17"/>
              </w:rPr>
            </w:pPr>
            <w:r w:rsidRPr="00D25A74">
              <w:rPr>
                <w:rFonts w:hint="eastAsia"/>
                <w:i/>
                <w:sz w:val="17"/>
                <w:szCs w:val="17"/>
              </w:rPr>
              <w:t>Architecture Design</w:t>
            </w:r>
            <w:r>
              <w:rPr>
                <w:i/>
                <w:sz w:val="17"/>
                <w:szCs w:val="17"/>
              </w:rPr>
              <w:t xml:space="preserve"> (Sign)</w:t>
            </w:r>
          </w:p>
        </w:tc>
        <w:tc>
          <w:tcPr>
            <w:tcW w:w="86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4691C73" w14:textId="001F75B4" w:rsidR="00CC0F71" w:rsidRPr="00D25A74" w:rsidRDefault="00CC0F71" w:rsidP="00CC0F71">
            <w:pPr>
              <w:ind w:left="0"/>
              <w:jc w:val="center"/>
              <w:cnfStyle w:val="000000000000" w:firstRow="0" w:lastRow="0" w:firstColumn="0" w:lastColumn="0" w:oddVBand="0" w:evenVBand="0" w:oddHBand="0" w:evenHBand="0" w:firstRowFirstColumn="0" w:firstRowLastColumn="0" w:lastRowFirstColumn="0" w:lastRowLastColumn="0"/>
              <w:rPr>
                <w:bCs/>
                <w:i/>
                <w:sz w:val="17"/>
                <w:szCs w:val="17"/>
              </w:rPr>
            </w:pPr>
            <w:r>
              <w:rPr>
                <w:bCs/>
                <w:i/>
                <w:sz w:val="17"/>
                <w:szCs w:val="17"/>
              </w:rPr>
              <w:t>FOS</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85771A9" w14:textId="48D2127A" w:rsidR="00CC0F71" w:rsidRPr="00D25A74" w:rsidRDefault="00CC0F71" w:rsidP="00CC0F71">
            <w:pPr>
              <w:ind w:left="0"/>
              <w:jc w:val="center"/>
              <w:cnfStyle w:val="000000000000" w:firstRow="0" w:lastRow="0" w:firstColumn="0" w:lastColumn="0" w:oddVBand="0" w:evenVBand="0" w:oddHBand="0" w:evenHBand="0" w:firstRowFirstColumn="0" w:firstRowLastColumn="0" w:lastRowFirstColumn="0" w:lastRowLastColumn="0"/>
              <w:rPr>
                <w:bCs/>
                <w:i/>
                <w:sz w:val="17"/>
                <w:szCs w:val="17"/>
              </w:rPr>
            </w:pPr>
            <w:r>
              <w:rPr>
                <w:bCs/>
                <w:i/>
                <w:sz w:val="17"/>
                <w:szCs w:val="17"/>
              </w:rPr>
              <w:t>100</w:t>
            </w:r>
          </w:p>
        </w:tc>
        <w:tc>
          <w:tcPr>
            <w:tcW w:w="85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76722BB0" w14:textId="3D297FB2" w:rsidR="00CC0F71" w:rsidRPr="00D25A74" w:rsidRDefault="00CC0F71" w:rsidP="00CC0F71">
            <w:pPr>
              <w:ind w:left="0"/>
              <w:jc w:val="center"/>
              <w:cnfStyle w:val="000000000000" w:firstRow="0" w:lastRow="0" w:firstColumn="0" w:lastColumn="0" w:oddVBand="0" w:evenVBand="0" w:oddHBand="0" w:evenHBand="0" w:firstRowFirstColumn="0" w:firstRowLastColumn="0" w:lastRowFirstColumn="0" w:lastRowLastColumn="0"/>
              <w:rPr>
                <w:bCs/>
                <w:i/>
                <w:sz w:val="17"/>
                <w:szCs w:val="17"/>
              </w:rPr>
            </w:pPr>
            <w:r>
              <w:rPr>
                <w:bCs/>
                <w:i/>
                <w:sz w:val="17"/>
                <w:szCs w:val="17"/>
              </w:rPr>
              <w:t>FOS</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D0E5FE7" w14:textId="5B281EFB" w:rsidR="00CC0F71" w:rsidRPr="00D25A74" w:rsidRDefault="00CC0F71" w:rsidP="00CC0F71">
            <w:pPr>
              <w:ind w:left="0"/>
              <w:jc w:val="center"/>
              <w:cnfStyle w:val="000000000000" w:firstRow="0" w:lastRow="0" w:firstColumn="0" w:lastColumn="0" w:oddVBand="0" w:evenVBand="0" w:oddHBand="0" w:evenHBand="0" w:firstRowFirstColumn="0" w:firstRowLastColumn="0" w:lastRowFirstColumn="0" w:lastRowLastColumn="0"/>
              <w:rPr>
                <w:bCs/>
                <w:i/>
                <w:sz w:val="17"/>
                <w:szCs w:val="17"/>
              </w:rPr>
            </w:pPr>
            <w:r w:rsidRPr="00D25A74">
              <w:rPr>
                <w:rFonts w:hint="eastAsia"/>
                <w:bCs/>
                <w:i/>
                <w:sz w:val="17"/>
                <w:szCs w:val="17"/>
              </w:rPr>
              <w:t>200</w:t>
            </w:r>
          </w:p>
        </w:tc>
        <w:tc>
          <w:tcPr>
            <w:tcW w:w="85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7AF1D698" w14:textId="7C149E56" w:rsidR="00CC0F71" w:rsidRPr="00D25A74" w:rsidRDefault="00CC0F71" w:rsidP="00CC0F71">
            <w:pPr>
              <w:ind w:left="0"/>
              <w:jc w:val="center"/>
              <w:cnfStyle w:val="000000000000" w:firstRow="0" w:lastRow="0" w:firstColumn="0" w:lastColumn="0" w:oddVBand="0" w:evenVBand="0" w:oddHBand="0" w:evenHBand="0" w:firstRowFirstColumn="0" w:firstRowLastColumn="0" w:lastRowFirstColumn="0" w:lastRowLastColumn="0"/>
              <w:rPr>
                <w:bCs/>
                <w:i/>
                <w:sz w:val="17"/>
                <w:szCs w:val="17"/>
              </w:rPr>
            </w:pPr>
            <w:r>
              <w:rPr>
                <w:bCs/>
                <w:i/>
                <w:sz w:val="17"/>
                <w:szCs w:val="17"/>
              </w:rPr>
              <w:t>FOS</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35ED413" w14:textId="3E0B3ECE" w:rsidR="00CC0F71" w:rsidRPr="00D25A74" w:rsidRDefault="00CC0F71" w:rsidP="00CC0F71">
            <w:pPr>
              <w:ind w:left="0"/>
              <w:jc w:val="center"/>
              <w:cnfStyle w:val="000000000000" w:firstRow="0" w:lastRow="0" w:firstColumn="0" w:lastColumn="0" w:oddVBand="0" w:evenVBand="0" w:oddHBand="0" w:evenHBand="0" w:firstRowFirstColumn="0" w:firstRowLastColumn="0" w:lastRowFirstColumn="0" w:lastRowLastColumn="0"/>
              <w:rPr>
                <w:bCs/>
                <w:i/>
                <w:sz w:val="17"/>
                <w:szCs w:val="17"/>
              </w:rPr>
            </w:pPr>
            <w:r w:rsidRPr="00D25A74">
              <w:rPr>
                <w:rFonts w:hint="eastAsia"/>
                <w:bCs/>
                <w:i/>
                <w:sz w:val="17"/>
                <w:szCs w:val="17"/>
              </w:rPr>
              <w:t>300</w:t>
            </w:r>
          </w:p>
        </w:tc>
        <w:tc>
          <w:tcPr>
            <w:tcW w:w="85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2AC2832D" w14:textId="6E603144" w:rsidR="00CC0F71" w:rsidRPr="00D25A74" w:rsidRDefault="00CC0F71" w:rsidP="00CC0F71">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CC0F71">
              <w:rPr>
                <w:bCs/>
                <w:i/>
                <w:sz w:val="17"/>
                <w:szCs w:val="17"/>
              </w:rPr>
              <w:t>N/A</w:t>
            </w:r>
          </w:p>
        </w:tc>
        <w:tc>
          <w:tcPr>
            <w:tcW w:w="709"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49744C6" w14:textId="5B4A1FCD" w:rsidR="00CC0F71" w:rsidRPr="00D25A74" w:rsidRDefault="00CC0F71" w:rsidP="00CC0F71">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CC0F71">
              <w:rPr>
                <w:bCs/>
                <w:i/>
                <w:sz w:val="17"/>
                <w:szCs w:val="17"/>
              </w:rPr>
              <w:t>N/A</w:t>
            </w:r>
          </w:p>
        </w:tc>
        <w:tc>
          <w:tcPr>
            <w:tcW w:w="99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059CAF9" w14:textId="1EFE32E4" w:rsidR="00CC0F71" w:rsidRPr="00D25A74" w:rsidRDefault="00CC0F71" w:rsidP="00CC0F71">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B31905">
              <w:rPr>
                <w:bCs/>
                <w:i/>
                <w:sz w:val="17"/>
                <w:szCs w:val="17"/>
              </w:rPr>
              <w:t>N/A</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61677523" w14:textId="3F55E137" w:rsidR="00CC0F71" w:rsidRPr="00D25A74" w:rsidRDefault="00CC0F71" w:rsidP="00CC0F71">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B31905">
              <w:rPr>
                <w:bCs/>
                <w:i/>
                <w:sz w:val="17"/>
                <w:szCs w:val="17"/>
              </w:rPr>
              <w:t>N/A</w:t>
            </w:r>
          </w:p>
        </w:tc>
        <w:tc>
          <w:tcPr>
            <w:tcW w:w="769"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32F15DD" w14:textId="11F8A2EA" w:rsidR="00CC0F71" w:rsidRPr="00D25A74" w:rsidRDefault="00CC0F71" w:rsidP="00CC0F71">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B31905">
              <w:rPr>
                <w:bCs/>
                <w:i/>
                <w:sz w:val="17"/>
                <w:szCs w:val="17"/>
              </w:rPr>
              <w:t>N/A</w:t>
            </w:r>
          </w:p>
        </w:tc>
        <w:tc>
          <w:tcPr>
            <w:tcW w:w="588"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E7D75F1" w14:textId="1EA1B2DB" w:rsidR="00CC0F71" w:rsidRPr="00D25A74" w:rsidRDefault="00CC0F71" w:rsidP="00CC0F71">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B31905">
              <w:rPr>
                <w:bCs/>
                <w:i/>
                <w:sz w:val="17"/>
                <w:szCs w:val="17"/>
              </w:rPr>
              <w:t>N/A</w:t>
            </w:r>
          </w:p>
        </w:tc>
      </w:tr>
      <w:tr w:rsidR="00FE73F6" w:rsidRPr="004A7809" w14:paraId="4324C12B" w14:textId="77777777" w:rsidTr="16D11467">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5CDCD36A" w14:textId="2092C2EE" w:rsidR="00FE73F6" w:rsidRPr="004A2FE8" w:rsidRDefault="00FE73F6" w:rsidP="004A2FE8">
            <w:pPr>
              <w:spacing w:after="120"/>
              <w:ind w:left="0"/>
              <w:jc w:val="left"/>
              <w:rPr>
                <w:i/>
                <w:iCs/>
                <w:sz w:val="17"/>
                <w:szCs w:val="17"/>
              </w:rPr>
            </w:pPr>
            <w:r w:rsidRPr="004A2FE8">
              <w:rPr>
                <w:rFonts w:hint="eastAsia"/>
                <w:i/>
                <w:iCs/>
                <w:sz w:val="17"/>
                <w:szCs w:val="17"/>
              </w:rPr>
              <w:t>Architecture Design (Exe)</w:t>
            </w:r>
          </w:p>
        </w:tc>
        <w:tc>
          <w:tcPr>
            <w:tcW w:w="86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1EA76226" w14:textId="3675F8A5" w:rsidR="00FE73F6" w:rsidRPr="0093505D" w:rsidRDefault="6EE346DF" w:rsidP="6EE346DF">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6EE346DF">
              <w:rPr>
                <w:i/>
                <w:iCs/>
                <w:sz w:val="17"/>
                <w:szCs w:val="17"/>
              </w:rPr>
              <w:t>TBC</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166D2113" w14:textId="66D0A75C" w:rsidR="00FE73F6" w:rsidRPr="0093505D" w:rsidRDefault="6EE346DF" w:rsidP="6EE346DF">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6EE346DF">
              <w:rPr>
                <w:i/>
                <w:iCs/>
                <w:sz w:val="17"/>
                <w:szCs w:val="17"/>
              </w:rPr>
              <w:t>100</w:t>
            </w:r>
          </w:p>
        </w:tc>
        <w:tc>
          <w:tcPr>
            <w:tcW w:w="85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739AA480" w14:textId="0FD3719C" w:rsidR="00FE73F6" w:rsidRPr="0093505D" w:rsidRDefault="6EE346DF" w:rsidP="6EE346DF">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6EE346DF">
              <w:rPr>
                <w:i/>
                <w:iCs/>
                <w:sz w:val="17"/>
                <w:szCs w:val="17"/>
              </w:rPr>
              <w:t>TBC</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EA5B119" w14:textId="3DBA318F" w:rsidR="00FE73F6" w:rsidRPr="0093505D" w:rsidRDefault="6EE346DF" w:rsidP="6EE346DF">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6EE346DF">
              <w:rPr>
                <w:i/>
                <w:iCs/>
                <w:sz w:val="17"/>
                <w:szCs w:val="17"/>
              </w:rPr>
              <w:t>200</w:t>
            </w:r>
          </w:p>
        </w:tc>
        <w:tc>
          <w:tcPr>
            <w:tcW w:w="85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587C375" w14:textId="2B0C0428" w:rsidR="00FE73F6" w:rsidRPr="0093505D" w:rsidRDefault="6EE346DF" w:rsidP="6EE346DF">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6EE346DF">
              <w:rPr>
                <w:i/>
                <w:iCs/>
                <w:sz w:val="17"/>
                <w:szCs w:val="17"/>
              </w:rPr>
              <w:t>TBC</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4621BE5" w14:textId="070837C5" w:rsidR="00FE73F6" w:rsidRPr="0093505D" w:rsidDel="003168C7" w:rsidRDefault="6EE346DF" w:rsidP="6EE346DF">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6EE346DF">
              <w:rPr>
                <w:i/>
                <w:iCs/>
                <w:sz w:val="17"/>
                <w:szCs w:val="17"/>
              </w:rPr>
              <w:t>300</w:t>
            </w:r>
          </w:p>
        </w:tc>
        <w:tc>
          <w:tcPr>
            <w:tcW w:w="85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2D50978" w14:textId="6FFBA0BE" w:rsidR="00FE73F6" w:rsidRPr="0093505D" w:rsidRDefault="6EE346DF" w:rsidP="00CC0F71">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CC0F71">
              <w:rPr>
                <w:i/>
                <w:color w:val="BFBFBF" w:themeColor="background1" w:themeShade="BF"/>
                <w:sz w:val="17"/>
                <w:szCs w:val="17"/>
              </w:rPr>
              <w:t>TBC</w:t>
            </w:r>
          </w:p>
        </w:tc>
        <w:tc>
          <w:tcPr>
            <w:tcW w:w="709"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1D8FBF0" w14:textId="4A91B72D" w:rsidR="00FE73F6" w:rsidRPr="0093505D" w:rsidRDefault="6EE346DF" w:rsidP="6EE346DF">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6EE346DF">
              <w:rPr>
                <w:i/>
                <w:iCs/>
                <w:sz w:val="17"/>
                <w:szCs w:val="17"/>
              </w:rPr>
              <w:t>300 350*</w:t>
            </w:r>
          </w:p>
        </w:tc>
        <w:tc>
          <w:tcPr>
            <w:tcW w:w="99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C45FAA2" w14:textId="2FED38ED" w:rsidR="00FE73F6" w:rsidRPr="0093505D" w:rsidRDefault="00FE73F6" w:rsidP="00FE73F6">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6C62E7">
              <w:rPr>
                <w:i/>
                <w:color w:val="BFBFBF" w:themeColor="background1" w:themeShade="BF"/>
                <w:sz w:val="17"/>
                <w:szCs w:val="17"/>
              </w:rPr>
              <w:t>TBC</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63ACFE87" w14:textId="3AADA946" w:rsidR="00FE73F6" w:rsidRPr="0093505D" w:rsidRDefault="00FE73F6" w:rsidP="00FE73F6">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6C62E7">
              <w:rPr>
                <w:i/>
                <w:color w:val="BFBFBF" w:themeColor="background1" w:themeShade="BF"/>
                <w:sz w:val="17"/>
                <w:szCs w:val="17"/>
              </w:rPr>
              <w:t>400</w:t>
            </w:r>
          </w:p>
        </w:tc>
        <w:tc>
          <w:tcPr>
            <w:tcW w:w="769"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7EAD6D89" w14:textId="3343BFB7" w:rsidR="00FE73F6" w:rsidRPr="0093505D" w:rsidRDefault="00FE73F6" w:rsidP="00FE73F6">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6C62E7">
              <w:rPr>
                <w:i/>
                <w:color w:val="BFBFBF" w:themeColor="background1" w:themeShade="BF"/>
                <w:sz w:val="17"/>
                <w:szCs w:val="17"/>
              </w:rPr>
              <w:t>TBC</w:t>
            </w:r>
          </w:p>
        </w:tc>
        <w:tc>
          <w:tcPr>
            <w:tcW w:w="588"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5E502192" w14:textId="491EAECA" w:rsidR="00FE73F6" w:rsidRPr="0093505D" w:rsidRDefault="00FE73F6" w:rsidP="00FE73F6">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6C62E7">
              <w:rPr>
                <w:i/>
                <w:color w:val="BFBFBF" w:themeColor="background1" w:themeShade="BF"/>
                <w:sz w:val="17"/>
                <w:szCs w:val="17"/>
              </w:rPr>
              <w:t>500</w:t>
            </w:r>
          </w:p>
        </w:tc>
      </w:tr>
      <w:tr w:rsidR="00FE73F6" w:rsidRPr="004A7809" w14:paraId="08D41E0E" w14:textId="4E225240" w:rsidTr="16D11467">
        <w:trPr>
          <w:trHeight w:val="440"/>
          <w:jc w:val="center"/>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78F3A85" w14:textId="09C6938F" w:rsidR="00FE73F6" w:rsidRPr="004A2FE8" w:rsidRDefault="4EBE4B42" w:rsidP="004A2FE8">
            <w:pPr>
              <w:spacing w:after="120"/>
              <w:ind w:left="0"/>
              <w:jc w:val="left"/>
              <w:rPr>
                <w:i/>
                <w:iCs/>
                <w:sz w:val="17"/>
                <w:szCs w:val="17"/>
              </w:rPr>
            </w:pPr>
            <w:r w:rsidRPr="004A2FE8">
              <w:rPr>
                <w:rFonts w:hint="eastAsia"/>
                <w:i/>
                <w:iCs/>
                <w:sz w:val="17"/>
                <w:szCs w:val="17"/>
              </w:rPr>
              <w:t>Structure Design</w:t>
            </w:r>
          </w:p>
        </w:tc>
        <w:tc>
          <w:tcPr>
            <w:tcW w:w="86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8C6D196" w14:textId="701B7624" w:rsidR="00FE73F6" w:rsidRPr="004A2FE8" w:rsidRDefault="4EBE4B42" w:rsidP="004A2FE8">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4A2FE8">
              <w:rPr>
                <w:rFonts w:hint="eastAsia"/>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D079D77" w14:textId="4C894FA2" w:rsidR="00FE73F6" w:rsidRPr="004A2FE8" w:rsidRDefault="4EBE4B42" w:rsidP="4EBE4B42">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4A2FE8">
              <w:rPr>
                <w:rFonts w:hint="eastAsia"/>
                <w:i/>
                <w:iCs/>
                <w:sz w:val="17"/>
                <w:szCs w:val="17"/>
              </w:rPr>
              <w:t>100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C3FB9A4" w14:textId="6EFCFF08" w:rsidR="00FE73F6" w:rsidRPr="004A2FE8" w:rsidRDefault="4EBE4B42" w:rsidP="004A2FE8">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4A2FE8">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1DD1469" w14:textId="0F3943C2" w:rsidR="00FE73F6" w:rsidRPr="004A2FE8" w:rsidRDefault="4EBE4B42" w:rsidP="4EBE4B42">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4A2FE8">
              <w:rPr>
                <w:rFonts w:hint="eastAsia"/>
                <w:i/>
                <w:iCs/>
                <w:sz w:val="17"/>
                <w:szCs w:val="17"/>
              </w:rPr>
              <w:t>200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CC4DA02" w14:textId="21950E21" w:rsidR="00FE73F6" w:rsidRPr="004A2FE8" w:rsidRDefault="4EBE4B42" w:rsidP="4EBE4B42">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4A2FE8">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574FF38F" w14:textId="3CEC84C7" w:rsidR="00FE73F6" w:rsidRPr="004A2FE8" w:rsidRDefault="4EBE4B42" w:rsidP="4EBE4B42">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4A2FE8">
              <w:rPr>
                <w:rFonts w:hint="eastAsia"/>
                <w:i/>
                <w:iCs/>
                <w:sz w:val="17"/>
                <w:szCs w:val="17"/>
              </w:rPr>
              <w:t>300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76EC4275" w14:textId="3F473C58" w:rsidR="00FE73F6" w:rsidRPr="004A2FE8" w:rsidRDefault="4EBE4B42" w:rsidP="00CC0F71">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4A2FE8">
              <w:rPr>
                <w:i/>
                <w:iCs/>
                <w:sz w:val="17"/>
                <w:szCs w:val="17"/>
              </w:rPr>
              <w:t>KEO</w:t>
            </w:r>
          </w:p>
        </w:tc>
        <w:tc>
          <w:tcPr>
            <w:tcW w:w="70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4D5EE02" w14:textId="71C27F6B" w:rsidR="00FE73F6" w:rsidRPr="004A2FE8" w:rsidRDefault="3FF13359" w:rsidP="3FF13359">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3FF13359">
              <w:rPr>
                <w:i/>
                <w:iCs/>
                <w:sz w:val="17"/>
                <w:szCs w:val="17"/>
              </w:rPr>
              <w:t>300 350*</w:t>
            </w: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F91D1F2" w14:textId="603E06F3" w:rsidR="00FE73F6" w:rsidRPr="00D25A74" w:rsidRDefault="00FE73F6">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92DF3BF" w14:textId="6DFDB42C" w:rsidR="00FE73F6" w:rsidRPr="00D25A74" w:rsidRDefault="00FE73F6">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400</w:t>
            </w:r>
          </w:p>
        </w:tc>
        <w:tc>
          <w:tcPr>
            <w:tcW w:w="76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60BE8A7F" w14:textId="5905A8EA" w:rsidR="00FE73F6" w:rsidRPr="00D25A74" w:rsidRDefault="00FE73F6">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TBC</w:t>
            </w:r>
          </w:p>
        </w:tc>
        <w:tc>
          <w:tcPr>
            <w:tcW w:w="58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5BA47D4" w14:textId="17F984AD" w:rsidR="00FE73F6" w:rsidRPr="00D25A74" w:rsidRDefault="00FE73F6">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500</w:t>
            </w:r>
          </w:p>
        </w:tc>
      </w:tr>
      <w:tr w:rsidR="00555A4E" w:rsidRPr="004A7809" w14:paraId="557E2EE4" w14:textId="26625D0B" w:rsidTr="16D11467">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C91B27C" w14:textId="7CA885F4" w:rsidR="00FE73F6" w:rsidRPr="004A2FE8" w:rsidRDefault="4EBE4B42" w:rsidP="004A2FE8">
            <w:pPr>
              <w:spacing w:after="120"/>
              <w:ind w:left="0"/>
              <w:jc w:val="left"/>
              <w:rPr>
                <w:i/>
                <w:iCs/>
                <w:sz w:val="17"/>
                <w:szCs w:val="17"/>
              </w:rPr>
            </w:pPr>
            <w:r w:rsidRPr="004A2FE8">
              <w:rPr>
                <w:rFonts w:hint="eastAsia"/>
                <w:i/>
                <w:iCs/>
                <w:sz w:val="17"/>
                <w:szCs w:val="17"/>
              </w:rPr>
              <w:t>MEP Design</w:t>
            </w:r>
          </w:p>
        </w:tc>
        <w:tc>
          <w:tcPr>
            <w:tcW w:w="86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4D81C70" w14:textId="646D4192" w:rsidR="00FE73F6" w:rsidRPr="004A2FE8" w:rsidRDefault="4EBE4B42" w:rsidP="004A2FE8">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4A2FE8">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CF9A2A" w14:textId="73C7CA31" w:rsidR="00FE73F6" w:rsidRPr="004A2FE8" w:rsidRDefault="4EBE4B42" w:rsidP="4EBE4B42">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4A2FE8">
              <w:rPr>
                <w:rFonts w:hint="eastAsia"/>
                <w:i/>
                <w:iCs/>
                <w:sz w:val="17"/>
                <w:szCs w:val="17"/>
              </w:rPr>
              <w:t>100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42DAF50" w14:textId="56464C87" w:rsidR="00FE73F6" w:rsidRPr="004A2FE8" w:rsidRDefault="4EBE4B42" w:rsidP="4EBE4B42">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4A2FE8">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DC361F2" w14:textId="62FD3A57" w:rsidR="00FE73F6" w:rsidRPr="004A2FE8" w:rsidRDefault="4EBE4B42" w:rsidP="4EBE4B42">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4A2FE8">
              <w:rPr>
                <w:rFonts w:hint="eastAsia"/>
                <w:i/>
                <w:iCs/>
                <w:sz w:val="17"/>
                <w:szCs w:val="17"/>
              </w:rPr>
              <w:t>200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C79301E" w14:textId="30943AEF" w:rsidR="00FE73F6" w:rsidRPr="004A2FE8" w:rsidRDefault="4EBE4B42" w:rsidP="004A2FE8">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4A2FE8">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6E66EC47" w14:textId="3F6CFC93" w:rsidR="00FE73F6" w:rsidRPr="004A2FE8" w:rsidRDefault="4EBE4B42" w:rsidP="4EBE4B42">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4A2FE8">
              <w:rPr>
                <w:rFonts w:hint="eastAsia"/>
                <w:i/>
                <w:iCs/>
                <w:sz w:val="17"/>
                <w:szCs w:val="17"/>
              </w:rPr>
              <w:t>300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2037A60C" w14:textId="7BAFD7BA" w:rsidR="00FE73F6" w:rsidRPr="004A2FE8" w:rsidRDefault="4EBE4B42" w:rsidP="00CC0F71">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4EBE4B42">
              <w:rPr>
                <w:i/>
                <w:iCs/>
                <w:sz w:val="17"/>
                <w:szCs w:val="17"/>
              </w:rPr>
              <w:t>KEO</w:t>
            </w:r>
          </w:p>
        </w:tc>
        <w:tc>
          <w:tcPr>
            <w:tcW w:w="70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72606B27" w14:textId="53226632" w:rsidR="00FE73F6" w:rsidRPr="004A2FE8" w:rsidRDefault="4EBE4B42" w:rsidP="4EBE4B42">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4A2FE8">
              <w:rPr>
                <w:rFonts w:hint="eastAsia"/>
                <w:i/>
                <w:iCs/>
                <w:sz w:val="17"/>
                <w:szCs w:val="17"/>
              </w:rPr>
              <w:t>300 350</w:t>
            </w: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45EB3B4" w14:textId="469D6FDE" w:rsidR="00FE73F6" w:rsidRPr="00D25A74" w:rsidRDefault="00FE73F6">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F6664F1" w14:textId="38F5DF31" w:rsidR="00FE73F6" w:rsidRPr="00D25A74" w:rsidRDefault="00FE73F6">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400</w:t>
            </w:r>
          </w:p>
        </w:tc>
        <w:tc>
          <w:tcPr>
            <w:tcW w:w="76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1E9E837" w14:textId="02ECBEF5" w:rsidR="00FE73F6" w:rsidRPr="00D25A74" w:rsidRDefault="00FE73F6">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TBC</w:t>
            </w:r>
          </w:p>
        </w:tc>
        <w:tc>
          <w:tcPr>
            <w:tcW w:w="58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26983E59" w14:textId="5A63A0C3" w:rsidR="00FE73F6" w:rsidRPr="00D25A74" w:rsidRDefault="00FE73F6">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500</w:t>
            </w:r>
          </w:p>
        </w:tc>
      </w:tr>
      <w:tr w:rsidR="00FE73F6" w:rsidRPr="004A7809" w14:paraId="179C3884" w14:textId="399C9D85" w:rsidTr="16D11467">
        <w:trPr>
          <w:trHeight w:val="440"/>
          <w:jc w:val="center"/>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4D9C169" w14:textId="5E859C67" w:rsidR="00FE73F6" w:rsidRPr="004A2FE8" w:rsidRDefault="1BC59E09" w:rsidP="1BC59E09">
            <w:pPr>
              <w:spacing w:after="120"/>
              <w:ind w:left="0"/>
              <w:jc w:val="left"/>
              <w:rPr>
                <w:i/>
                <w:iCs/>
                <w:sz w:val="17"/>
                <w:szCs w:val="17"/>
              </w:rPr>
            </w:pPr>
            <w:r w:rsidRPr="002E48D6">
              <w:rPr>
                <w:i/>
                <w:iCs/>
                <w:sz w:val="17"/>
                <w:szCs w:val="17"/>
              </w:rPr>
              <w:t>Road and</w:t>
            </w:r>
            <w:r w:rsidRPr="1BC59E09">
              <w:rPr>
                <w:i/>
                <w:iCs/>
                <w:sz w:val="17"/>
                <w:szCs w:val="17"/>
              </w:rPr>
              <w:t xml:space="preserve"> Civil Design</w:t>
            </w:r>
          </w:p>
        </w:tc>
        <w:tc>
          <w:tcPr>
            <w:tcW w:w="86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37FBC2A" w14:textId="1D62CB8E" w:rsidR="00FE73F6" w:rsidRPr="004A2FE8" w:rsidRDefault="4EBE4B42" w:rsidP="004A2FE8">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4EBE4B42">
              <w:rPr>
                <w:i/>
                <w:iCs/>
                <w:sz w:val="17"/>
                <w:szCs w:val="17"/>
              </w:rPr>
              <w:t xml:space="preserve"> 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94951CC" w14:textId="3B0D05AC" w:rsidR="00FE73F6" w:rsidRPr="004A2FE8" w:rsidRDefault="4EBE4B42" w:rsidP="4EBE4B42">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4A2FE8">
              <w:rPr>
                <w:rFonts w:hint="eastAsia"/>
                <w:i/>
                <w:iCs/>
                <w:sz w:val="17"/>
                <w:szCs w:val="17"/>
              </w:rPr>
              <w:t>100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75525B9" w14:textId="0ECEF934" w:rsidR="00FE73F6" w:rsidRPr="004A2FE8" w:rsidRDefault="4EBE4B42" w:rsidP="4EBE4B42">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4EBE4B42">
              <w:rPr>
                <w:i/>
                <w:iCs/>
                <w:sz w:val="17"/>
                <w:szCs w:val="17"/>
              </w:rPr>
              <w:t xml:space="preserve"> 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D3A6A80" w14:textId="3DBC4982" w:rsidR="00FE73F6" w:rsidRPr="004A2FE8" w:rsidRDefault="4EBE4B42" w:rsidP="4EBE4B42">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4A2FE8">
              <w:rPr>
                <w:rFonts w:hint="eastAsia"/>
                <w:i/>
                <w:iCs/>
                <w:sz w:val="17"/>
                <w:szCs w:val="17"/>
              </w:rPr>
              <w:t>200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0DDB828" w14:textId="656D05D9" w:rsidR="00FE73F6" w:rsidRPr="004A2FE8" w:rsidRDefault="4EBE4B42" w:rsidP="4EBE4B42">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4EBE4B42">
              <w:rPr>
                <w:i/>
                <w:iCs/>
                <w:sz w:val="17"/>
                <w:szCs w:val="17"/>
              </w:rPr>
              <w:t xml:space="preserve"> 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040B6D7" w14:textId="69B7815A" w:rsidR="00FE73F6" w:rsidRPr="004A2FE8" w:rsidRDefault="4EBE4B42" w:rsidP="4EBE4B42">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4A2FE8">
              <w:rPr>
                <w:rFonts w:hint="eastAsia"/>
                <w:i/>
                <w:iCs/>
                <w:sz w:val="17"/>
                <w:szCs w:val="17"/>
              </w:rPr>
              <w:t>300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24EE964C" w14:textId="23F4032B" w:rsidR="00FE73F6" w:rsidRPr="004A2FE8" w:rsidRDefault="4EBE4B42" w:rsidP="00CC0F71">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4EBE4B42">
              <w:rPr>
                <w:i/>
                <w:iCs/>
                <w:sz w:val="17"/>
                <w:szCs w:val="17"/>
              </w:rPr>
              <w:t>KEO</w:t>
            </w:r>
          </w:p>
        </w:tc>
        <w:tc>
          <w:tcPr>
            <w:tcW w:w="70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EE48731" w14:textId="3FEA36D5" w:rsidR="00FE73F6" w:rsidRPr="004A2FE8" w:rsidRDefault="4EBE4B42" w:rsidP="4EBE4B42">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4A2FE8">
              <w:rPr>
                <w:rFonts w:hint="eastAsia"/>
                <w:i/>
                <w:iCs/>
                <w:sz w:val="17"/>
                <w:szCs w:val="17"/>
              </w:rPr>
              <w:t>300 350</w:t>
            </w: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4AEFA26" w14:textId="20D97E74" w:rsidR="00FE73F6" w:rsidRPr="00D25A74" w:rsidRDefault="00FE73F6">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AB7104A" w14:textId="4B802128" w:rsidR="00FE73F6" w:rsidRPr="00D25A74" w:rsidRDefault="00FE73F6">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400</w:t>
            </w:r>
          </w:p>
        </w:tc>
        <w:tc>
          <w:tcPr>
            <w:tcW w:w="76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7008AB30" w14:textId="263B4447" w:rsidR="00FE73F6" w:rsidRPr="00D25A74" w:rsidRDefault="00FE73F6">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TBC</w:t>
            </w:r>
          </w:p>
        </w:tc>
        <w:tc>
          <w:tcPr>
            <w:tcW w:w="58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853D234" w14:textId="3B1B305B" w:rsidR="00FE73F6" w:rsidRPr="00D25A74" w:rsidRDefault="00FE73F6">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500</w:t>
            </w:r>
          </w:p>
        </w:tc>
      </w:tr>
      <w:tr w:rsidR="00555A4E" w:rsidRPr="004A7809" w14:paraId="6DC69C32" w14:textId="52B3FB64" w:rsidTr="16D11467">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F30DEF7" w14:textId="67748911" w:rsidR="00FE73F6" w:rsidRPr="004A2FE8" w:rsidRDefault="00FE73F6" w:rsidP="004A2FE8">
            <w:pPr>
              <w:spacing w:after="120"/>
              <w:ind w:left="0"/>
              <w:jc w:val="left"/>
              <w:rPr>
                <w:i/>
                <w:iCs/>
                <w:sz w:val="17"/>
                <w:szCs w:val="17"/>
              </w:rPr>
            </w:pPr>
            <w:r w:rsidRPr="004A2FE8">
              <w:rPr>
                <w:rFonts w:hint="eastAsia"/>
                <w:i/>
                <w:iCs/>
                <w:sz w:val="17"/>
                <w:szCs w:val="17"/>
              </w:rPr>
              <w:t>Landscape Design</w:t>
            </w:r>
          </w:p>
        </w:tc>
        <w:tc>
          <w:tcPr>
            <w:tcW w:w="86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33653C8" w14:textId="4903CB79" w:rsidR="00FE73F6" w:rsidRPr="004A2FE8" w:rsidRDefault="52B5D628" w:rsidP="004A2FE8">
            <w:pPr>
              <w:spacing w:after="120"/>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4A2FE8">
              <w:rPr>
                <w:i/>
                <w:iCs/>
                <w:sz w:val="17"/>
                <w:szCs w:val="17"/>
              </w:rPr>
              <w:t>EDS</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686DC87" w14:textId="5BFD4915" w:rsidR="00FE73F6" w:rsidRPr="004A2FE8" w:rsidRDefault="00FE73F6">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4A2FE8">
              <w:rPr>
                <w:i/>
                <w:iCs/>
                <w:sz w:val="17"/>
                <w:szCs w:val="17"/>
              </w:rPr>
              <w:t>100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FF2AC4D" w14:textId="1E42FCB4" w:rsidR="00FE73F6" w:rsidRPr="004A2FE8" w:rsidRDefault="52B5D628" w:rsidP="52B5D628">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4A2FE8">
              <w:rPr>
                <w:i/>
                <w:iCs/>
                <w:sz w:val="17"/>
                <w:szCs w:val="17"/>
              </w:rPr>
              <w:t>EDS</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EA78D50" w14:textId="3520A499" w:rsidR="00FE73F6" w:rsidRPr="004A2FE8" w:rsidRDefault="00FE73F6">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4A2FE8">
              <w:rPr>
                <w:rFonts w:hint="eastAsia"/>
                <w:i/>
                <w:iCs/>
                <w:sz w:val="17"/>
                <w:szCs w:val="17"/>
              </w:rPr>
              <w:t>200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70E6A0B7" w14:textId="1F5C2B20" w:rsidR="00FE73F6" w:rsidRPr="004A2FE8" w:rsidRDefault="52B5D628" w:rsidP="52B5D628">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4A2FE8">
              <w:rPr>
                <w:i/>
                <w:iCs/>
                <w:sz w:val="17"/>
                <w:szCs w:val="17"/>
              </w:rPr>
              <w:t>EDS</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A0A5937" w14:textId="17465AC1" w:rsidR="00FE73F6" w:rsidRPr="004A2FE8" w:rsidRDefault="00FE73F6">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4A2FE8">
              <w:rPr>
                <w:rFonts w:hint="eastAsia"/>
                <w:i/>
                <w:iCs/>
                <w:sz w:val="17"/>
                <w:szCs w:val="17"/>
              </w:rPr>
              <w:t>300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5AB07767" w14:textId="2A32EA3B" w:rsidR="00FE73F6" w:rsidRPr="004A2FE8" w:rsidRDefault="52B5D628" w:rsidP="00CC0F71">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4A2FE8">
              <w:rPr>
                <w:i/>
                <w:iCs/>
                <w:sz w:val="17"/>
                <w:szCs w:val="17"/>
              </w:rPr>
              <w:t>EDS</w:t>
            </w:r>
          </w:p>
        </w:tc>
        <w:tc>
          <w:tcPr>
            <w:tcW w:w="70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FB55577" w14:textId="01145BA2" w:rsidR="00FE73F6" w:rsidRPr="004A2FE8" w:rsidRDefault="00FE73F6">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4A2FE8">
              <w:rPr>
                <w:rFonts w:hint="eastAsia"/>
                <w:i/>
                <w:iCs/>
                <w:sz w:val="17"/>
                <w:szCs w:val="17"/>
              </w:rPr>
              <w:t>300 350</w:t>
            </w: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C657477" w14:textId="52D4E3B5" w:rsidR="00FE73F6" w:rsidRPr="00D25A74" w:rsidRDefault="00FE73F6">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0C70DB9" w14:textId="0D84EAE1" w:rsidR="00FE73F6" w:rsidRPr="00D25A74" w:rsidRDefault="00FE73F6">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400</w:t>
            </w:r>
          </w:p>
        </w:tc>
        <w:tc>
          <w:tcPr>
            <w:tcW w:w="76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EE18C0D" w14:textId="6BF8BF12" w:rsidR="00FE73F6" w:rsidRPr="00D25A74" w:rsidRDefault="00FE73F6">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TBC</w:t>
            </w:r>
          </w:p>
        </w:tc>
        <w:tc>
          <w:tcPr>
            <w:tcW w:w="58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5DC017BF" w14:textId="1D1AF2E5" w:rsidR="00FE73F6" w:rsidRPr="00D25A74" w:rsidRDefault="00FE73F6">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500</w:t>
            </w:r>
          </w:p>
        </w:tc>
      </w:tr>
      <w:tr w:rsidR="00555A4E" w:rsidRPr="004A7809" w14:paraId="4B995CD9" w14:textId="2D5BF439" w:rsidTr="16D11467">
        <w:trPr>
          <w:trHeight w:val="440"/>
          <w:jc w:val="center"/>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7632352" w14:textId="60B046CA" w:rsidR="00FE73F6" w:rsidRPr="004A2FE8" w:rsidRDefault="00FE73F6" w:rsidP="004A2FE8">
            <w:pPr>
              <w:spacing w:after="120"/>
              <w:ind w:left="0"/>
              <w:jc w:val="left"/>
              <w:rPr>
                <w:i/>
                <w:iCs/>
                <w:sz w:val="17"/>
                <w:szCs w:val="17"/>
              </w:rPr>
            </w:pPr>
            <w:r w:rsidRPr="004A2FE8">
              <w:rPr>
                <w:rFonts w:hint="eastAsia"/>
                <w:i/>
                <w:iCs/>
                <w:sz w:val="17"/>
                <w:szCs w:val="17"/>
              </w:rPr>
              <w:t>Interior Design</w:t>
            </w:r>
          </w:p>
        </w:tc>
        <w:tc>
          <w:tcPr>
            <w:tcW w:w="86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B2BA15A" w14:textId="7810E105" w:rsidR="00FE73F6" w:rsidRPr="00D25A74" w:rsidRDefault="045DFCEF" w:rsidP="045DFCEF">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45DFCEF">
              <w:rPr>
                <w:i/>
                <w:iCs/>
                <w:sz w:val="17"/>
                <w:szCs w:val="17"/>
              </w:rPr>
              <w:t>RDL</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D46DAA7" w14:textId="5B41DECE" w:rsidR="00FE73F6" w:rsidRPr="004A2FE8" w:rsidRDefault="00FE73F6">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4A2FE8">
              <w:rPr>
                <w:i/>
                <w:iCs/>
                <w:sz w:val="17"/>
                <w:szCs w:val="17"/>
              </w:rPr>
              <w:t>100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411024E" w14:textId="6BD90709" w:rsidR="00FE73F6" w:rsidRPr="00D25A74" w:rsidRDefault="045DFCEF" w:rsidP="045DFCEF">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45DFCEF">
              <w:rPr>
                <w:i/>
                <w:iCs/>
                <w:sz w:val="17"/>
                <w:szCs w:val="17"/>
              </w:rPr>
              <w:t>RDL</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C660E3B" w14:textId="704FE771" w:rsidR="00FE73F6" w:rsidRPr="004A2FE8" w:rsidRDefault="00FE73F6">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4A2FE8">
              <w:rPr>
                <w:rFonts w:hint="eastAsia"/>
                <w:i/>
                <w:iCs/>
                <w:sz w:val="17"/>
                <w:szCs w:val="17"/>
              </w:rPr>
              <w:t>200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14EF60E" w14:textId="02D7CA0F" w:rsidR="00FE73F6" w:rsidRPr="00D25A74" w:rsidRDefault="045DFCEF" w:rsidP="045DFCEF">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45DFCEF">
              <w:rPr>
                <w:i/>
                <w:iCs/>
                <w:sz w:val="17"/>
                <w:szCs w:val="17"/>
              </w:rPr>
              <w:t>RDL</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C826F17" w14:textId="050C0E34" w:rsidR="00FE73F6" w:rsidRPr="004A2FE8" w:rsidRDefault="00FE73F6">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4A2FE8">
              <w:rPr>
                <w:rFonts w:hint="eastAsia"/>
                <w:i/>
                <w:iCs/>
                <w:sz w:val="17"/>
                <w:szCs w:val="17"/>
              </w:rPr>
              <w:t>300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D4234E7" w14:textId="145EB485" w:rsidR="00FE73F6" w:rsidRPr="00D25A74" w:rsidRDefault="045DFCEF" w:rsidP="00CC0F71">
            <w:pPr>
              <w:spacing w:after="120"/>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45DFCEF">
              <w:rPr>
                <w:i/>
                <w:iCs/>
                <w:sz w:val="17"/>
                <w:szCs w:val="17"/>
              </w:rPr>
              <w:t>RDL</w:t>
            </w:r>
          </w:p>
        </w:tc>
        <w:tc>
          <w:tcPr>
            <w:tcW w:w="70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DF791C6" w14:textId="3A8984C8" w:rsidR="00FE73F6" w:rsidRPr="004A2FE8" w:rsidRDefault="00FE73F6">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004A2FE8">
              <w:rPr>
                <w:rFonts w:hint="eastAsia"/>
                <w:i/>
                <w:iCs/>
                <w:sz w:val="17"/>
                <w:szCs w:val="17"/>
              </w:rPr>
              <w:t>300 350</w:t>
            </w: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2B68112E" w14:textId="4C30801A" w:rsidR="00FE73F6" w:rsidRPr="00D25A74" w:rsidRDefault="00FE73F6">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485A2C2" w14:textId="3F336A11" w:rsidR="00FE73F6" w:rsidRPr="00D25A74" w:rsidRDefault="00FE73F6">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400</w:t>
            </w:r>
          </w:p>
        </w:tc>
        <w:tc>
          <w:tcPr>
            <w:tcW w:w="76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2FF45624" w14:textId="2F665989" w:rsidR="00FE73F6" w:rsidRPr="00D25A74" w:rsidRDefault="00FE73F6">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TBC</w:t>
            </w:r>
          </w:p>
        </w:tc>
        <w:tc>
          <w:tcPr>
            <w:tcW w:w="58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BB4EF85" w14:textId="2DE4FAE2" w:rsidR="00FE73F6" w:rsidRPr="00D25A74" w:rsidRDefault="00FE73F6">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500</w:t>
            </w:r>
          </w:p>
        </w:tc>
      </w:tr>
      <w:tr w:rsidR="00127C8E" w:rsidRPr="004A7809" w14:paraId="573DDF77" w14:textId="77777777" w:rsidTr="16D11467">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99A3F47" w14:textId="694E912F" w:rsidR="00127C8E" w:rsidRPr="004A2FE8" w:rsidRDefault="00127C8E" w:rsidP="00127C8E">
            <w:pPr>
              <w:ind w:left="0"/>
              <w:jc w:val="left"/>
              <w:rPr>
                <w:i/>
                <w:iCs/>
                <w:sz w:val="17"/>
                <w:szCs w:val="17"/>
              </w:rPr>
            </w:pPr>
            <w:r>
              <w:rPr>
                <w:i/>
                <w:iCs/>
                <w:sz w:val="17"/>
                <w:szCs w:val="17"/>
              </w:rPr>
              <w:t>Kitchen &amp; Laundry</w:t>
            </w:r>
          </w:p>
        </w:tc>
        <w:tc>
          <w:tcPr>
            <w:tcW w:w="86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D7A4F18" w14:textId="7DF32651" w:rsidR="00127C8E" w:rsidRPr="045DFCEF" w:rsidRDefault="00127C8E" w:rsidP="00127C8E">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1938A2">
              <w:rPr>
                <w:bCs/>
                <w:i/>
                <w:sz w:val="17"/>
                <w:szCs w:val="17"/>
              </w:rPr>
              <w:t>HAA</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83956C9" w14:textId="25CFA081" w:rsidR="00127C8E" w:rsidRPr="004A2FE8" w:rsidRDefault="00127C8E" w:rsidP="00127C8E">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1938A2">
              <w:rPr>
                <w:bCs/>
                <w:i/>
                <w:sz w:val="17"/>
                <w:szCs w:val="17"/>
              </w:rPr>
              <w:t>100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AC33BA8" w14:textId="294D48B6" w:rsidR="00127C8E" w:rsidRPr="045DFCEF" w:rsidRDefault="00127C8E" w:rsidP="00127C8E">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1938A2">
              <w:rPr>
                <w:bCs/>
                <w:i/>
                <w:sz w:val="17"/>
                <w:szCs w:val="17"/>
              </w:rPr>
              <w:t>HAA</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ED45F52" w14:textId="14EB2B69" w:rsidR="00127C8E" w:rsidRPr="004A2FE8" w:rsidRDefault="00127C8E" w:rsidP="00127C8E">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1938A2">
              <w:rPr>
                <w:bCs/>
                <w:i/>
                <w:sz w:val="17"/>
                <w:szCs w:val="17"/>
              </w:rPr>
              <w:t>200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5459849C" w14:textId="1CED24F4" w:rsidR="00127C8E" w:rsidRPr="045DFCEF" w:rsidRDefault="00127C8E" w:rsidP="00127C8E">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1938A2">
              <w:rPr>
                <w:bCs/>
                <w:i/>
                <w:sz w:val="17"/>
                <w:szCs w:val="17"/>
              </w:rPr>
              <w:t>HAA</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9413AE1" w14:textId="50AF54E5" w:rsidR="00127C8E" w:rsidRPr="004A2FE8" w:rsidRDefault="00127C8E" w:rsidP="00127C8E">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001938A2">
              <w:rPr>
                <w:bCs/>
                <w:i/>
                <w:sz w:val="17"/>
                <w:szCs w:val="17"/>
              </w:rPr>
              <w:t>300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267C73ED" w14:textId="51A434E3" w:rsidR="00127C8E" w:rsidRPr="00CC0F71" w:rsidRDefault="00127C8E" w:rsidP="00CC0F71">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TBC</w:t>
            </w:r>
          </w:p>
        </w:tc>
        <w:tc>
          <w:tcPr>
            <w:tcW w:w="70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F7808B1" w14:textId="238DC3A8" w:rsidR="00127C8E" w:rsidRPr="00CC0F71" w:rsidRDefault="00127C8E" w:rsidP="00127C8E">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300 350</w:t>
            </w: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AF22D9E" w14:textId="1097B9AF" w:rsidR="00127C8E" w:rsidRPr="00D25A74" w:rsidRDefault="00127C8E" w:rsidP="00127C8E">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7CCCC89" w14:textId="27BB2426" w:rsidR="00127C8E" w:rsidRPr="00D25A74" w:rsidRDefault="00127C8E" w:rsidP="00127C8E">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400</w:t>
            </w:r>
          </w:p>
        </w:tc>
        <w:tc>
          <w:tcPr>
            <w:tcW w:w="76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56CF57D8" w14:textId="51669AC6" w:rsidR="00127C8E" w:rsidRPr="00D25A74" w:rsidRDefault="00127C8E" w:rsidP="00127C8E">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TBC</w:t>
            </w:r>
          </w:p>
        </w:tc>
        <w:tc>
          <w:tcPr>
            <w:tcW w:w="58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6B69DC86" w14:textId="684C7704" w:rsidR="00127C8E" w:rsidRPr="00D25A74" w:rsidRDefault="00127C8E" w:rsidP="00127C8E">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500</w:t>
            </w:r>
          </w:p>
        </w:tc>
      </w:tr>
      <w:tr w:rsidR="00015E5C" w:rsidRPr="004A7809" w14:paraId="1C636858" w14:textId="77777777" w:rsidTr="16D11467">
        <w:trPr>
          <w:trHeight w:val="440"/>
          <w:jc w:val="center"/>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BF193BB" w14:textId="08894FF1" w:rsidR="00015E5C" w:rsidRDefault="00015E5C" w:rsidP="00127C8E">
            <w:pPr>
              <w:ind w:left="0"/>
              <w:jc w:val="left"/>
              <w:rPr>
                <w:i/>
                <w:iCs/>
                <w:sz w:val="17"/>
                <w:szCs w:val="17"/>
              </w:rPr>
            </w:pPr>
            <w:r>
              <w:rPr>
                <w:i/>
                <w:iCs/>
                <w:sz w:val="17"/>
                <w:szCs w:val="17"/>
              </w:rPr>
              <w:t>SPA Consultant</w:t>
            </w:r>
          </w:p>
        </w:tc>
        <w:tc>
          <w:tcPr>
            <w:tcW w:w="86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DBD3B88" w14:textId="0CA6759A" w:rsidR="00015E5C" w:rsidRPr="00015E5C" w:rsidRDefault="16D11467" w:rsidP="16D11467">
            <w:pPr>
              <w:spacing w:after="120"/>
              <w:ind w:left="0"/>
              <w:jc w:val="center"/>
              <w:cnfStyle w:val="000000000000" w:firstRow="0" w:lastRow="0" w:firstColumn="0" w:lastColumn="0" w:oddVBand="0" w:evenVBand="0" w:oddHBand="0" w:evenHBand="0" w:firstRowFirstColumn="0" w:firstRowLastColumn="0" w:lastRowFirstColumn="0" w:lastRowLastColumn="0"/>
              <w:rPr>
                <w:i/>
                <w:iCs/>
              </w:rPr>
            </w:pPr>
            <w:r w:rsidRPr="16D11467">
              <w:rPr>
                <w:i/>
                <w:iCs/>
                <w:sz w:val="17"/>
                <w:szCs w:val="17"/>
              </w:rPr>
              <w:t>BAR</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FA1BF01" w14:textId="04A9497A" w:rsidR="00015E5C" w:rsidRPr="00015E5C" w:rsidRDefault="16D11467" w:rsidP="16D11467">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16D11467">
              <w:rPr>
                <w:i/>
                <w:iCs/>
                <w:sz w:val="17"/>
                <w:szCs w:val="17"/>
              </w:rPr>
              <w:t>100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B2940BC" w14:textId="54A635A6" w:rsidR="00015E5C" w:rsidRPr="00015E5C" w:rsidRDefault="16D11467" w:rsidP="16D11467">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16D11467">
              <w:rPr>
                <w:i/>
                <w:iCs/>
                <w:sz w:val="17"/>
                <w:szCs w:val="17"/>
              </w:rPr>
              <w:t>BAR</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8A54F0E" w14:textId="5D2023CB" w:rsidR="00015E5C" w:rsidRPr="00015E5C" w:rsidRDefault="16D11467" w:rsidP="16D11467">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16D11467">
              <w:rPr>
                <w:i/>
                <w:iCs/>
                <w:sz w:val="17"/>
                <w:szCs w:val="17"/>
              </w:rPr>
              <w:t>200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8D68EFF" w14:textId="10B6C47E" w:rsidR="00015E5C" w:rsidRPr="00015E5C" w:rsidRDefault="16D11467" w:rsidP="16D11467">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16D11467">
              <w:rPr>
                <w:i/>
                <w:iCs/>
                <w:sz w:val="17"/>
                <w:szCs w:val="17"/>
              </w:rPr>
              <w:t>BAR</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6A38AE57" w14:textId="10C3A5F6" w:rsidR="00015E5C" w:rsidRPr="00015E5C" w:rsidRDefault="16D11467" w:rsidP="16D11467">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16D11467">
              <w:rPr>
                <w:i/>
                <w:iCs/>
                <w:sz w:val="17"/>
                <w:szCs w:val="17"/>
              </w:rPr>
              <w:t>300</w:t>
            </w:r>
          </w:p>
        </w:tc>
        <w:tc>
          <w:tcPr>
            <w:tcW w:w="85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B853A6A" w14:textId="2ABAD095" w:rsidR="00015E5C" w:rsidRPr="00C52162" w:rsidRDefault="16D11467" w:rsidP="16D11467">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16D11467">
              <w:rPr>
                <w:i/>
                <w:iCs/>
                <w:sz w:val="17"/>
                <w:szCs w:val="17"/>
              </w:rPr>
              <w:t>BAR</w:t>
            </w:r>
          </w:p>
        </w:tc>
        <w:tc>
          <w:tcPr>
            <w:tcW w:w="70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611EC32E" w14:textId="12155BE8" w:rsidR="00015E5C" w:rsidRPr="00C52162" w:rsidRDefault="16D11467" w:rsidP="16D11467">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16D11467">
              <w:rPr>
                <w:i/>
                <w:iCs/>
                <w:sz w:val="17"/>
                <w:szCs w:val="17"/>
              </w:rPr>
              <w:t>300 350</w:t>
            </w: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7432B145" w14:textId="50800032" w:rsidR="00015E5C" w:rsidRPr="00C52162" w:rsidRDefault="00015E5C" w:rsidP="00127C8E">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57C7A40B" w14:textId="0291A43F" w:rsidR="00015E5C" w:rsidRPr="00C52162" w:rsidRDefault="00015E5C" w:rsidP="00127C8E">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500</w:t>
            </w:r>
          </w:p>
        </w:tc>
        <w:tc>
          <w:tcPr>
            <w:tcW w:w="76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20ED1D21" w14:textId="5994712E" w:rsidR="00015E5C" w:rsidRPr="00C52162" w:rsidRDefault="00015E5C" w:rsidP="00127C8E">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D25A74">
              <w:rPr>
                <w:rFonts w:hint="eastAsia"/>
                <w:i/>
                <w:color w:val="BFBFBF" w:themeColor="background1" w:themeShade="BF"/>
                <w:sz w:val="17"/>
                <w:szCs w:val="17"/>
              </w:rPr>
              <w:t>TBC</w:t>
            </w:r>
          </w:p>
        </w:tc>
        <w:tc>
          <w:tcPr>
            <w:tcW w:w="58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3833A61" w14:textId="63CFFFBF" w:rsidR="00015E5C" w:rsidRPr="00C52162" w:rsidRDefault="00015E5C" w:rsidP="00127C8E">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500</w:t>
            </w:r>
          </w:p>
        </w:tc>
      </w:tr>
    </w:tbl>
    <w:p w14:paraId="3BF2CF1F" w14:textId="694F555E" w:rsidR="00AC5F46" w:rsidRDefault="3FF13359" w:rsidP="3FF13359">
      <w:pPr>
        <w:rPr>
          <w:i/>
          <w:iCs/>
          <w:sz w:val="17"/>
          <w:szCs w:val="17"/>
          <w:lang w:val="en-CA"/>
        </w:rPr>
      </w:pPr>
      <w:r>
        <w:t xml:space="preserve">* </w:t>
      </w:r>
      <w:r w:rsidRPr="3FF13359">
        <w:rPr>
          <w:i/>
          <w:iCs/>
          <w:sz w:val="17"/>
          <w:szCs w:val="17"/>
        </w:rPr>
        <w:t xml:space="preserve">Some </w:t>
      </w:r>
      <w:r w:rsidRPr="3FF13359">
        <w:rPr>
          <w:i/>
          <w:iCs/>
          <w:sz w:val="17"/>
          <w:szCs w:val="17"/>
          <w:lang w:val="en-CA"/>
        </w:rPr>
        <w:t>specific elements that need further developing would be later defined or Covered in Notes and Construction Details</w:t>
      </w:r>
    </w:p>
    <w:p w14:paraId="3CCD4637" w14:textId="1739398B" w:rsidR="00D43317" w:rsidRDefault="00D43317" w:rsidP="00D841F6">
      <w:r w:rsidRPr="00C146C5">
        <w:rPr>
          <w:rFonts w:hint="eastAsia"/>
        </w:rPr>
        <w:t xml:space="preserve">The BIM Timeline Table </w:t>
      </w:r>
      <w:r w:rsidRPr="00C146C5">
        <w:rPr>
          <w:rFonts w:hint="eastAsia"/>
          <w:color w:val="AE9142" w:themeColor="text1"/>
        </w:rPr>
        <w:t>[BIM Timeline] (Appendix M)</w:t>
      </w:r>
      <w:r w:rsidRPr="00C146C5">
        <w:rPr>
          <w:rFonts w:hint="eastAsia"/>
        </w:rPr>
        <w:t xml:space="preserve"> defines when all stakeholders should be exchanging and submitting their models to be used by the other consultants to coordinate and produce high quality drawings.</w:t>
      </w:r>
    </w:p>
    <w:p w14:paraId="0ABB843C" w14:textId="2FCF2DB0" w:rsidR="002E13F0" w:rsidRDefault="002E13F0" w:rsidP="002E13F0">
      <w:pPr>
        <w:pStyle w:val="Heading2"/>
      </w:pPr>
      <w:bookmarkStart w:id="69" w:name="_Toc87828923"/>
      <w:r w:rsidRPr="002E13F0">
        <w:t>Model Production Delivery Table</w:t>
      </w:r>
      <w:bookmarkEnd w:id="69"/>
    </w:p>
    <w:p w14:paraId="39ED0DFC" w14:textId="00E3B5F4" w:rsidR="002E13F0" w:rsidRDefault="002E13F0" w:rsidP="002E13F0">
      <w:r>
        <w:t xml:space="preserve">The Model Production Delivery Table </w:t>
      </w:r>
      <w:r w:rsidRPr="002E13F0">
        <w:rPr>
          <w:color w:val="AE9142" w:themeColor="text1"/>
        </w:rPr>
        <w:t>[MPDT]</w:t>
      </w:r>
      <w:r w:rsidR="00055EDB">
        <w:rPr>
          <w:color w:val="AE9142" w:themeColor="text1"/>
        </w:rPr>
        <w:t xml:space="preserve"> (Appendix </w:t>
      </w:r>
      <w:r w:rsidR="00EC71C8">
        <w:rPr>
          <w:color w:val="AE9142" w:themeColor="text1"/>
        </w:rPr>
        <w:t>D</w:t>
      </w:r>
      <w:r w:rsidR="00055EDB" w:rsidRPr="00AD4978">
        <w:rPr>
          <w:color w:val="AE9142" w:themeColor="text1"/>
        </w:rPr>
        <w:t>)</w:t>
      </w:r>
      <w:r w:rsidRPr="002E13F0">
        <w:rPr>
          <w:color w:val="AE9142" w:themeColor="text1"/>
        </w:rPr>
        <w:t xml:space="preserve"> </w:t>
      </w:r>
      <w:r>
        <w:t xml:space="preserve">represents a responsibility matrix for the various model elements as well as definitions for Level of Development (LOD) and Level of Information (LOI). </w:t>
      </w:r>
    </w:p>
    <w:p w14:paraId="563E6179" w14:textId="77777777" w:rsidR="002E13F0" w:rsidRDefault="002E13F0" w:rsidP="00240AF9">
      <w:pPr>
        <w:spacing w:after="0"/>
      </w:pPr>
    </w:p>
    <w:p w14:paraId="322E527F" w14:textId="77777777" w:rsidR="002E13F0" w:rsidRDefault="002E13F0" w:rsidP="002E13F0">
      <w:r>
        <w:t>This matrix is essential to outline the following items:</w:t>
      </w:r>
    </w:p>
    <w:p w14:paraId="361FAF6C" w14:textId="5EFFFC8E" w:rsidR="002E13F0" w:rsidRDefault="002E13F0" w:rsidP="00344497">
      <w:pPr>
        <w:pStyle w:val="ListParagraph"/>
        <w:numPr>
          <w:ilvl w:val="0"/>
          <w:numId w:val="22"/>
        </w:numPr>
        <w:spacing w:after="0"/>
      </w:pPr>
      <w:r>
        <w:t>How the project is broken down into model elements at each project phase</w:t>
      </w:r>
    </w:p>
    <w:p w14:paraId="7899A18A" w14:textId="48B7D237" w:rsidR="002E13F0" w:rsidRDefault="002E13F0" w:rsidP="00344497">
      <w:pPr>
        <w:pStyle w:val="ListParagraph"/>
        <w:numPr>
          <w:ilvl w:val="0"/>
          <w:numId w:val="22"/>
        </w:numPr>
        <w:spacing w:after="0"/>
      </w:pPr>
      <w:r>
        <w:t xml:space="preserve">Which elements are to be </w:t>
      </w:r>
      <w:r w:rsidR="00CF7E5E">
        <w:t>modelled</w:t>
      </w:r>
      <w:r w:rsidR="003B6FFF">
        <w:t xml:space="preserve">. </w:t>
      </w:r>
    </w:p>
    <w:p w14:paraId="38D72D22" w14:textId="4F08759A" w:rsidR="002E13F0" w:rsidRDefault="002E13F0" w:rsidP="00344497">
      <w:pPr>
        <w:pStyle w:val="ListParagraph"/>
        <w:numPr>
          <w:ilvl w:val="0"/>
          <w:numId w:val="22"/>
        </w:numPr>
        <w:spacing w:after="0"/>
      </w:pPr>
      <w:r>
        <w:t xml:space="preserve">Who is responsible for modelling each </w:t>
      </w:r>
      <w:r w:rsidR="00CF7E5E">
        <w:t>element</w:t>
      </w:r>
      <w:r w:rsidR="003B6FFF">
        <w:t xml:space="preserve">. </w:t>
      </w:r>
    </w:p>
    <w:p w14:paraId="31EB50E3" w14:textId="6D263C2A" w:rsidR="002E13F0" w:rsidRDefault="002E13F0" w:rsidP="00344497">
      <w:pPr>
        <w:pStyle w:val="ListParagraph"/>
        <w:numPr>
          <w:ilvl w:val="0"/>
          <w:numId w:val="22"/>
        </w:numPr>
        <w:spacing w:after="0"/>
      </w:pPr>
      <w:r>
        <w:t>What the minimum LOD and LOI each element is to be modelled to</w:t>
      </w:r>
    </w:p>
    <w:p w14:paraId="3A1889A3" w14:textId="30212296" w:rsidR="002E13F0" w:rsidRDefault="002E13F0" w:rsidP="00344497">
      <w:pPr>
        <w:pStyle w:val="ListParagraph"/>
        <w:numPr>
          <w:ilvl w:val="0"/>
          <w:numId w:val="22"/>
        </w:numPr>
        <w:spacing w:after="0"/>
      </w:pPr>
      <w:r>
        <w:t>If and when the responsibility of elements change ownership</w:t>
      </w:r>
    </w:p>
    <w:p w14:paraId="023891A3" w14:textId="77777777" w:rsidR="004A0706" w:rsidRDefault="004A0706" w:rsidP="00240AF9">
      <w:pPr>
        <w:pStyle w:val="ListParagraph"/>
        <w:spacing w:after="0"/>
        <w:ind w:left="1296"/>
      </w:pPr>
    </w:p>
    <w:p w14:paraId="7E19FC88" w14:textId="7A402E6A" w:rsidR="004A0706" w:rsidRDefault="004A0706" w:rsidP="004A0706">
      <w:r>
        <w:t>Each Model Element Author’s content is intended to be shared with subsequent Model Element Authors</w:t>
      </w:r>
      <w:r w:rsidR="0028773E">
        <w:t xml:space="preserve"> (MEA)</w:t>
      </w:r>
      <w:r>
        <w:t xml:space="preserve"> and Model Users throughout the course of the Project. Abbreviations are inserted for each MEA identified in </w:t>
      </w:r>
      <w:r w:rsidR="00FE1164" w:rsidRPr="002E13F0">
        <w:rPr>
          <w:color w:val="AE9142" w:themeColor="text1"/>
        </w:rPr>
        <w:t>[MPDT]</w:t>
      </w:r>
      <w:r w:rsidR="00FE1164">
        <w:rPr>
          <w:color w:val="AE9142" w:themeColor="text1"/>
        </w:rPr>
        <w:t xml:space="preserve"> (</w:t>
      </w:r>
      <w:r w:rsidR="00FE1164" w:rsidRPr="00DA7230">
        <w:rPr>
          <w:color w:val="AE9142" w:themeColor="text1"/>
        </w:rPr>
        <w:t xml:space="preserve">Appendix D) </w:t>
      </w:r>
      <w:r w:rsidRPr="00DA7230">
        <w:t xml:space="preserve">such as </w:t>
      </w:r>
      <w:r w:rsidR="00743C7B" w:rsidRPr="00DA7230">
        <w:rPr>
          <w:szCs w:val="18"/>
        </w:rPr>
        <w:t>“FOS – Architect,” or “KEP – Lead Engineer”.</w:t>
      </w:r>
      <w:r w:rsidRPr="00DA7230">
        <w:t xml:space="preserve"> LODs must be adapted for the unique characteristics of each Project.</w:t>
      </w:r>
    </w:p>
    <w:p w14:paraId="1DC48686" w14:textId="24E1CE3D" w:rsidR="004A0706" w:rsidRDefault="004A0706" w:rsidP="001454AC">
      <w:r>
        <w:t xml:space="preserve">The LOD Specification defines and illustrates characteristics of model elements of different building systems at different Levels of Development. This clear articulation allows model authors to define what their models can be relied on for and allows downstream users to clearly understand the usability and the limitations of models they are receiving. </w:t>
      </w:r>
    </w:p>
    <w:p w14:paraId="05B1B535" w14:textId="7E1267B2" w:rsidR="003F23F5" w:rsidRPr="00D25A74" w:rsidRDefault="003F23F5" w:rsidP="00D25A74">
      <w:pPr>
        <w:spacing w:after="0"/>
        <w:rPr>
          <w:b/>
        </w:rPr>
      </w:pPr>
      <w:r>
        <w:t xml:space="preserve">The Model Production Delivery Table information will be collated by the </w:t>
      </w:r>
      <w:r w:rsidR="00953B6A">
        <w:rPr>
          <w:b/>
        </w:rPr>
        <w:t xml:space="preserve">Task Information Manger – Lead </w:t>
      </w:r>
      <w:r w:rsidR="00953B6A" w:rsidRPr="00281337">
        <w:rPr>
          <w:bCs/>
          <w:i/>
          <w:iCs/>
        </w:rPr>
        <w:t>(Lead</w:t>
      </w:r>
      <w:r w:rsidR="00953B6A">
        <w:rPr>
          <w:bCs/>
          <w:i/>
          <w:iCs/>
        </w:rPr>
        <w:t xml:space="preserve"> A</w:t>
      </w:r>
      <w:r w:rsidR="00953B6A" w:rsidRPr="00281337">
        <w:rPr>
          <w:bCs/>
          <w:i/>
          <w:iCs/>
        </w:rPr>
        <w:t>ppointed Party)</w:t>
      </w:r>
      <w:r w:rsidR="003C4A37">
        <w:rPr>
          <w:bCs/>
          <w:i/>
          <w:iCs/>
        </w:rPr>
        <w:t xml:space="preserve"> </w:t>
      </w:r>
      <w:r w:rsidR="003C4A37" w:rsidRPr="00D25A74">
        <w:rPr>
          <w:rFonts w:hint="eastAsia"/>
        </w:rPr>
        <w:t>once the contractors are onboard</w:t>
      </w:r>
      <w:r w:rsidR="00AC4083">
        <w:t xml:space="preserve"> based on their Task Information Delivery Table</w:t>
      </w:r>
      <w:r w:rsidR="009233FE">
        <w:t xml:space="preserve"> TIDP</w:t>
      </w:r>
      <w:r w:rsidR="00FD1D13">
        <w:t xml:space="preserve">. </w:t>
      </w:r>
      <w:r w:rsidR="00FD1D13">
        <w:rPr>
          <w:rFonts w:hint="eastAsia"/>
        </w:rPr>
        <w:t>T</w:t>
      </w:r>
      <w:r w:rsidR="00FD1D13">
        <w:t>his will be an ongoing process</w:t>
      </w:r>
      <w:r w:rsidR="005E56A5" w:rsidRPr="00D25A74">
        <w:rPr>
          <w:rFonts w:hint="eastAsia"/>
        </w:rPr>
        <w:t xml:space="preserve"> and might be stretched during multiple design stages.</w:t>
      </w:r>
      <w:r w:rsidR="005E56A5">
        <w:rPr>
          <w:b/>
        </w:rPr>
        <w:t xml:space="preserve"> </w:t>
      </w:r>
      <w:r w:rsidR="009233FE">
        <w:rPr>
          <w:b/>
        </w:rPr>
        <w:t xml:space="preserve"> </w:t>
      </w:r>
      <w:r w:rsidR="009233FE" w:rsidRPr="00D25A74">
        <w:rPr>
          <w:rFonts w:hint="eastAsia"/>
        </w:rPr>
        <w:t>The</w:t>
      </w:r>
      <w:r w:rsidR="009233FE">
        <w:rPr>
          <w:b/>
        </w:rPr>
        <w:t xml:space="preserve"> Task Information Manger – Lead </w:t>
      </w:r>
      <w:r w:rsidR="009233FE" w:rsidRPr="00281337">
        <w:rPr>
          <w:bCs/>
          <w:i/>
          <w:iCs/>
        </w:rPr>
        <w:t>(Lead</w:t>
      </w:r>
      <w:r w:rsidR="009233FE">
        <w:rPr>
          <w:bCs/>
          <w:i/>
          <w:iCs/>
        </w:rPr>
        <w:t xml:space="preserve"> A</w:t>
      </w:r>
      <w:r w:rsidR="009233FE" w:rsidRPr="00281337">
        <w:rPr>
          <w:bCs/>
          <w:i/>
          <w:iCs/>
        </w:rPr>
        <w:t>ppointed Party)</w:t>
      </w:r>
      <w:r w:rsidR="009233FE">
        <w:rPr>
          <w:bCs/>
          <w:i/>
          <w:iCs/>
        </w:rPr>
        <w:t xml:space="preserve">, </w:t>
      </w:r>
      <w:r w:rsidR="009233FE" w:rsidRPr="00D25A74">
        <w:rPr>
          <w:rFonts w:hint="eastAsia"/>
        </w:rPr>
        <w:t>will start the collection of TIDP</w:t>
      </w:r>
      <w:r w:rsidR="009233FE" w:rsidRPr="00D25A74">
        <w:rPr>
          <w:rFonts w:hint="eastAsia"/>
        </w:rPr>
        <w:t>’</w:t>
      </w:r>
      <w:r w:rsidR="009233FE" w:rsidRPr="00D25A74">
        <w:rPr>
          <w:rFonts w:hint="eastAsia"/>
        </w:rPr>
        <w:t xml:space="preserve">s </w:t>
      </w:r>
      <w:r w:rsidR="00AA7F4B" w:rsidRPr="00D25A74">
        <w:rPr>
          <w:rFonts w:hint="eastAsia"/>
        </w:rPr>
        <w:t xml:space="preserve">on Schematic </w:t>
      </w:r>
      <w:r w:rsidR="00334E24" w:rsidRPr="00AA7F4B">
        <w:rPr>
          <w:rFonts w:hint="eastAsia"/>
        </w:rPr>
        <w:t>Design</w:t>
      </w:r>
      <w:r w:rsidR="00AA7F4B" w:rsidRPr="00D25A74">
        <w:rPr>
          <w:rFonts w:hint="eastAsia"/>
        </w:rPr>
        <w:t xml:space="preserve"> Stage.</w:t>
      </w:r>
      <w:r w:rsidR="00AA7F4B">
        <w:rPr>
          <w:bCs/>
          <w:i/>
          <w:iCs/>
        </w:rPr>
        <w:t xml:space="preserve"> </w:t>
      </w:r>
    </w:p>
    <w:p w14:paraId="176994F4" w14:textId="2825BBB9" w:rsidR="004A0706" w:rsidRDefault="004A0706" w:rsidP="004A0706">
      <w:r>
        <w:lastRenderedPageBreak/>
        <w:t xml:space="preserve">The </w:t>
      </w:r>
      <w:r w:rsidR="00033F1E">
        <w:t xml:space="preserve">Red Sea </w:t>
      </w:r>
      <w:r w:rsidR="006507DB" w:rsidRPr="00D25A74">
        <w:rPr>
          <w:rFonts w:hint="eastAsia"/>
          <w:b/>
          <w:bCs/>
        </w:rPr>
        <w:t>Project Information Manger</w:t>
      </w:r>
      <w:r w:rsidR="006507DB">
        <w:t xml:space="preserve"> </w:t>
      </w:r>
      <w:r w:rsidR="006507DB" w:rsidRPr="00D25A74">
        <w:rPr>
          <w:rFonts w:hint="eastAsia"/>
          <w:i/>
          <w:iCs/>
        </w:rPr>
        <w:t>(Appointing Party)</w:t>
      </w:r>
      <w:r w:rsidR="001454AC">
        <w:t xml:space="preserve"> </w:t>
      </w:r>
      <w:r>
        <w:t xml:space="preserve">will review and follow up with </w:t>
      </w:r>
      <w:r w:rsidR="00F72892">
        <w:t>a BIM</w:t>
      </w:r>
      <w:r>
        <w:t xml:space="preserve"> meeting with </w:t>
      </w:r>
      <w:r w:rsidR="00F72892">
        <w:t xml:space="preserve">all </w:t>
      </w:r>
      <w:r w:rsidR="00334E24">
        <w:t>Task Information Mangers</w:t>
      </w:r>
      <w:r>
        <w:t xml:space="preserve"> to confirm and clarify assigned responsibilities of element/component production assigned and outline any scope gaps or discrepancies with each party, concerning their required output for delivery. </w:t>
      </w:r>
    </w:p>
    <w:p w14:paraId="4884190D" w14:textId="77777777" w:rsidR="004A0706" w:rsidRDefault="004A0706" w:rsidP="00240AF9">
      <w:pPr>
        <w:spacing w:after="0"/>
        <w:ind w:left="936"/>
      </w:pPr>
    </w:p>
    <w:p w14:paraId="75C6C22B" w14:textId="4F37D615" w:rsidR="004A0706" w:rsidRDefault="004A0706" w:rsidP="004A0706">
      <w:r>
        <w:t>Upon agreement this will then form the part of the guidelines to adhere to for BIM for the project which all parties will have to comply to. As stated in all Scope of services agreements issued with contract appointments the BEP and Appendices form the basis of what is required to be delivered by all parties on the project.</w:t>
      </w:r>
    </w:p>
    <w:p w14:paraId="0C9CAF23" w14:textId="6F46179D" w:rsidR="004A0706" w:rsidRPr="00F0790A" w:rsidRDefault="004A0706" w:rsidP="004A0706">
      <w:pPr>
        <w:pStyle w:val="Heading2"/>
      </w:pPr>
      <w:bookmarkStart w:id="70" w:name="_Toc87828924"/>
      <w:r w:rsidRPr="00F0790A">
        <w:t>Handover Deliverables</w:t>
      </w:r>
      <w:bookmarkEnd w:id="70"/>
    </w:p>
    <w:p w14:paraId="220BB213" w14:textId="53AC1501" w:rsidR="00BB2E43" w:rsidRPr="00BB2E43" w:rsidRDefault="00BB2E43" w:rsidP="00BB2E43">
      <w:pPr>
        <w:rPr>
          <w:sz w:val="22"/>
          <w:lang w:val="en-GB"/>
        </w:rPr>
      </w:pPr>
      <w:r>
        <w:rPr>
          <w:lang w:val="en-GB"/>
        </w:rPr>
        <w:t>In the circumstances of a project handover from Signature Architect to Executive Architect, it is expected that all BIM information will be transferred. This will be centred around the latest BIM Execution Plan (BEP) which will outline the current state of development for the project. This along with related BIM documentation such as the Model Production Delivery Table (MPDT) and the Asset Information Requirements (AIR) will be handed over alongside any and all models required to continue the development of the project. If non-BIM models are required for certain design aspects such as complex geometry or site context, they must be included in any package.</w:t>
      </w:r>
    </w:p>
    <w:p w14:paraId="117DB16C" w14:textId="77777777" w:rsidR="00BB2E43" w:rsidRDefault="00BB2E43" w:rsidP="004A0706"/>
    <w:p w14:paraId="07BA0ABF" w14:textId="581750A5" w:rsidR="00DD0A1B" w:rsidRDefault="004A0706" w:rsidP="004A0706">
      <w:r w:rsidRPr="00F0790A">
        <w:t xml:space="preserve">At </w:t>
      </w:r>
      <w:r w:rsidR="00DD0A1B">
        <w:t xml:space="preserve">construction </w:t>
      </w:r>
      <w:r w:rsidRPr="00F0790A">
        <w:t xml:space="preserve">handover, the Client requires a complete Asset Information Model (AIM). </w:t>
      </w:r>
      <w:r w:rsidR="00DD0A1B">
        <w:t>Therefore, consultants on design stage and contractors on construction stage should work on an optimal way to make this happen</w:t>
      </w:r>
      <w:r w:rsidR="00AE13CF">
        <w:t>.</w:t>
      </w:r>
    </w:p>
    <w:p w14:paraId="05632DB5" w14:textId="77777777" w:rsidR="00AA529C" w:rsidRDefault="00AA529C" w:rsidP="00BB2E43">
      <w:pPr>
        <w:ind w:left="0"/>
      </w:pPr>
    </w:p>
    <w:p w14:paraId="5BFB400D" w14:textId="5CA083B7" w:rsidR="00AA529C" w:rsidRDefault="00AA529C" w:rsidP="004A0706">
      <w:r w:rsidRPr="00AA529C">
        <w:t xml:space="preserve">The </w:t>
      </w:r>
      <w:r>
        <w:t>model</w:t>
      </w:r>
      <w:r w:rsidRPr="00AA529C">
        <w:t xml:space="preserve"> will be revised as work packages are completed to record the as-built status of the works. The LOD for completed objects recorded as constructed by field staff will be updated to LOD 500 (</w:t>
      </w:r>
      <w:r>
        <w:t xml:space="preserve">Please refer to the </w:t>
      </w:r>
      <w:r w:rsidR="00D43317" w:rsidRPr="00C02EB3">
        <w:rPr>
          <w:rFonts w:hint="eastAsia"/>
          <w:color w:val="AE9142" w:themeColor="text1"/>
        </w:rPr>
        <w:t>[</w:t>
      </w:r>
      <w:r w:rsidR="00D43317" w:rsidRPr="002D0902">
        <w:rPr>
          <w:color w:val="AE9142" w:themeColor="text1"/>
        </w:rPr>
        <w:t>Model Production Delivery Table</w:t>
      </w:r>
      <w:r w:rsidR="00D43317">
        <w:rPr>
          <w:color w:val="AE9142" w:themeColor="text1"/>
        </w:rPr>
        <w:t>] (Appendix D)</w:t>
      </w:r>
      <w:r>
        <w:rPr>
          <w:color w:val="AE9142" w:themeColor="text1"/>
        </w:rPr>
        <w:t xml:space="preserve"> </w:t>
      </w:r>
      <w:r>
        <w:t>for more information).</w:t>
      </w:r>
    </w:p>
    <w:p w14:paraId="45ED3305" w14:textId="77777777" w:rsidR="00AA529C" w:rsidRDefault="00AA529C" w:rsidP="004A0706"/>
    <w:p w14:paraId="69101F56" w14:textId="6FAA7D9F" w:rsidR="004A0706" w:rsidRPr="00F0790A" w:rsidRDefault="004A0706" w:rsidP="004A0706">
      <w:r w:rsidRPr="00F0790A">
        <w:t>The data structure which outlines requirements shall be further refined in the</w:t>
      </w:r>
      <w:r w:rsidR="00AE13CF" w:rsidRPr="00AE13CF">
        <w:rPr>
          <w:color w:val="AE9142" w:themeColor="text1"/>
        </w:rPr>
        <w:t xml:space="preserve"> [AIR]</w:t>
      </w:r>
      <w:r w:rsidRPr="00AE13CF">
        <w:rPr>
          <w:color w:val="AE9142" w:themeColor="text1"/>
        </w:rPr>
        <w:t xml:space="preserve"> </w:t>
      </w:r>
      <w:r w:rsidR="00AE13CF" w:rsidRPr="00AE13CF">
        <w:t xml:space="preserve">to be developed </w:t>
      </w:r>
      <w:r w:rsidRPr="00F0790A">
        <w:t>following engagement with the Client FM team</w:t>
      </w:r>
      <w:r w:rsidR="00AE13CF">
        <w:t>.</w:t>
      </w:r>
    </w:p>
    <w:p w14:paraId="2A8F14EA" w14:textId="77777777" w:rsidR="004A0706" w:rsidRPr="00F0790A" w:rsidRDefault="004A0706" w:rsidP="00240AF9">
      <w:pPr>
        <w:spacing w:after="0"/>
      </w:pPr>
      <w:r w:rsidRPr="00F0790A">
        <w:t xml:space="preserve"> </w:t>
      </w:r>
    </w:p>
    <w:p w14:paraId="4E221359" w14:textId="4A9F5E88" w:rsidR="004A0706" w:rsidRPr="00F0790A" w:rsidRDefault="004A0706" w:rsidP="004A0706">
      <w:r w:rsidRPr="00F0790A">
        <w:t xml:space="preserve">The importance of the interoperability and transfer of data that will be created for Handover to the Client shall be understood by all parties. The </w:t>
      </w:r>
      <w:r w:rsidR="00555A4E">
        <w:rPr>
          <w:b/>
        </w:rPr>
        <w:t xml:space="preserve">Task Information Manger – Lead </w:t>
      </w:r>
      <w:r w:rsidR="00555A4E" w:rsidRPr="00281337">
        <w:rPr>
          <w:bCs/>
          <w:i/>
          <w:iCs/>
        </w:rPr>
        <w:t>(Lead</w:t>
      </w:r>
      <w:r w:rsidR="00555A4E">
        <w:rPr>
          <w:bCs/>
          <w:i/>
          <w:iCs/>
        </w:rPr>
        <w:t xml:space="preserve"> A</w:t>
      </w:r>
      <w:r w:rsidR="00555A4E" w:rsidRPr="00281337">
        <w:rPr>
          <w:bCs/>
          <w:i/>
          <w:iCs/>
        </w:rPr>
        <w:t>ppointed Party)</w:t>
      </w:r>
      <w:r w:rsidR="00555A4E">
        <w:rPr>
          <w:bCs/>
          <w:i/>
          <w:iCs/>
        </w:rPr>
        <w:t xml:space="preserve"> </w:t>
      </w:r>
      <w:r w:rsidRPr="00F0790A">
        <w:t xml:space="preserve">will work closely with the Client in order to advise and ensure that the efficient transfer of data created integrates seamlessly with the desired FM system of choice by the Client. </w:t>
      </w:r>
    </w:p>
    <w:p w14:paraId="0C4D1BF8" w14:textId="77777777" w:rsidR="004A0706" w:rsidRPr="00F0790A" w:rsidRDefault="004A0706" w:rsidP="00240AF9">
      <w:pPr>
        <w:spacing w:after="0"/>
      </w:pPr>
      <w:r w:rsidRPr="00F0790A">
        <w:t xml:space="preserve"> </w:t>
      </w:r>
    </w:p>
    <w:p w14:paraId="0536BC62" w14:textId="77777777" w:rsidR="004A0706" w:rsidRPr="00F0790A" w:rsidRDefault="004A0706" w:rsidP="004A0706">
      <w:r w:rsidRPr="00F0790A">
        <w:t xml:space="preserve">Assets will be assessed with the intention of providing a list of proposed maintainable assets to the Client for discussion and agreement. </w:t>
      </w:r>
    </w:p>
    <w:p w14:paraId="23CF3B60" w14:textId="77777777" w:rsidR="006000D3" w:rsidRDefault="006000D3" w:rsidP="006000D3"/>
    <w:p w14:paraId="0C8AA02D" w14:textId="6A3C9746" w:rsidR="004A0706" w:rsidRDefault="006000D3" w:rsidP="00C146C5">
      <w:r>
        <w:t xml:space="preserve">For a more detailed information on what should be delivered and when per project submission, please refer to </w:t>
      </w:r>
      <w:r>
        <w:rPr>
          <w:color w:val="AE9142" w:themeColor="text1"/>
        </w:rPr>
        <w:t xml:space="preserve">[Master Information Delivery Plan (MIDT)] </w:t>
      </w:r>
      <w:r>
        <w:rPr>
          <w:rFonts w:hint="eastAsia"/>
          <w:color w:val="AE9142" w:themeColor="text1"/>
        </w:rPr>
        <w:t>(</w:t>
      </w:r>
      <w:r w:rsidRPr="000C53AC">
        <w:rPr>
          <w:rFonts w:hint="eastAsia"/>
          <w:color w:val="AE9142" w:themeColor="text1"/>
        </w:rPr>
        <w:t xml:space="preserve">Appendix </w:t>
      </w:r>
      <w:r>
        <w:rPr>
          <w:color w:val="AE9142" w:themeColor="text1"/>
        </w:rPr>
        <w:t>J)</w:t>
      </w:r>
      <w:r w:rsidRPr="00712B7E">
        <w:rPr>
          <w:rFonts w:hint="eastAsia"/>
        </w:rPr>
        <w:t>.</w:t>
      </w:r>
      <w:r w:rsidR="004A0706">
        <w:br w:type="page"/>
      </w:r>
    </w:p>
    <w:p w14:paraId="0C5AA2D7" w14:textId="64DAEDCE" w:rsidR="004A0706" w:rsidRDefault="004A0706" w:rsidP="004A0706">
      <w:pPr>
        <w:pStyle w:val="Heading1"/>
      </w:pPr>
      <w:bookmarkStart w:id="71" w:name="_Toc87828925"/>
      <w:r w:rsidRPr="004A0706">
        <w:lastRenderedPageBreak/>
        <w:t>TECHNICAL MODELLING PROTOCOL</w:t>
      </w:r>
      <w:bookmarkEnd w:id="71"/>
    </w:p>
    <w:p w14:paraId="3DE1E455" w14:textId="77961A91" w:rsidR="004A0706" w:rsidRDefault="004A0706" w:rsidP="004A0706">
      <w:pPr>
        <w:pStyle w:val="Heading2"/>
      </w:pPr>
      <w:bookmarkStart w:id="72" w:name="_Toc87828926"/>
      <w:r w:rsidRPr="004A0706">
        <w:t>Modelling Methods</w:t>
      </w:r>
      <w:bookmarkEnd w:id="72"/>
    </w:p>
    <w:p w14:paraId="28770454" w14:textId="5F5EC286" w:rsidR="004A0706" w:rsidRDefault="004A0706" w:rsidP="004A0706">
      <w:r>
        <w:t>Model information shall take account of construction methodology. Elements are to be modelled in line with how they are typically constructed e.g. walls span from structural floor to structural soffit and curtain walling is assigned to the ground floor level spanning multiple floors</w:t>
      </w:r>
      <w:r w:rsidR="00170741">
        <w:t xml:space="preserve"> unless </w:t>
      </w:r>
      <w:r w:rsidR="0026658B">
        <w:t>modular construction applies</w:t>
      </w:r>
      <w:r>
        <w:t xml:space="preserve">. </w:t>
      </w:r>
    </w:p>
    <w:p w14:paraId="78EDE181" w14:textId="3D4D5934" w:rsidR="004A0706" w:rsidRDefault="00115569" w:rsidP="00D25A74">
      <w:r w:rsidRPr="00D25A74">
        <w:t>Some model elements may be modelled by using model in Place method when required, to take advantage of references in the</w:t>
      </w:r>
      <w:r w:rsidR="00BF55EE">
        <w:t xml:space="preserve"> </w:t>
      </w:r>
      <w:r w:rsidRPr="00D25A74">
        <w:t xml:space="preserve">main model and the modelling tools in this method, in particular during early stages such a: Concept Design and </w:t>
      </w:r>
      <w:r w:rsidRPr="00FF4E6E">
        <w:t>Schematic Design.</w:t>
      </w:r>
      <w:r w:rsidR="00FF4E6E" w:rsidRPr="00FF4E6E">
        <w:t xml:space="preserve"> </w:t>
      </w:r>
      <w:bookmarkStart w:id="73" w:name="_Hlk63700761"/>
      <w:r w:rsidR="00FF4E6E" w:rsidRPr="00FF4E6E">
        <w:t>Any in-Place modeled must be added to the Exemption list and approved by TRSDC.</w:t>
      </w:r>
      <w:bookmarkEnd w:id="73"/>
    </w:p>
    <w:p w14:paraId="58F10DA5" w14:textId="572E7C4E" w:rsidR="004A0706" w:rsidRDefault="004A0706" w:rsidP="004A0706">
      <w:r>
        <w:t xml:space="preserve">All model elements should only exist in a single model, by a single contributor so there is no duplication of the same information (e.g. only one contributor models any given floor at any given LOD).  </w:t>
      </w:r>
      <w:r w:rsidR="0076140B">
        <w:t xml:space="preserve">A special attention needs to be considered between the Architect </w:t>
      </w:r>
      <w:r w:rsidR="0076140B" w:rsidRPr="00D25A74">
        <w:rPr>
          <w:rFonts w:hint="eastAsia"/>
          <w:i/>
          <w:iCs/>
        </w:rPr>
        <w:t xml:space="preserve">(Signature </w:t>
      </w:r>
      <w:r w:rsidR="00F028AB">
        <w:rPr>
          <w:i/>
          <w:iCs/>
        </w:rPr>
        <w:t xml:space="preserve">&amp; </w:t>
      </w:r>
      <w:r w:rsidR="0076140B" w:rsidRPr="00D25A74">
        <w:rPr>
          <w:rFonts w:hint="eastAsia"/>
          <w:i/>
          <w:iCs/>
        </w:rPr>
        <w:t>Executive)</w:t>
      </w:r>
      <w:r w:rsidR="00F028AB">
        <w:t xml:space="preserve"> </w:t>
      </w:r>
      <w:r w:rsidR="0076140B">
        <w:t xml:space="preserve">while interfacing with the Interior Design </w:t>
      </w:r>
      <w:r w:rsidR="00300836">
        <w:t xml:space="preserve">contractor. The core walls </w:t>
      </w:r>
      <w:r w:rsidR="002A0490">
        <w:t xml:space="preserve">ownership will stay with the Architect while finishes </w:t>
      </w:r>
      <w:r w:rsidR="00F028AB">
        <w:t xml:space="preserve">will be owned by the Interior Design Team. </w:t>
      </w:r>
      <w:r w:rsidR="00FC27F8">
        <w:t xml:space="preserve">Areas and Rooms ownership will always fall under Architect </w:t>
      </w:r>
      <w:r w:rsidR="0070038A">
        <w:t xml:space="preserve">responsibility. </w:t>
      </w:r>
      <w:r w:rsidR="002A0490">
        <w:t xml:space="preserve"> </w:t>
      </w:r>
    </w:p>
    <w:p w14:paraId="32A54F7B" w14:textId="77777777" w:rsidR="004A0706" w:rsidRDefault="004A0706" w:rsidP="00240AF9">
      <w:pPr>
        <w:spacing w:after="0"/>
      </w:pPr>
      <w:r>
        <w:t xml:space="preserve"> </w:t>
      </w:r>
    </w:p>
    <w:p w14:paraId="0AE6E1AD" w14:textId="14E9FCB8" w:rsidR="004A0706" w:rsidRDefault="004A0706" w:rsidP="004A0706">
      <w:r>
        <w:t xml:space="preserve">All design changes will be done in the source Information Model with relevant drawings re-exported and not as amendments to any exports (i.e. no changes to the 2D drawing). All model elements shall be created adhering to the boundaries of the project volumes where specified. </w:t>
      </w:r>
    </w:p>
    <w:p w14:paraId="4F993F64" w14:textId="4521B712" w:rsidR="006000D3" w:rsidRDefault="006000D3" w:rsidP="004A0706"/>
    <w:p w14:paraId="3978FBEA" w14:textId="7C9AA46E" w:rsidR="006000D3" w:rsidRDefault="006000D3" w:rsidP="004A0706">
      <w:r w:rsidRPr="00C146C5">
        <w:rPr>
          <w:rFonts w:hint="eastAsia"/>
        </w:rPr>
        <w:t>Rhino models may be used during the design development, but they will be converted into native Revit elements once the design progresses. If the Rhino models are required at the later design stages due to the complexity of the designed geometry, additional guidance and clarifications will be provides by the Rhino models authors to TRSDC and enlarge project team. Such scenarios will be highlighted as part of the BIM Exemption List. Any native Rhino/Grasshopper scripts will be provided as part of the sharing information. If specifics plug-ins or add-ins were used to aid with the interoperability process between Rhino and Revit, those will be documented and named within the BIM Exemption List.</w:t>
      </w:r>
    </w:p>
    <w:p w14:paraId="53A3091E" w14:textId="77777777" w:rsidR="006000D3" w:rsidRDefault="006000D3" w:rsidP="004A0706"/>
    <w:p w14:paraId="16F742CF" w14:textId="77777777" w:rsidR="004A0706" w:rsidRDefault="004A0706" w:rsidP="00AC5F46">
      <w:pPr>
        <w:pStyle w:val="BodyTextIndent"/>
      </w:pPr>
      <w:r>
        <w:t xml:space="preserve">The design review and approval process of 2D information derived from the models will be in accordance with the Design Management Procedure. </w:t>
      </w:r>
    </w:p>
    <w:p w14:paraId="26CABF44" w14:textId="77777777" w:rsidR="004A0706" w:rsidRDefault="004A0706" w:rsidP="00240AF9">
      <w:pPr>
        <w:spacing w:after="0"/>
      </w:pPr>
      <w:r>
        <w:t xml:space="preserve"> </w:t>
      </w:r>
    </w:p>
    <w:p w14:paraId="4B1852CB" w14:textId="77777777" w:rsidR="004A0706" w:rsidRDefault="004A0706" w:rsidP="004A0706">
      <w:r>
        <w:t xml:space="preserve">Each model contributors modelling obligations will be: </w:t>
      </w:r>
    </w:p>
    <w:p w14:paraId="7E65830A" w14:textId="35E5CEE6" w:rsidR="004A0706" w:rsidRDefault="004A0706" w:rsidP="00344497">
      <w:pPr>
        <w:pStyle w:val="ListParagraph"/>
        <w:numPr>
          <w:ilvl w:val="0"/>
          <w:numId w:val="23"/>
        </w:numPr>
        <w:spacing w:after="0"/>
      </w:pPr>
      <w:r>
        <w:t>Contributors will concurrently develop the design and model as an iterative process.</w:t>
      </w:r>
    </w:p>
    <w:p w14:paraId="17611EEE" w14:textId="4C3F2CDD" w:rsidR="004A0706" w:rsidRDefault="004A0706" w:rsidP="00344497">
      <w:pPr>
        <w:pStyle w:val="ListParagraph"/>
        <w:numPr>
          <w:ilvl w:val="0"/>
          <w:numId w:val="23"/>
        </w:numPr>
        <w:spacing w:after="0"/>
      </w:pPr>
      <w:r>
        <w:t>Any element within a model which is illustrated on drawings will be derived from the model.</w:t>
      </w:r>
    </w:p>
    <w:p w14:paraId="03EC5387" w14:textId="3C3C5263" w:rsidR="004A0706" w:rsidRDefault="004A0706" w:rsidP="00344497">
      <w:pPr>
        <w:pStyle w:val="ListParagraph"/>
        <w:numPr>
          <w:ilvl w:val="0"/>
          <w:numId w:val="23"/>
        </w:numPr>
        <w:spacing w:after="0"/>
      </w:pPr>
      <w:r>
        <w:t>Contributors will use models as an explicit means to communicate design.</w:t>
      </w:r>
    </w:p>
    <w:p w14:paraId="54863498" w14:textId="657F93DB" w:rsidR="004A0706" w:rsidRDefault="004A0706" w:rsidP="00344497">
      <w:pPr>
        <w:pStyle w:val="ListParagraph"/>
        <w:numPr>
          <w:ilvl w:val="0"/>
          <w:numId w:val="23"/>
        </w:numPr>
        <w:spacing w:after="0"/>
      </w:pPr>
      <w:r>
        <w:t>Contributors will ensure accuracy of the attribute data applied to elements.</w:t>
      </w:r>
    </w:p>
    <w:p w14:paraId="6A58201B" w14:textId="77777777" w:rsidR="001825BB" w:rsidRDefault="001825BB" w:rsidP="001825BB">
      <w:pPr>
        <w:spacing w:after="0"/>
      </w:pPr>
    </w:p>
    <w:p w14:paraId="632D1B2A" w14:textId="7B841845" w:rsidR="004A0706" w:rsidRDefault="004A0706" w:rsidP="004A0706">
      <w:pPr>
        <w:pStyle w:val="Heading2"/>
      </w:pPr>
      <w:bookmarkStart w:id="74" w:name="_Toc87828927"/>
      <w:r>
        <w:t>Model Setup</w:t>
      </w:r>
      <w:bookmarkEnd w:id="74"/>
    </w:p>
    <w:p w14:paraId="15A4066E" w14:textId="4F4A23BF" w:rsidR="004A0706" w:rsidRDefault="004A0706" w:rsidP="004A0706">
      <w:r w:rsidRPr="004A0706">
        <w:t>The Units for the projects shall be defined in metric units set to millimeters with rounding to the nearest millimeter. If alternate units are required, then dimensions shall be modified and developed to reflect alternate unit values.</w:t>
      </w:r>
    </w:p>
    <w:p w14:paraId="3EA40AA7" w14:textId="48FA514D" w:rsidR="00FD5427" w:rsidRPr="00FD5427" w:rsidRDefault="00FD5427" w:rsidP="00FD5427">
      <w:r w:rsidRPr="00FD5427">
        <w:rPr>
          <w:rFonts w:hint="eastAsia"/>
        </w:rPr>
        <w:t>Angles to use the decimal degrees and t</w:t>
      </w:r>
      <w:r w:rsidRPr="00FD5427">
        <w:t xml:space="preserve">o be round up to the </w:t>
      </w:r>
      <w:r w:rsidR="00FE152C">
        <w:t>fourth</w:t>
      </w:r>
      <w:r w:rsidR="00FE152C" w:rsidRPr="00FD5427">
        <w:t xml:space="preserve"> </w:t>
      </w:r>
      <w:r w:rsidRPr="00FD5427">
        <w:t>decimal after the full angle</w:t>
      </w:r>
      <w:r w:rsidRPr="00FD5427">
        <w:rPr>
          <w:rFonts w:hint="eastAsia"/>
        </w:rPr>
        <w:t xml:space="preserve">. Annotations related to angles should also be round up to the </w:t>
      </w:r>
      <w:r w:rsidR="00FE152C">
        <w:t>fourth</w:t>
      </w:r>
      <w:r w:rsidR="00FE152C" w:rsidRPr="00FD5427">
        <w:t xml:space="preserve"> </w:t>
      </w:r>
      <w:r w:rsidRPr="00FD5427">
        <w:rPr>
          <w:rFonts w:hint="eastAsia"/>
        </w:rPr>
        <w:t xml:space="preserve">decimal after the full angle.   </w:t>
      </w:r>
    </w:p>
    <w:p w14:paraId="36397685" w14:textId="77777777" w:rsidR="00FD5427" w:rsidRPr="00FD5427" w:rsidRDefault="00FD5427" w:rsidP="00FD5427">
      <w:r w:rsidRPr="00FD5427">
        <w:rPr>
          <w:rFonts w:hint="eastAsia"/>
        </w:rPr>
        <w:t>E.G 20.57</w:t>
      </w:r>
      <w:r w:rsidRPr="00FD5427">
        <w:rPr>
          <w:rFonts w:ascii="Cambria" w:hAnsi="Cambria"/>
        </w:rPr>
        <w:t>⁰</w:t>
      </w:r>
    </w:p>
    <w:p w14:paraId="55849B97" w14:textId="6499DA27" w:rsidR="00FD5427" w:rsidRPr="00FD5427" w:rsidRDefault="00FD5427" w:rsidP="00FD5427">
      <w:pPr>
        <w:spacing w:after="0"/>
      </w:pPr>
      <w:r w:rsidRPr="00FD5427">
        <w:rPr>
          <w:rFonts w:hint="eastAsia"/>
        </w:rPr>
        <w:t>Setting-out annotations related to building geolocations Easting, Northing and Site Elevation coordinates to be round up to the nearest millimeter and to be in sync</w:t>
      </w:r>
      <w:r>
        <w:t>’</w:t>
      </w:r>
      <w:r w:rsidRPr="00FD5427">
        <w:rPr>
          <w:rFonts w:hint="eastAsia"/>
        </w:rPr>
        <w:t xml:space="preserve">ed with the overall project set-up coordinates please see </w:t>
      </w:r>
      <w:hyperlink w:anchor="_Model_Coordinates" w:history="1">
        <w:r w:rsidRPr="00FD5427">
          <w:rPr>
            <w:rStyle w:val="Hyperlink"/>
            <w:rFonts w:hint="eastAsia"/>
          </w:rPr>
          <w:t xml:space="preserve">Section </w:t>
        </w:r>
        <w:r w:rsidRPr="00FD5427">
          <w:rPr>
            <w:rStyle w:val="Hyperlink"/>
            <w:rFonts w:hint="eastAsia"/>
            <w:b/>
          </w:rPr>
          <w:t>6.3</w:t>
        </w:r>
        <w:r w:rsidRPr="00FD5427">
          <w:rPr>
            <w:rStyle w:val="Hyperlink"/>
            <w:rFonts w:hint="eastAsia"/>
          </w:rPr>
          <w:t xml:space="preserve"> </w:t>
        </w:r>
        <w:r w:rsidRPr="00FD5427">
          <w:rPr>
            <w:rStyle w:val="Hyperlink"/>
            <w:rFonts w:hint="eastAsia"/>
          </w:rPr>
          <w:t>–</w:t>
        </w:r>
        <w:r w:rsidRPr="00FD5427">
          <w:rPr>
            <w:rStyle w:val="Hyperlink"/>
            <w:rFonts w:hint="eastAsia"/>
          </w:rPr>
          <w:t xml:space="preserve"> Model Coordinates</w:t>
        </w:r>
      </w:hyperlink>
      <w:r w:rsidRPr="00FD5427">
        <w:rPr>
          <w:rFonts w:hint="eastAsia"/>
        </w:rPr>
        <w:t xml:space="preserve">. </w:t>
      </w:r>
    </w:p>
    <w:p w14:paraId="5B51D070" w14:textId="7F21093A" w:rsidR="00FD5427" w:rsidRDefault="00FD5427" w:rsidP="00FD5427">
      <w:pPr>
        <w:spacing w:after="0"/>
      </w:pPr>
      <w:r w:rsidRPr="00FD5427">
        <w:rPr>
          <w:rFonts w:hint="eastAsia"/>
        </w:rPr>
        <w:t xml:space="preserve">Orientation to True North to follow where possible the angles round-up to the </w:t>
      </w:r>
      <w:r w:rsidR="00FE152C">
        <w:t>fourth</w:t>
      </w:r>
      <w:r w:rsidR="00FE152C" w:rsidRPr="00FD5427">
        <w:t xml:space="preserve"> </w:t>
      </w:r>
      <w:r w:rsidRPr="00FD5427">
        <w:rPr>
          <w:rFonts w:hint="eastAsia"/>
        </w:rPr>
        <w:t>decimal after the full angle. In order to avoid any confusion generated by the Revit sensibility over the model</w:t>
      </w:r>
      <w:r>
        <w:t>’</w:t>
      </w:r>
      <w:r w:rsidRPr="00FD5427">
        <w:rPr>
          <w:rFonts w:hint="eastAsia"/>
        </w:rPr>
        <w:t>s locations, it is recommended that the building locations are acquired, published or transferred between different consultants</w:t>
      </w:r>
      <w:r>
        <w:t xml:space="preserve">’ </w:t>
      </w:r>
      <w:r w:rsidRPr="00FD5427">
        <w:rPr>
          <w:rFonts w:hint="eastAsia"/>
        </w:rPr>
        <w:t xml:space="preserve">models rather than manually input them. Annotating the angle to True North will be round up to the </w:t>
      </w:r>
      <w:r w:rsidR="00FE152C">
        <w:t>fourth</w:t>
      </w:r>
      <w:r w:rsidR="00FE152C" w:rsidRPr="00FD5427">
        <w:t xml:space="preserve"> </w:t>
      </w:r>
      <w:r w:rsidRPr="00FD5427">
        <w:rPr>
          <w:rFonts w:hint="eastAsia"/>
        </w:rPr>
        <w:t>decimal after the full angle.</w:t>
      </w:r>
      <w:r>
        <w:t xml:space="preserve">  </w:t>
      </w:r>
    </w:p>
    <w:p w14:paraId="08D8F45C" w14:textId="36C9DB48" w:rsidR="004A0706" w:rsidRDefault="004A0706" w:rsidP="004A0706">
      <w:pPr>
        <w:pStyle w:val="Heading2"/>
      </w:pPr>
      <w:bookmarkStart w:id="75" w:name="_Toc87828928"/>
      <w:r w:rsidRPr="004A0706">
        <w:t>Model Coordinates</w:t>
      </w:r>
      <w:bookmarkEnd w:id="75"/>
    </w:p>
    <w:p w14:paraId="0D53D1D4" w14:textId="5B918997" w:rsidR="004A0706" w:rsidRDefault="004A0706" w:rsidP="004A0706">
      <w:r>
        <w:t>Model Coordinates should always be set to world coordinates, including (where known) the elevation. Project base points should be located to a Grid intersection, to the bottom left of the building (in project north), and survey point, should be located on a</w:t>
      </w:r>
      <w:r w:rsidR="0026658B">
        <w:t xml:space="preserve"> Project coordinate system </w:t>
      </w:r>
      <w:r w:rsidR="00030E85">
        <w:t>‘</w:t>
      </w:r>
      <w:r w:rsidR="0026658B">
        <w:t>WGS</w:t>
      </w:r>
      <w:r w:rsidR="00030E85">
        <w:t xml:space="preserve"> 19</w:t>
      </w:r>
      <w:r w:rsidR="009D418A">
        <w:t>84</w:t>
      </w:r>
      <w:r w:rsidR="00030E85">
        <w:t xml:space="preserve"> UTM Zone 37N’ </w:t>
      </w:r>
      <w:r>
        <w:t xml:space="preserve">tile intersection to ensure accuracy or left at 0,0,0 for reference. </w:t>
      </w:r>
    </w:p>
    <w:p w14:paraId="63A56531" w14:textId="77777777" w:rsidR="004A0706" w:rsidRDefault="004A0706" w:rsidP="00240AF9">
      <w:pPr>
        <w:spacing w:after="0"/>
      </w:pPr>
    </w:p>
    <w:p w14:paraId="500F681E" w14:textId="77777777" w:rsidR="00542D1F" w:rsidRPr="00D25A74" w:rsidRDefault="004A0706" w:rsidP="00C146C5">
      <w:r w:rsidRPr="00D25A74">
        <w:lastRenderedPageBreak/>
        <w:t>Coordinates are shown below for each type. Care should be taken to ensure that coordinates are clipped and pinned in place, to avoid them being moved. If a project base or survey points require moving, the original and proposed coordinates should be documented, and the design team made aware of this change.</w:t>
      </w:r>
      <w:r w:rsidR="00542D1F" w:rsidRPr="00D25A74">
        <w:t xml:space="preserve"> </w:t>
      </w:r>
    </w:p>
    <w:p w14:paraId="7A1A2F45" w14:textId="0725725B" w:rsidR="00542D1F" w:rsidRPr="00D25A74" w:rsidRDefault="00542D1F" w:rsidP="00C146C5">
      <w:r w:rsidRPr="00D25A74">
        <w:t>All vertical levels are relative to Mean Sea level (MSL) at Jeddah</w:t>
      </w:r>
      <w:r w:rsidR="00B152D1">
        <w:t xml:space="preserve">. </w:t>
      </w:r>
      <w:r w:rsidR="007A3D76" w:rsidRPr="00D25A74">
        <w:rPr>
          <w:rFonts w:hint="eastAsia"/>
        </w:rPr>
        <w:t xml:space="preserve">Another commonly used vertical datum at the site is LAT at Al-Wajh. </w:t>
      </w:r>
      <w:r w:rsidRPr="00D25A74">
        <w:t xml:space="preserve"> </w:t>
      </w:r>
      <w:r w:rsidR="007A3D76" w:rsidRPr="00D25A74">
        <w:rPr>
          <w:rFonts w:hint="eastAsia"/>
        </w:rPr>
        <w:t>Elevation (m MSL Jeddah) = Elevation (m LAT Al-Wajh) + 0.5954 m</w:t>
      </w:r>
    </w:p>
    <w:p w14:paraId="78EE25BB" w14:textId="59946B3E" w:rsidR="004A0706" w:rsidRDefault="004A0706" w:rsidP="004A0706"/>
    <w:tbl>
      <w:tblPr>
        <w:tblStyle w:val="TableGrid"/>
        <w:tblW w:w="0" w:type="auto"/>
        <w:tblInd w:w="576" w:type="dxa"/>
        <w:tblBorders>
          <w:top w:val="dotted" w:sz="4" w:space="0" w:color="AE9142" w:themeColor="text1"/>
          <w:left w:val="dotted" w:sz="4" w:space="0" w:color="AE9142" w:themeColor="text1"/>
          <w:bottom w:val="dotted" w:sz="4" w:space="0" w:color="AE9142" w:themeColor="text1"/>
          <w:right w:val="dotted" w:sz="4" w:space="0" w:color="AE9142" w:themeColor="text1"/>
          <w:insideH w:val="dotted" w:sz="4" w:space="0" w:color="AE9142" w:themeColor="text1"/>
          <w:insideV w:val="dotted" w:sz="4" w:space="0" w:color="AE9142" w:themeColor="text1"/>
        </w:tblBorders>
        <w:tblLook w:val="04A0" w:firstRow="1" w:lastRow="0" w:firstColumn="1" w:lastColumn="0" w:noHBand="0" w:noVBand="1"/>
      </w:tblPr>
      <w:tblGrid>
        <w:gridCol w:w="5012"/>
        <w:gridCol w:w="5012"/>
      </w:tblGrid>
      <w:tr w:rsidR="004A0706" w14:paraId="666959D2" w14:textId="77777777" w:rsidTr="752BBA52">
        <w:tc>
          <w:tcPr>
            <w:tcW w:w="5012" w:type="dxa"/>
            <w:shd w:val="clear" w:color="auto" w:fill="F0E9D7" w:themeFill="accent2" w:themeFillTint="33"/>
            <w:vAlign w:val="center"/>
          </w:tcPr>
          <w:p w14:paraId="119E9621" w14:textId="719CDCB7" w:rsidR="004A0706" w:rsidRPr="00D25A74" w:rsidRDefault="004A0706" w:rsidP="00240AF9">
            <w:pPr>
              <w:ind w:left="0"/>
              <w:jc w:val="left"/>
              <w:rPr>
                <w:i/>
                <w:iCs/>
              </w:rPr>
            </w:pPr>
            <w:r w:rsidRPr="00D25A74">
              <w:rPr>
                <w:rFonts w:hint="eastAsia"/>
                <w:i/>
                <w:iCs/>
              </w:rPr>
              <w:t>Project (0,0,0) Reference Point</w:t>
            </w:r>
          </w:p>
        </w:tc>
        <w:tc>
          <w:tcPr>
            <w:tcW w:w="5012" w:type="dxa"/>
            <w:vAlign w:val="center"/>
          </w:tcPr>
          <w:p w14:paraId="27744218" w14:textId="34FA1AF6" w:rsidR="004A0706" w:rsidRPr="00D25A74" w:rsidRDefault="52B5D628" w:rsidP="52B5D628">
            <w:pPr>
              <w:ind w:left="0"/>
              <w:jc w:val="left"/>
              <w:rPr>
                <w:i/>
                <w:iCs/>
              </w:rPr>
            </w:pPr>
            <w:r w:rsidRPr="52B5D628">
              <w:rPr>
                <w:i/>
                <w:iCs/>
              </w:rPr>
              <w:t>Shared Site relative to WGS datum: (UTM84-37N)</w:t>
            </w:r>
          </w:p>
          <w:p w14:paraId="5D6401F6" w14:textId="3C927739" w:rsidR="00240AF9" w:rsidRPr="00D25A74" w:rsidRDefault="752BBA52" w:rsidP="752BBA52">
            <w:pPr>
              <w:ind w:left="0"/>
              <w:jc w:val="left"/>
              <w:rPr>
                <w:i/>
                <w:iCs/>
              </w:rPr>
            </w:pPr>
            <w:r w:rsidRPr="752BBA52">
              <w:rPr>
                <w:i/>
                <w:iCs/>
              </w:rPr>
              <w:t>(Site Shared Coordinates name: R08-HE1D1)</w:t>
            </w:r>
          </w:p>
          <w:p w14:paraId="32185149" w14:textId="004311AD" w:rsidR="004A0706" w:rsidRPr="00BF19D4" w:rsidRDefault="52B5D628" w:rsidP="52B5D628">
            <w:pPr>
              <w:ind w:left="0"/>
              <w:jc w:val="left"/>
              <w:rPr>
                <w:i/>
                <w:iCs/>
                <w:lang w:val="pt-PT"/>
              </w:rPr>
            </w:pPr>
            <w:r w:rsidRPr="00BF19D4">
              <w:rPr>
                <w:i/>
                <w:iCs/>
                <w:lang w:val="pt-PT"/>
              </w:rPr>
              <w:t>N/S 2,821,600.0 m</w:t>
            </w:r>
            <w:commentRangeStart w:id="76"/>
            <w:commentRangeEnd w:id="76"/>
          </w:p>
          <w:p w14:paraId="69F32AB2" w14:textId="19DA890E" w:rsidR="004A0706" w:rsidRPr="00BF19D4" w:rsidRDefault="004A0706" w:rsidP="00240AF9">
            <w:pPr>
              <w:ind w:left="0"/>
              <w:jc w:val="left"/>
              <w:rPr>
                <w:i/>
                <w:iCs/>
                <w:lang w:val="pt-PT"/>
              </w:rPr>
            </w:pPr>
            <w:r w:rsidRPr="00BF19D4">
              <w:rPr>
                <w:rFonts w:hint="eastAsia"/>
                <w:i/>
                <w:iCs/>
                <w:lang w:val="pt-PT"/>
              </w:rPr>
              <w:t xml:space="preserve">E/W </w:t>
            </w:r>
            <w:r w:rsidR="00CA73AE" w:rsidRPr="00BF19D4">
              <w:rPr>
                <w:i/>
                <w:iCs/>
                <w:lang w:val="pt-PT"/>
              </w:rPr>
              <w:t>293</w:t>
            </w:r>
            <w:r w:rsidRPr="00BF19D4">
              <w:rPr>
                <w:rFonts w:hint="eastAsia"/>
                <w:i/>
                <w:iCs/>
                <w:lang w:val="pt-PT"/>
              </w:rPr>
              <w:t>,000.0</w:t>
            </w:r>
            <w:r w:rsidR="00F61C7A" w:rsidRPr="00BF19D4">
              <w:rPr>
                <w:i/>
                <w:iCs/>
                <w:lang w:val="pt-PT"/>
              </w:rPr>
              <w:t xml:space="preserve"> m</w:t>
            </w:r>
          </w:p>
          <w:p w14:paraId="30B9CBF3" w14:textId="77777777" w:rsidR="004A0706" w:rsidRPr="00BF19D4" w:rsidRDefault="004A0706" w:rsidP="00240AF9">
            <w:pPr>
              <w:ind w:left="0"/>
              <w:jc w:val="left"/>
              <w:rPr>
                <w:i/>
                <w:iCs/>
                <w:lang w:val="pt-PT"/>
              </w:rPr>
            </w:pPr>
          </w:p>
          <w:p w14:paraId="62D20896" w14:textId="7D8D8715" w:rsidR="004A0706" w:rsidRPr="00BF19D4" w:rsidRDefault="004A0706" w:rsidP="00240AF9">
            <w:pPr>
              <w:ind w:left="0"/>
              <w:jc w:val="left"/>
              <w:rPr>
                <w:i/>
                <w:iCs/>
                <w:lang w:val="pt-PT"/>
              </w:rPr>
            </w:pPr>
            <w:r w:rsidRPr="00BF19D4">
              <w:rPr>
                <w:rFonts w:hint="eastAsia"/>
                <w:i/>
                <w:iCs/>
                <w:lang w:val="pt-PT"/>
              </w:rPr>
              <w:t xml:space="preserve">Elev </w:t>
            </w:r>
            <w:r w:rsidR="001D7AEE" w:rsidRPr="00BF19D4">
              <w:rPr>
                <w:i/>
                <w:iCs/>
                <w:lang w:val="pt-PT"/>
              </w:rPr>
              <w:t>0.00</w:t>
            </w:r>
            <w:r w:rsidR="001D7AEE" w:rsidRPr="00BF19D4">
              <w:rPr>
                <w:rFonts w:hint="eastAsia"/>
                <w:i/>
                <w:iCs/>
                <w:lang w:val="pt-PT"/>
              </w:rPr>
              <w:t xml:space="preserve"> </w:t>
            </w:r>
            <w:r w:rsidRPr="00BF19D4">
              <w:rPr>
                <w:rFonts w:hint="eastAsia"/>
                <w:i/>
                <w:iCs/>
                <w:lang w:val="pt-PT"/>
              </w:rPr>
              <w:t xml:space="preserve">AOD </w:t>
            </w:r>
            <w:r w:rsidR="001D7AEE" w:rsidRPr="00BF19D4">
              <w:rPr>
                <w:i/>
                <w:iCs/>
                <w:lang w:val="pt-PT"/>
              </w:rPr>
              <w:t>0.00</w:t>
            </w:r>
            <w:r w:rsidR="001D7AEE" w:rsidRPr="00BF19D4">
              <w:rPr>
                <w:rFonts w:hint="eastAsia"/>
                <w:i/>
                <w:iCs/>
                <w:lang w:val="pt-PT"/>
              </w:rPr>
              <w:t xml:space="preserve"> </w:t>
            </w:r>
            <w:r w:rsidRPr="00BF19D4">
              <w:rPr>
                <w:rFonts w:hint="eastAsia"/>
                <w:i/>
                <w:iCs/>
                <w:lang w:val="pt-PT"/>
              </w:rPr>
              <w:t>mm</w:t>
            </w:r>
          </w:p>
          <w:p w14:paraId="2EA03E22" w14:textId="77777777" w:rsidR="004A0706" w:rsidRPr="00BF19D4" w:rsidRDefault="004A0706" w:rsidP="00240AF9">
            <w:pPr>
              <w:ind w:left="0"/>
              <w:jc w:val="left"/>
              <w:rPr>
                <w:i/>
                <w:iCs/>
                <w:lang w:val="pt-PT"/>
              </w:rPr>
            </w:pPr>
          </w:p>
          <w:p w14:paraId="67D98980" w14:textId="1FF325E3" w:rsidR="004A0706" w:rsidRPr="00D25A74" w:rsidRDefault="004A0706" w:rsidP="00240AF9">
            <w:pPr>
              <w:ind w:left="0"/>
              <w:jc w:val="left"/>
              <w:rPr>
                <w:i/>
                <w:iCs/>
              </w:rPr>
            </w:pPr>
            <w:r w:rsidRPr="00D25A74">
              <w:rPr>
                <w:rFonts w:hint="eastAsia"/>
                <w:i/>
                <w:iCs/>
              </w:rPr>
              <w:t xml:space="preserve">Angle to True North </w:t>
            </w:r>
            <w:r w:rsidR="00DA7A68">
              <w:rPr>
                <w:i/>
                <w:iCs/>
              </w:rPr>
              <w:t>0</w:t>
            </w:r>
            <w:r w:rsidRPr="00D25A74">
              <w:rPr>
                <w:rFonts w:hint="eastAsia"/>
                <w:i/>
                <w:iCs/>
              </w:rPr>
              <w:t>.</w:t>
            </w:r>
            <w:r w:rsidR="00DA7A68">
              <w:rPr>
                <w:i/>
                <w:iCs/>
              </w:rPr>
              <w:t>00</w:t>
            </w:r>
            <w:r w:rsidRPr="00D25A74">
              <w:rPr>
                <w:rFonts w:hint="eastAsia"/>
                <w:i/>
                <w:iCs/>
              </w:rPr>
              <w:t>°</w:t>
            </w:r>
          </w:p>
          <w:p w14:paraId="0BF2385F" w14:textId="5EC7928E" w:rsidR="001825BB" w:rsidRPr="00D25A74" w:rsidRDefault="001825BB" w:rsidP="00240AF9">
            <w:pPr>
              <w:ind w:left="0"/>
              <w:jc w:val="left"/>
              <w:rPr>
                <w:i/>
                <w:iCs/>
              </w:rPr>
            </w:pPr>
          </w:p>
        </w:tc>
      </w:tr>
    </w:tbl>
    <w:p w14:paraId="08C8C73D" w14:textId="5BEB316E" w:rsidR="00240AF9" w:rsidRDefault="00240AF9" w:rsidP="00240AF9">
      <w:pPr>
        <w:pStyle w:val="Heading2"/>
      </w:pPr>
      <w:bookmarkStart w:id="77" w:name="_Federation_Strategy"/>
      <w:bookmarkStart w:id="78" w:name="_Toc87828929"/>
      <w:bookmarkEnd w:id="77"/>
      <w:r>
        <w:t>Federation Strategy</w:t>
      </w:r>
      <w:bookmarkEnd w:id="78"/>
    </w:p>
    <w:p w14:paraId="04C015DF" w14:textId="5A64EF09" w:rsidR="00240AF9" w:rsidRDefault="00240AF9" w:rsidP="00B365FC">
      <w:r>
        <w:t>Federation Strategy, also referred to as the Information Container Breakdown Structure will be used as a foundation for coordination. It will allocate volumes within the project to different disciplines into which they carry out their system model. The proposed overall modelling and coordination strategy for the project will enable concurrent work on models and will be developed based on numerous factors such as:</w:t>
      </w:r>
    </w:p>
    <w:p w14:paraId="5813B047" w14:textId="2A452F6E" w:rsidR="00240AF9" w:rsidRDefault="00240AF9" w:rsidP="00344497">
      <w:pPr>
        <w:pStyle w:val="ListParagraph"/>
        <w:numPr>
          <w:ilvl w:val="0"/>
          <w:numId w:val="24"/>
        </w:numPr>
        <w:spacing w:after="0"/>
      </w:pPr>
      <w:r>
        <w:t>Required project deliverables</w:t>
      </w:r>
    </w:p>
    <w:p w14:paraId="065E75D6" w14:textId="230238DC" w:rsidR="00240AF9" w:rsidRDefault="00240AF9" w:rsidP="00344497">
      <w:pPr>
        <w:pStyle w:val="ListParagraph"/>
        <w:numPr>
          <w:ilvl w:val="0"/>
          <w:numId w:val="24"/>
        </w:numPr>
        <w:spacing w:after="0"/>
      </w:pPr>
      <w:r>
        <w:t>Overall project procurement strategy</w:t>
      </w:r>
    </w:p>
    <w:p w14:paraId="70DB4564" w14:textId="317C3548" w:rsidR="00240AF9" w:rsidRDefault="00240AF9" w:rsidP="00344497">
      <w:pPr>
        <w:pStyle w:val="ListParagraph"/>
        <w:numPr>
          <w:ilvl w:val="0"/>
          <w:numId w:val="24"/>
        </w:numPr>
        <w:spacing w:after="0"/>
      </w:pPr>
      <w:r>
        <w:t>Coordination requirements and consultant/trade package split</w:t>
      </w:r>
    </w:p>
    <w:p w14:paraId="27020571" w14:textId="0DFDD82C" w:rsidR="00240AF9" w:rsidRDefault="00240AF9" w:rsidP="00344497">
      <w:pPr>
        <w:pStyle w:val="ListParagraph"/>
        <w:numPr>
          <w:ilvl w:val="0"/>
          <w:numId w:val="24"/>
        </w:numPr>
        <w:spacing w:after="0"/>
      </w:pPr>
      <w:r>
        <w:t>Unique project challenges and project BIM Uses</w:t>
      </w:r>
    </w:p>
    <w:p w14:paraId="354E3CF4" w14:textId="0DFF92EA" w:rsidR="00143E00" w:rsidRDefault="00240AF9" w:rsidP="00344497">
      <w:pPr>
        <w:pStyle w:val="ListParagraph"/>
        <w:numPr>
          <w:ilvl w:val="0"/>
          <w:numId w:val="24"/>
        </w:numPr>
        <w:spacing w:after="0"/>
      </w:pPr>
      <w:r>
        <w:t>Model file size – Consideration to be made of model performance</w:t>
      </w:r>
      <w:r w:rsidR="005931CC">
        <w:t xml:space="preserve">. </w:t>
      </w:r>
      <w:r w:rsidR="006A4475">
        <w:t>Model</w:t>
      </w:r>
      <w:r w:rsidR="00143E00">
        <w:t xml:space="preserve"> file</w:t>
      </w:r>
      <w:r w:rsidR="00D27D2F">
        <w:t xml:space="preserve"> size to be kept in within manageable extents</w:t>
      </w:r>
      <w:r w:rsidR="00817A72">
        <w:t xml:space="preserve">. </w:t>
      </w:r>
      <w:bookmarkStart w:id="79" w:name="_Hlk64300392"/>
      <w:r w:rsidR="00AA521B" w:rsidRPr="0077199C">
        <w:t>It´s recommended to keep models file size bigger than 300</w:t>
      </w:r>
      <w:r w:rsidR="00AA521B">
        <w:t xml:space="preserve"> </w:t>
      </w:r>
      <w:r w:rsidR="00AA521B" w:rsidRPr="0077199C">
        <w:t>MB</w:t>
      </w:r>
      <w:bookmarkEnd w:id="79"/>
      <w:r w:rsidR="00AA521B">
        <w:t>.</w:t>
      </w:r>
    </w:p>
    <w:p w14:paraId="3534C856" w14:textId="5AF99615" w:rsidR="00240AF9" w:rsidRDefault="00240AF9" w:rsidP="00344497">
      <w:pPr>
        <w:pStyle w:val="ListParagraph"/>
        <w:numPr>
          <w:ilvl w:val="0"/>
          <w:numId w:val="24"/>
        </w:numPr>
        <w:spacing w:after="0"/>
      </w:pPr>
      <w:r>
        <w:t>Capability of project team</w:t>
      </w:r>
    </w:p>
    <w:p w14:paraId="44F65340" w14:textId="5ED9FEED" w:rsidR="00240AF9" w:rsidRDefault="00240AF9" w:rsidP="00344497">
      <w:pPr>
        <w:pStyle w:val="ListParagraph"/>
        <w:numPr>
          <w:ilvl w:val="0"/>
          <w:numId w:val="24"/>
        </w:numPr>
        <w:spacing w:after="0"/>
      </w:pPr>
      <w:r>
        <w:t>Information Security</w:t>
      </w:r>
    </w:p>
    <w:p w14:paraId="6C15B64B" w14:textId="77777777" w:rsidR="00240AF9" w:rsidRDefault="00240AF9" w:rsidP="00F10C6C">
      <w:pPr>
        <w:pStyle w:val="ListParagraph"/>
        <w:spacing w:after="0"/>
        <w:ind w:left="1296"/>
      </w:pPr>
    </w:p>
    <w:p w14:paraId="321EF963" w14:textId="229F7931" w:rsidR="00240AF9" w:rsidRDefault="00240AF9" w:rsidP="00B365FC">
      <w:r>
        <w:t xml:space="preserve">This will be further developed and updated as additional information and model authors are identified. </w:t>
      </w:r>
    </w:p>
    <w:p w14:paraId="0BC00E06" w14:textId="2561AE03" w:rsidR="00240AF9" w:rsidRDefault="00240AF9" w:rsidP="00B365FC">
      <w:r>
        <w:t>If trade contractors are unable to produce models for detailed design elements beyond the scope of the principle consultants, it shall be agreed between the relevant parties as to whether additional instructions are provided to the consultant to continue their design to an enhanced level or whether an independent modelling team are employed.</w:t>
      </w:r>
    </w:p>
    <w:p w14:paraId="2F5D7FA2" w14:textId="7C8E52E8" w:rsidR="00F84AAA" w:rsidRDefault="00F84AAA" w:rsidP="00B365FC">
      <w:r w:rsidRPr="00D25A74">
        <w:t xml:space="preserve">Volume/System parameters to be included if </w:t>
      </w:r>
      <w:r w:rsidR="004A1D40" w:rsidRPr="00F84AAA">
        <w:rPr>
          <w:rFonts w:hint="eastAsia"/>
        </w:rPr>
        <w:t>necessary,</w:t>
      </w:r>
      <w:r w:rsidRPr="00D25A74">
        <w:t xml:space="preserve"> once reviewed with </w:t>
      </w:r>
      <w:r w:rsidR="004A1D40">
        <w:t xml:space="preserve">all </w:t>
      </w:r>
      <w:r w:rsidRPr="00D25A74">
        <w:t xml:space="preserve">the </w:t>
      </w:r>
      <w:r w:rsidR="004A1D40">
        <w:t>Task Information Mangers</w:t>
      </w:r>
      <w:r w:rsidR="00C87860">
        <w:t xml:space="preserve"> so that </w:t>
      </w:r>
      <w:r w:rsidRPr="00D25A74">
        <w:t xml:space="preserve">a common strategy that accommodate all </w:t>
      </w:r>
      <w:r w:rsidR="00FA0424" w:rsidRPr="00F84AAA">
        <w:rPr>
          <w:rFonts w:hint="eastAsia"/>
        </w:rPr>
        <w:t>consultants</w:t>
      </w:r>
      <w:r w:rsidR="00FA0424" w:rsidRPr="00F84AAA">
        <w:rPr>
          <w:rFonts w:hint="eastAsia"/>
        </w:rPr>
        <w:t>’</w:t>
      </w:r>
      <w:r w:rsidRPr="00D25A74">
        <w:t xml:space="preserve"> necessities</w:t>
      </w:r>
      <w:r w:rsidR="00C87860">
        <w:t xml:space="preserve"> is achieved</w:t>
      </w:r>
      <w:r w:rsidRPr="00D25A74">
        <w:t>.</w:t>
      </w:r>
    </w:p>
    <w:p w14:paraId="11E796CD" w14:textId="2D19ADE2" w:rsidR="00F11BC9" w:rsidRDefault="00240AF9" w:rsidP="45BB9075">
      <w:r>
        <w:t>All members of the supply chain are expected to review the table documenting volumes below and shall ensure that their models are developed in accordance with this strategy moving forward for the project.</w:t>
      </w:r>
    </w:p>
    <w:p w14:paraId="4D307D3C" w14:textId="77777777" w:rsidR="00FF4E6E" w:rsidRPr="00C146C5" w:rsidRDefault="00FF4E6E" w:rsidP="45BB9075"/>
    <w:p w14:paraId="5CAD12AA" w14:textId="2BBD8B77" w:rsidR="00FF4E6E" w:rsidRPr="00FF4E6E" w:rsidRDefault="00FF4E6E" w:rsidP="00FF4E6E">
      <w:pPr>
        <w:ind w:left="709"/>
        <w:rPr>
          <w:b/>
          <w:bCs/>
          <w:lang w:val="en-GB"/>
        </w:rPr>
      </w:pPr>
      <w:r w:rsidRPr="005435D3">
        <w:rPr>
          <w:b/>
          <w:bCs/>
          <w:lang w:val="en-GB"/>
        </w:rPr>
        <w:t>SIGNATURE ARCHITECTS</w:t>
      </w:r>
    </w:p>
    <w:tbl>
      <w:tblPr>
        <w:tblStyle w:val="TableGrid"/>
        <w:tblW w:w="9330" w:type="dxa"/>
        <w:tblInd w:w="704" w:type="dxa"/>
        <w:tblLayout w:type="fixed"/>
        <w:tblLook w:val="0000" w:firstRow="0" w:lastRow="0" w:firstColumn="0" w:lastColumn="0" w:noHBand="0" w:noVBand="0"/>
      </w:tblPr>
      <w:tblGrid>
        <w:gridCol w:w="4313"/>
        <w:gridCol w:w="5017"/>
      </w:tblGrid>
      <w:tr w:rsidR="7277007B" w14:paraId="2A88D5E7" w14:textId="77777777" w:rsidTr="7D9DD103">
        <w:tc>
          <w:tcPr>
            <w:tcW w:w="4313" w:type="dxa"/>
            <w:shd w:val="clear" w:color="auto" w:fill="AE9142" w:themeFill="accent2"/>
          </w:tcPr>
          <w:p w14:paraId="3E184DF1" w14:textId="4C80B941" w:rsidR="7277007B" w:rsidRDefault="6962C747" w:rsidP="6962C747">
            <w:pPr>
              <w:spacing w:after="120"/>
              <w:jc w:val="left"/>
              <w:rPr>
                <w:rFonts w:ascii="Segoe UI" w:eastAsia="Segoe UI" w:hAnsi="Segoe UI" w:cs="Segoe UI"/>
                <w:b/>
                <w:bCs/>
                <w:color w:val="FFFFFF" w:themeColor="background2"/>
                <w:szCs w:val="18"/>
              </w:rPr>
            </w:pPr>
            <w:r w:rsidRPr="6962C747">
              <w:rPr>
                <w:rFonts w:ascii="Segoe UI" w:eastAsia="Segoe UI" w:hAnsi="Segoe UI" w:cs="Segoe UI"/>
                <w:b/>
                <w:bCs/>
                <w:color w:val="FFFFFF" w:themeColor="background2"/>
                <w:szCs w:val="18"/>
              </w:rPr>
              <w:t>Model Naming Code</w:t>
            </w:r>
          </w:p>
        </w:tc>
        <w:tc>
          <w:tcPr>
            <w:tcW w:w="5017" w:type="dxa"/>
            <w:shd w:val="clear" w:color="auto" w:fill="AE9142" w:themeFill="accent2"/>
          </w:tcPr>
          <w:p w14:paraId="17820772" w14:textId="20B0864A" w:rsidR="7277007B" w:rsidRDefault="7277007B" w:rsidP="7277007B">
            <w:pPr>
              <w:spacing w:after="120"/>
              <w:jc w:val="left"/>
              <w:rPr>
                <w:rFonts w:ascii="Segoe UI" w:eastAsia="Segoe UI" w:hAnsi="Segoe UI" w:cs="Segoe UI"/>
                <w:b/>
                <w:bCs/>
                <w:color w:val="FFFFFF" w:themeColor="background2"/>
                <w:szCs w:val="18"/>
              </w:rPr>
            </w:pPr>
            <w:r w:rsidRPr="7277007B">
              <w:rPr>
                <w:rFonts w:ascii="Segoe UI" w:eastAsia="Segoe UI" w:hAnsi="Segoe UI" w:cs="Segoe UI"/>
                <w:b/>
                <w:bCs/>
                <w:color w:val="FFFFFF" w:themeColor="background2"/>
                <w:szCs w:val="18"/>
              </w:rPr>
              <w:t>Description</w:t>
            </w:r>
          </w:p>
        </w:tc>
      </w:tr>
      <w:tr w:rsidR="7277007B" w14:paraId="0EAE612A" w14:textId="77777777" w:rsidTr="7D9DD103">
        <w:tc>
          <w:tcPr>
            <w:tcW w:w="4313" w:type="dxa"/>
          </w:tcPr>
          <w:p w14:paraId="5AC5B37B" w14:textId="215EA4BC" w:rsidR="7277007B" w:rsidRDefault="00AD5246" w:rsidP="69BA271B">
            <w:pPr>
              <w:spacing w:after="120"/>
              <w:ind w:left="0"/>
              <w:jc w:val="left"/>
              <w:rPr>
                <w:b/>
                <w:bCs/>
                <w:color w:val="1A1A1A"/>
              </w:rPr>
            </w:pPr>
            <w:r w:rsidRPr="00AD5246">
              <w:rPr>
                <w:b/>
                <w:bCs/>
                <w:color w:val="1A1A1A"/>
              </w:rPr>
              <w:t>R08-HE1D03-KAA-00-XX-MOD-AR-30001</w:t>
            </w:r>
          </w:p>
        </w:tc>
        <w:tc>
          <w:tcPr>
            <w:tcW w:w="5017" w:type="dxa"/>
          </w:tcPr>
          <w:p w14:paraId="3979B3C2" w14:textId="22275365" w:rsidR="7277007B" w:rsidRDefault="7277007B" w:rsidP="00900587">
            <w:pPr>
              <w:spacing w:after="120"/>
              <w:ind w:left="0"/>
              <w:jc w:val="left"/>
              <w:rPr>
                <w:i/>
                <w:iCs/>
                <w:color w:val="000000"/>
                <w:szCs w:val="18"/>
              </w:rPr>
            </w:pPr>
            <w:r w:rsidRPr="7277007B">
              <w:rPr>
                <w:i/>
                <w:iCs/>
                <w:color w:val="000000"/>
                <w:szCs w:val="18"/>
              </w:rPr>
              <w:t>Site layout + Topography</w:t>
            </w:r>
          </w:p>
        </w:tc>
      </w:tr>
      <w:tr w:rsidR="00AD5246" w14:paraId="2C74C611" w14:textId="77777777" w:rsidTr="7D9DD103">
        <w:tc>
          <w:tcPr>
            <w:tcW w:w="4313" w:type="dxa"/>
          </w:tcPr>
          <w:p w14:paraId="26F11BF5" w14:textId="08D3B728" w:rsidR="00AD5246" w:rsidRDefault="00AD5246" w:rsidP="00AD5246">
            <w:pPr>
              <w:spacing w:after="120"/>
              <w:ind w:left="0"/>
              <w:jc w:val="left"/>
              <w:rPr>
                <w:b/>
                <w:bCs/>
                <w:color w:val="1A1A1A"/>
              </w:rPr>
            </w:pPr>
            <w:r w:rsidRPr="00AD5246">
              <w:rPr>
                <w:b/>
                <w:bCs/>
                <w:color w:val="1A1A1A"/>
              </w:rPr>
              <w:t>R08-HE1D03-KAA-15-XX-MOD-AR-04110</w:t>
            </w:r>
          </w:p>
        </w:tc>
        <w:tc>
          <w:tcPr>
            <w:tcW w:w="5017" w:type="dxa"/>
          </w:tcPr>
          <w:p w14:paraId="7835426D" w14:textId="3A682EB4" w:rsidR="00AD5246" w:rsidRDefault="00AD5246" w:rsidP="00AD5246">
            <w:pPr>
              <w:spacing w:after="120"/>
              <w:ind w:left="0"/>
              <w:jc w:val="left"/>
              <w:rPr>
                <w:i/>
                <w:iCs/>
                <w:color w:val="000000"/>
              </w:rPr>
            </w:pPr>
            <w:r w:rsidRPr="7277007B">
              <w:rPr>
                <w:i/>
                <w:iCs/>
                <w:color w:val="000000"/>
                <w:szCs w:val="18"/>
              </w:rPr>
              <w:t>SPA</w:t>
            </w:r>
          </w:p>
        </w:tc>
      </w:tr>
      <w:tr w:rsidR="50D16FA3" w14:paraId="576B0349" w14:textId="77777777" w:rsidTr="7D9DD103">
        <w:tc>
          <w:tcPr>
            <w:tcW w:w="4313" w:type="dxa"/>
          </w:tcPr>
          <w:p w14:paraId="0FD80447" w14:textId="7A607F3B" w:rsidR="50D16FA3" w:rsidRDefault="00AD5246" w:rsidP="00AD5246">
            <w:pPr>
              <w:spacing w:after="120"/>
              <w:ind w:left="0"/>
              <w:jc w:val="left"/>
              <w:rPr>
                <w:b/>
                <w:bCs/>
                <w:color w:val="1A1A1A"/>
              </w:rPr>
            </w:pPr>
            <w:r w:rsidRPr="00AD5246">
              <w:rPr>
                <w:b/>
                <w:bCs/>
                <w:color w:val="1A1A1A"/>
              </w:rPr>
              <w:t>R08-HE1D03-KAA-16-XX-MOD-AR-05201</w:t>
            </w:r>
          </w:p>
        </w:tc>
        <w:tc>
          <w:tcPr>
            <w:tcW w:w="5017" w:type="dxa"/>
          </w:tcPr>
          <w:p w14:paraId="3FA0D82E" w14:textId="57797A6D" w:rsidR="50D16FA3" w:rsidRDefault="00AD5246" w:rsidP="50D16FA3">
            <w:pPr>
              <w:spacing w:after="120"/>
              <w:ind w:left="0"/>
              <w:jc w:val="left"/>
              <w:rPr>
                <w:i/>
                <w:iCs/>
                <w:color w:val="000000"/>
              </w:rPr>
            </w:pPr>
            <w:r w:rsidRPr="00AD5246">
              <w:rPr>
                <w:i/>
                <w:iCs/>
                <w:color w:val="000000"/>
              </w:rPr>
              <w:t>Pool Bar &amp; Grill</w:t>
            </w:r>
          </w:p>
        </w:tc>
      </w:tr>
      <w:tr w:rsidR="7277007B" w14:paraId="7E542842" w14:textId="77777777" w:rsidTr="7D9DD103">
        <w:tc>
          <w:tcPr>
            <w:tcW w:w="4313" w:type="dxa"/>
          </w:tcPr>
          <w:p w14:paraId="6B2205D9" w14:textId="26B56F94" w:rsidR="7277007B" w:rsidRDefault="00AD5246" w:rsidP="00900587">
            <w:pPr>
              <w:spacing w:after="120"/>
              <w:ind w:left="0"/>
              <w:jc w:val="left"/>
              <w:rPr>
                <w:b/>
                <w:bCs/>
                <w:color w:val="1A1A1A"/>
                <w:szCs w:val="18"/>
              </w:rPr>
            </w:pPr>
            <w:r w:rsidRPr="00AD5246">
              <w:rPr>
                <w:b/>
                <w:bCs/>
                <w:color w:val="1A1A1A"/>
                <w:szCs w:val="18"/>
              </w:rPr>
              <w:t>R08-HE1D03-KAA-20-XX-MOD-AR-02119</w:t>
            </w:r>
          </w:p>
        </w:tc>
        <w:tc>
          <w:tcPr>
            <w:tcW w:w="5017" w:type="dxa"/>
          </w:tcPr>
          <w:p w14:paraId="008EC6B7" w14:textId="15B19471" w:rsidR="7277007B" w:rsidRPr="00900587" w:rsidRDefault="00AD5246" w:rsidP="48D751A0">
            <w:pPr>
              <w:spacing w:after="120"/>
              <w:ind w:left="0"/>
              <w:jc w:val="left"/>
              <w:rPr>
                <w:rFonts w:ascii="Playfair Display" w:eastAsia="Playfair Display" w:hAnsi="Playfair Display" w:cs="Playfair Display"/>
                <w:szCs w:val="18"/>
              </w:rPr>
            </w:pPr>
            <w:r w:rsidRPr="00AD5246">
              <w:rPr>
                <w:rFonts w:ascii="Playfair Display" w:eastAsia="Playfair Display" w:hAnsi="Playfair Display" w:cs="Playfair Display"/>
                <w:szCs w:val="18"/>
              </w:rPr>
              <w:t>Central Amenities Buildings</w:t>
            </w:r>
          </w:p>
        </w:tc>
      </w:tr>
      <w:tr w:rsidR="7277007B" w14:paraId="47261694" w14:textId="77777777" w:rsidTr="7D9DD103">
        <w:tc>
          <w:tcPr>
            <w:tcW w:w="4313" w:type="dxa"/>
          </w:tcPr>
          <w:p w14:paraId="4D90D707" w14:textId="4F58D799" w:rsidR="7277007B" w:rsidRDefault="00AD5246" w:rsidP="00900587">
            <w:pPr>
              <w:spacing w:after="120"/>
              <w:ind w:left="0"/>
              <w:jc w:val="left"/>
              <w:rPr>
                <w:b/>
                <w:bCs/>
                <w:color w:val="1A1A1A"/>
                <w:szCs w:val="18"/>
              </w:rPr>
            </w:pPr>
            <w:r w:rsidRPr="00AD5246">
              <w:rPr>
                <w:b/>
                <w:bCs/>
                <w:color w:val="1A1A1A"/>
                <w:szCs w:val="18"/>
              </w:rPr>
              <w:t>R08-HE1D03-KAA-22-XX-MOD-AR-05101</w:t>
            </w:r>
          </w:p>
        </w:tc>
        <w:tc>
          <w:tcPr>
            <w:tcW w:w="5017" w:type="dxa"/>
          </w:tcPr>
          <w:p w14:paraId="47119628" w14:textId="5EC0EAD3" w:rsidR="7277007B" w:rsidRPr="00900587" w:rsidRDefault="00AD5246" w:rsidP="48D751A0">
            <w:pPr>
              <w:spacing w:after="120"/>
              <w:ind w:left="0"/>
              <w:jc w:val="left"/>
              <w:rPr>
                <w:rFonts w:ascii="Playfair Display" w:eastAsia="Playfair Display" w:hAnsi="Playfair Display" w:cs="Playfair Display"/>
                <w:szCs w:val="18"/>
              </w:rPr>
            </w:pPr>
            <w:r w:rsidRPr="00AD5246">
              <w:rPr>
                <w:rFonts w:ascii="Playfair Display" w:eastAsia="Playfair Display" w:hAnsi="Playfair Display" w:cs="Playfair Display"/>
                <w:szCs w:val="18"/>
              </w:rPr>
              <w:t>Restaurants</w:t>
            </w:r>
          </w:p>
        </w:tc>
      </w:tr>
      <w:tr w:rsidR="7277007B" w14:paraId="6B7306A4" w14:textId="77777777" w:rsidTr="7D9DD103">
        <w:tc>
          <w:tcPr>
            <w:tcW w:w="4313" w:type="dxa"/>
          </w:tcPr>
          <w:p w14:paraId="647AEDF7" w14:textId="0FEDD97D" w:rsidR="7277007B" w:rsidRDefault="00AD5246" w:rsidP="00900587">
            <w:pPr>
              <w:spacing w:after="120"/>
              <w:ind w:left="0"/>
              <w:jc w:val="left"/>
              <w:rPr>
                <w:b/>
                <w:bCs/>
                <w:color w:val="1A1A1A"/>
                <w:szCs w:val="18"/>
              </w:rPr>
            </w:pPr>
            <w:r w:rsidRPr="00AD5246">
              <w:rPr>
                <w:b/>
                <w:bCs/>
                <w:color w:val="1A1A1A"/>
                <w:szCs w:val="18"/>
              </w:rPr>
              <w:t>R08-HE1D03-KAA-33-XX-MOD-AR-03301</w:t>
            </w:r>
          </w:p>
        </w:tc>
        <w:tc>
          <w:tcPr>
            <w:tcW w:w="5017" w:type="dxa"/>
          </w:tcPr>
          <w:p w14:paraId="3F7E748C" w14:textId="7EF4AE95" w:rsidR="7277007B" w:rsidRPr="00900587" w:rsidRDefault="00AD5246" w:rsidP="48D751A0">
            <w:pPr>
              <w:spacing w:after="120"/>
              <w:ind w:left="0"/>
              <w:jc w:val="left"/>
              <w:rPr>
                <w:rFonts w:ascii="Playfair Display" w:eastAsia="Playfair Display" w:hAnsi="Playfair Display" w:cs="Playfair Display"/>
                <w:szCs w:val="18"/>
              </w:rPr>
            </w:pPr>
            <w:r w:rsidRPr="00AD5246">
              <w:rPr>
                <w:rFonts w:ascii="Playfair Display" w:eastAsia="Playfair Display" w:hAnsi="Playfair Display" w:cs="Playfair Display"/>
                <w:szCs w:val="18"/>
              </w:rPr>
              <w:t>Villa Type 1 - 3 Bedrooms</w:t>
            </w:r>
          </w:p>
        </w:tc>
      </w:tr>
      <w:tr w:rsidR="48FAF90C" w14:paraId="39532477" w14:textId="77777777" w:rsidTr="7D9DD103">
        <w:tc>
          <w:tcPr>
            <w:tcW w:w="4313" w:type="dxa"/>
          </w:tcPr>
          <w:p w14:paraId="513552A8" w14:textId="68E4E619" w:rsidR="48FAF90C" w:rsidRDefault="00AD5246" w:rsidP="48FAF90C">
            <w:pPr>
              <w:spacing w:after="120"/>
              <w:ind w:left="0"/>
              <w:jc w:val="left"/>
              <w:rPr>
                <w:b/>
                <w:bCs/>
                <w:color w:val="1A1A1A"/>
              </w:rPr>
            </w:pPr>
            <w:r w:rsidRPr="00AD5246">
              <w:rPr>
                <w:b/>
                <w:bCs/>
                <w:color w:val="1A1A1A"/>
              </w:rPr>
              <w:t>R08-HE1D03-KAA-50-XX-MOD-AR-03010</w:t>
            </w:r>
          </w:p>
        </w:tc>
        <w:tc>
          <w:tcPr>
            <w:tcW w:w="5017" w:type="dxa"/>
          </w:tcPr>
          <w:p w14:paraId="220E1B89" w14:textId="7F1ED668" w:rsidR="48FAF90C" w:rsidRDefault="00AD5246" w:rsidP="48FAF90C">
            <w:pPr>
              <w:spacing w:after="120"/>
              <w:ind w:left="0"/>
              <w:jc w:val="left"/>
              <w:rPr>
                <w:rFonts w:ascii="Playfair Display" w:eastAsia="Playfair Display" w:hAnsi="Playfair Display" w:cs="Playfair Display"/>
              </w:rPr>
            </w:pPr>
            <w:r w:rsidRPr="00AD5246">
              <w:rPr>
                <w:rFonts w:ascii="Playfair Display" w:eastAsia="Playfair Display" w:hAnsi="Playfair Display" w:cs="Playfair Display"/>
              </w:rPr>
              <w:t>Roof</w:t>
            </w:r>
          </w:p>
        </w:tc>
      </w:tr>
      <w:tr w:rsidR="7277007B" w14:paraId="58B57407" w14:textId="77777777" w:rsidTr="7D9DD103">
        <w:tc>
          <w:tcPr>
            <w:tcW w:w="4313" w:type="dxa"/>
          </w:tcPr>
          <w:p w14:paraId="79138A2A" w14:textId="73FBAC2F" w:rsidR="7277007B" w:rsidRDefault="00AD5246" w:rsidP="00900587">
            <w:pPr>
              <w:spacing w:after="120"/>
              <w:ind w:left="0"/>
              <w:jc w:val="left"/>
              <w:rPr>
                <w:b/>
                <w:bCs/>
                <w:color w:val="1A1A1A"/>
                <w:szCs w:val="18"/>
              </w:rPr>
            </w:pPr>
            <w:r w:rsidRPr="00AD5246">
              <w:rPr>
                <w:b/>
                <w:bCs/>
                <w:color w:val="1A1A1A"/>
                <w:szCs w:val="18"/>
              </w:rPr>
              <w:t>R08-HE1D03-KAA-50-XX-MOD-AR-03101</w:t>
            </w:r>
          </w:p>
        </w:tc>
        <w:tc>
          <w:tcPr>
            <w:tcW w:w="5017" w:type="dxa"/>
          </w:tcPr>
          <w:p w14:paraId="755F9D70" w14:textId="33778DDB" w:rsidR="7277007B" w:rsidRPr="00900587" w:rsidRDefault="00AD5246" w:rsidP="00900587">
            <w:pPr>
              <w:spacing w:after="120"/>
              <w:ind w:left="0"/>
              <w:jc w:val="left"/>
              <w:rPr>
                <w:i/>
                <w:iCs/>
                <w:color w:val="000000"/>
                <w:szCs w:val="18"/>
              </w:rPr>
            </w:pPr>
            <w:r w:rsidRPr="00AD5246">
              <w:rPr>
                <w:i/>
                <w:iCs/>
                <w:color w:val="000000"/>
                <w:szCs w:val="18"/>
              </w:rPr>
              <w:t>Module 1 - Executive King Room (2 party walls)</w:t>
            </w:r>
          </w:p>
        </w:tc>
      </w:tr>
      <w:tr w:rsidR="7277007B" w14:paraId="4BBAB8FA" w14:textId="77777777" w:rsidTr="7D9DD103">
        <w:tc>
          <w:tcPr>
            <w:tcW w:w="4313" w:type="dxa"/>
          </w:tcPr>
          <w:p w14:paraId="6A1D4037" w14:textId="30F888F9" w:rsidR="237C6D8D" w:rsidRDefault="00AD5246" w:rsidP="48D751A0">
            <w:pPr>
              <w:spacing w:after="120"/>
              <w:ind w:left="0"/>
              <w:jc w:val="left"/>
              <w:rPr>
                <w:b/>
                <w:bCs/>
                <w:color w:val="1A1A1A"/>
              </w:rPr>
            </w:pPr>
            <w:r w:rsidRPr="00AD5246">
              <w:rPr>
                <w:b/>
                <w:bCs/>
                <w:color w:val="1A1A1A"/>
              </w:rPr>
              <w:t>R08-HE1D03-KAA-50-XX-MOD-AR-03102</w:t>
            </w:r>
          </w:p>
        </w:tc>
        <w:tc>
          <w:tcPr>
            <w:tcW w:w="5017" w:type="dxa"/>
          </w:tcPr>
          <w:p w14:paraId="06E4323D" w14:textId="5AF6A225" w:rsidR="237C6D8D" w:rsidRDefault="00AD5246" w:rsidP="48D751A0">
            <w:pPr>
              <w:spacing w:after="120"/>
              <w:ind w:left="0"/>
              <w:jc w:val="left"/>
              <w:rPr>
                <w:rFonts w:ascii="Playfair Display" w:eastAsia="Playfair Display" w:hAnsi="Playfair Display" w:cs="Playfair Display"/>
                <w:szCs w:val="18"/>
              </w:rPr>
            </w:pPr>
            <w:r w:rsidRPr="00AD5246">
              <w:rPr>
                <w:rFonts w:ascii="Playfair Display" w:eastAsia="Playfair Display" w:hAnsi="Playfair Display" w:cs="Playfair Display"/>
                <w:szCs w:val="18"/>
              </w:rPr>
              <w:t>Module 1 - Executive Queen Room</w:t>
            </w:r>
          </w:p>
        </w:tc>
      </w:tr>
      <w:tr w:rsidR="48D751A0" w14:paraId="63F48ADF" w14:textId="77777777" w:rsidTr="7D9DD103">
        <w:tc>
          <w:tcPr>
            <w:tcW w:w="4313" w:type="dxa"/>
          </w:tcPr>
          <w:p w14:paraId="3FD6EDE5" w14:textId="49CBABB7" w:rsidR="48D751A0" w:rsidRDefault="00AD5246" w:rsidP="48D751A0">
            <w:pPr>
              <w:spacing w:after="120"/>
              <w:ind w:left="0"/>
              <w:jc w:val="left"/>
              <w:rPr>
                <w:b/>
                <w:bCs/>
                <w:color w:val="1A1A1A"/>
              </w:rPr>
            </w:pPr>
            <w:r w:rsidRPr="00AD5246">
              <w:rPr>
                <w:rFonts w:ascii="Playfair Display" w:eastAsia="Playfair Display" w:hAnsi="Playfair Display" w:cs="Playfair Display"/>
                <w:b/>
                <w:bCs/>
                <w:szCs w:val="18"/>
              </w:rPr>
              <w:t>R08-HE1D03-KAA-50-XX-MOD-AR-03103</w:t>
            </w:r>
          </w:p>
        </w:tc>
        <w:tc>
          <w:tcPr>
            <w:tcW w:w="5017" w:type="dxa"/>
          </w:tcPr>
          <w:p w14:paraId="57E110D6" w14:textId="5C472B47" w:rsidR="48D751A0" w:rsidRDefault="00AD5246" w:rsidP="48D751A0">
            <w:pPr>
              <w:spacing w:after="120"/>
              <w:ind w:left="0"/>
              <w:jc w:val="left"/>
              <w:rPr>
                <w:rFonts w:ascii="Playfair Display" w:eastAsia="Playfair Display" w:hAnsi="Playfair Display" w:cs="Playfair Display"/>
                <w:szCs w:val="18"/>
              </w:rPr>
            </w:pPr>
            <w:r w:rsidRPr="00AD5246">
              <w:rPr>
                <w:rFonts w:ascii="Playfair Display" w:eastAsia="Playfair Display" w:hAnsi="Playfair Display" w:cs="Playfair Display"/>
                <w:szCs w:val="18"/>
              </w:rPr>
              <w:t>Module 1 - 2 Bedrooms Suite</w:t>
            </w:r>
          </w:p>
        </w:tc>
      </w:tr>
      <w:tr w:rsidR="7277007B" w14:paraId="34460B20" w14:textId="77777777" w:rsidTr="7D9DD103">
        <w:tc>
          <w:tcPr>
            <w:tcW w:w="4313" w:type="dxa"/>
          </w:tcPr>
          <w:p w14:paraId="7C02D31F" w14:textId="43486ABB" w:rsidR="7277007B" w:rsidRDefault="00AD5246" w:rsidP="574C89BA">
            <w:pPr>
              <w:spacing w:after="120"/>
              <w:ind w:left="0"/>
              <w:jc w:val="left"/>
              <w:rPr>
                <w:b/>
                <w:bCs/>
                <w:color w:val="1A1A1A"/>
              </w:rPr>
            </w:pPr>
            <w:r w:rsidRPr="00AD5246">
              <w:rPr>
                <w:b/>
                <w:bCs/>
                <w:color w:val="1A1A1A"/>
              </w:rPr>
              <w:lastRenderedPageBreak/>
              <w:t>R08-HE1D03-KAA-50-XX-MOD-AR-03106</w:t>
            </w:r>
          </w:p>
        </w:tc>
        <w:tc>
          <w:tcPr>
            <w:tcW w:w="5017" w:type="dxa"/>
          </w:tcPr>
          <w:p w14:paraId="4FF3D04A" w14:textId="2C13634C" w:rsidR="7277007B" w:rsidRDefault="00AD5246" w:rsidP="00900587">
            <w:pPr>
              <w:spacing w:after="120"/>
              <w:ind w:left="0"/>
              <w:jc w:val="left"/>
              <w:rPr>
                <w:i/>
                <w:iCs/>
                <w:color w:val="000000"/>
                <w:szCs w:val="18"/>
              </w:rPr>
            </w:pPr>
            <w:r w:rsidRPr="00AD5246">
              <w:rPr>
                <w:i/>
                <w:iCs/>
                <w:color w:val="000000"/>
                <w:szCs w:val="18"/>
              </w:rPr>
              <w:t>Module 1 - Service Pod</w:t>
            </w:r>
          </w:p>
        </w:tc>
      </w:tr>
      <w:tr w:rsidR="00AD5246" w14:paraId="35B79DE8" w14:textId="77777777" w:rsidTr="7D9DD103">
        <w:tc>
          <w:tcPr>
            <w:tcW w:w="4313" w:type="dxa"/>
          </w:tcPr>
          <w:p w14:paraId="391CDCA0" w14:textId="7695CF1A" w:rsidR="00AD5246" w:rsidRPr="00AD5246" w:rsidRDefault="00AD5246" w:rsidP="574C89BA">
            <w:pPr>
              <w:ind w:left="0"/>
              <w:jc w:val="left"/>
              <w:rPr>
                <w:b/>
                <w:bCs/>
                <w:color w:val="1A1A1A"/>
              </w:rPr>
            </w:pPr>
            <w:r w:rsidRPr="00AD5246">
              <w:rPr>
                <w:b/>
                <w:bCs/>
                <w:color w:val="1A1A1A"/>
              </w:rPr>
              <w:t>R08-HE1D03-KAA-51-XX-MOD-AR-03201</w:t>
            </w:r>
          </w:p>
        </w:tc>
        <w:tc>
          <w:tcPr>
            <w:tcW w:w="5017" w:type="dxa"/>
          </w:tcPr>
          <w:p w14:paraId="2348AA3D" w14:textId="6894851D" w:rsidR="00AD5246" w:rsidRPr="7277007B" w:rsidRDefault="00AD5246" w:rsidP="00900587">
            <w:pPr>
              <w:ind w:left="0"/>
              <w:jc w:val="left"/>
              <w:rPr>
                <w:i/>
                <w:iCs/>
                <w:color w:val="000000"/>
                <w:szCs w:val="18"/>
              </w:rPr>
            </w:pPr>
            <w:r w:rsidRPr="00AD5246">
              <w:rPr>
                <w:i/>
                <w:iCs/>
                <w:color w:val="000000"/>
                <w:szCs w:val="18"/>
              </w:rPr>
              <w:t>Module 2 - Executive King Room</w:t>
            </w:r>
          </w:p>
        </w:tc>
      </w:tr>
      <w:tr w:rsidR="00AD5246" w14:paraId="4C9A6F22" w14:textId="77777777" w:rsidTr="7D9DD103">
        <w:tc>
          <w:tcPr>
            <w:tcW w:w="4313" w:type="dxa"/>
          </w:tcPr>
          <w:p w14:paraId="2FD95065" w14:textId="17466A2A" w:rsidR="00AD5246" w:rsidRPr="00AD5246" w:rsidRDefault="00AD5246" w:rsidP="574C89BA">
            <w:pPr>
              <w:ind w:left="0"/>
              <w:jc w:val="left"/>
              <w:rPr>
                <w:b/>
                <w:bCs/>
                <w:color w:val="1A1A1A"/>
              </w:rPr>
            </w:pPr>
            <w:r w:rsidRPr="00AD5246">
              <w:rPr>
                <w:b/>
                <w:bCs/>
                <w:color w:val="1A1A1A"/>
              </w:rPr>
              <w:t>R08-HE1D03-KAA-59-XX-MOD-AR-00000</w:t>
            </w:r>
          </w:p>
        </w:tc>
        <w:tc>
          <w:tcPr>
            <w:tcW w:w="5017" w:type="dxa"/>
          </w:tcPr>
          <w:p w14:paraId="3EEE074A" w14:textId="77777777" w:rsidR="00AD5246" w:rsidRPr="7277007B" w:rsidRDefault="00AD5246" w:rsidP="00900587">
            <w:pPr>
              <w:ind w:left="0"/>
              <w:jc w:val="left"/>
              <w:rPr>
                <w:i/>
                <w:iCs/>
                <w:color w:val="000000"/>
                <w:szCs w:val="18"/>
              </w:rPr>
            </w:pPr>
          </w:p>
        </w:tc>
      </w:tr>
      <w:tr w:rsidR="00AD5246" w14:paraId="6F4F1D4D" w14:textId="77777777" w:rsidTr="7D9DD103">
        <w:tc>
          <w:tcPr>
            <w:tcW w:w="4313" w:type="dxa"/>
          </w:tcPr>
          <w:p w14:paraId="164E11BF" w14:textId="07D34441" w:rsidR="00AD5246" w:rsidRPr="00AD5246" w:rsidRDefault="00AD5246" w:rsidP="574C89BA">
            <w:pPr>
              <w:ind w:left="0"/>
              <w:jc w:val="left"/>
              <w:rPr>
                <w:b/>
                <w:bCs/>
                <w:color w:val="1A1A1A"/>
              </w:rPr>
            </w:pPr>
            <w:r w:rsidRPr="00AD5246">
              <w:rPr>
                <w:b/>
                <w:bCs/>
                <w:color w:val="1A1A1A"/>
              </w:rPr>
              <w:t>R08-HE1D03-KAA-60-XX-MOD-AR-06101</w:t>
            </w:r>
          </w:p>
        </w:tc>
        <w:tc>
          <w:tcPr>
            <w:tcW w:w="5017" w:type="dxa"/>
          </w:tcPr>
          <w:p w14:paraId="4C0B79DE" w14:textId="04476AC5" w:rsidR="00AD5246" w:rsidRPr="7277007B" w:rsidRDefault="00AD5246" w:rsidP="00900587">
            <w:pPr>
              <w:ind w:left="0"/>
              <w:jc w:val="left"/>
              <w:rPr>
                <w:i/>
                <w:iCs/>
                <w:color w:val="000000"/>
                <w:szCs w:val="18"/>
              </w:rPr>
            </w:pPr>
            <w:r w:rsidRPr="00AD5246">
              <w:rPr>
                <w:i/>
                <w:iCs/>
                <w:color w:val="000000"/>
                <w:szCs w:val="18"/>
              </w:rPr>
              <w:t>MAIN BOH</w:t>
            </w:r>
          </w:p>
        </w:tc>
      </w:tr>
      <w:tr w:rsidR="00AD5246" w14:paraId="4B97A3D2" w14:textId="77777777" w:rsidTr="7D9DD103">
        <w:tc>
          <w:tcPr>
            <w:tcW w:w="4313" w:type="dxa"/>
          </w:tcPr>
          <w:p w14:paraId="0DFEE8A5" w14:textId="78A521A0" w:rsidR="00AD5246" w:rsidRPr="00AD5246" w:rsidRDefault="00AD5246" w:rsidP="574C89BA">
            <w:pPr>
              <w:ind w:left="0"/>
              <w:jc w:val="left"/>
              <w:rPr>
                <w:b/>
                <w:bCs/>
                <w:color w:val="1A1A1A"/>
              </w:rPr>
            </w:pPr>
            <w:r w:rsidRPr="00AD5246">
              <w:rPr>
                <w:b/>
                <w:bCs/>
                <w:color w:val="1A1A1A"/>
              </w:rPr>
              <w:t>R08-HE1D03-KAA-67-XX-MOD-AR-06701</w:t>
            </w:r>
          </w:p>
        </w:tc>
        <w:tc>
          <w:tcPr>
            <w:tcW w:w="5017" w:type="dxa"/>
          </w:tcPr>
          <w:p w14:paraId="072FB0A0" w14:textId="73C5214D" w:rsidR="00AD5246" w:rsidRPr="7277007B" w:rsidRDefault="00AD5246" w:rsidP="00900587">
            <w:pPr>
              <w:ind w:left="0"/>
              <w:jc w:val="left"/>
              <w:rPr>
                <w:i/>
                <w:iCs/>
                <w:color w:val="000000"/>
                <w:szCs w:val="18"/>
              </w:rPr>
            </w:pPr>
            <w:r w:rsidRPr="00AD5246">
              <w:rPr>
                <w:i/>
                <w:iCs/>
                <w:color w:val="000000"/>
                <w:szCs w:val="18"/>
              </w:rPr>
              <w:t>Substation (T1)</w:t>
            </w:r>
          </w:p>
        </w:tc>
      </w:tr>
      <w:tr w:rsidR="7277007B" w14:paraId="5A1D714C" w14:textId="77777777" w:rsidTr="7D9DD103">
        <w:tc>
          <w:tcPr>
            <w:tcW w:w="4313" w:type="dxa"/>
          </w:tcPr>
          <w:p w14:paraId="66113B4E" w14:textId="661DFD0A" w:rsidR="7277007B" w:rsidRDefault="00AD5246" w:rsidP="3CA387B2">
            <w:pPr>
              <w:spacing w:after="120"/>
              <w:ind w:left="0"/>
              <w:jc w:val="left"/>
              <w:rPr>
                <w:b/>
                <w:bCs/>
                <w:color w:val="1A1A1A"/>
              </w:rPr>
            </w:pPr>
            <w:r w:rsidRPr="00AD5246">
              <w:rPr>
                <w:b/>
                <w:bCs/>
                <w:color w:val="1A1A1A"/>
              </w:rPr>
              <w:t>R08-HE1D03-KAA-71-XX-MOD-AR-07101</w:t>
            </w:r>
          </w:p>
        </w:tc>
        <w:tc>
          <w:tcPr>
            <w:tcW w:w="5017" w:type="dxa"/>
          </w:tcPr>
          <w:p w14:paraId="1397FDFB" w14:textId="57CC9ADD" w:rsidR="7277007B" w:rsidRDefault="00AD5246" w:rsidP="00900587">
            <w:pPr>
              <w:spacing w:after="120"/>
              <w:ind w:left="0"/>
              <w:jc w:val="left"/>
              <w:rPr>
                <w:i/>
                <w:iCs/>
                <w:color w:val="000000"/>
                <w:szCs w:val="18"/>
              </w:rPr>
            </w:pPr>
            <w:r w:rsidRPr="00AD5246">
              <w:rPr>
                <w:i/>
                <w:iCs/>
                <w:color w:val="000000"/>
                <w:szCs w:val="18"/>
              </w:rPr>
              <w:t>Building Support (T2)</w:t>
            </w:r>
          </w:p>
        </w:tc>
      </w:tr>
      <w:tr w:rsidR="3CA387B2" w14:paraId="2A317396" w14:textId="77777777" w:rsidTr="7D9DD103">
        <w:tc>
          <w:tcPr>
            <w:tcW w:w="4313" w:type="dxa"/>
          </w:tcPr>
          <w:p w14:paraId="550CDA81" w14:textId="3819A4A0" w:rsidR="3CA387B2" w:rsidRDefault="3CA387B2" w:rsidP="00AD5246">
            <w:pPr>
              <w:ind w:left="0"/>
              <w:jc w:val="left"/>
              <w:rPr>
                <w:b/>
                <w:bCs/>
                <w:szCs w:val="18"/>
                <w:lang w:val="pt-PT"/>
              </w:rPr>
            </w:pPr>
            <w:r w:rsidRPr="3CA387B2">
              <w:rPr>
                <w:b/>
                <w:bCs/>
                <w:szCs w:val="18"/>
                <w:lang w:val="pt-PT"/>
              </w:rPr>
              <w:t>R08-H</w:t>
            </w:r>
            <w:r w:rsidR="00AD5246">
              <w:rPr>
                <w:b/>
                <w:bCs/>
                <w:szCs w:val="18"/>
                <w:lang w:val="pt-PT"/>
              </w:rPr>
              <w:t>E1D03-KAA-00-XX-MOD-AR-00005</w:t>
            </w:r>
          </w:p>
        </w:tc>
        <w:tc>
          <w:tcPr>
            <w:tcW w:w="5017" w:type="dxa"/>
          </w:tcPr>
          <w:p w14:paraId="3C195758" w14:textId="17B4D0CE" w:rsidR="3CA387B2" w:rsidRDefault="3CA387B2" w:rsidP="3CA387B2">
            <w:pPr>
              <w:ind w:left="0"/>
              <w:jc w:val="left"/>
              <w:rPr>
                <w:rFonts w:ascii="Playfair Display" w:eastAsia="Playfair Display" w:hAnsi="Playfair Display" w:cs="Playfair Display"/>
                <w:szCs w:val="18"/>
              </w:rPr>
            </w:pPr>
            <w:r w:rsidRPr="3CA387B2">
              <w:rPr>
                <w:rFonts w:ascii="Playfair Display" w:eastAsia="Playfair Display" w:hAnsi="Playfair Display" w:cs="Playfair Display"/>
                <w:szCs w:val="18"/>
              </w:rPr>
              <w:t>Sheet File Typical hotel Layouts</w:t>
            </w:r>
          </w:p>
        </w:tc>
      </w:tr>
      <w:tr w:rsidR="3CA387B2" w14:paraId="695BEEBA" w14:textId="77777777" w:rsidTr="7D9DD103">
        <w:tc>
          <w:tcPr>
            <w:tcW w:w="4313" w:type="dxa"/>
          </w:tcPr>
          <w:p w14:paraId="728F52F7" w14:textId="78FFF5D8" w:rsidR="3CA387B2" w:rsidRDefault="7D9DD103" w:rsidP="00AD5246">
            <w:pPr>
              <w:ind w:left="0"/>
              <w:jc w:val="left"/>
              <w:rPr>
                <w:b/>
                <w:bCs/>
                <w:szCs w:val="18"/>
                <w:lang w:val="pt-PT"/>
              </w:rPr>
            </w:pPr>
            <w:r w:rsidRPr="7D9DD103">
              <w:rPr>
                <w:b/>
                <w:bCs/>
                <w:szCs w:val="18"/>
                <w:lang w:val="pt-PT"/>
              </w:rPr>
              <w:t>R08-H</w:t>
            </w:r>
            <w:r w:rsidR="00AD5246">
              <w:rPr>
                <w:b/>
                <w:bCs/>
                <w:szCs w:val="18"/>
                <w:lang w:val="pt-PT"/>
              </w:rPr>
              <w:t>E1D03-KAA-00-XX-MOD-AR-00001</w:t>
            </w:r>
          </w:p>
        </w:tc>
        <w:tc>
          <w:tcPr>
            <w:tcW w:w="5017" w:type="dxa"/>
          </w:tcPr>
          <w:p w14:paraId="2D9FFB5E" w14:textId="5F26F75C" w:rsidR="3CA387B2" w:rsidRDefault="3CA387B2" w:rsidP="3CA387B2">
            <w:pPr>
              <w:ind w:left="0"/>
              <w:jc w:val="left"/>
              <w:rPr>
                <w:rFonts w:ascii="Playfair Display" w:eastAsia="Playfair Display" w:hAnsi="Playfair Display" w:cs="Playfair Display"/>
                <w:szCs w:val="18"/>
              </w:rPr>
            </w:pPr>
            <w:r w:rsidRPr="3CA387B2">
              <w:rPr>
                <w:rFonts w:ascii="Playfair Display" w:eastAsia="Playfair Display" w:hAnsi="Playfair Display" w:cs="Playfair Display"/>
                <w:szCs w:val="18"/>
              </w:rPr>
              <w:t>Masterplan Sheet File</w:t>
            </w:r>
          </w:p>
        </w:tc>
      </w:tr>
    </w:tbl>
    <w:p w14:paraId="6D0A2548" w14:textId="4A44E401" w:rsidR="48D751A0" w:rsidRDefault="48D751A0"/>
    <w:p w14:paraId="5B5A5915" w14:textId="591C9917" w:rsidR="00121779" w:rsidRDefault="00121779" w:rsidP="7277007B">
      <w:pPr>
        <w:ind w:left="0"/>
      </w:pPr>
    </w:p>
    <w:p w14:paraId="2898F2FB" w14:textId="0EAE5869" w:rsidR="00FF4E6E" w:rsidRDefault="7D9DD103" w:rsidP="008E31F4">
      <w:pPr>
        <w:pStyle w:val="Header"/>
        <w:tabs>
          <w:tab w:val="clear" w:pos="4680"/>
          <w:tab w:val="clear" w:pos="9360"/>
        </w:tabs>
        <w:spacing w:after="120"/>
        <w:rPr>
          <w:b/>
          <w:bCs/>
          <w:lang w:val="en-GB"/>
        </w:rPr>
      </w:pPr>
      <w:r>
        <w:t>Architectural Models Saved in BIM360</w:t>
      </w:r>
    </w:p>
    <w:p w14:paraId="32405F11" w14:textId="171E1CC3" w:rsidR="00FF4E6E" w:rsidRDefault="00AD5246" w:rsidP="48FAF90C">
      <w:pPr>
        <w:jc w:val="center"/>
        <w:rPr>
          <w:szCs w:val="18"/>
        </w:rPr>
      </w:pPr>
      <w:r>
        <w:rPr>
          <w:noProof/>
        </w:rPr>
        <w:drawing>
          <wp:inline distT="0" distB="0" distL="0" distR="0" wp14:anchorId="794210BF" wp14:editId="76895A28">
            <wp:extent cx="6715125" cy="33432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715125" cy="3343275"/>
                    </a:xfrm>
                    <a:prstGeom prst="rect">
                      <a:avLst/>
                    </a:prstGeom>
                  </pic:spPr>
                </pic:pic>
              </a:graphicData>
            </a:graphic>
          </wp:inline>
        </w:drawing>
      </w:r>
    </w:p>
    <w:p w14:paraId="04D3C7FA" w14:textId="6FDD4B1B" w:rsidR="00EA4451" w:rsidRPr="00900587" w:rsidRDefault="3FF13359" w:rsidP="504F8F6F">
      <w:pPr>
        <w:rPr>
          <w:szCs w:val="18"/>
        </w:rPr>
      </w:pPr>
      <w:r>
        <w:t xml:space="preserve">                                                            </w:t>
      </w:r>
    </w:p>
    <w:p w14:paraId="1FBF5CD5" w14:textId="74AEF745" w:rsidR="3FF13359" w:rsidRDefault="3FF13359" w:rsidP="3FF13359">
      <w:pPr>
        <w:ind w:left="709"/>
        <w:rPr>
          <w:b/>
          <w:bCs/>
          <w:szCs w:val="18"/>
          <w:lang w:val="en-GB"/>
        </w:rPr>
      </w:pPr>
      <w:r w:rsidRPr="3FF13359">
        <w:rPr>
          <w:b/>
          <w:bCs/>
          <w:lang w:val="en-GB"/>
        </w:rPr>
        <w:t>Lead Engineering – WIP TBD</w:t>
      </w:r>
    </w:p>
    <w:tbl>
      <w:tblPr>
        <w:tblStyle w:val="TRSDC-Gold"/>
        <w:tblW w:w="0" w:type="auto"/>
        <w:tblInd w:w="704" w:type="dxa"/>
        <w:tblLook w:val="06A0" w:firstRow="1" w:lastRow="0" w:firstColumn="1" w:lastColumn="0" w:noHBand="1" w:noVBand="1"/>
      </w:tblPr>
      <w:tblGrid>
        <w:gridCol w:w="4036"/>
        <w:gridCol w:w="5280"/>
      </w:tblGrid>
      <w:tr w:rsidR="1BC59E09" w:rsidRPr="0047243D" w14:paraId="7DFFA966" w14:textId="77777777" w:rsidTr="008E31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6" w:type="dxa"/>
          </w:tcPr>
          <w:p w14:paraId="19A2556B" w14:textId="4C80B941" w:rsidR="1BC59E09" w:rsidRPr="0047243D" w:rsidRDefault="1BC59E09" w:rsidP="00900587">
            <w:pPr>
              <w:spacing w:after="120"/>
              <w:ind w:left="0"/>
              <w:jc w:val="left"/>
              <w:rPr>
                <w:rFonts w:asciiTheme="minorHAnsi" w:eastAsia="Segoe UI" w:hAnsiTheme="minorHAnsi" w:cs="Segoe UI"/>
                <w:color w:val="FFFFFF" w:themeColor="background2"/>
              </w:rPr>
            </w:pPr>
            <w:r w:rsidRPr="0047243D">
              <w:rPr>
                <w:rFonts w:asciiTheme="minorHAnsi" w:eastAsia="Segoe UI" w:hAnsiTheme="minorHAnsi" w:cs="Segoe UI"/>
                <w:color w:val="FFFFFF" w:themeColor="background2"/>
              </w:rPr>
              <w:t>Model Naming Code</w:t>
            </w:r>
          </w:p>
        </w:tc>
        <w:tc>
          <w:tcPr>
            <w:tcW w:w="5280" w:type="dxa"/>
          </w:tcPr>
          <w:p w14:paraId="518270A9" w14:textId="20B0864A" w:rsidR="1BC59E09" w:rsidRPr="0047243D" w:rsidRDefault="1BC59E09" w:rsidP="00900587">
            <w:pPr>
              <w:spacing w:after="120"/>
              <w:ind w:left="0"/>
              <w:jc w:val="left"/>
              <w:cnfStyle w:val="100000000000" w:firstRow="1" w:lastRow="0" w:firstColumn="0" w:lastColumn="0" w:oddVBand="0" w:evenVBand="0" w:oddHBand="0" w:evenHBand="0" w:firstRowFirstColumn="0" w:firstRowLastColumn="0" w:lastRowFirstColumn="0" w:lastRowLastColumn="0"/>
              <w:rPr>
                <w:rFonts w:asciiTheme="minorHAnsi" w:eastAsia="Segoe UI" w:hAnsiTheme="minorHAnsi" w:cs="Segoe UI"/>
                <w:color w:val="FFFFFF" w:themeColor="background2"/>
              </w:rPr>
            </w:pPr>
            <w:r w:rsidRPr="0047243D">
              <w:rPr>
                <w:rFonts w:asciiTheme="minorHAnsi" w:eastAsia="Segoe UI" w:hAnsiTheme="minorHAnsi" w:cs="Segoe UI"/>
                <w:color w:val="FFFFFF" w:themeColor="background2"/>
              </w:rPr>
              <w:t>Description</w:t>
            </w:r>
          </w:p>
        </w:tc>
      </w:tr>
      <w:tr w:rsidR="1BC59E09" w:rsidRPr="0047243D" w14:paraId="05B62713" w14:textId="77777777" w:rsidTr="008E31F4">
        <w:tc>
          <w:tcPr>
            <w:cnfStyle w:val="001000000000" w:firstRow="0" w:lastRow="0" w:firstColumn="1" w:lastColumn="0" w:oddVBand="0" w:evenVBand="0" w:oddHBand="0" w:evenHBand="0" w:firstRowFirstColumn="0" w:firstRowLastColumn="0" w:lastRowFirstColumn="0" w:lastRowLastColumn="0"/>
            <w:tcW w:w="9316" w:type="dxa"/>
            <w:gridSpan w:val="2"/>
            <w:shd w:val="clear" w:color="auto" w:fill="F0E9D7" w:themeFill="accent2" w:themeFillTint="33"/>
            <w:vAlign w:val="center"/>
          </w:tcPr>
          <w:p w14:paraId="4250E22C" w14:textId="45936FC1" w:rsidR="1BC59E09" w:rsidRPr="0047243D" w:rsidRDefault="1BC59E09" w:rsidP="1BC59E09">
            <w:pPr>
              <w:spacing w:after="120"/>
              <w:ind w:left="0"/>
              <w:jc w:val="left"/>
              <w:rPr>
                <w:rFonts w:asciiTheme="minorHAnsi" w:hAnsiTheme="minorHAnsi"/>
                <w:sz w:val="16"/>
                <w:szCs w:val="16"/>
                <w:u w:val="single"/>
              </w:rPr>
            </w:pPr>
            <w:r w:rsidRPr="0047243D">
              <w:rPr>
                <w:rFonts w:asciiTheme="minorHAnsi" w:hAnsiTheme="minorHAnsi"/>
                <w:u w:val="single"/>
              </w:rPr>
              <w:t>STRUCTURE</w:t>
            </w:r>
          </w:p>
        </w:tc>
      </w:tr>
      <w:tr w:rsidR="1BC59E09" w:rsidRPr="0047243D" w14:paraId="07D85C88" w14:textId="77777777" w:rsidTr="008E31F4">
        <w:tc>
          <w:tcPr>
            <w:cnfStyle w:val="001000000000" w:firstRow="0" w:lastRow="0" w:firstColumn="1" w:lastColumn="0" w:oddVBand="0" w:evenVBand="0" w:oddHBand="0" w:evenHBand="0" w:firstRowFirstColumn="0" w:firstRowLastColumn="0" w:lastRowFirstColumn="0" w:lastRowLastColumn="0"/>
            <w:tcW w:w="4036" w:type="dxa"/>
          </w:tcPr>
          <w:p w14:paraId="6F38AC3B" w14:textId="6B44113C" w:rsidR="1BC59E09" w:rsidRPr="0047243D" w:rsidRDefault="1BC59E09" w:rsidP="1BC59E09">
            <w:pPr>
              <w:spacing w:after="120"/>
              <w:ind w:left="0"/>
              <w:jc w:val="left"/>
              <w:rPr>
                <w:rFonts w:asciiTheme="minorHAnsi" w:hAnsiTheme="minorHAnsi"/>
                <w:b w:val="0"/>
                <w:bCs w:val="0"/>
                <w:color w:val="1A1A1A"/>
              </w:rPr>
            </w:pPr>
            <w:r w:rsidRPr="0047243D">
              <w:rPr>
                <w:rFonts w:asciiTheme="minorHAnsi" w:hAnsiTheme="minorHAnsi"/>
                <w:b w:val="0"/>
                <w:bCs w:val="0"/>
                <w:color w:val="1A1A1A"/>
              </w:rPr>
              <w:t>R08-HE1D02-KEO-10-XX-MOD-ST-10200</w:t>
            </w:r>
          </w:p>
        </w:tc>
        <w:tc>
          <w:tcPr>
            <w:tcW w:w="5280" w:type="dxa"/>
          </w:tcPr>
          <w:p w14:paraId="72C64BFA" w14:textId="1AA852C0" w:rsidR="1BC59E09" w:rsidRPr="0047243D" w:rsidRDefault="1BC59E09" w:rsidP="00900587">
            <w:pPr>
              <w:spacing w:after="120"/>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i/>
                <w:iCs/>
                <w:color w:val="000000"/>
                <w:szCs w:val="18"/>
              </w:rPr>
            </w:pPr>
            <w:r w:rsidRPr="0047243D">
              <w:rPr>
                <w:rFonts w:asciiTheme="minorHAnsi" w:hAnsiTheme="minorHAnsi"/>
                <w:i/>
                <w:iCs/>
                <w:color w:val="000000"/>
                <w:szCs w:val="18"/>
              </w:rPr>
              <w:t>Central Amenities</w:t>
            </w:r>
          </w:p>
        </w:tc>
      </w:tr>
      <w:tr w:rsidR="1BC59E09" w:rsidRPr="0047243D" w14:paraId="1AB0E453" w14:textId="77777777" w:rsidTr="008E31F4">
        <w:tc>
          <w:tcPr>
            <w:cnfStyle w:val="001000000000" w:firstRow="0" w:lastRow="0" w:firstColumn="1" w:lastColumn="0" w:oddVBand="0" w:evenVBand="0" w:oddHBand="0" w:evenHBand="0" w:firstRowFirstColumn="0" w:firstRowLastColumn="0" w:lastRowFirstColumn="0" w:lastRowLastColumn="0"/>
            <w:tcW w:w="4036" w:type="dxa"/>
          </w:tcPr>
          <w:p w14:paraId="404616AB" w14:textId="4FC79AB7" w:rsidR="1BC59E09" w:rsidRPr="0047243D" w:rsidRDefault="1BC59E09" w:rsidP="00900587">
            <w:pPr>
              <w:spacing w:after="120"/>
              <w:ind w:left="0"/>
              <w:jc w:val="left"/>
              <w:rPr>
                <w:rFonts w:asciiTheme="minorHAnsi" w:hAnsiTheme="minorHAnsi"/>
                <w:b w:val="0"/>
                <w:bCs w:val="0"/>
                <w:color w:val="1A1A1A"/>
              </w:rPr>
            </w:pPr>
            <w:r w:rsidRPr="0047243D">
              <w:rPr>
                <w:rFonts w:asciiTheme="minorHAnsi" w:hAnsiTheme="minorHAnsi"/>
                <w:b w:val="0"/>
                <w:bCs w:val="0"/>
                <w:color w:val="1A1A1A"/>
              </w:rPr>
              <w:t>R08-HE1D02-KEO-96-XX-MOD-ST-20200</w:t>
            </w:r>
          </w:p>
        </w:tc>
        <w:tc>
          <w:tcPr>
            <w:tcW w:w="5280" w:type="dxa"/>
          </w:tcPr>
          <w:p w14:paraId="6AE42564" w14:textId="612DC541" w:rsidR="1BC59E09" w:rsidRPr="0047243D" w:rsidRDefault="1BC59E09" w:rsidP="00900587">
            <w:pPr>
              <w:spacing w:after="120"/>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i/>
                <w:iCs/>
                <w:color w:val="000000"/>
                <w:szCs w:val="18"/>
              </w:rPr>
            </w:pPr>
            <w:r w:rsidRPr="0047243D">
              <w:rPr>
                <w:rFonts w:asciiTheme="minorHAnsi" w:hAnsiTheme="minorHAnsi"/>
                <w:i/>
                <w:iCs/>
                <w:color w:val="000000"/>
                <w:szCs w:val="18"/>
              </w:rPr>
              <w:t xml:space="preserve">MEP Compound </w:t>
            </w:r>
          </w:p>
        </w:tc>
      </w:tr>
      <w:tr w:rsidR="1BC59E09" w:rsidRPr="0047243D" w14:paraId="3B8E6AF8" w14:textId="77777777" w:rsidTr="008E31F4">
        <w:tc>
          <w:tcPr>
            <w:cnfStyle w:val="001000000000" w:firstRow="0" w:lastRow="0" w:firstColumn="1" w:lastColumn="0" w:oddVBand="0" w:evenVBand="0" w:oddHBand="0" w:evenHBand="0" w:firstRowFirstColumn="0" w:firstRowLastColumn="0" w:lastRowFirstColumn="0" w:lastRowLastColumn="0"/>
            <w:tcW w:w="9316" w:type="dxa"/>
            <w:gridSpan w:val="2"/>
            <w:shd w:val="clear" w:color="auto" w:fill="F0E9D7" w:themeFill="accent2" w:themeFillTint="33"/>
            <w:vAlign w:val="center"/>
          </w:tcPr>
          <w:p w14:paraId="5E6CE888" w14:textId="7203581F" w:rsidR="1BC59E09" w:rsidRPr="0047243D" w:rsidRDefault="1BC59E09" w:rsidP="1BC59E09">
            <w:pPr>
              <w:spacing w:after="120"/>
              <w:ind w:left="0"/>
              <w:jc w:val="left"/>
              <w:rPr>
                <w:rFonts w:asciiTheme="minorHAnsi" w:hAnsiTheme="minorHAnsi"/>
                <w:sz w:val="16"/>
                <w:szCs w:val="16"/>
                <w:u w:val="single"/>
              </w:rPr>
            </w:pPr>
            <w:r w:rsidRPr="0047243D">
              <w:rPr>
                <w:rFonts w:asciiTheme="minorHAnsi" w:hAnsiTheme="minorHAnsi"/>
                <w:u w:val="single"/>
              </w:rPr>
              <w:t>ELECTRICAL</w:t>
            </w:r>
          </w:p>
        </w:tc>
      </w:tr>
      <w:tr w:rsidR="1BC59E09" w:rsidRPr="0047243D" w14:paraId="10DA63CE" w14:textId="77777777" w:rsidTr="008E31F4">
        <w:tc>
          <w:tcPr>
            <w:cnfStyle w:val="001000000000" w:firstRow="0" w:lastRow="0" w:firstColumn="1" w:lastColumn="0" w:oddVBand="0" w:evenVBand="0" w:oddHBand="0" w:evenHBand="0" w:firstRowFirstColumn="0" w:firstRowLastColumn="0" w:lastRowFirstColumn="0" w:lastRowLastColumn="0"/>
            <w:tcW w:w="4036" w:type="dxa"/>
          </w:tcPr>
          <w:p w14:paraId="11476244" w14:textId="246FFFAA" w:rsidR="1BC59E09" w:rsidRPr="0047243D" w:rsidRDefault="1BC59E09" w:rsidP="00900587">
            <w:pPr>
              <w:spacing w:after="120"/>
              <w:ind w:left="0"/>
              <w:jc w:val="left"/>
              <w:rPr>
                <w:rFonts w:asciiTheme="minorHAnsi" w:hAnsiTheme="minorHAnsi"/>
                <w:b w:val="0"/>
                <w:bCs w:val="0"/>
                <w:color w:val="1A1A1A"/>
              </w:rPr>
            </w:pPr>
            <w:r w:rsidRPr="0047243D">
              <w:rPr>
                <w:rFonts w:asciiTheme="minorHAnsi" w:hAnsiTheme="minorHAnsi"/>
                <w:b w:val="0"/>
                <w:bCs w:val="0"/>
                <w:color w:val="1A1A1A"/>
              </w:rPr>
              <w:t>R08-HE1D02-KEO-XX-XX-MOD-EL-20100</w:t>
            </w:r>
          </w:p>
        </w:tc>
        <w:tc>
          <w:tcPr>
            <w:tcW w:w="5280" w:type="dxa"/>
            <w:vAlign w:val="bottom"/>
          </w:tcPr>
          <w:p w14:paraId="7AC24155" w14:textId="3B4A2A43" w:rsidR="1BC59E09" w:rsidRPr="0047243D" w:rsidRDefault="1BC59E09" w:rsidP="1BC59E09">
            <w:pPr>
              <w:spacing w:after="120"/>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i/>
                <w:iCs/>
                <w:color w:val="000000"/>
                <w:szCs w:val="18"/>
              </w:rPr>
            </w:pPr>
            <w:r w:rsidRPr="0047243D">
              <w:rPr>
                <w:rFonts w:asciiTheme="minorHAnsi" w:hAnsiTheme="minorHAnsi"/>
                <w:i/>
                <w:iCs/>
                <w:color w:val="000000"/>
                <w:szCs w:val="18"/>
              </w:rPr>
              <w:t>Main substation</w:t>
            </w:r>
          </w:p>
        </w:tc>
      </w:tr>
      <w:tr w:rsidR="1BC59E09" w:rsidRPr="0047243D" w14:paraId="274B254A" w14:textId="77777777" w:rsidTr="008E31F4">
        <w:tc>
          <w:tcPr>
            <w:cnfStyle w:val="001000000000" w:firstRow="0" w:lastRow="0" w:firstColumn="1" w:lastColumn="0" w:oddVBand="0" w:evenVBand="0" w:oddHBand="0" w:evenHBand="0" w:firstRowFirstColumn="0" w:firstRowLastColumn="0" w:lastRowFirstColumn="0" w:lastRowLastColumn="0"/>
            <w:tcW w:w="4036" w:type="dxa"/>
          </w:tcPr>
          <w:p w14:paraId="30AAD6EC" w14:textId="72616D47" w:rsidR="1BC59E09" w:rsidRPr="0047243D" w:rsidRDefault="1BC59E09" w:rsidP="00900587">
            <w:pPr>
              <w:spacing w:after="120"/>
              <w:ind w:left="0"/>
              <w:jc w:val="left"/>
              <w:rPr>
                <w:rFonts w:asciiTheme="minorHAnsi" w:hAnsiTheme="minorHAnsi"/>
                <w:b w:val="0"/>
                <w:bCs w:val="0"/>
                <w:color w:val="1A1A1A"/>
              </w:rPr>
            </w:pPr>
            <w:r w:rsidRPr="0047243D">
              <w:rPr>
                <w:rFonts w:asciiTheme="minorHAnsi" w:hAnsiTheme="minorHAnsi"/>
                <w:b w:val="0"/>
                <w:bCs w:val="0"/>
                <w:color w:val="1A1A1A"/>
              </w:rPr>
              <w:t>R08-HE1D02-KEO-XX-XX-MOD-EL-20300</w:t>
            </w:r>
          </w:p>
        </w:tc>
        <w:tc>
          <w:tcPr>
            <w:tcW w:w="5280" w:type="dxa"/>
            <w:vAlign w:val="bottom"/>
          </w:tcPr>
          <w:p w14:paraId="506C9652" w14:textId="22AE190B" w:rsidR="1BC59E09" w:rsidRPr="0047243D" w:rsidRDefault="1BC59E09" w:rsidP="1BC59E09">
            <w:pPr>
              <w:spacing w:after="120"/>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i/>
                <w:iCs/>
                <w:color w:val="000000"/>
                <w:szCs w:val="18"/>
              </w:rPr>
            </w:pPr>
            <w:r w:rsidRPr="0047243D">
              <w:rPr>
                <w:rFonts w:asciiTheme="minorHAnsi" w:hAnsiTheme="minorHAnsi"/>
                <w:i/>
                <w:iCs/>
                <w:color w:val="000000"/>
                <w:szCs w:val="18"/>
              </w:rPr>
              <w:t>Secondary Substation</w:t>
            </w:r>
          </w:p>
        </w:tc>
      </w:tr>
      <w:tr w:rsidR="1BC59E09" w:rsidRPr="0047243D" w14:paraId="519D4FD1" w14:textId="77777777" w:rsidTr="008E31F4">
        <w:tc>
          <w:tcPr>
            <w:cnfStyle w:val="001000000000" w:firstRow="0" w:lastRow="0" w:firstColumn="1" w:lastColumn="0" w:oddVBand="0" w:evenVBand="0" w:oddHBand="0" w:evenHBand="0" w:firstRowFirstColumn="0" w:firstRowLastColumn="0" w:lastRowFirstColumn="0" w:lastRowLastColumn="0"/>
            <w:tcW w:w="4036" w:type="dxa"/>
          </w:tcPr>
          <w:p w14:paraId="0A53842D" w14:textId="479C558D" w:rsidR="1BC59E09" w:rsidRPr="0047243D" w:rsidRDefault="1BC59E09" w:rsidP="00900587">
            <w:pPr>
              <w:spacing w:after="120"/>
              <w:ind w:left="0"/>
              <w:jc w:val="left"/>
              <w:rPr>
                <w:rFonts w:asciiTheme="minorHAnsi" w:hAnsiTheme="minorHAnsi"/>
                <w:b w:val="0"/>
                <w:bCs w:val="0"/>
                <w:color w:val="1A1A1A"/>
              </w:rPr>
            </w:pPr>
            <w:r w:rsidRPr="0047243D">
              <w:rPr>
                <w:rFonts w:asciiTheme="minorHAnsi" w:hAnsiTheme="minorHAnsi"/>
                <w:b w:val="0"/>
                <w:bCs w:val="0"/>
                <w:color w:val="1A1A1A"/>
              </w:rPr>
              <w:t>R08-HE1D02-KEO-XX-XX-MOD-EL-40110</w:t>
            </w:r>
          </w:p>
        </w:tc>
        <w:tc>
          <w:tcPr>
            <w:tcW w:w="5280" w:type="dxa"/>
          </w:tcPr>
          <w:p w14:paraId="6AF3026C" w14:textId="1BF867B0" w:rsidR="1BC59E09" w:rsidRPr="0047243D" w:rsidRDefault="1BC59E09" w:rsidP="00900587">
            <w:pPr>
              <w:spacing w:after="120"/>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i/>
                <w:iCs/>
                <w:color w:val="000000"/>
                <w:szCs w:val="18"/>
              </w:rPr>
            </w:pPr>
            <w:r w:rsidRPr="0047243D">
              <w:rPr>
                <w:rFonts w:asciiTheme="minorHAnsi" w:hAnsiTheme="minorHAnsi"/>
                <w:i/>
                <w:iCs/>
                <w:color w:val="000000"/>
                <w:szCs w:val="18"/>
              </w:rPr>
              <w:t>Standard King Room</w:t>
            </w:r>
          </w:p>
        </w:tc>
      </w:tr>
      <w:tr w:rsidR="1BC59E09" w:rsidRPr="0047243D" w14:paraId="3F0F614A" w14:textId="77777777" w:rsidTr="008E31F4">
        <w:tc>
          <w:tcPr>
            <w:cnfStyle w:val="001000000000" w:firstRow="0" w:lastRow="0" w:firstColumn="1" w:lastColumn="0" w:oddVBand="0" w:evenVBand="0" w:oddHBand="0" w:evenHBand="0" w:firstRowFirstColumn="0" w:firstRowLastColumn="0" w:lastRowFirstColumn="0" w:lastRowLastColumn="0"/>
            <w:tcW w:w="9316" w:type="dxa"/>
            <w:gridSpan w:val="2"/>
            <w:shd w:val="clear" w:color="auto" w:fill="F0E9D7" w:themeFill="accent2" w:themeFillTint="33"/>
            <w:vAlign w:val="center"/>
          </w:tcPr>
          <w:p w14:paraId="0BAB8360" w14:textId="4F714FE2" w:rsidR="1BC59E09" w:rsidRPr="0047243D" w:rsidRDefault="1BC59E09" w:rsidP="1BC59E09">
            <w:pPr>
              <w:spacing w:after="120"/>
              <w:ind w:left="0"/>
              <w:jc w:val="left"/>
              <w:rPr>
                <w:rFonts w:asciiTheme="minorHAnsi" w:hAnsiTheme="minorHAnsi"/>
                <w:sz w:val="16"/>
                <w:szCs w:val="16"/>
                <w:u w:val="single"/>
              </w:rPr>
            </w:pPr>
            <w:r w:rsidRPr="0047243D">
              <w:rPr>
                <w:rFonts w:asciiTheme="minorHAnsi" w:hAnsiTheme="minorHAnsi"/>
                <w:u w:val="single"/>
              </w:rPr>
              <w:t>MECHANICAL</w:t>
            </w:r>
          </w:p>
        </w:tc>
      </w:tr>
      <w:tr w:rsidR="1BC59E09" w:rsidRPr="0047243D" w14:paraId="7F10BF32" w14:textId="77777777" w:rsidTr="008E31F4">
        <w:tc>
          <w:tcPr>
            <w:cnfStyle w:val="001000000000" w:firstRow="0" w:lastRow="0" w:firstColumn="1" w:lastColumn="0" w:oddVBand="0" w:evenVBand="0" w:oddHBand="0" w:evenHBand="0" w:firstRowFirstColumn="0" w:firstRowLastColumn="0" w:lastRowFirstColumn="0" w:lastRowLastColumn="0"/>
            <w:tcW w:w="4036" w:type="dxa"/>
          </w:tcPr>
          <w:p w14:paraId="666E5DF1" w14:textId="4CD06916" w:rsidR="1BC59E09" w:rsidRPr="0047243D" w:rsidRDefault="1BC59E09" w:rsidP="00900587">
            <w:pPr>
              <w:spacing w:after="120"/>
              <w:ind w:left="0"/>
              <w:jc w:val="left"/>
              <w:rPr>
                <w:rFonts w:asciiTheme="minorHAnsi" w:hAnsiTheme="minorHAnsi"/>
                <w:b w:val="0"/>
                <w:bCs w:val="0"/>
                <w:color w:val="1A1A1A"/>
              </w:rPr>
            </w:pPr>
            <w:r w:rsidRPr="0047243D">
              <w:rPr>
                <w:rFonts w:asciiTheme="minorHAnsi" w:hAnsiTheme="minorHAnsi"/>
                <w:b w:val="0"/>
                <w:bCs w:val="0"/>
                <w:color w:val="1A1A1A"/>
              </w:rPr>
              <w:t>R08-HE1D02-KEO-XX-XX-MOD-ME-20300</w:t>
            </w:r>
          </w:p>
        </w:tc>
        <w:tc>
          <w:tcPr>
            <w:tcW w:w="5280" w:type="dxa"/>
          </w:tcPr>
          <w:p w14:paraId="3C4CBC19" w14:textId="3AB3FFA1" w:rsidR="1BC59E09" w:rsidRPr="0047243D" w:rsidRDefault="1BC59E09" w:rsidP="1BC59E09">
            <w:pPr>
              <w:spacing w:after="120"/>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i/>
                <w:iCs/>
                <w:color w:val="000000"/>
                <w:szCs w:val="18"/>
              </w:rPr>
            </w:pPr>
            <w:r w:rsidRPr="0047243D">
              <w:rPr>
                <w:rFonts w:asciiTheme="minorHAnsi" w:hAnsiTheme="minorHAnsi"/>
                <w:i/>
                <w:iCs/>
                <w:color w:val="000000"/>
                <w:szCs w:val="18"/>
              </w:rPr>
              <w:t>Secondary Substation + ETS Room</w:t>
            </w:r>
          </w:p>
        </w:tc>
      </w:tr>
      <w:tr w:rsidR="1BC59E09" w:rsidRPr="0047243D" w14:paraId="3AF42885" w14:textId="77777777" w:rsidTr="008E31F4">
        <w:tc>
          <w:tcPr>
            <w:cnfStyle w:val="001000000000" w:firstRow="0" w:lastRow="0" w:firstColumn="1" w:lastColumn="0" w:oddVBand="0" w:evenVBand="0" w:oddHBand="0" w:evenHBand="0" w:firstRowFirstColumn="0" w:firstRowLastColumn="0" w:lastRowFirstColumn="0" w:lastRowLastColumn="0"/>
            <w:tcW w:w="4036" w:type="dxa"/>
          </w:tcPr>
          <w:p w14:paraId="7669EF76" w14:textId="2AB1737B" w:rsidR="1BC59E09" w:rsidRPr="0047243D" w:rsidRDefault="1BC59E09" w:rsidP="00900587">
            <w:pPr>
              <w:spacing w:after="120"/>
              <w:ind w:left="0"/>
              <w:jc w:val="left"/>
              <w:rPr>
                <w:rFonts w:asciiTheme="minorHAnsi" w:hAnsiTheme="minorHAnsi"/>
                <w:b w:val="0"/>
                <w:bCs w:val="0"/>
                <w:color w:val="1A1A1A"/>
              </w:rPr>
            </w:pPr>
            <w:r w:rsidRPr="0047243D">
              <w:rPr>
                <w:rFonts w:asciiTheme="minorHAnsi" w:hAnsiTheme="minorHAnsi"/>
                <w:b w:val="0"/>
                <w:bCs w:val="0"/>
                <w:color w:val="1A1A1A"/>
              </w:rPr>
              <w:t>R08-HE1D02-KEO-XX-XX-MOD-ME-40110</w:t>
            </w:r>
          </w:p>
        </w:tc>
        <w:tc>
          <w:tcPr>
            <w:tcW w:w="5280" w:type="dxa"/>
          </w:tcPr>
          <w:p w14:paraId="14F896F1" w14:textId="46D3EDFA" w:rsidR="1BC59E09" w:rsidRPr="0047243D" w:rsidRDefault="1BC59E09" w:rsidP="00900587">
            <w:pPr>
              <w:spacing w:after="120"/>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i/>
                <w:iCs/>
                <w:color w:val="000000"/>
                <w:szCs w:val="18"/>
              </w:rPr>
            </w:pPr>
            <w:r w:rsidRPr="0047243D">
              <w:rPr>
                <w:rFonts w:asciiTheme="minorHAnsi" w:hAnsiTheme="minorHAnsi"/>
                <w:i/>
                <w:iCs/>
                <w:color w:val="000000"/>
                <w:szCs w:val="18"/>
              </w:rPr>
              <w:t>Standard King Room</w:t>
            </w:r>
          </w:p>
        </w:tc>
      </w:tr>
      <w:tr w:rsidR="1BC59E09" w:rsidRPr="0047243D" w14:paraId="7B564EE1" w14:textId="77777777" w:rsidTr="008E31F4">
        <w:tc>
          <w:tcPr>
            <w:cnfStyle w:val="001000000000" w:firstRow="0" w:lastRow="0" w:firstColumn="1" w:lastColumn="0" w:oddVBand="0" w:evenVBand="0" w:oddHBand="0" w:evenHBand="0" w:firstRowFirstColumn="0" w:firstRowLastColumn="0" w:lastRowFirstColumn="0" w:lastRowLastColumn="0"/>
            <w:tcW w:w="4036" w:type="dxa"/>
          </w:tcPr>
          <w:p w14:paraId="06D72BB7" w14:textId="071C2D18" w:rsidR="1BC59E09" w:rsidRPr="0047243D" w:rsidRDefault="1BC59E09" w:rsidP="00900587">
            <w:pPr>
              <w:spacing w:after="120"/>
              <w:ind w:left="0"/>
              <w:jc w:val="left"/>
              <w:rPr>
                <w:rFonts w:asciiTheme="minorHAnsi" w:hAnsiTheme="minorHAnsi"/>
                <w:b w:val="0"/>
                <w:bCs w:val="0"/>
                <w:color w:val="1A1A1A"/>
              </w:rPr>
            </w:pPr>
            <w:r w:rsidRPr="0047243D">
              <w:rPr>
                <w:rFonts w:asciiTheme="minorHAnsi" w:hAnsiTheme="minorHAnsi"/>
                <w:b w:val="0"/>
                <w:bCs w:val="0"/>
                <w:color w:val="1A1A1A"/>
              </w:rPr>
              <w:t>R08-HE1D02-KEO-XX-XX-MOD-ME-40120</w:t>
            </w:r>
          </w:p>
        </w:tc>
        <w:tc>
          <w:tcPr>
            <w:tcW w:w="5280" w:type="dxa"/>
          </w:tcPr>
          <w:p w14:paraId="724183E4" w14:textId="379A04FC" w:rsidR="1BC59E09" w:rsidRPr="0047243D" w:rsidRDefault="1BC59E09" w:rsidP="00900587">
            <w:pPr>
              <w:spacing w:after="120"/>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i/>
                <w:iCs/>
                <w:color w:val="000000"/>
                <w:szCs w:val="18"/>
              </w:rPr>
            </w:pPr>
            <w:r w:rsidRPr="0047243D">
              <w:rPr>
                <w:rFonts w:asciiTheme="minorHAnsi" w:hAnsiTheme="minorHAnsi"/>
                <w:i/>
                <w:iCs/>
                <w:color w:val="000000"/>
                <w:szCs w:val="18"/>
              </w:rPr>
              <w:t>Double Queen Room</w:t>
            </w:r>
          </w:p>
        </w:tc>
      </w:tr>
      <w:tr w:rsidR="1BC59E09" w:rsidRPr="0047243D" w14:paraId="1701794A" w14:textId="77777777" w:rsidTr="008E31F4">
        <w:tc>
          <w:tcPr>
            <w:cnfStyle w:val="001000000000" w:firstRow="0" w:lastRow="0" w:firstColumn="1" w:lastColumn="0" w:oddVBand="0" w:evenVBand="0" w:oddHBand="0" w:evenHBand="0" w:firstRowFirstColumn="0" w:firstRowLastColumn="0" w:lastRowFirstColumn="0" w:lastRowLastColumn="0"/>
            <w:tcW w:w="9316" w:type="dxa"/>
            <w:gridSpan w:val="2"/>
            <w:shd w:val="clear" w:color="auto" w:fill="F0E9D7" w:themeFill="accent2" w:themeFillTint="33"/>
            <w:vAlign w:val="center"/>
          </w:tcPr>
          <w:p w14:paraId="58A6FF5A" w14:textId="75CE9CAF" w:rsidR="1BC59E09" w:rsidRPr="0047243D" w:rsidRDefault="1BC59E09" w:rsidP="1BC59E09">
            <w:pPr>
              <w:spacing w:after="120"/>
              <w:ind w:left="0"/>
              <w:jc w:val="left"/>
              <w:rPr>
                <w:rFonts w:asciiTheme="minorHAnsi" w:hAnsiTheme="minorHAnsi"/>
                <w:sz w:val="16"/>
                <w:szCs w:val="16"/>
                <w:u w:val="single"/>
              </w:rPr>
            </w:pPr>
            <w:r w:rsidRPr="0047243D">
              <w:rPr>
                <w:rFonts w:asciiTheme="minorHAnsi" w:hAnsiTheme="minorHAnsi"/>
                <w:u w:val="single"/>
              </w:rPr>
              <w:t xml:space="preserve">PLUMBING &amp; FIRE FIGHTING </w:t>
            </w:r>
          </w:p>
        </w:tc>
      </w:tr>
      <w:tr w:rsidR="1BC59E09" w:rsidRPr="0047243D" w14:paraId="3E1D1139" w14:textId="77777777" w:rsidTr="008E31F4">
        <w:tc>
          <w:tcPr>
            <w:cnfStyle w:val="001000000000" w:firstRow="0" w:lastRow="0" w:firstColumn="1" w:lastColumn="0" w:oddVBand="0" w:evenVBand="0" w:oddHBand="0" w:evenHBand="0" w:firstRowFirstColumn="0" w:firstRowLastColumn="0" w:lastRowFirstColumn="0" w:lastRowLastColumn="0"/>
            <w:tcW w:w="4036" w:type="dxa"/>
          </w:tcPr>
          <w:p w14:paraId="67834E1F" w14:textId="6FEABDD5" w:rsidR="1BC59E09" w:rsidRPr="0047243D" w:rsidRDefault="1BC59E09" w:rsidP="00900587">
            <w:pPr>
              <w:spacing w:after="120"/>
              <w:ind w:left="0"/>
              <w:jc w:val="left"/>
              <w:rPr>
                <w:rFonts w:asciiTheme="minorHAnsi" w:hAnsiTheme="minorHAnsi"/>
                <w:b w:val="0"/>
                <w:bCs w:val="0"/>
                <w:color w:val="1A1A1A"/>
              </w:rPr>
            </w:pPr>
            <w:r w:rsidRPr="0047243D">
              <w:rPr>
                <w:rFonts w:asciiTheme="minorHAnsi" w:hAnsiTheme="minorHAnsi"/>
                <w:b w:val="0"/>
                <w:bCs w:val="0"/>
                <w:color w:val="1A1A1A"/>
              </w:rPr>
              <w:t>R08-HE1D02-KEO-XX-XX-MOD-PL-20200</w:t>
            </w:r>
          </w:p>
        </w:tc>
        <w:tc>
          <w:tcPr>
            <w:tcW w:w="5280" w:type="dxa"/>
          </w:tcPr>
          <w:p w14:paraId="3441EEDD" w14:textId="598FC112" w:rsidR="1BC59E09" w:rsidRPr="0047243D" w:rsidRDefault="1BC59E09" w:rsidP="00900587">
            <w:pPr>
              <w:spacing w:after="120"/>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i/>
                <w:iCs/>
                <w:color w:val="000000"/>
                <w:szCs w:val="18"/>
              </w:rPr>
            </w:pPr>
            <w:r w:rsidRPr="0047243D">
              <w:rPr>
                <w:rFonts w:asciiTheme="minorHAnsi" w:hAnsiTheme="minorHAnsi"/>
                <w:i/>
                <w:iCs/>
                <w:color w:val="000000"/>
                <w:szCs w:val="18"/>
              </w:rPr>
              <w:t>MEP Compound</w:t>
            </w:r>
          </w:p>
        </w:tc>
      </w:tr>
      <w:tr w:rsidR="1BC59E09" w:rsidRPr="0047243D" w14:paraId="565F2F60" w14:textId="77777777" w:rsidTr="008E31F4">
        <w:tc>
          <w:tcPr>
            <w:cnfStyle w:val="001000000000" w:firstRow="0" w:lastRow="0" w:firstColumn="1" w:lastColumn="0" w:oddVBand="0" w:evenVBand="0" w:oddHBand="0" w:evenHBand="0" w:firstRowFirstColumn="0" w:firstRowLastColumn="0" w:lastRowFirstColumn="0" w:lastRowLastColumn="0"/>
            <w:tcW w:w="4036" w:type="dxa"/>
          </w:tcPr>
          <w:p w14:paraId="2685DA14" w14:textId="25801496" w:rsidR="1BC59E09" w:rsidRPr="0047243D" w:rsidRDefault="1BC59E09" w:rsidP="00900587">
            <w:pPr>
              <w:spacing w:after="120"/>
              <w:ind w:left="0"/>
              <w:jc w:val="left"/>
              <w:rPr>
                <w:rFonts w:asciiTheme="minorHAnsi" w:hAnsiTheme="minorHAnsi"/>
                <w:b w:val="0"/>
                <w:bCs w:val="0"/>
                <w:color w:val="1A1A1A"/>
              </w:rPr>
            </w:pPr>
            <w:r w:rsidRPr="0047243D">
              <w:rPr>
                <w:rFonts w:asciiTheme="minorHAnsi" w:hAnsiTheme="minorHAnsi"/>
                <w:b w:val="0"/>
                <w:bCs w:val="0"/>
                <w:color w:val="1A1A1A"/>
              </w:rPr>
              <w:lastRenderedPageBreak/>
              <w:t>R08-HE1D02-KEO-XX-XX-MOD-ME-40110</w:t>
            </w:r>
          </w:p>
        </w:tc>
        <w:tc>
          <w:tcPr>
            <w:tcW w:w="5280" w:type="dxa"/>
          </w:tcPr>
          <w:p w14:paraId="591F31C6" w14:textId="7F80047F" w:rsidR="1BC59E09" w:rsidRPr="0047243D" w:rsidRDefault="1BC59E09" w:rsidP="00900587">
            <w:pPr>
              <w:spacing w:after="120"/>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i/>
                <w:iCs/>
                <w:color w:val="000000"/>
                <w:szCs w:val="18"/>
              </w:rPr>
            </w:pPr>
            <w:r w:rsidRPr="0047243D">
              <w:rPr>
                <w:rFonts w:asciiTheme="minorHAnsi" w:hAnsiTheme="minorHAnsi"/>
                <w:i/>
                <w:iCs/>
                <w:color w:val="000000"/>
                <w:szCs w:val="18"/>
              </w:rPr>
              <w:t>Standard King Room</w:t>
            </w:r>
          </w:p>
        </w:tc>
      </w:tr>
      <w:tr w:rsidR="1BC59E09" w:rsidRPr="0047243D" w14:paraId="10522D5C" w14:textId="77777777" w:rsidTr="008E31F4">
        <w:tc>
          <w:tcPr>
            <w:cnfStyle w:val="001000000000" w:firstRow="0" w:lastRow="0" w:firstColumn="1" w:lastColumn="0" w:oddVBand="0" w:evenVBand="0" w:oddHBand="0" w:evenHBand="0" w:firstRowFirstColumn="0" w:firstRowLastColumn="0" w:lastRowFirstColumn="0" w:lastRowLastColumn="0"/>
            <w:tcW w:w="4036" w:type="dxa"/>
          </w:tcPr>
          <w:p w14:paraId="486B1728" w14:textId="557C987B" w:rsidR="1BC59E09" w:rsidRPr="0047243D" w:rsidRDefault="1BC59E09" w:rsidP="00900587">
            <w:pPr>
              <w:spacing w:after="120"/>
              <w:ind w:left="0"/>
              <w:jc w:val="left"/>
              <w:rPr>
                <w:rFonts w:asciiTheme="minorHAnsi" w:hAnsiTheme="minorHAnsi"/>
                <w:b w:val="0"/>
                <w:bCs w:val="0"/>
                <w:color w:val="1A1A1A"/>
              </w:rPr>
            </w:pPr>
            <w:r w:rsidRPr="0047243D">
              <w:rPr>
                <w:rFonts w:asciiTheme="minorHAnsi" w:hAnsiTheme="minorHAnsi"/>
                <w:b w:val="0"/>
                <w:bCs w:val="0"/>
                <w:color w:val="1A1A1A"/>
              </w:rPr>
              <w:t>R08-HE1D02-KEO-XX-XX-MOD-ME-40110</w:t>
            </w:r>
          </w:p>
        </w:tc>
        <w:tc>
          <w:tcPr>
            <w:tcW w:w="5280" w:type="dxa"/>
          </w:tcPr>
          <w:p w14:paraId="008DE387" w14:textId="486240D7" w:rsidR="1BC59E09" w:rsidRPr="0047243D" w:rsidRDefault="1BC59E09" w:rsidP="00900587">
            <w:pPr>
              <w:spacing w:after="120"/>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i/>
                <w:iCs/>
                <w:color w:val="000000"/>
                <w:szCs w:val="18"/>
              </w:rPr>
            </w:pPr>
            <w:r w:rsidRPr="0047243D">
              <w:rPr>
                <w:rFonts w:asciiTheme="minorHAnsi" w:hAnsiTheme="minorHAnsi"/>
                <w:i/>
                <w:iCs/>
                <w:color w:val="000000"/>
                <w:szCs w:val="18"/>
              </w:rPr>
              <w:t>Double Queen Room</w:t>
            </w:r>
          </w:p>
        </w:tc>
      </w:tr>
    </w:tbl>
    <w:p w14:paraId="6D5075CF" w14:textId="4C58C566" w:rsidR="1BC59E09" w:rsidRDefault="3FF13359" w:rsidP="008E31F4">
      <w:r>
        <w:t>Note: Sheets are contained within each model</w:t>
      </w:r>
    </w:p>
    <w:tbl>
      <w:tblPr>
        <w:tblW w:w="0" w:type="auto"/>
        <w:tblLayout w:type="fixed"/>
        <w:tblLook w:val="04A0" w:firstRow="1" w:lastRow="0" w:firstColumn="1" w:lastColumn="0" w:noHBand="0" w:noVBand="1"/>
      </w:tblPr>
      <w:tblGrid>
        <w:gridCol w:w="3975"/>
        <w:gridCol w:w="2340"/>
        <w:gridCol w:w="1800"/>
        <w:gridCol w:w="2790"/>
      </w:tblGrid>
      <w:tr w:rsidR="3FF13359" w14:paraId="076690D7" w14:textId="77777777" w:rsidTr="3FF13359">
        <w:trPr>
          <w:trHeight w:val="450"/>
        </w:trPr>
        <w:tc>
          <w:tcPr>
            <w:tcW w:w="3975" w:type="dxa"/>
            <w:tcBorders>
              <w:top w:val="single" w:sz="6" w:space="0" w:color="000000"/>
              <w:left w:val="single" w:sz="6" w:space="0" w:color="000000"/>
              <w:bottom w:val="single" w:sz="6" w:space="0" w:color="000000"/>
              <w:right w:val="single" w:sz="6" w:space="0" w:color="000000"/>
            </w:tcBorders>
            <w:shd w:val="clear" w:color="auto" w:fill="AE9142" w:themeFill="accent2"/>
            <w:vAlign w:val="center"/>
          </w:tcPr>
          <w:p w14:paraId="55EF6AEE" w14:textId="6E8832FD" w:rsidR="3FF13359" w:rsidRDefault="3FF13359" w:rsidP="3FF13359">
            <w:pPr>
              <w:jc w:val="left"/>
              <w:rPr>
                <w:rFonts w:ascii="Playfair Display" w:eastAsia="Playfair Display" w:hAnsi="Playfair Display" w:cs="Playfair Display"/>
                <w:color w:val="FFFFFF" w:themeColor="background2"/>
                <w:szCs w:val="18"/>
              </w:rPr>
            </w:pPr>
            <w:r w:rsidRPr="3FF13359">
              <w:rPr>
                <w:rFonts w:ascii="Playfair Display" w:eastAsia="Playfair Display" w:hAnsi="Playfair Display" w:cs="Playfair Display"/>
                <w:b/>
                <w:bCs/>
                <w:color w:val="FFFFFF" w:themeColor="background2"/>
                <w:szCs w:val="18"/>
              </w:rPr>
              <w:t>MODEL NAME .FORMAT</w:t>
            </w:r>
          </w:p>
        </w:tc>
        <w:tc>
          <w:tcPr>
            <w:tcW w:w="2340" w:type="dxa"/>
            <w:tcBorders>
              <w:top w:val="single" w:sz="6" w:space="0" w:color="000000"/>
              <w:left w:val="single" w:sz="6" w:space="0" w:color="000000"/>
              <w:bottom w:val="nil"/>
              <w:right w:val="single" w:sz="6" w:space="0" w:color="auto"/>
            </w:tcBorders>
            <w:shd w:val="clear" w:color="auto" w:fill="AE9142" w:themeFill="accent2"/>
            <w:vAlign w:val="center"/>
          </w:tcPr>
          <w:p w14:paraId="71B87EFE" w14:textId="6E09966B" w:rsidR="3FF13359" w:rsidRDefault="3FF13359" w:rsidP="3FF13359">
            <w:pPr>
              <w:tabs>
                <w:tab w:val="left" w:pos="715"/>
                <w:tab w:val="left" w:pos="985"/>
              </w:tabs>
              <w:jc w:val="left"/>
              <w:rPr>
                <w:rFonts w:ascii="Playfair Display" w:eastAsia="Playfair Display" w:hAnsi="Playfair Display" w:cs="Playfair Display"/>
                <w:color w:val="FFFFFF" w:themeColor="background2"/>
                <w:szCs w:val="18"/>
              </w:rPr>
            </w:pPr>
            <w:r w:rsidRPr="3FF13359">
              <w:rPr>
                <w:rFonts w:ascii="Playfair Display" w:eastAsia="Playfair Display" w:hAnsi="Playfair Display" w:cs="Playfair Display"/>
                <w:b/>
                <w:bCs/>
                <w:color w:val="FFFFFF" w:themeColor="background2"/>
                <w:szCs w:val="18"/>
              </w:rPr>
              <w:t>DESIGN MODEL DESCRIPTION</w:t>
            </w:r>
          </w:p>
        </w:tc>
        <w:tc>
          <w:tcPr>
            <w:tcW w:w="1800" w:type="dxa"/>
            <w:tcBorders>
              <w:top w:val="single" w:sz="6" w:space="0" w:color="auto"/>
              <w:left w:val="single" w:sz="6" w:space="0" w:color="auto"/>
              <w:bottom w:val="single" w:sz="6" w:space="0" w:color="auto"/>
              <w:right w:val="single" w:sz="6" w:space="0" w:color="auto"/>
            </w:tcBorders>
            <w:shd w:val="clear" w:color="auto" w:fill="AE9142" w:themeFill="accent2"/>
            <w:vAlign w:val="center"/>
          </w:tcPr>
          <w:p w14:paraId="3E43CD99" w14:textId="4D4FE236" w:rsidR="3FF13359" w:rsidRDefault="3FF13359" w:rsidP="3FF13359">
            <w:pPr>
              <w:jc w:val="left"/>
              <w:rPr>
                <w:rFonts w:ascii="Playfair Display" w:eastAsia="Playfair Display" w:hAnsi="Playfair Display" w:cs="Playfair Display"/>
                <w:color w:val="FFFFFF" w:themeColor="background2"/>
                <w:szCs w:val="18"/>
              </w:rPr>
            </w:pPr>
            <w:r w:rsidRPr="3FF13359">
              <w:rPr>
                <w:rFonts w:ascii="Playfair Display" w:eastAsia="Playfair Display" w:hAnsi="Playfair Display" w:cs="Playfair Display"/>
                <w:b/>
                <w:bCs/>
                <w:color w:val="FFFFFF" w:themeColor="background2"/>
                <w:szCs w:val="18"/>
              </w:rPr>
              <w:t>DISCIPLINE</w:t>
            </w:r>
          </w:p>
        </w:tc>
        <w:tc>
          <w:tcPr>
            <w:tcW w:w="2790" w:type="dxa"/>
            <w:tcBorders>
              <w:top w:val="single" w:sz="6" w:space="0" w:color="auto"/>
              <w:left w:val="single" w:sz="6" w:space="0" w:color="auto"/>
              <w:bottom w:val="single" w:sz="6" w:space="0" w:color="auto"/>
              <w:right w:val="single" w:sz="6" w:space="0" w:color="auto"/>
            </w:tcBorders>
            <w:shd w:val="clear" w:color="auto" w:fill="AE9142" w:themeFill="accent2"/>
            <w:vAlign w:val="center"/>
          </w:tcPr>
          <w:p w14:paraId="56F3247A" w14:textId="34ED50C0" w:rsidR="3FF13359" w:rsidRDefault="3FF13359" w:rsidP="3FF13359">
            <w:pPr>
              <w:jc w:val="left"/>
              <w:rPr>
                <w:rFonts w:ascii="Playfair Display" w:eastAsia="Playfair Display" w:hAnsi="Playfair Display" w:cs="Playfair Display"/>
                <w:color w:val="FFFFFF" w:themeColor="background2"/>
                <w:szCs w:val="18"/>
              </w:rPr>
            </w:pPr>
            <w:r w:rsidRPr="3FF13359">
              <w:rPr>
                <w:rFonts w:ascii="Playfair Display" w:eastAsia="Playfair Display" w:hAnsi="Playfair Display" w:cs="Playfair Display"/>
                <w:b/>
                <w:bCs/>
                <w:color w:val="FFFFFF" w:themeColor="background2"/>
                <w:szCs w:val="18"/>
              </w:rPr>
              <w:t>Notes</w:t>
            </w:r>
          </w:p>
        </w:tc>
      </w:tr>
      <w:tr w:rsidR="3FF13359" w14:paraId="77373B79" w14:textId="77777777" w:rsidTr="3FF13359">
        <w:trPr>
          <w:trHeight w:val="630"/>
        </w:trPr>
        <w:tc>
          <w:tcPr>
            <w:tcW w:w="3975" w:type="dxa"/>
            <w:tcBorders>
              <w:top w:val="single" w:sz="6" w:space="0" w:color="000000"/>
              <w:left w:val="single" w:sz="6" w:space="0" w:color="000000"/>
              <w:bottom w:val="single" w:sz="6" w:space="0" w:color="000000"/>
              <w:right w:val="single" w:sz="6" w:space="0" w:color="000000"/>
            </w:tcBorders>
            <w:vAlign w:val="center"/>
          </w:tcPr>
          <w:p w14:paraId="56577D30" w14:textId="18B16186"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R08-HE2D02-KEO-00-XX-MOD-XX-00001.rvt</w:t>
            </w:r>
          </w:p>
        </w:tc>
        <w:tc>
          <w:tcPr>
            <w:tcW w:w="2340" w:type="dxa"/>
            <w:tcBorders>
              <w:top w:val="single" w:sz="6" w:space="0" w:color="000000"/>
              <w:left w:val="single" w:sz="6" w:space="0" w:color="000000"/>
              <w:bottom w:val="single" w:sz="6" w:space="0" w:color="000000"/>
              <w:right w:val="single" w:sz="6" w:space="0" w:color="000000"/>
            </w:tcBorders>
            <w:vAlign w:val="center"/>
          </w:tcPr>
          <w:p w14:paraId="4780C73F" w14:textId="60587303"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 xml:space="preserve">General Sheets Model </w:t>
            </w:r>
          </w:p>
        </w:tc>
        <w:tc>
          <w:tcPr>
            <w:tcW w:w="1800" w:type="dxa"/>
            <w:tcBorders>
              <w:top w:val="single" w:sz="6" w:space="0" w:color="auto"/>
              <w:left w:val="single" w:sz="6" w:space="0" w:color="000000"/>
              <w:bottom w:val="single" w:sz="6" w:space="0" w:color="000000"/>
              <w:right w:val="single" w:sz="6" w:space="0" w:color="auto"/>
            </w:tcBorders>
            <w:vAlign w:val="center"/>
          </w:tcPr>
          <w:p w14:paraId="67B793E2" w14:textId="756C060F"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ST-EL-IC-ME-PL-SL</w:t>
            </w:r>
          </w:p>
        </w:tc>
        <w:tc>
          <w:tcPr>
            <w:tcW w:w="2790" w:type="dxa"/>
            <w:tcBorders>
              <w:top w:val="single" w:sz="6" w:space="0" w:color="auto"/>
              <w:left w:val="single" w:sz="6" w:space="0" w:color="auto"/>
              <w:bottom w:val="single" w:sz="6" w:space="0" w:color="auto"/>
              <w:right w:val="single" w:sz="6" w:space="0" w:color="auto"/>
            </w:tcBorders>
            <w:vAlign w:val="center"/>
          </w:tcPr>
          <w:p w14:paraId="4950E4D0" w14:textId="3883F403"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General, notes, legend and details</w:t>
            </w:r>
          </w:p>
        </w:tc>
      </w:tr>
      <w:tr w:rsidR="3FF13359" w14:paraId="05420BEB"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4AEB172C" w14:textId="0273388B"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R08-HE2D02-KEO-29-XX-MOD-CS-00000.rvt</w:t>
            </w:r>
          </w:p>
        </w:tc>
        <w:tc>
          <w:tcPr>
            <w:tcW w:w="2340" w:type="dxa"/>
            <w:tcBorders>
              <w:top w:val="single" w:sz="6" w:space="0" w:color="000000"/>
              <w:left w:val="single" w:sz="6" w:space="0" w:color="000000"/>
              <w:bottom w:val="single" w:sz="6" w:space="0" w:color="000000"/>
              <w:right w:val="single" w:sz="6" w:space="0" w:color="000000"/>
            </w:tcBorders>
            <w:vAlign w:val="center"/>
          </w:tcPr>
          <w:p w14:paraId="55F90BD6" w14:textId="7E350973"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Buildings Combined - Overall Model</w:t>
            </w:r>
          </w:p>
        </w:tc>
        <w:tc>
          <w:tcPr>
            <w:tcW w:w="1800" w:type="dxa"/>
            <w:tcBorders>
              <w:top w:val="single" w:sz="6" w:space="0" w:color="000000"/>
              <w:left w:val="single" w:sz="6" w:space="0" w:color="000000"/>
              <w:bottom w:val="single" w:sz="6" w:space="0" w:color="000000"/>
              <w:right w:val="single" w:sz="6" w:space="0" w:color="auto"/>
            </w:tcBorders>
            <w:vAlign w:val="center"/>
          </w:tcPr>
          <w:p w14:paraId="5FE828CD" w14:textId="403DADF4" w:rsidR="3FF13359" w:rsidRDefault="3FF13359" w:rsidP="3FF13359">
            <w:pPr>
              <w:jc w:val="left"/>
              <w:rPr>
                <w:rFonts w:ascii="Playfair Display" w:eastAsia="Playfair Display" w:hAnsi="Playfair Display" w:cs="Playfair Display"/>
                <w:i/>
                <w:iCs/>
                <w:color w:val="000000"/>
                <w:sz w:val="16"/>
                <w:szCs w:val="16"/>
              </w:rPr>
            </w:pPr>
            <w:r w:rsidRPr="3FF13359">
              <w:rPr>
                <w:rFonts w:ascii="Playfair Display" w:eastAsia="Playfair Display" w:hAnsi="Playfair Display" w:cs="Playfair Display"/>
                <w:i/>
                <w:iCs/>
                <w:color w:val="000000"/>
                <w:sz w:val="16"/>
                <w:szCs w:val="16"/>
              </w:rPr>
              <w:t>CS</w:t>
            </w:r>
          </w:p>
        </w:tc>
        <w:tc>
          <w:tcPr>
            <w:tcW w:w="2790" w:type="dxa"/>
            <w:vMerge w:val="restart"/>
            <w:tcBorders>
              <w:top w:val="single" w:sz="6" w:space="0" w:color="auto"/>
              <w:left w:val="single" w:sz="6" w:space="0" w:color="auto"/>
              <w:bottom w:val="single" w:sz="6" w:space="0" w:color="auto"/>
              <w:right w:val="single" w:sz="6" w:space="0" w:color="auto"/>
            </w:tcBorders>
            <w:vAlign w:val="center"/>
          </w:tcPr>
          <w:p w14:paraId="208F0F21" w14:textId="218643EA"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Combined disciplines models for Exports</w:t>
            </w:r>
          </w:p>
        </w:tc>
      </w:tr>
      <w:tr w:rsidR="3FF13359" w14:paraId="2B0043B3" w14:textId="77777777" w:rsidTr="3FF13359">
        <w:trPr>
          <w:trHeight w:val="360"/>
        </w:trPr>
        <w:tc>
          <w:tcPr>
            <w:tcW w:w="3975" w:type="dxa"/>
            <w:tcBorders>
              <w:top w:val="single" w:sz="6" w:space="0" w:color="000000"/>
              <w:left w:val="single" w:sz="6" w:space="0" w:color="000000"/>
              <w:bottom w:val="single" w:sz="6" w:space="0" w:color="000000"/>
              <w:right w:val="single" w:sz="6" w:space="0" w:color="000000"/>
            </w:tcBorders>
            <w:vAlign w:val="center"/>
          </w:tcPr>
          <w:p w14:paraId="1D7929B2" w14:textId="135F0D41"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R08-HE2D02-KEO-59-XX-MOD-CS-00001.rvt</w:t>
            </w:r>
          </w:p>
        </w:tc>
        <w:tc>
          <w:tcPr>
            <w:tcW w:w="2340" w:type="dxa"/>
            <w:tcBorders>
              <w:top w:val="single" w:sz="6" w:space="0" w:color="000000"/>
              <w:left w:val="single" w:sz="6" w:space="0" w:color="000000"/>
              <w:bottom w:val="single" w:sz="6" w:space="0" w:color="000000"/>
              <w:right w:val="single" w:sz="6" w:space="0" w:color="000000"/>
            </w:tcBorders>
            <w:vAlign w:val="center"/>
          </w:tcPr>
          <w:p w14:paraId="2B56E244" w14:textId="61710659"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Small Guestrooms - Clusters 1-4 - Overall Model</w:t>
            </w:r>
          </w:p>
        </w:tc>
        <w:tc>
          <w:tcPr>
            <w:tcW w:w="1800" w:type="dxa"/>
            <w:tcBorders>
              <w:top w:val="single" w:sz="6" w:space="0" w:color="000000"/>
              <w:left w:val="single" w:sz="6" w:space="0" w:color="000000"/>
              <w:bottom w:val="single" w:sz="6" w:space="0" w:color="000000"/>
              <w:right w:val="single" w:sz="6" w:space="0" w:color="auto"/>
            </w:tcBorders>
            <w:vAlign w:val="center"/>
          </w:tcPr>
          <w:p w14:paraId="4C147A6A" w14:textId="08F65836" w:rsidR="3FF13359" w:rsidRDefault="3FF13359" w:rsidP="3FF13359">
            <w:pPr>
              <w:jc w:val="left"/>
              <w:rPr>
                <w:rFonts w:ascii="Playfair Display" w:eastAsia="Playfair Display" w:hAnsi="Playfair Display" w:cs="Playfair Display"/>
                <w:i/>
                <w:iCs/>
                <w:color w:val="000000"/>
                <w:sz w:val="16"/>
                <w:szCs w:val="16"/>
              </w:rPr>
            </w:pPr>
            <w:r w:rsidRPr="3FF13359">
              <w:rPr>
                <w:rFonts w:ascii="Playfair Display" w:eastAsia="Playfair Display" w:hAnsi="Playfair Display" w:cs="Playfair Display"/>
                <w:i/>
                <w:iCs/>
                <w:color w:val="000000"/>
                <w:sz w:val="16"/>
                <w:szCs w:val="16"/>
              </w:rPr>
              <w:t>CS</w:t>
            </w:r>
          </w:p>
        </w:tc>
        <w:tc>
          <w:tcPr>
            <w:tcW w:w="2790" w:type="dxa"/>
            <w:vMerge/>
            <w:tcBorders>
              <w:left w:val="single" w:sz="0" w:space="0" w:color="auto"/>
              <w:right w:val="single" w:sz="0" w:space="0" w:color="auto"/>
            </w:tcBorders>
            <w:vAlign w:val="center"/>
          </w:tcPr>
          <w:p w14:paraId="064BB506" w14:textId="77777777" w:rsidR="00D33F9B" w:rsidRDefault="00D33F9B"/>
        </w:tc>
      </w:tr>
      <w:tr w:rsidR="3FF13359" w14:paraId="7D9399A7" w14:textId="77777777" w:rsidTr="3FF13359">
        <w:trPr>
          <w:trHeight w:val="360"/>
        </w:trPr>
        <w:tc>
          <w:tcPr>
            <w:tcW w:w="3975" w:type="dxa"/>
            <w:tcBorders>
              <w:top w:val="single" w:sz="6" w:space="0" w:color="000000"/>
              <w:left w:val="single" w:sz="6" w:space="0" w:color="000000"/>
              <w:bottom w:val="single" w:sz="6" w:space="0" w:color="000000"/>
              <w:right w:val="single" w:sz="6" w:space="0" w:color="000000"/>
            </w:tcBorders>
            <w:vAlign w:val="center"/>
          </w:tcPr>
          <w:p w14:paraId="72FF30F2" w14:textId="19987AEF"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R08-HE2D02-KEO-59-XX-MOD-CS-00002.rvt</w:t>
            </w:r>
          </w:p>
        </w:tc>
        <w:tc>
          <w:tcPr>
            <w:tcW w:w="2340" w:type="dxa"/>
            <w:tcBorders>
              <w:top w:val="single" w:sz="6" w:space="0" w:color="000000"/>
              <w:left w:val="single" w:sz="6" w:space="0" w:color="000000"/>
              <w:bottom w:val="single" w:sz="6" w:space="0" w:color="000000"/>
              <w:right w:val="single" w:sz="6" w:space="0" w:color="000000"/>
            </w:tcBorders>
            <w:vAlign w:val="center"/>
          </w:tcPr>
          <w:p w14:paraId="05E341D3" w14:textId="6E56FA8F"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Large Guestrooms - Cluster 5-7 - Overall Model</w:t>
            </w:r>
          </w:p>
        </w:tc>
        <w:tc>
          <w:tcPr>
            <w:tcW w:w="1800" w:type="dxa"/>
            <w:tcBorders>
              <w:top w:val="single" w:sz="6" w:space="0" w:color="000000"/>
              <w:left w:val="single" w:sz="6" w:space="0" w:color="000000"/>
              <w:bottom w:val="single" w:sz="6" w:space="0" w:color="000000"/>
              <w:right w:val="single" w:sz="6" w:space="0" w:color="auto"/>
            </w:tcBorders>
            <w:vAlign w:val="center"/>
          </w:tcPr>
          <w:p w14:paraId="5A652B89" w14:textId="2236BBB3" w:rsidR="3FF13359" w:rsidRDefault="3FF13359" w:rsidP="3FF13359">
            <w:pPr>
              <w:jc w:val="left"/>
              <w:rPr>
                <w:rFonts w:ascii="Playfair Display" w:eastAsia="Playfair Display" w:hAnsi="Playfair Display" w:cs="Playfair Display"/>
                <w:i/>
                <w:iCs/>
                <w:color w:val="000000"/>
                <w:szCs w:val="18"/>
              </w:rPr>
            </w:pPr>
            <w:r w:rsidRPr="3FF13359">
              <w:rPr>
                <w:rFonts w:ascii="Playfair Display" w:eastAsia="Playfair Display" w:hAnsi="Playfair Display" w:cs="Playfair Display"/>
                <w:i/>
                <w:iCs/>
                <w:color w:val="000000"/>
                <w:sz w:val="16"/>
                <w:szCs w:val="16"/>
              </w:rPr>
              <w:t>CS</w:t>
            </w:r>
          </w:p>
        </w:tc>
        <w:tc>
          <w:tcPr>
            <w:tcW w:w="2790" w:type="dxa"/>
            <w:vMerge/>
            <w:tcBorders>
              <w:left w:val="single" w:sz="0" w:space="0" w:color="auto"/>
              <w:bottom w:val="single" w:sz="0" w:space="0" w:color="auto"/>
              <w:right w:val="single" w:sz="0" w:space="0" w:color="auto"/>
            </w:tcBorders>
            <w:vAlign w:val="center"/>
          </w:tcPr>
          <w:p w14:paraId="24C42D6F" w14:textId="77777777" w:rsidR="00D33F9B" w:rsidRDefault="00D33F9B"/>
        </w:tc>
      </w:tr>
      <w:tr w:rsidR="3FF13359" w14:paraId="70AA5E4C" w14:textId="77777777" w:rsidTr="3FF13359">
        <w:trPr>
          <w:trHeight w:val="555"/>
        </w:trPr>
        <w:tc>
          <w:tcPr>
            <w:tcW w:w="3975" w:type="dxa"/>
            <w:tcBorders>
              <w:top w:val="single" w:sz="6" w:space="0" w:color="000000"/>
              <w:left w:val="single" w:sz="6" w:space="0" w:color="000000"/>
              <w:bottom w:val="single" w:sz="6" w:space="0" w:color="000000"/>
              <w:right w:val="single" w:sz="6" w:space="0" w:color="000000"/>
            </w:tcBorders>
            <w:vAlign w:val="center"/>
          </w:tcPr>
          <w:p w14:paraId="43DF2FBF" w14:textId="06E5AF5B"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R08-HE2D02-KEO-01-00-MOD-SL-00100.rvt</w:t>
            </w:r>
          </w:p>
        </w:tc>
        <w:tc>
          <w:tcPr>
            <w:tcW w:w="2340" w:type="dxa"/>
            <w:tcBorders>
              <w:top w:val="single" w:sz="6" w:space="0" w:color="000000"/>
              <w:left w:val="single" w:sz="6" w:space="0" w:color="000000"/>
              <w:bottom w:val="single" w:sz="6" w:space="0" w:color="000000"/>
              <w:right w:val="single" w:sz="6" w:space="0" w:color="000000"/>
            </w:tcBorders>
            <w:vAlign w:val="center"/>
          </w:tcPr>
          <w:p w14:paraId="33F521E1" w14:textId="22A12277"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 xml:space="preserve">Site Lighting </w:t>
            </w:r>
          </w:p>
        </w:tc>
        <w:tc>
          <w:tcPr>
            <w:tcW w:w="1800" w:type="dxa"/>
            <w:tcBorders>
              <w:top w:val="single" w:sz="6" w:space="0" w:color="000000"/>
              <w:left w:val="single" w:sz="6" w:space="0" w:color="000000"/>
              <w:bottom w:val="single" w:sz="6" w:space="0" w:color="000000"/>
              <w:right w:val="single" w:sz="6" w:space="0" w:color="auto"/>
            </w:tcBorders>
            <w:vAlign w:val="center"/>
          </w:tcPr>
          <w:p w14:paraId="67356881" w14:textId="3D20E5B0"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SL</w:t>
            </w:r>
          </w:p>
        </w:tc>
        <w:tc>
          <w:tcPr>
            <w:tcW w:w="2790" w:type="dxa"/>
            <w:tcBorders>
              <w:top w:val="single" w:sz="6" w:space="0" w:color="auto"/>
              <w:left w:val="single" w:sz="6" w:space="0" w:color="auto"/>
              <w:bottom w:val="single" w:sz="6" w:space="0" w:color="auto"/>
              <w:right w:val="single" w:sz="6" w:space="0" w:color="auto"/>
            </w:tcBorders>
            <w:vAlign w:val="center"/>
          </w:tcPr>
          <w:p w14:paraId="4927502C" w14:textId="7BCEC14A"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 xml:space="preserve">Site External Lighting </w:t>
            </w:r>
          </w:p>
        </w:tc>
      </w:tr>
      <w:tr w:rsidR="3FF13359" w14:paraId="52BE79BF"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6007CCD7" w14:textId="263B7D1D"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R08-HE2D02-KEO-02-00-MOD-CI-00100.dwg</w:t>
            </w:r>
          </w:p>
        </w:tc>
        <w:tc>
          <w:tcPr>
            <w:tcW w:w="2340" w:type="dxa"/>
            <w:tcBorders>
              <w:top w:val="single" w:sz="6" w:space="0" w:color="000000"/>
              <w:left w:val="single" w:sz="6" w:space="0" w:color="000000"/>
              <w:bottom w:val="single" w:sz="6" w:space="0" w:color="000000"/>
              <w:right w:val="single" w:sz="6" w:space="0" w:color="000000"/>
            </w:tcBorders>
            <w:vAlign w:val="center"/>
          </w:tcPr>
          <w:p w14:paraId="1CCFA0EC" w14:textId="536D5F4E"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Irrigation Model</w:t>
            </w:r>
          </w:p>
        </w:tc>
        <w:tc>
          <w:tcPr>
            <w:tcW w:w="1800" w:type="dxa"/>
            <w:vMerge w:val="restart"/>
            <w:tcBorders>
              <w:top w:val="single" w:sz="6" w:space="0" w:color="000000"/>
              <w:left w:val="single" w:sz="6" w:space="0" w:color="000000"/>
              <w:bottom w:val="single" w:sz="6" w:space="0" w:color="000000"/>
              <w:right w:val="single" w:sz="6" w:space="0" w:color="auto"/>
            </w:tcBorders>
            <w:vAlign w:val="center"/>
          </w:tcPr>
          <w:p w14:paraId="31A2CE62" w14:textId="2DC537E8"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CI</w:t>
            </w:r>
          </w:p>
        </w:tc>
        <w:tc>
          <w:tcPr>
            <w:tcW w:w="2790" w:type="dxa"/>
            <w:vMerge w:val="restart"/>
            <w:tcBorders>
              <w:top w:val="single" w:sz="6" w:space="0" w:color="auto"/>
              <w:left w:val="single" w:sz="6" w:space="0" w:color="auto"/>
              <w:bottom w:val="single" w:sz="6" w:space="0" w:color="auto"/>
              <w:right w:val="single" w:sz="6" w:space="0" w:color="auto"/>
            </w:tcBorders>
            <w:vAlign w:val="center"/>
          </w:tcPr>
          <w:p w14:paraId="54527D8E" w14:textId="01DADA40"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Overall Site - Civil &amp; Infrastructure Systems</w:t>
            </w:r>
          </w:p>
        </w:tc>
      </w:tr>
      <w:tr w:rsidR="3FF13359" w14:paraId="1BC19574"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66C1D697" w14:textId="6CD59DF3"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R08-HE2D02-KEO-02-00-MOD-CI-00200.dwg</w:t>
            </w:r>
          </w:p>
        </w:tc>
        <w:tc>
          <w:tcPr>
            <w:tcW w:w="2340" w:type="dxa"/>
            <w:tcBorders>
              <w:top w:val="single" w:sz="6" w:space="0" w:color="000000"/>
              <w:left w:val="single" w:sz="6" w:space="0" w:color="000000"/>
              <w:bottom w:val="single" w:sz="6" w:space="0" w:color="000000"/>
              <w:right w:val="single" w:sz="6" w:space="0" w:color="000000"/>
            </w:tcBorders>
            <w:vAlign w:val="center"/>
          </w:tcPr>
          <w:p w14:paraId="4231D53D" w14:textId="0E3562FD"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Potable water (C/H)</w:t>
            </w:r>
          </w:p>
        </w:tc>
        <w:tc>
          <w:tcPr>
            <w:tcW w:w="1800" w:type="dxa"/>
            <w:vMerge/>
            <w:tcBorders>
              <w:left w:val="single" w:sz="0" w:space="0" w:color="000000"/>
              <w:right w:val="single" w:sz="0" w:space="0" w:color="auto"/>
            </w:tcBorders>
            <w:vAlign w:val="center"/>
          </w:tcPr>
          <w:p w14:paraId="2EAA113F" w14:textId="77777777" w:rsidR="00D33F9B" w:rsidRDefault="00D33F9B"/>
        </w:tc>
        <w:tc>
          <w:tcPr>
            <w:tcW w:w="2790" w:type="dxa"/>
            <w:vMerge/>
            <w:tcBorders>
              <w:left w:val="single" w:sz="0" w:space="0" w:color="auto"/>
              <w:bottom w:val="single" w:sz="0" w:space="0" w:color="auto"/>
              <w:right w:val="single" w:sz="0" w:space="0" w:color="auto"/>
            </w:tcBorders>
            <w:vAlign w:val="center"/>
          </w:tcPr>
          <w:p w14:paraId="413CFCAD" w14:textId="77777777" w:rsidR="00D33F9B" w:rsidRDefault="00D33F9B"/>
        </w:tc>
      </w:tr>
      <w:tr w:rsidR="3FF13359" w14:paraId="37AB7CFE"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0ED2F89C" w14:textId="2DDF884F"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R08-HE2D02-KEO-02-00-MOD-CI-00300.dwg</w:t>
            </w:r>
          </w:p>
        </w:tc>
        <w:tc>
          <w:tcPr>
            <w:tcW w:w="2340" w:type="dxa"/>
            <w:tcBorders>
              <w:top w:val="single" w:sz="6" w:space="0" w:color="000000"/>
              <w:left w:val="single" w:sz="6" w:space="0" w:color="000000"/>
              <w:bottom w:val="single" w:sz="6" w:space="0" w:color="000000"/>
              <w:right w:val="single" w:sz="6" w:space="0" w:color="000000"/>
            </w:tcBorders>
            <w:vAlign w:val="center"/>
          </w:tcPr>
          <w:p w14:paraId="21034CED" w14:textId="6A15CCA5"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Firefighting</w:t>
            </w:r>
          </w:p>
        </w:tc>
        <w:tc>
          <w:tcPr>
            <w:tcW w:w="1800" w:type="dxa"/>
            <w:vMerge/>
            <w:tcBorders>
              <w:left w:val="single" w:sz="0" w:space="0" w:color="000000"/>
              <w:right w:val="single" w:sz="0" w:space="0" w:color="auto"/>
            </w:tcBorders>
            <w:vAlign w:val="center"/>
          </w:tcPr>
          <w:p w14:paraId="22EEF6BB" w14:textId="77777777" w:rsidR="00D33F9B" w:rsidRDefault="00D33F9B"/>
        </w:tc>
        <w:tc>
          <w:tcPr>
            <w:tcW w:w="2790" w:type="dxa"/>
            <w:vMerge/>
            <w:tcBorders>
              <w:left w:val="single" w:sz="0" w:space="0" w:color="auto"/>
              <w:right w:val="single" w:sz="0" w:space="0" w:color="auto"/>
            </w:tcBorders>
            <w:vAlign w:val="center"/>
          </w:tcPr>
          <w:p w14:paraId="094CD106" w14:textId="77777777" w:rsidR="00D33F9B" w:rsidRDefault="00D33F9B"/>
        </w:tc>
      </w:tr>
      <w:tr w:rsidR="3FF13359" w14:paraId="6123EA9A"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4F850A6A" w14:textId="1E986E9E"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R08-HE2D02-KEO-02-00-MOD-CI-00400.dwg</w:t>
            </w:r>
          </w:p>
        </w:tc>
        <w:tc>
          <w:tcPr>
            <w:tcW w:w="2340" w:type="dxa"/>
            <w:tcBorders>
              <w:top w:val="single" w:sz="6" w:space="0" w:color="000000"/>
              <w:left w:val="single" w:sz="6" w:space="0" w:color="000000"/>
              <w:bottom w:val="single" w:sz="6" w:space="0" w:color="000000"/>
              <w:right w:val="single" w:sz="6" w:space="0" w:color="000000"/>
            </w:tcBorders>
            <w:vAlign w:val="center"/>
          </w:tcPr>
          <w:p w14:paraId="6146D8D2" w14:textId="60D3C5CC"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Chilled Water</w:t>
            </w:r>
          </w:p>
        </w:tc>
        <w:tc>
          <w:tcPr>
            <w:tcW w:w="1800" w:type="dxa"/>
            <w:vMerge/>
            <w:tcBorders>
              <w:left w:val="single" w:sz="0" w:space="0" w:color="000000"/>
              <w:right w:val="single" w:sz="0" w:space="0" w:color="auto"/>
            </w:tcBorders>
            <w:vAlign w:val="center"/>
          </w:tcPr>
          <w:p w14:paraId="62673D4F" w14:textId="77777777" w:rsidR="00D33F9B" w:rsidRDefault="00D33F9B"/>
        </w:tc>
        <w:tc>
          <w:tcPr>
            <w:tcW w:w="2790" w:type="dxa"/>
            <w:vMerge/>
            <w:tcBorders>
              <w:left w:val="single" w:sz="0" w:space="0" w:color="auto"/>
              <w:right w:val="single" w:sz="0" w:space="0" w:color="auto"/>
            </w:tcBorders>
            <w:vAlign w:val="center"/>
          </w:tcPr>
          <w:p w14:paraId="69DE7775" w14:textId="77777777" w:rsidR="00D33F9B" w:rsidRDefault="00D33F9B"/>
        </w:tc>
      </w:tr>
      <w:tr w:rsidR="3FF13359" w14:paraId="551D8F07"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41A22E5A" w14:textId="6AF0D62D"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R08-HE2D02-KEO-02-00-MOD-CI-00500.dwg</w:t>
            </w:r>
          </w:p>
        </w:tc>
        <w:tc>
          <w:tcPr>
            <w:tcW w:w="2340" w:type="dxa"/>
            <w:tcBorders>
              <w:top w:val="single" w:sz="6" w:space="0" w:color="000000"/>
              <w:left w:val="single" w:sz="6" w:space="0" w:color="000000"/>
              <w:bottom w:val="single" w:sz="6" w:space="0" w:color="000000"/>
              <w:right w:val="single" w:sz="6" w:space="0" w:color="000000"/>
            </w:tcBorders>
            <w:vAlign w:val="center"/>
          </w:tcPr>
          <w:p w14:paraId="3B261E74" w14:textId="5AE15492"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 xml:space="preserve">LPG </w:t>
            </w:r>
          </w:p>
        </w:tc>
        <w:tc>
          <w:tcPr>
            <w:tcW w:w="1800" w:type="dxa"/>
            <w:vMerge/>
            <w:tcBorders>
              <w:left w:val="single" w:sz="0" w:space="0" w:color="000000"/>
              <w:right w:val="single" w:sz="0" w:space="0" w:color="auto"/>
            </w:tcBorders>
            <w:vAlign w:val="center"/>
          </w:tcPr>
          <w:p w14:paraId="71612131" w14:textId="77777777" w:rsidR="00D33F9B" w:rsidRDefault="00D33F9B"/>
        </w:tc>
        <w:tc>
          <w:tcPr>
            <w:tcW w:w="2790" w:type="dxa"/>
            <w:vMerge/>
            <w:tcBorders>
              <w:left w:val="single" w:sz="0" w:space="0" w:color="auto"/>
              <w:right w:val="single" w:sz="0" w:space="0" w:color="auto"/>
            </w:tcBorders>
            <w:vAlign w:val="center"/>
          </w:tcPr>
          <w:p w14:paraId="057552F1" w14:textId="77777777" w:rsidR="00D33F9B" w:rsidRDefault="00D33F9B"/>
        </w:tc>
      </w:tr>
      <w:tr w:rsidR="3FF13359" w14:paraId="7FB14C97"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516F865D" w14:textId="776556ED"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R08-HE2D02-KEO-02-00-MOD-CI-00600.dwg</w:t>
            </w:r>
          </w:p>
        </w:tc>
        <w:tc>
          <w:tcPr>
            <w:tcW w:w="2340" w:type="dxa"/>
            <w:tcBorders>
              <w:top w:val="single" w:sz="6" w:space="0" w:color="000000"/>
              <w:left w:val="single" w:sz="6" w:space="0" w:color="000000"/>
              <w:bottom w:val="single" w:sz="6" w:space="0" w:color="000000"/>
              <w:right w:val="single" w:sz="6" w:space="0" w:color="000000"/>
            </w:tcBorders>
            <w:vAlign w:val="center"/>
          </w:tcPr>
          <w:p w14:paraId="39F6B879" w14:textId="3BA80CD9"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Waste Water</w:t>
            </w:r>
          </w:p>
        </w:tc>
        <w:tc>
          <w:tcPr>
            <w:tcW w:w="1800" w:type="dxa"/>
            <w:vMerge/>
            <w:tcBorders>
              <w:left w:val="single" w:sz="0" w:space="0" w:color="000000"/>
              <w:right w:val="single" w:sz="0" w:space="0" w:color="auto"/>
            </w:tcBorders>
            <w:vAlign w:val="center"/>
          </w:tcPr>
          <w:p w14:paraId="009B60FF" w14:textId="77777777" w:rsidR="00D33F9B" w:rsidRDefault="00D33F9B"/>
        </w:tc>
        <w:tc>
          <w:tcPr>
            <w:tcW w:w="2790" w:type="dxa"/>
            <w:vMerge/>
            <w:tcBorders>
              <w:left w:val="single" w:sz="0" w:space="0" w:color="auto"/>
              <w:right w:val="single" w:sz="0" w:space="0" w:color="auto"/>
            </w:tcBorders>
            <w:vAlign w:val="center"/>
          </w:tcPr>
          <w:p w14:paraId="30A59AE3" w14:textId="77777777" w:rsidR="00D33F9B" w:rsidRDefault="00D33F9B"/>
        </w:tc>
      </w:tr>
      <w:tr w:rsidR="3FF13359" w14:paraId="270FE81B"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4DBA5ABD" w14:textId="0D7D80EA"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R08-HE2D02-KEO-02-00-MOD-CI-00700.dwg</w:t>
            </w:r>
          </w:p>
        </w:tc>
        <w:tc>
          <w:tcPr>
            <w:tcW w:w="2340" w:type="dxa"/>
            <w:tcBorders>
              <w:top w:val="single" w:sz="6" w:space="0" w:color="000000"/>
              <w:left w:val="single" w:sz="6" w:space="0" w:color="000000"/>
              <w:bottom w:val="single" w:sz="6" w:space="0" w:color="000000"/>
              <w:right w:val="single" w:sz="6" w:space="0" w:color="000000"/>
            </w:tcBorders>
            <w:vAlign w:val="center"/>
          </w:tcPr>
          <w:p w14:paraId="63D5B815" w14:textId="405CA44D"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Electrical (LV+MV)</w:t>
            </w:r>
          </w:p>
        </w:tc>
        <w:tc>
          <w:tcPr>
            <w:tcW w:w="1800" w:type="dxa"/>
            <w:vMerge/>
            <w:tcBorders>
              <w:left w:val="single" w:sz="0" w:space="0" w:color="000000"/>
              <w:right w:val="single" w:sz="0" w:space="0" w:color="auto"/>
            </w:tcBorders>
            <w:vAlign w:val="center"/>
          </w:tcPr>
          <w:p w14:paraId="120E465A" w14:textId="77777777" w:rsidR="00D33F9B" w:rsidRDefault="00D33F9B"/>
        </w:tc>
        <w:tc>
          <w:tcPr>
            <w:tcW w:w="2790" w:type="dxa"/>
            <w:vMerge/>
            <w:tcBorders>
              <w:left w:val="single" w:sz="0" w:space="0" w:color="auto"/>
              <w:right w:val="single" w:sz="0" w:space="0" w:color="auto"/>
            </w:tcBorders>
            <w:vAlign w:val="center"/>
          </w:tcPr>
          <w:p w14:paraId="7B3A6348" w14:textId="77777777" w:rsidR="00D33F9B" w:rsidRDefault="00D33F9B"/>
        </w:tc>
      </w:tr>
      <w:tr w:rsidR="3FF13359" w14:paraId="0E814EAD"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5F08BD69" w14:textId="28978AE9"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R08-HE2D02-KEO-02-00-MOD-CI-00800.dwg</w:t>
            </w:r>
          </w:p>
        </w:tc>
        <w:tc>
          <w:tcPr>
            <w:tcW w:w="2340" w:type="dxa"/>
            <w:tcBorders>
              <w:top w:val="single" w:sz="6" w:space="0" w:color="000000"/>
              <w:left w:val="single" w:sz="6" w:space="0" w:color="000000"/>
              <w:bottom w:val="single" w:sz="6" w:space="0" w:color="000000"/>
              <w:right w:val="single" w:sz="6" w:space="0" w:color="000000"/>
            </w:tcBorders>
            <w:vAlign w:val="center"/>
          </w:tcPr>
          <w:p w14:paraId="19019294" w14:textId="5D5AD490"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Telecom ICT</w:t>
            </w:r>
          </w:p>
        </w:tc>
        <w:tc>
          <w:tcPr>
            <w:tcW w:w="1800" w:type="dxa"/>
            <w:vMerge/>
            <w:tcBorders>
              <w:left w:val="single" w:sz="0" w:space="0" w:color="000000"/>
              <w:bottom w:val="single" w:sz="0" w:space="0" w:color="000000"/>
              <w:right w:val="single" w:sz="0" w:space="0" w:color="auto"/>
            </w:tcBorders>
            <w:vAlign w:val="center"/>
          </w:tcPr>
          <w:p w14:paraId="7152662E" w14:textId="77777777" w:rsidR="00D33F9B" w:rsidRDefault="00D33F9B"/>
        </w:tc>
        <w:tc>
          <w:tcPr>
            <w:tcW w:w="2790" w:type="dxa"/>
            <w:vMerge/>
            <w:tcBorders>
              <w:left w:val="single" w:sz="0" w:space="0" w:color="auto"/>
              <w:bottom w:val="single" w:sz="0" w:space="0" w:color="auto"/>
              <w:right w:val="single" w:sz="0" w:space="0" w:color="auto"/>
            </w:tcBorders>
            <w:vAlign w:val="center"/>
          </w:tcPr>
          <w:p w14:paraId="6A477710" w14:textId="77777777" w:rsidR="00D33F9B" w:rsidRDefault="00D33F9B"/>
        </w:tc>
      </w:tr>
      <w:tr w:rsidR="3FF13359" w14:paraId="5890DFE2" w14:textId="77777777" w:rsidTr="3FF13359">
        <w:trPr>
          <w:trHeight w:val="585"/>
        </w:trPr>
        <w:tc>
          <w:tcPr>
            <w:tcW w:w="3975" w:type="dxa"/>
            <w:tcBorders>
              <w:top w:val="single" w:sz="6" w:space="0" w:color="000000"/>
              <w:left w:val="single" w:sz="6" w:space="0" w:color="000000"/>
              <w:bottom w:val="single" w:sz="6" w:space="0" w:color="000000"/>
              <w:right w:val="single" w:sz="6" w:space="0" w:color="000000"/>
            </w:tcBorders>
            <w:vAlign w:val="center"/>
          </w:tcPr>
          <w:p w14:paraId="56BE04B0" w14:textId="6418E637"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HE2D02-KEO-10-XX-MOD-XX-00100.rvt</w:t>
            </w:r>
          </w:p>
        </w:tc>
        <w:tc>
          <w:tcPr>
            <w:tcW w:w="2340" w:type="dxa"/>
            <w:tcBorders>
              <w:top w:val="single" w:sz="6" w:space="0" w:color="000000"/>
              <w:left w:val="single" w:sz="6" w:space="0" w:color="000000"/>
              <w:bottom w:val="single" w:sz="6" w:space="0" w:color="000000"/>
              <w:right w:val="single" w:sz="6" w:space="0" w:color="000000"/>
            </w:tcBorders>
            <w:vAlign w:val="center"/>
          </w:tcPr>
          <w:p w14:paraId="0F75A171" w14:textId="2B8A65AD"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Amenities – Main Hub </w:t>
            </w:r>
          </w:p>
        </w:tc>
        <w:tc>
          <w:tcPr>
            <w:tcW w:w="1800" w:type="dxa"/>
            <w:tcBorders>
              <w:top w:val="single" w:sz="6" w:space="0" w:color="000000"/>
              <w:left w:val="single" w:sz="6" w:space="0" w:color="000000"/>
              <w:bottom w:val="single" w:sz="6" w:space="0" w:color="000000"/>
              <w:right w:val="single" w:sz="6" w:space="0" w:color="auto"/>
            </w:tcBorders>
            <w:vAlign w:val="center"/>
          </w:tcPr>
          <w:p w14:paraId="795DE915" w14:textId="5F44FACF"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ST-EL-IC-ME-PL-SL</w:t>
            </w:r>
          </w:p>
        </w:tc>
        <w:tc>
          <w:tcPr>
            <w:tcW w:w="2790" w:type="dxa"/>
            <w:vMerge w:val="restart"/>
            <w:tcBorders>
              <w:top w:val="single" w:sz="6" w:space="0" w:color="auto"/>
              <w:left w:val="single" w:sz="6" w:space="0" w:color="auto"/>
              <w:bottom w:val="single" w:sz="6" w:space="0" w:color="auto"/>
              <w:right w:val="single" w:sz="6" w:space="0" w:color="auto"/>
            </w:tcBorders>
            <w:vAlign w:val="center"/>
          </w:tcPr>
          <w:p w14:paraId="3600E76A" w14:textId="653E9B2D"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Sheets are included within the model</w:t>
            </w:r>
          </w:p>
        </w:tc>
      </w:tr>
      <w:tr w:rsidR="3FF13359" w14:paraId="64887E65"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59EC4263" w14:textId="76C82D25"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HE2D02-KEO-15-XX-MOD-XX-00105.rvt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71CB5366" w14:textId="075309A2"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Amenities - SPA and Fitness</w:t>
            </w:r>
          </w:p>
        </w:tc>
        <w:tc>
          <w:tcPr>
            <w:tcW w:w="1800" w:type="dxa"/>
            <w:tcBorders>
              <w:top w:val="single" w:sz="6" w:space="0" w:color="000000"/>
              <w:left w:val="single" w:sz="6" w:space="0" w:color="000000"/>
              <w:bottom w:val="single" w:sz="6" w:space="0" w:color="000000"/>
              <w:right w:val="single" w:sz="6" w:space="0" w:color="auto"/>
            </w:tcBorders>
            <w:vAlign w:val="center"/>
          </w:tcPr>
          <w:p w14:paraId="0F323BDA" w14:textId="23D1D4F0"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ST-EL-IC-ME-PL-SL</w:t>
            </w:r>
          </w:p>
        </w:tc>
        <w:tc>
          <w:tcPr>
            <w:tcW w:w="2790" w:type="dxa"/>
            <w:vMerge/>
            <w:tcBorders>
              <w:left w:val="single" w:sz="0" w:space="0" w:color="auto"/>
              <w:right w:val="single" w:sz="0" w:space="0" w:color="auto"/>
            </w:tcBorders>
            <w:vAlign w:val="center"/>
          </w:tcPr>
          <w:p w14:paraId="0F08AAAC" w14:textId="77777777" w:rsidR="00D33F9B" w:rsidRDefault="00D33F9B"/>
        </w:tc>
      </w:tr>
      <w:tr w:rsidR="3FF13359" w14:paraId="0F18BD66"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136766B2" w14:textId="6C606E81"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HE2D02-KEO-20-XX-MOD-XX-00200.rvt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33C8769C" w14:textId="7457250C"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Amenities - Recreation </w:t>
            </w:r>
          </w:p>
        </w:tc>
        <w:tc>
          <w:tcPr>
            <w:tcW w:w="1800" w:type="dxa"/>
            <w:tcBorders>
              <w:top w:val="single" w:sz="6" w:space="0" w:color="000000"/>
              <w:left w:val="single" w:sz="6" w:space="0" w:color="000000"/>
              <w:bottom w:val="single" w:sz="6" w:space="0" w:color="000000"/>
              <w:right w:val="single" w:sz="6" w:space="0" w:color="auto"/>
            </w:tcBorders>
            <w:vAlign w:val="center"/>
          </w:tcPr>
          <w:p w14:paraId="06E945D7" w14:textId="20F7DAC1"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ST-EL-IC-ME-PL-SL</w:t>
            </w:r>
          </w:p>
        </w:tc>
        <w:tc>
          <w:tcPr>
            <w:tcW w:w="2790" w:type="dxa"/>
            <w:vMerge/>
            <w:tcBorders>
              <w:left w:val="single" w:sz="0" w:space="0" w:color="auto"/>
              <w:right w:val="single" w:sz="0" w:space="0" w:color="auto"/>
            </w:tcBorders>
            <w:vAlign w:val="center"/>
          </w:tcPr>
          <w:p w14:paraId="673C14DC" w14:textId="77777777" w:rsidR="00D33F9B" w:rsidRDefault="00D33F9B"/>
        </w:tc>
      </w:tr>
      <w:tr w:rsidR="3FF13359" w14:paraId="2892F586"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55E2475D" w14:textId="25C6C2D5"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HE2D02-KEO-21-XX-MOD-XX-00201.rvt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66388686" w14:textId="6FFDB1E6"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Amenities - Beach Bar</w:t>
            </w:r>
          </w:p>
        </w:tc>
        <w:tc>
          <w:tcPr>
            <w:tcW w:w="1800" w:type="dxa"/>
            <w:tcBorders>
              <w:top w:val="single" w:sz="6" w:space="0" w:color="000000"/>
              <w:left w:val="single" w:sz="6" w:space="0" w:color="000000"/>
              <w:bottom w:val="single" w:sz="6" w:space="0" w:color="000000"/>
              <w:right w:val="single" w:sz="6" w:space="0" w:color="auto"/>
            </w:tcBorders>
            <w:vAlign w:val="center"/>
          </w:tcPr>
          <w:p w14:paraId="0F876F4D" w14:textId="621D5C74"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ST-EL-IC-ME-PL-SL</w:t>
            </w:r>
          </w:p>
        </w:tc>
        <w:tc>
          <w:tcPr>
            <w:tcW w:w="2790" w:type="dxa"/>
            <w:vMerge/>
            <w:tcBorders>
              <w:left w:val="single" w:sz="0" w:space="0" w:color="auto"/>
              <w:right w:val="single" w:sz="0" w:space="0" w:color="auto"/>
            </w:tcBorders>
            <w:vAlign w:val="center"/>
          </w:tcPr>
          <w:p w14:paraId="42F5A6AE" w14:textId="77777777" w:rsidR="00D33F9B" w:rsidRDefault="00D33F9B"/>
        </w:tc>
      </w:tr>
      <w:tr w:rsidR="3FF13359" w14:paraId="54B58FE6"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4D5EC51C" w14:textId="71C58B31"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HE2D02-KEO-22-XX-MOD-XX-30300.rvt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03C0589B" w14:textId="1032E6F0"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Specialty Restaurant &amp; Specialty Bar </w:t>
            </w:r>
          </w:p>
        </w:tc>
        <w:tc>
          <w:tcPr>
            <w:tcW w:w="1800" w:type="dxa"/>
            <w:tcBorders>
              <w:top w:val="single" w:sz="6" w:space="0" w:color="000000"/>
              <w:left w:val="single" w:sz="6" w:space="0" w:color="000000"/>
              <w:bottom w:val="single" w:sz="6" w:space="0" w:color="000000"/>
              <w:right w:val="single" w:sz="6" w:space="0" w:color="auto"/>
            </w:tcBorders>
            <w:vAlign w:val="center"/>
          </w:tcPr>
          <w:p w14:paraId="54CC213A" w14:textId="686A3C02"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ST-EL-IC-ME-PL-SL</w:t>
            </w:r>
          </w:p>
        </w:tc>
        <w:tc>
          <w:tcPr>
            <w:tcW w:w="2790" w:type="dxa"/>
            <w:vMerge/>
            <w:tcBorders>
              <w:left w:val="single" w:sz="0" w:space="0" w:color="auto"/>
              <w:right w:val="single" w:sz="0" w:space="0" w:color="auto"/>
            </w:tcBorders>
            <w:vAlign w:val="center"/>
          </w:tcPr>
          <w:p w14:paraId="4E4012A6" w14:textId="77777777" w:rsidR="00D33F9B" w:rsidRDefault="00D33F9B"/>
        </w:tc>
      </w:tr>
      <w:tr w:rsidR="3FF13359" w14:paraId="2C591BA1"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6A3A7FFF" w14:textId="18BEFC72"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HE2D02-KEO-45-XX-MOD-XX-00401.rvt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7B7CFB4D" w14:textId="11F941FD"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Cluster 1 - 3 DBL Queen + 1 STD King </w:t>
            </w:r>
          </w:p>
        </w:tc>
        <w:tc>
          <w:tcPr>
            <w:tcW w:w="1800" w:type="dxa"/>
            <w:tcBorders>
              <w:top w:val="single" w:sz="6" w:space="0" w:color="000000"/>
              <w:left w:val="single" w:sz="6" w:space="0" w:color="000000"/>
              <w:bottom w:val="single" w:sz="6" w:space="0" w:color="000000"/>
              <w:right w:val="single" w:sz="6" w:space="0" w:color="auto"/>
            </w:tcBorders>
            <w:vAlign w:val="center"/>
          </w:tcPr>
          <w:p w14:paraId="3582684B" w14:textId="1DB589C8"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ST-EL-IC-ME-PL-SL</w:t>
            </w:r>
          </w:p>
        </w:tc>
        <w:tc>
          <w:tcPr>
            <w:tcW w:w="2790" w:type="dxa"/>
            <w:vMerge/>
            <w:tcBorders>
              <w:left w:val="single" w:sz="0" w:space="0" w:color="auto"/>
              <w:right w:val="single" w:sz="0" w:space="0" w:color="auto"/>
            </w:tcBorders>
            <w:vAlign w:val="center"/>
          </w:tcPr>
          <w:p w14:paraId="11697D7D" w14:textId="77777777" w:rsidR="00D33F9B" w:rsidRDefault="00D33F9B"/>
        </w:tc>
      </w:tr>
      <w:tr w:rsidR="3FF13359" w14:paraId="20970EB1"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33E50191" w14:textId="5478F20D"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HE2D02-KEO-46-XX-MOD-XX-00402.rvt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732C4340" w14:textId="6DADC3D9"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Cluster  2 - 4 STD King </w:t>
            </w:r>
          </w:p>
        </w:tc>
        <w:tc>
          <w:tcPr>
            <w:tcW w:w="1800" w:type="dxa"/>
            <w:tcBorders>
              <w:top w:val="single" w:sz="6" w:space="0" w:color="000000"/>
              <w:left w:val="single" w:sz="6" w:space="0" w:color="000000"/>
              <w:bottom w:val="single" w:sz="6" w:space="0" w:color="000000"/>
              <w:right w:val="single" w:sz="6" w:space="0" w:color="auto"/>
            </w:tcBorders>
            <w:vAlign w:val="center"/>
          </w:tcPr>
          <w:p w14:paraId="1D779D01" w14:textId="2975C242"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ST-EL-IC-ME-PL-SL</w:t>
            </w:r>
          </w:p>
        </w:tc>
        <w:tc>
          <w:tcPr>
            <w:tcW w:w="2790" w:type="dxa"/>
            <w:vMerge/>
            <w:tcBorders>
              <w:left w:val="single" w:sz="0" w:space="0" w:color="auto"/>
              <w:right w:val="single" w:sz="0" w:space="0" w:color="auto"/>
            </w:tcBorders>
            <w:vAlign w:val="center"/>
          </w:tcPr>
          <w:p w14:paraId="29E9FBEA" w14:textId="77777777" w:rsidR="00D33F9B" w:rsidRDefault="00D33F9B"/>
        </w:tc>
      </w:tr>
      <w:tr w:rsidR="3FF13359" w14:paraId="1A3C542E"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5553731F" w14:textId="628F9193"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HE2D02-KEO-47-XX-MOD-XX-00403.rvt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13FFE43A" w14:textId="59F24F47"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Cluster 3 - 3 Bay Suite + 1 DBL Queen </w:t>
            </w:r>
          </w:p>
        </w:tc>
        <w:tc>
          <w:tcPr>
            <w:tcW w:w="1800" w:type="dxa"/>
            <w:tcBorders>
              <w:top w:val="single" w:sz="6" w:space="0" w:color="000000"/>
              <w:left w:val="single" w:sz="6" w:space="0" w:color="000000"/>
              <w:bottom w:val="single" w:sz="6" w:space="0" w:color="000000"/>
              <w:right w:val="single" w:sz="6" w:space="0" w:color="auto"/>
            </w:tcBorders>
            <w:vAlign w:val="center"/>
          </w:tcPr>
          <w:p w14:paraId="18EABF7B" w14:textId="094B5E2E"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ST-EL-IC-ME-PL-SL</w:t>
            </w:r>
          </w:p>
        </w:tc>
        <w:tc>
          <w:tcPr>
            <w:tcW w:w="2790" w:type="dxa"/>
            <w:vMerge/>
            <w:tcBorders>
              <w:left w:val="single" w:sz="0" w:space="0" w:color="auto"/>
              <w:bottom w:val="single" w:sz="0" w:space="0" w:color="auto"/>
              <w:right w:val="single" w:sz="0" w:space="0" w:color="auto"/>
            </w:tcBorders>
            <w:vAlign w:val="center"/>
          </w:tcPr>
          <w:p w14:paraId="279C1590" w14:textId="77777777" w:rsidR="00D33F9B" w:rsidRDefault="00D33F9B"/>
        </w:tc>
      </w:tr>
      <w:tr w:rsidR="3FF13359" w14:paraId="34763F1E" w14:textId="77777777" w:rsidTr="3FF13359">
        <w:trPr>
          <w:trHeight w:val="360"/>
        </w:trPr>
        <w:tc>
          <w:tcPr>
            <w:tcW w:w="3975" w:type="dxa"/>
            <w:tcBorders>
              <w:top w:val="single" w:sz="6" w:space="0" w:color="000000"/>
              <w:left w:val="single" w:sz="6" w:space="0" w:color="000000"/>
              <w:bottom w:val="single" w:sz="6" w:space="0" w:color="000000"/>
              <w:right w:val="single" w:sz="6" w:space="0" w:color="000000"/>
            </w:tcBorders>
            <w:vAlign w:val="center"/>
          </w:tcPr>
          <w:p w14:paraId="0D7273CB" w14:textId="43024525"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HE2D02-KEO-48-XX-MOD-XX-00404.rvt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39EBA7BE" w14:textId="592D4AE1"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 xml:space="preserve">Cluster 4 - 1 Bed Suite + 1 DBL Queen + 1 STD King </w:t>
            </w:r>
          </w:p>
        </w:tc>
        <w:tc>
          <w:tcPr>
            <w:tcW w:w="1800" w:type="dxa"/>
            <w:tcBorders>
              <w:top w:val="single" w:sz="6" w:space="0" w:color="000000"/>
              <w:left w:val="single" w:sz="6" w:space="0" w:color="000000"/>
              <w:bottom w:val="single" w:sz="6" w:space="0" w:color="000000"/>
              <w:right w:val="single" w:sz="6" w:space="0" w:color="auto"/>
            </w:tcBorders>
            <w:vAlign w:val="center"/>
          </w:tcPr>
          <w:p w14:paraId="5A25961E" w14:textId="35BC0241"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ST-EL-IC-ME-PL-SL</w:t>
            </w:r>
          </w:p>
        </w:tc>
        <w:tc>
          <w:tcPr>
            <w:tcW w:w="2790" w:type="dxa"/>
            <w:vMerge/>
            <w:tcBorders>
              <w:left w:val="single" w:sz="0" w:space="0" w:color="auto"/>
              <w:right w:val="single" w:sz="0" w:space="0" w:color="auto"/>
            </w:tcBorders>
            <w:vAlign w:val="center"/>
          </w:tcPr>
          <w:p w14:paraId="528D00B1" w14:textId="77777777" w:rsidR="00D33F9B" w:rsidRDefault="00D33F9B"/>
        </w:tc>
      </w:tr>
      <w:tr w:rsidR="3FF13359" w14:paraId="1CB3C266" w14:textId="77777777" w:rsidTr="3FF13359">
        <w:trPr>
          <w:trHeight w:val="360"/>
        </w:trPr>
        <w:tc>
          <w:tcPr>
            <w:tcW w:w="3975" w:type="dxa"/>
            <w:tcBorders>
              <w:top w:val="single" w:sz="6" w:space="0" w:color="000000"/>
              <w:left w:val="single" w:sz="6" w:space="0" w:color="000000"/>
              <w:bottom w:val="single" w:sz="6" w:space="0" w:color="000000"/>
              <w:right w:val="single" w:sz="6" w:space="0" w:color="000000"/>
            </w:tcBorders>
            <w:vAlign w:val="center"/>
          </w:tcPr>
          <w:p w14:paraId="3F3B6D13" w14:textId="4A521895"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lastRenderedPageBreak/>
              <w:t>R08- HE2D02-KEO-49-XX-MOD-XX-00405.rvt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10654818" w14:textId="7081B201"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 xml:space="preserve">Cluster 5 - 2 DBL Queen + 1 JR Suite + 2 STD King </w:t>
            </w:r>
          </w:p>
        </w:tc>
        <w:tc>
          <w:tcPr>
            <w:tcW w:w="1800" w:type="dxa"/>
            <w:tcBorders>
              <w:top w:val="single" w:sz="6" w:space="0" w:color="000000"/>
              <w:left w:val="single" w:sz="6" w:space="0" w:color="000000"/>
              <w:bottom w:val="single" w:sz="6" w:space="0" w:color="000000"/>
              <w:right w:val="single" w:sz="6" w:space="0" w:color="auto"/>
            </w:tcBorders>
            <w:vAlign w:val="center"/>
          </w:tcPr>
          <w:p w14:paraId="3BBF57FA" w14:textId="099F9693"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ST-EL-IC-ME-PL-SL</w:t>
            </w:r>
          </w:p>
        </w:tc>
        <w:tc>
          <w:tcPr>
            <w:tcW w:w="2790" w:type="dxa"/>
            <w:vMerge/>
            <w:tcBorders>
              <w:left w:val="single" w:sz="0" w:space="0" w:color="auto"/>
              <w:right w:val="single" w:sz="0" w:space="0" w:color="auto"/>
            </w:tcBorders>
            <w:vAlign w:val="center"/>
          </w:tcPr>
          <w:p w14:paraId="14702157" w14:textId="77777777" w:rsidR="00D33F9B" w:rsidRDefault="00D33F9B"/>
        </w:tc>
      </w:tr>
      <w:tr w:rsidR="3FF13359" w14:paraId="6569F09B" w14:textId="77777777" w:rsidTr="3FF13359">
        <w:trPr>
          <w:trHeight w:val="360"/>
        </w:trPr>
        <w:tc>
          <w:tcPr>
            <w:tcW w:w="3975" w:type="dxa"/>
            <w:tcBorders>
              <w:top w:val="single" w:sz="6" w:space="0" w:color="000000"/>
              <w:left w:val="single" w:sz="6" w:space="0" w:color="000000"/>
              <w:bottom w:val="single" w:sz="6" w:space="0" w:color="000000"/>
              <w:right w:val="single" w:sz="6" w:space="0" w:color="000000"/>
            </w:tcBorders>
            <w:vAlign w:val="center"/>
          </w:tcPr>
          <w:p w14:paraId="61801B57" w14:textId="5016722C"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lastRenderedPageBreak/>
              <w:t>R08- HE2D02-KEO-49-XX-MOD-XX-00701.rvt</w:t>
            </w:r>
          </w:p>
        </w:tc>
        <w:tc>
          <w:tcPr>
            <w:tcW w:w="2340" w:type="dxa"/>
            <w:tcBorders>
              <w:top w:val="single" w:sz="6" w:space="0" w:color="000000"/>
              <w:left w:val="single" w:sz="6" w:space="0" w:color="000000"/>
              <w:bottom w:val="single" w:sz="6" w:space="0" w:color="000000"/>
              <w:right w:val="single" w:sz="6" w:space="0" w:color="000000"/>
            </w:tcBorders>
            <w:vAlign w:val="center"/>
          </w:tcPr>
          <w:p w14:paraId="0F02205A" w14:textId="7B7C3D93"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Cluster 5 - 2 DBL Queen + 1 JR Suite + 2 STD King – Support Room</w:t>
            </w:r>
          </w:p>
        </w:tc>
        <w:tc>
          <w:tcPr>
            <w:tcW w:w="1800" w:type="dxa"/>
            <w:tcBorders>
              <w:top w:val="single" w:sz="6" w:space="0" w:color="000000"/>
              <w:left w:val="single" w:sz="6" w:space="0" w:color="000000"/>
              <w:bottom w:val="single" w:sz="6" w:space="0" w:color="000000"/>
              <w:right w:val="single" w:sz="6" w:space="0" w:color="auto"/>
            </w:tcBorders>
            <w:vAlign w:val="center"/>
          </w:tcPr>
          <w:p w14:paraId="4F226B70" w14:textId="36CD83A1"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EL-IC-ME-PL</w:t>
            </w:r>
          </w:p>
        </w:tc>
        <w:tc>
          <w:tcPr>
            <w:tcW w:w="2790" w:type="dxa"/>
            <w:vMerge/>
            <w:tcBorders>
              <w:left w:val="single" w:sz="0" w:space="0" w:color="auto"/>
              <w:right w:val="single" w:sz="0" w:space="0" w:color="auto"/>
            </w:tcBorders>
            <w:vAlign w:val="center"/>
          </w:tcPr>
          <w:p w14:paraId="0937B9DD" w14:textId="77777777" w:rsidR="00D33F9B" w:rsidRDefault="00D33F9B"/>
        </w:tc>
      </w:tr>
      <w:tr w:rsidR="3FF13359" w14:paraId="5671F55F" w14:textId="77777777" w:rsidTr="3FF13359">
        <w:trPr>
          <w:trHeight w:val="360"/>
        </w:trPr>
        <w:tc>
          <w:tcPr>
            <w:tcW w:w="3975" w:type="dxa"/>
            <w:tcBorders>
              <w:top w:val="single" w:sz="6" w:space="0" w:color="000000"/>
              <w:left w:val="single" w:sz="6" w:space="0" w:color="000000"/>
              <w:bottom w:val="single" w:sz="6" w:space="0" w:color="000000"/>
              <w:right w:val="single" w:sz="6" w:space="0" w:color="000000"/>
            </w:tcBorders>
            <w:vAlign w:val="center"/>
          </w:tcPr>
          <w:p w14:paraId="6AAC0526" w14:textId="4CDEBB22"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HE2D02-KEO-50-XX-MOD-XX-0406.rvt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7EA46412" w14:textId="553D0BAB"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 xml:space="preserve">Cluster 6 - 5 Bay Suite + 1 DBL Queen + 1 STD King </w:t>
            </w:r>
          </w:p>
        </w:tc>
        <w:tc>
          <w:tcPr>
            <w:tcW w:w="1800" w:type="dxa"/>
            <w:tcBorders>
              <w:top w:val="single" w:sz="6" w:space="0" w:color="000000"/>
              <w:left w:val="single" w:sz="6" w:space="0" w:color="000000"/>
              <w:bottom w:val="single" w:sz="6" w:space="0" w:color="000000"/>
              <w:right w:val="single" w:sz="6" w:space="0" w:color="auto"/>
            </w:tcBorders>
            <w:vAlign w:val="center"/>
          </w:tcPr>
          <w:p w14:paraId="09FF37FF" w14:textId="67738E33"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ST-EL-IC-ME-PL-SL</w:t>
            </w:r>
          </w:p>
        </w:tc>
        <w:tc>
          <w:tcPr>
            <w:tcW w:w="2790" w:type="dxa"/>
            <w:vMerge/>
            <w:tcBorders>
              <w:left w:val="single" w:sz="0" w:space="0" w:color="auto"/>
              <w:right w:val="single" w:sz="0" w:space="0" w:color="auto"/>
            </w:tcBorders>
            <w:vAlign w:val="center"/>
          </w:tcPr>
          <w:p w14:paraId="53B9313F" w14:textId="77777777" w:rsidR="00D33F9B" w:rsidRDefault="00D33F9B"/>
        </w:tc>
      </w:tr>
      <w:tr w:rsidR="3FF13359" w14:paraId="12257743" w14:textId="77777777" w:rsidTr="3FF13359">
        <w:trPr>
          <w:trHeight w:val="360"/>
        </w:trPr>
        <w:tc>
          <w:tcPr>
            <w:tcW w:w="3975" w:type="dxa"/>
            <w:tcBorders>
              <w:top w:val="single" w:sz="6" w:space="0" w:color="000000"/>
              <w:left w:val="single" w:sz="6" w:space="0" w:color="000000"/>
              <w:bottom w:val="single" w:sz="6" w:space="0" w:color="000000"/>
              <w:right w:val="single" w:sz="6" w:space="0" w:color="000000"/>
            </w:tcBorders>
            <w:vAlign w:val="center"/>
          </w:tcPr>
          <w:p w14:paraId="5EF5164F" w14:textId="166E4BAB"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HE2D02-KEO-51-XX-MOD-XX-00407.rvt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75B3F2BE" w14:textId="68CED669"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 xml:space="preserve">Cluster 7 - 1 Bed Suite + 2 DBL Queen + 3 STD King </w:t>
            </w:r>
          </w:p>
        </w:tc>
        <w:tc>
          <w:tcPr>
            <w:tcW w:w="1800" w:type="dxa"/>
            <w:tcBorders>
              <w:top w:val="single" w:sz="6" w:space="0" w:color="000000"/>
              <w:left w:val="single" w:sz="6" w:space="0" w:color="000000"/>
              <w:bottom w:val="single" w:sz="6" w:space="0" w:color="000000"/>
              <w:right w:val="single" w:sz="6" w:space="0" w:color="auto"/>
            </w:tcBorders>
            <w:vAlign w:val="center"/>
          </w:tcPr>
          <w:p w14:paraId="3B650EEF" w14:textId="48C2A130"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ST-EL-IC-ME-PL-SL</w:t>
            </w:r>
          </w:p>
        </w:tc>
        <w:tc>
          <w:tcPr>
            <w:tcW w:w="2790" w:type="dxa"/>
            <w:vMerge/>
            <w:tcBorders>
              <w:left w:val="single" w:sz="0" w:space="0" w:color="auto"/>
              <w:bottom w:val="single" w:sz="0" w:space="0" w:color="auto"/>
              <w:right w:val="single" w:sz="0" w:space="0" w:color="auto"/>
            </w:tcBorders>
            <w:vAlign w:val="center"/>
          </w:tcPr>
          <w:p w14:paraId="47BA0E99" w14:textId="77777777" w:rsidR="00D33F9B" w:rsidRDefault="00D33F9B"/>
        </w:tc>
      </w:tr>
      <w:tr w:rsidR="3FF13359" w14:paraId="7226F26D" w14:textId="77777777" w:rsidTr="3FF13359">
        <w:trPr>
          <w:trHeight w:val="675"/>
        </w:trPr>
        <w:tc>
          <w:tcPr>
            <w:tcW w:w="3975" w:type="dxa"/>
            <w:tcBorders>
              <w:top w:val="single" w:sz="6" w:space="0" w:color="000000"/>
              <w:left w:val="single" w:sz="6" w:space="0" w:color="000000"/>
              <w:bottom w:val="single" w:sz="6" w:space="0" w:color="000000"/>
              <w:right w:val="single" w:sz="6" w:space="0" w:color="000000"/>
            </w:tcBorders>
            <w:vAlign w:val="center"/>
          </w:tcPr>
          <w:p w14:paraId="00A77FC0" w14:textId="4656039B"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HE2D02-KEO-51-XX-MOD-XX-00702.rvt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1E942A2E" w14:textId="44579228"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 xml:space="preserve"> Cluster 7 - 1 Bed Suite + 2 DBL Queen + 3 STD King - Support Room</w:t>
            </w:r>
          </w:p>
        </w:tc>
        <w:tc>
          <w:tcPr>
            <w:tcW w:w="1800" w:type="dxa"/>
            <w:tcBorders>
              <w:top w:val="single" w:sz="6" w:space="0" w:color="000000"/>
              <w:left w:val="single" w:sz="6" w:space="0" w:color="000000"/>
              <w:bottom w:val="single" w:sz="6" w:space="0" w:color="000000"/>
              <w:right w:val="single" w:sz="6" w:space="0" w:color="auto"/>
            </w:tcBorders>
            <w:vAlign w:val="center"/>
          </w:tcPr>
          <w:p w14:paraId="2DB21351" w14:textId="7672819B"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EL-IC-ME-PL</w:t>
            </w:r>
          </w:p>
        </w:tc>
        <w:tc>
          <w:tcPr>
            <w:tcW w:w="2790" w:type="dxa"/>
            <w:tcBorders>
              <w:top w:val="single" w:sz="6" w:space="0" w:color="auto"/>
              <w:left w:val="single" w:sz="6" w:space="0" w:color="auto"/>
              <w:bottom w:val="single" w:sz="6" w:space="0" w:color="auto"/>
              <w:right w:val="single" w:sz="6" w:space="0" w:color="auto"/>
            </w:tcBorders>
            <w:vAlign w:val="center"/>
          </w:tcPr>
          <w:p w14:paraId="00E46717" w14:textId="33906332" w:rsidR="3FF13359" w:rsidRDefault="3FF13359" w:rsidP="3FF13359">
            <w:pPr>
              <w:jc w:val="left"/>
              <w:rPr>
                <w:rFonts w:ascii="Playfair Display" w:eastAsia="Playfair Display" w:hAnsi="Playfair Display" w:cs="Playfair Display"/>
                <w:color w:val="000000"/>
                <w:szCs w:val="18"/>
              </w:rPr>
            </w:pPr>
          </w:p>
        </w:tc>
      </w:tr>
      <w:tr w:rsidR="3FF13359" w14:paraId="06FA7ECE" w14:textId="77777777" w:rsidTr="3FF13359">
        <w:trPr>
          <w:trHeight w:val="345"/>
        </w:trPr>
        <w:tc>
          <w:tcPr>
            <w:tcW w:w="3975" w:type="dxa"/>
            <w:tcBorders>
              <w:top w:val="single" w:sz="6" w:space="0" w:color="000000"/>
              <w:left w:val="single" w:sz="6" w:space="0" w:color="000000"/>
              <w:bottom w:val="single" w:sz="6" w:space="0" w:color="000000"/>
              <w:right w:val="single" w:sz="6" w:space="0" w:color="000000"/>
            </w:tcBorders>
            <w:vAlign w:val="center"/>
          </w:tcPr>
          <w:p w14:paraId="6F08C4F5" w14:textId="3A8D3ADD"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w:t>
            </w:r>
            <w:r w:rsidRPr="3FF13359">
              <w:rPr>
                <w:rFonts w:ascii="Playfair Display" w:eastAsia="Playfair Display" w:hAnsi="Playfair Display" w:cs="Playfair Display"/>
                <w:b/>
                <w:bCs/>
                <w:strike/>
                <w:color w:val="D13438"/>
                <w:sz w:val="16"/>
                <w:szCs w:val="16"/>
              </w:rPr>
              <w:t>6</w:t>
            </w:r>
            <w:r w:rsidRPr="3FF13359">
              <w:rPr>
                <w:rFonts w:ascii="Playfair Display" w:eastAsia="Playfair Display" w:hAnsi="Playfair Display" w:cs="Playfair Display"/>
                <w:b/>
                <w:bCs/>
                <w:color w:val="D13438"/>
                <w:sz w:val="16"/>
                <w:szCs w:val="16"/>
                <w:u w:val="single"/>
              </w:rPr>
              <w:t>2</w:t>
            </w:r>
            <w:r w:rsidRPr="3FF13359">
              <w:rPr>
                <w:rFonts w:ascii="Playfair Display" w:eastAsia="Playfair Display" w:hAnsi="Playfair Display" w:cs="Playfair Display"/>
                <w:b/>
                <w:bCs/>
                <w:color w:val="1A1A1A"/>
                <w:sz w:val="16"/>
                <w:szCs w:val="16"/>
              </w:rPr>
              <w:t>-KEO-59-XX-MOD-XX-40011.rvt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23C4E36B" w14:textId="4F6AC840"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 xml:space="preserve">MAIN - Mockup Room </w:t>
            </w:r>
          </w:p>
        </w:tc>
        <w:tc>
          <w:tcPr>
            <w:tcW w:w="1800" w:type="dxa"/>
            <w:tcBorders>
              <w:top w:val="single" w:sz="6" w:space="0" w:color="000000"/>
              <w:left w:val="single" w:sz="6" w:space="0" w:color="000000"/>
              <w:bottom w:val="single" w:sz="6" w:space="0" w:color="000000"/>
              <w:right w:val="single" w:sz="6" w:space="0" w:color="auto"/>
            </w:tcBorders>
          </w:tcPr>
          <w:p w14:paraId="66F87EDF" w14:textId="02B0289F"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ST-EL-IC-ME-PL-SL</w:t>
            </w:r>
          </w:p>
        </w:tc>
        <w:tc>
          <w:tcPr>
            <w:tcW w:w="2790" w:type="dxa"/>
            <w:vMerge w:val="restart"/>
            <w:tcBorders>
              <w:top w:val="single" w:sz="6" w:space="0" w:color="auto"/>
              <w:left w:val="single" w:sz="6" w:space="0" w:color="auto"/>
              <w:bottom w:val="single" w:sz="6" w:space="0" w:color="auto"/>
              <w:right w:val="single" w:sz="6" w:space="0" w:color="auto"/>
            </w:tcBorders>
            <w:vAlign w:val="center"/>
          </w:tcPr>
          <w:p w14:paraId="65FD400F" w14:textId="1C2D009B" w:rsidR="3FF13359" w:rsidRDefault="3FF13359" w:rsidP="3FF13359">
            <w:pPr>
              <w:jc w:val="left"/>
              <w:rPr>
                <w:rFonts w:ascii="Playfair Display" w:eastAsia="Playfair Display" w:hAnsi="Playfair Display" w:cs="Playfair Display"/>
                <w:color w:val="000000"/>
                <w:szCs w:val="18"/>
              </w:rPr>
            </w:pPr>
            <w:r w:rsidRPr="3FF13359">
              <w:rPr>
                <w:rFonts w:ascii="Playfair Display" w:eastAsia="Playfair Display" w:hAnsi="Playfair Display" w:cs="Playfair Display"/>
                <w:i/>
                <w:iCs/>
                <w:color w:val="000000"/>
                <w:szCs w:val="18"/>
              </w:rPr>
              <w:t>Sheets are included within the model</w:t>
            </w:r>
          </w:p>
        </w:tc>
      </w:tr>
      <w:tr w:rsidR="3FF13359" w14:paraId="71B4930A"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2E578604" w14:textId="40B87FD7"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w:t>
            </w:r>
            <w:r w:rsidRPr="3FF13359">
              <w:rPr>
                <w:rFonts w:ascii="Playfair Display" w:eastAsia="Playfair Display" w:hAnsi="Playfair Display" w:cs="Playfair Display"/>
                <w:b/>
                <w:bCs/>
                <w:strike/>
                <w:color w:val="D13438"/>
                <w:sz w:val="16"/>
                <w:szCs w:val="16"/>
              </w:rPr>
              <w:t>6</w:t>
            </w:r>
            <w:r w:rsidRPr="3FF13359">
              <w:rPr>
                <w:rFonts w:ascii="Playfair Display" w:eastAsia="Playfair Display" w:hAnsi="Playfair Display" w:cs="Playfair Display"/>
                <w:b/>
                <w:bCs/>
                <w:color w:val="D13438"/>
                <w:sz w:val="16"/>
                <w:szCs w:val="16"/>
                <w:u w:val="single"/>
              </w:rPr>
              <w:t>2</w:t>
            </w:r>
            <w:r w:rsidRPr="3FF13359">
              <w:rPr>
                <w:rFonts w:ascii="Playfair Display" w:eastAsia="Playfair Display" w:hAnsi="Playfair Display" w:cs="Playfair Display"/>
                <w:b/>
                <w:bCs/>
                <w:color w:val="1A1A1A"/>
                <w:sz w:val="16"/>
                <w:szCs w:val="16"/>
              </w:rPr>
              <w:t>-KEO-59-K1-MOD-XX-40001.rvt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188AF76C" w14:textId="5EDDE09D"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Standard King Room Mockup</w:t>
            </w:r>
          </w:p>
        </w:tc>
        <w:tc>
          <w:tcPr>
            <w:tcW w:w="1800" w:type="dxa"/>
            <w:tcBorders>
              <w:top w:val="single" w:sz="6" w:space="0" w:color="000000"/>
              <w:left w:val="single" w:sz="6" w:space="0" w:color="000000"/>
              <w:bottom w:val="single" w:sz="6" w:space="0" w:color="000000"/>
              <w:right w:val="single" w:sz="6" w:space="0" w:color="auto"/>
            </w:tcBorders>
            <w:vAlign w:val="center"/>
          </w:tcPr>
          <w:p w14:paraId="5C61DDFD" w14:textId="6161AED4"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ST-ME-PL-SL</w:t>
            </w:r>
          </w:p>
        </w:tc>
        <w:tc>
          <w:tcPr>
            <w:tcW w:w="2790" w:type="dxa"/>
            <w:vMerge/>
            <w:tcBorders>
              <w:left w:val="single" w:sz="0" w:space="0" w:color="auto"/>
              <w:right w:val="single" w:sz="0" w:space="0" w:color="auto"/>
            </w:tcBorders>
            <w:vAlign w:val="center"/>
          </w:tcPr>
          <w:p w14:paraId="0003D696" w14:textId="77777777" w:rsidR="00D33F9B" w:rsidRDefault="00D33F9B"/>
        </w:tc>
      </w:tr>
      <w:tr w:rsidR="3FF13359" w14:paraId="6047D52E"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62793801" w14:textId="5621C077"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w:t>
            </w:r>
            <w:r w:rsidRPr="3FF13359">
              <w:rPr>
                <w:rFonts w:ascii="Playfair Display" w:eastAsia="Playfair Display" w:hAnsi="Playfair Display" w:cs="Playfair Display"/>
                <w:b/>
                <w:bCs/>
                <w:strike/>
                <w:color w:val="D13438"/>
                <w:sz w:val="16"/>
                <w:szCs w:val="16"/>
              </w:rPr>
              <w:t>6</w:t>
            </w:r>
            <w:r w:rsidRPr="3FF13359">
              <w:rPr>
                <w:rFonts w:ascii="Playfair Display" w:eastAsia="Playfair Display" w:hAnsi="Playfair Display" w:cs="Playfair Display"/>
                <w:b/>
                <w:bCs/>
                <w:color w:val="D13438"/>
                <w:sz w:val="16"/>
                <w:szCs w:val="16"/>
                <w:u w:val="single"/>
              </w:rPr>
              <w:t>2</w:t>
            </w:r>
            <w:r w:rsidRPr="3FF13359">
              <w:rPr>
                <w:rFonts w:ascii="Playfair Display" w:eastAsia="Playfair Display" w:hAnsi="Playfair Display" w:cs="Playfair Display"/>
                <w:b/>
                <w:bCs/>
                <w:color w:val="1A1A1A"/>
                <w:sz w:val="16"/>
                <w:szCs w:val="16"/>
              </w:rPr>
              <w:t>-KEO-59-Q1-MOD-XX-40002.rvt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3A51AD8E" w14:textId="23C74218"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Dbl. Queen Room Mockup</w:t>
            </w:r>
          </w:p>
        </w:tc>
        <w:tc>
          <w:tcPr>
            <w:tcW w:w="1800" w:type="dxa"/>
            <w:tcBorders>
              <w:top w:val="single" w:sz="6" w:space="0" w:color="000000"/>
              <w:left w:val="single" w:sz="6" w:space="0" w:color="000000"/>
              <w:bottom w:val="single" w:sz="6" w:space="0" w:color="000000"/>
              <w:right w:val="single" w:sz="6" w:space="0" w:color="auto"/>
            </w:tcBorders>
            <w:vAlign w:val="center"/>
          </w:tcPr>
          <w:p w14:paraId="645A3851" w14:textId="5F1C2840"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ST-ME-PL-SL</w:t>
            </w:r>
          </w:p>
        </w:tc>
        <w:tc>
          <w:tcPr>
            <w:tcW w:w="2790" w:type="dxa"/>
            <w:vMerge/>
            <w:tcBorders>
              <w:left w:val="single" w:sz="0" w:space="0" w:color="auto"/>
              <w:right w:val="single" w:sz="0" w:space="0" w:color="auto"/>
            </w:tcBorders>
            <w:vAlign w:val="center"/>
          </w:tcPr>
          <w:p w14:paraId="3235E5D5" w14:textId="77777777" w:rsidR="00D33F9B" w:rsidRDefault="00D33F9B"/>
        </w:tc>
      </w:tr>
      <w:tr w:rsidR="3FF13359" w14:paraId="4439E3AC"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35104C5E" w14:textId="0C758682"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w:t>
            </w:r>
            <w:r w:rsidRPr="3FF13359">
              <w:rPr>
                <w:rFonts w:ascii="Playfair Display" w:eastAsia="Playfair Display" w:hAnsi="Playfair Display" w:cs="Playfair Display"/>
                <w:b/>
                <w:bCs/>
                <w:strike/>
                <w:color w:val="D13438"/>
                <w:sz w:val="16"/>
                <w:szCs w:val="16"/>
              </w:rPr>
              <w:t>6</w:t>
            </w:r>
            <w:r w:rsidRPr="3FF13359">
              <w:rPr>
                <w:rFonts w:ascii="Playfair Display" w:eastAsia="Playfair Display" w:hAnsi="Playfair Display" w:cs="Playfair Display"/>
                <w:b/>
                <w:bCs/>
                <w:color w:val="D13438"/>
                <w:sz w:val="16"/>
                <w:szCs w:val="16"/>
                <w:u w:val="single"/>
              </w:rPr>
              <w:t>2</w:t>
            </w:r>
            <w:r w:rsidRPr="3FF13359">
              <w:rPr>
                <w:rFonts w:ascii="Playfair Display" w:eastAsia="Playfair Display" w:hAnsi="Playfair Display" w:cs="Playfair Display"/>
                <w:b/>
                <w:bCs/>
                <w:color w:val="1A1A1A"/>
                <w:sz w:val="16"/>
                <w:szCs w:val="16"/>
              </w:rPr>
              <w:t>-KEO-59-S1-MOD-XX-40002.rvt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5E11D4B9" w14:textId="529DD896"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1 Bed Suite Mockup</w:t>
            </w:r>
          </w:p>
        </w:tc>
        <w:tc>
          <w:tcPr>
            <w:tcW w:w="1800" w:type="dxa"/>
            <w:tcBorders>
              <w:top w:val="single" w:sz="6" w:space="0" w:color="000000"/>
              <w:left w:val="single" w:sz="6" w:space="0" w:color="000000"/>
              <w:bottom w:val="single" w:sz="6" w:space="0" w:color="000000"/>
              <w:right w:val="single" w:sz="6" w:space="0" w:color="auto"/>
            </w:tcBorders>
            <w:vAlign w:val="center"/>
          </w:tcPr>
          <w:p w14:paraId="5400AFA1" w14:textId="40331B88" w:rsidR="3FF13359" w:rsidRDefault="3FF13359" w:rsidP="3FF13359">
            <w:pPr>
              <w:jc w:val="left"/>
              <w:rPr>
                <w:rFonts w:ascii="Playfair Display" w:eastAsia="Playfair Display" w:hAnsi="Playfair Display" w:cs="Playfair Display"/>
                <w:color w:val="000000"/>
                <w:sz w:val="16"/>
                <w:szCs w:val="16"/>
              </w:rPr>
            </w:pPr>
          </w:p>
        </w:tc>
        <w:tc>
          <w:tcPr>
            <w:tcW w:w="2790" w:type="dxa"/>
            <w:vMerge/>
            <w:tcBorders>
              <w:left w:val="single" w:sz="0" w:space="0" w:color="auto"/>
              <w:right w:val="single" w:sz="0" w:space="0" w:color="auto"/>
            </w:tcBorders>
            <w:vAlign w:val="center"/>
          </w:tcPr>
          <w:p w14:paraId="47151700" w14:textId="77777777" w:rsidR="00D33F9B" w:rsidRDefault="00D33F9B"/>
        </w:tc>
      </w:tr>
      <w:tr w:rsidR="3FF13359" w14:paraId="260FDC05"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041F2F01" w14:textId="1FADB293"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w:t>
            </w:r>
            <w:r w:rsidRPr="3FF13359">
              <w:rPr>
                <w:rFonts w:ascii="Playfair Display" w:eastAsia="Playfair Display" w:hAnsi="Playfair Display" w:cs="Playfair Display"/>
                <w:b/>
                <w:bCs/>
                <w:strike/>
                <w:color w:val="D13438"/>
                <w:sz w:val="16"/>
                <w:szCs w:val="16"/>
              </w:rPr>
              <w:t>6</w:t>
            </w:r>
            <w:r w:rsidRPr="3FF13359">
              <w:rPr>
                <w:rFonts w:ascii="Playfair Display" w:eastAsia="Playfair Display" w:hAnsi="Playfair Display" w:cs="Playfair Display"/>
                <w:b/>
                <w:bCs/>
                <w:color w:val="D13438"/>
                <w:sz w:val="16"/>
                <w:szCs w:val="16"/>
                <w:u w:val="single"/>
              </w:rPr>
              <w:t>2</w:t>
            </w:r>
            <w:r w:rsidRPr="3FF13359">
              <w:rPr>
                <w:rFonts w:ascii="Playfair Display" w:eastAsia="Playfair Display" w:hAnsi="Playfair Display" w:cs="Playfair Display"/>
                <w:b/>
                <w:bCs/>
                <w:color w:val="1A1A1A"/>
                <w:sz w:val="16"/>
                <w:szCs w:val="16"/>
              </w:rPr>
              <w:t>-KEO-59-S1-MOD-XX-40002.rvt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5C518316" w14:textId="45B3A971"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2 Bed Suite Mockup</w:t>
            </w:r>
          </w:p>
        </w:tc>
        <w:tc>
          <w:tcPr>
            <w:tcW w:w="1800" w:type="dxa"/>
            <w:vMerge w:val="restart"/>
            <w:tcBorders>
              <w:top w:val="single" w:sz="6" w:space="0" w:color="000000"/>
              <w:left w:val="single" w:sz="6" w:space="0" w:color="000000"/>
              <w:right w:val="single" w:sz="6" w:space="0" w:color="auto"/>
            </w:tcBorders>
            <w:vAlign w:val="center"/>
          </w:tcPr>
          <w:p w14:paraId="095D487C" w14:textId="74CA3EFB"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ST-EL-IC-ME-PL-SL</w:t>
            </w:r>
          </w:p>
        </w:tc>
        <w:tc>
          <w:tcPr>
            <w:tcW w:w="2790" w:type="dxa"/>
            <w:vMerge/>
            <w:tcBorders>
              <w:left w:val="single" w:sz="0" w:space="0" w:color="auto"/>
              <w:right w:val="single" w:sz="0" w:space="0" w:color="auto"/>
            </w:tcBorders>
            <w:vAlign w:val="center"/>
          </w:tcPr>
          <w:p w14:paraId="38390155" w14:textId="77777777" w:rsidR="00D33F9B" w:rsidRDefault="00D33F9B"/>
        </w:tc>
      </w:tr>
      <w:tr w:rsidR="3FF13359" w14:paraId="220DEF81"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35432B4D" w14:textId="76D05A90"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w:t>
            </w:r>
            <w:r w:rsidRPr="3FF13359">
              <w:rPr>
                <w:rFonts w:ascii="Playfair Display" w:eastAsia="Playfair Display" w:hAnsi="Playfair Display" w:cs="Playfair Display"/>
                <w:b/>
                <w:bCs/>
                <w:strike/>
                <w:color w:val="D13438"/>
                <w:sz w:val="16"/>
                <w:szCs w:val="16"/>
              </w:rPr>
              <w:t>6</w:t>
            </w:r>
            <w:r w:rsidRPr="3FF13359">
              <w:rPr>
                <w:rFonts w:ascii="Playfair Display" w:eastAsia="Playfair Display" w:hAnsi="Playfair Display" w:cs="Playfair Display"/>
                <w:b/>
                <w:bCs/>
                <w:color w:val="D13438"/>
                <w:sz w:val="16"/>
                <w:szCs w:val="16"/>
                <w:u w:val="single"/>
              </w:rPr>
              <w:t>2</w:t>
            </w:r>
            <w:r w:rsidRPr="3FF13359">
              <w:rPr>
                <w:rFonts w:ascii="Playfair Display" w:eastAsia="Playfair Display" w:hAnsi="Playfair Display" w:cs="Playfair Display"/>
                <w:b/>
                <w:bCs/>
                <w:color w:val="1A1A1A"/>
                <w:sz w:val="16"/>
                <w:szCs w:val="16"/>
              </w:rPr>
              <w:t>-KEO-59-J1-MOD-XX-40002.rvt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2D76626C" w14:textId="726AF586"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Junior Suite Mockup</w:t>
            </w:r>
          </w:p>
        </w:tc>
        <w:tc>
          <w:tcPr>
            <w:tcW w:w="1800" w:type="dxa"/>
            <w:vMerge/>
            <w:tcBorders>
              <w:left w:val="single" w:sz="0" w:space="0" w:color="000000"/>
              <w:right w:val="single" w:sz="0" w:space="0" w:color="auto"/>
            </w:tcBorders>
            <w:vAlign w:val="center"/>
          </w:tcPr>
          <w:p w14:paraId="0ACE5684" w14:textId="77777777" w:rsidR="00D33F9B" w:rsidRDefault="00D33F9B"/>
        </w:tc>
        <w:tc>
          <w:tcPr>
            <w:tcW w:w="2790" w:type="dxa"/>
            <w:vMerge/>
            <w:tcBorders>
              <w:left w:val="single" w:sz="0" w:space="0" w:color="auto"/>
              <w:right w:val="single" w:sz="0" w:space="0" w:color="auto"/>
            </w:tcBorders>
            <w:vAlign w:val="center"/>
          </w:tcPr>
          <w:p w14:paraId="33BB8DA9" w14:textId="77777777" w:rsidR="00D33F9B" w:rsidRDefault="00D33F9B"/>
        </w:tc>
      </w:tr>
      <w:tr w:rsidR="3FF13359" w14:paraId="520DF6AC"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4219B48C" w14:textId="6FA2D942"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w:t>
            </w:r>
            <w:r w:rsidRPr="3FF13359">
              <w:rPr>
                <w:rFonts w:ascii="Playfair Display" w:eastAsia="Playfair Display" w:hAnsi="Playfair Display" w:cs="Playfair Display"/>
                <w:b/>
                <w:bCs/>
                <w:strike/>
                <w:color w:val="D13438"/>
                <w:sz w:val="16"/>
                <w:szCs w:val="16"/>
              </w:rPr>
              <w:t>6</w:t>
            </w:r>
            <w:r w:rsidRPr="3FF13359">
              <w:rPr>
                <w:rFonts w:ascii="Playfair Display" w:eastAsia="Playfair Display" w:hAnsi="Playfair Display" w:cs="Playfair Display"/>
                <w:b/>
                <w:bCs/>
                <w:color w:val="D13438"/>
                <w:sz w:val="16"/>
                <w:szCs w:val="16"/>
                <w:u w:val="single"/>
              </w:rPr>
              <w:t>2</w:t>
            </w:r>
            <w:r w:rsidRPr="3FF13359">
              <w:rPr>
                <w:rFonts w:ascii="Playfair Display" w:eastAsia="Playfair Display" w:hAnsi="Playfair Display" w:cs="Playfair Display"/>
                <w:b/>
                <w:bCs/>
                <w:color w:val="1A1A1A"/>
                <w:sz w:val="16"/>
                <w:szCs w:val="16"/>
              </w:rPr>
              <w:t>-KEO-59-XX-MOD-XX-00100.rvt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5385CCF7" w14:textId="3A773039"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Mo</w:t>
            </w:r>
            <w:r w:rsidRPr="3FF13359">
              <w:rPr>
                <w:rFonts w:ascii="Playfair Display" w:eastAsia="Playfair Display" w:hAnsi="Playfair Display" w:cs="Playfair Display"/>
                <w:i/>
                <w:iCs/>
                <w:color w:val="D13438"/>
                <w:sz w:val="16"/>
                <w:szCs w:val="16"/>
                <w:u w:val="single"/>
              </w:rPr>
              <w:t>c</w:t>
            </w:r>
            <w:r w:rsidRPr="3FF13359">
              <w:rPr>
                <w:rFonts w:ascii="Playfair Display" w:eastAsia="Playfair Display" w:hAnsi="Playfair Display" w:cs="Playfair Display"/>
                <w:i/>
                <w:iCs/>
                <w:color w:val="000000"/>
                <w:sz w:val="16"/>
                <w:szCs w:val="16"/>
              </w:rPr>
              <w:t>kup Room</w:t>
            </w:r>
          </w:p>
        </w:tc>
        <w:tc>
          <w:tcPr>
            <w:tcW w:w="1800" w:type="dxa"/>
            <w:vMerge/>
            <w:tcBorders>
              <w:left w:val="single" w:sz="0" w:space="0" w:color="000000"/>
              <w:right w:val="single" w:sz="0" w:space="0" w:color="auto"/>
            </w:tcBorders>
            <w:vAlign w:val="center"/>
          </w:tcPr>
          <w:p w14:paraId="31047F10" w14:textId="77777777" w:rsidR="00D33F9B" w:rsidRDefault="00D33F9B"/>
        </w:tc>
        <w:tc>
          <w:tcPr>
            <w:tcW w:w="2790" w:type="dxa"/>
            <w:vMerge/>
            <w:tcBorders>
              <w:left w:val="single" w:sz="0" w:space="0" w:color="auto"/>
              <w:right w:val="single" w:sz="0" w:space="0" w:color="auto"/>
            </w:tcBorders>
            <w:vAlign w:val="center"/>
          </w:tcPr>
          <w:p w14:paraId="71245169" w14:textId="77777777" w:rsidR="00D33F9B" w:rsidRDefault="00D33F9B"/>
        </w:tc>
      </w:tr>
      <w:tr w:rsidR="3FF13359" w14:paraId="178357CF"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6227F238" w14:textId="434FDD27"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HE2D02-KEO-61-XX-MOD-XX-00601.rvt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21FFFD3C" w14:textId="08FA3B6F"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MEP Main Compound</w:t>
            </w:r>
          </w:p>
        </w:tc>
        <w:tc>
          <w:tcPr>
            <w:tcW w:w="1800" w:type="dxa"/>
            <w:vMerge/>
            <w:tcBorders>
              <w:left w:val="single" w:sz="0" w:space="0" w:color="000000"/>
              <w:right w:val="single" w:sz="0" w:space="0" w:color="auto"/>
            </w:tcBorders>
            <w:vAlign w:val="center"/>
          </w:tcPr>
          <w:p w14:paraId="55117836" w14:textId="77777777" w:rsidR="00D33F9B" w:rsidRDefault="00D33F9B"/>
        </w:tc>
        <w:tc>
          <w:tcPr>
            <w:tcW w:w="2790" w:type="dxa"/>
            <w:vMerge/>
            <w:tcBorders>
              <w:left w:val="single" w:sz="0" w:space="0" w:color="auto"/>
              <w:right w:val="single" w:sz="0" w:space="0" w:color="auto"/>
            </w:tcBorders>
            <w:vAlign w:val="center"/>
          </w:tcPr>
          <w:p w14:paraId="566C2510" w14:textId="77777777" w:rsidR="00D33F9B" w:rsidRDefault="00D33F9B"/>
        </w:tc>
      </w:tr>
      <w:tr w:rsidR="3FF13359" w14:paraId="35D8B0E1"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52789B23" w14:textId="7E46F348"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w:t>
            </w:r>
            <w:r w:rsidRPr="3FF13359">
              <w:rPr>
                <w:rFonts w:ascii="Playfair Display" w:eastAsia="Playfair Display" w:hAnsi="Playfair Display" w:cs="Playfair Display"/>
                <w:b/>
                <w:bCs/>
                <w:strike/>
                <w:color w:val="D13438"/>
                <w:sz w:val="16"/>
                <w:szCs w:val="16"/>
              </w:rPr>
              <w:t>6</w:t>
            </w:r>
            <w:r w:rsidRPr="3FF13359">
              <w:rPr>
                <w:rFonts w:ascii="Playfair Display" w:eastAsia="Playfair Display" w:hAnsi="Playfair Display" w:cs="Playfair Display"/>
                <w:b/>
                <w:bCs/>
                <w:color w:val="D13438"/>
                <w:sz w:val="16"/>
                <w:szCs w:val="16"/>
                <w:u w:val="single"/>
              </w:rPr>
              <w:t>2</w:t>
            </w:r>
            <w:r w:rsidRPr="3FF13359">
              <w:rPr>
                <w:rFonts w:ascii="Playfair Display" w:eastAsia="Playfair Display" w:hAnsi="Playfair Display" w:cs="Playfair Display"/>
                <w:b/>
                <w:bCs/>
                <w:color w:val="1A1A1A"/>
                <w:sz w:val="16"/>
                <w:szCs w:val="16"/>
              </w:rPr>
              <w:t>-KEO-61-XX-MOD-XX-00602.rvt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7441CE32" w14:textId="34CF8484"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 xml:space="preserve">MEP Compound Gate House </w:t>
            </w:r>
          </w:p>
        </w:tc>
        <w:tc>
          <w:tcPr>
            <w:tcW w:w="1800" w:type="dxa"/>
            <w:tcBorders>
              <w:top w:val="nil"/>
              <w:left w:val="single" w:sz="6" w:space="0" w:color="000000"/>
              <w:bottom w:val="single" w:sz="6" w:space="0" w:color="000000"/>
              <w:right w:val="single" w:sz="6" w:space="0" w:color="auto"/>
            </w:tcBorders>
            <w:vAlign w:val="center"/>
          </w:tcPr>
          <w:p w14:paraId="332CF677" w14:textId="64E13B7D"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 PL</w:t>
            </w:r>
          </w:p>
          <w:p w14:paraId="713D4DA2" w14:textId="1960A644"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 </w:t>
            </w:r>
          </w:p>
        </w:tc>
        <w:tc>
          <w:tcPr>
            <w:tcW w:w="2790" w:type="dxa"/>
            <w:vMerge/>
            <w:tcBorders>
              <w:left w:val="single" w:sz="0" w:space="0" w:color="auto"/>
              <w:right w:val="single" w:sz="0" w:space="0" w:color="auto"/>
            </w:tcBorders>
            <w:vAlign w:val="center"/>
          </w:tcPr>
          <w:p w14:paraId="1E2E169E" w14:textId="77777777" w:rsidR="00D33F9B" w:rsidRDefault="00D33F9B"/>
        </w:tc>
      </w:tr>
      <w:tr w:rsidR="3FF13359" w14:paraId="1442466D"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2E4B0B8B" w14:textId="7DB886B7"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HE2D02-KEO-62-XX-MOD-XX-00602.rvt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1D1BB499" w14:textId="7D677B63"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MEP Engineering &amp; Maintenance </w:t>
            </w:r>
          </w:p>
        </w:tc>
        <w:tc>
          <w:tcPr>
            <w:tcW w:w="1800" w:type="dxa"/>
            <w:tcBorders>
              <w:top w:val="single" w:sz="6" w:space="0" w:color="000000"/>
              <w:left w:val="single" w:sz="6" w:space="0" w:color="000000"/>
              <w:bottom w:val="single" w:sz="6" w:space="0" w:color="000000"/>
              <w:right w:val="single" w:sz="6" w:space="0" w:color="auto"/>
            </w:tcBorders>
            <w:vAlign w:val="center"/>
          </w:tcPr>
          <w:p w14:paraId="570F1873" w14:textId="00083277"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IC-ME-PL-SL</w:t>
            </w:r>
          </w:p>
        </w:tc>
        <w:tc>
          <w:tcPr>
            <w:tcW w:w="2790" w:type="dxa"/>
            <w:vMerge/>
            <w:tcBorders>
              <w:left w:val="single" w:sz="0" w:space="0" w:color="auto"/>
              <w:right w:val="single" w:sz="0" w:space="0" w:color="auto"/>
            </w:tcBorders>
            <w:vAlign w:val="center"/>
          </w:tcPr>
          <w:p w14:paraId="138CBCEF" w14:textId="77777777" w:rsidR="00D33F9B" w:rsidRDefault="00D33F9B"/>
        </w:tc>
      </w:tr>
      <w:tr w:rsidR="3FF13359" w14:paraId="6BB15C94" w14:textId="77777777" w:rsidTr="3FF13359">
        <w:trPr>
          <w:trHeight w:val="300"/>
        </w:trPr>
        <w:tc>
          <w:tcPr>
            <w:tcW w:w="3975" w:type="dxa"/>
            <w:tcBorders>
              <w:top w:val="single" w:sz="6" w:space="0" w:color="000000"/>
              <w:left w:val="single" w:sz="6" w:space="0" w:color="000000"/>
              <w:bottom w:val="single" w:sz="6" w:space="0" w:color="000000"/>
              <w:right w:val="single" w:sz="6" w:space="0" w:color="000000"/>
            </w:tcBorders>
            <w:vAlign w:val="center"/>
          </w:tcPr>
          <w:p w14:paraId="7D6078FC" w14:textId="35B7D8ED" w:rsidR="3FF13359" w:rsidRDefault="3FF13359" w:rsidP="3FF13359">
            <w:pPr>
              <w:jc w:val="left"/>
              <w:rPr>
                <w:rFonts w:ascii="Playfair Display" w:eastAsia="Playfair Display" w:hAnsi="Playfair Display" w:cs="Playfair Display"/>
                <w:color w:val="1A1A1A"/>
                <w:sz w:val="16"/>
                <w:szCs w:val="16"/>
              </w:rPr>
            </w:pPr>
            <w:r w:rsidRPr="3FF13359">
              <w:rPr>
                <w:rFonts w:ascii="Playfair Display" w:eastAsia="Playfair Display" w:hAnsi="Playfair Display" w:cs="Playfair Display"/>
                <w:b/>
                <w:bCs/>
                <w:color w:val="1A1A1A"/>
                <w:sz w:val="16"/>
                <w:szCs w:val="16"/>
              </w:rPr>
              <w:t>R08- HE2D02-KEO-67-XX-MOD-XX-00607.rvt </w:t>
            </w:r>
          </w:p>
        </w:tc>
        <w:tc>
          <w:tcPr>
            <w:tcW w:w="2340" w:type="dxa"/>
            <w:tcBorders>
              <w:top w:val="single" w:sz="6" w:space="0" w:color="000000"/>
              <w:left w:val="single" w:sz="6" w:space="0" w:color="000000"/>
              <w:bottom w:val="single" w:sz="6" w:space="0" w:color="000000"/>
              <w:right w:val="single" w:sz="6" w:space="0" w:color="000000"/>
            </w:tcBorders>
            <w:vAlign w:val="center"/>
          </w:tcPr>
          <w:p w14:paraId="76C997A0" w14:textId="6CE64CE6"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Substation (T1) </w:t>
            </w:r>
          </w:p>
        </w:tc>
        <w:tc>
          <w:tcPr>
            <w:tcW w:w="1800" w:type="dxa"/>
            <w:tcBorders>
              <w:top w:val="single" w:sz="6" w:space="0" w:color="000000"/>
              <w:left w:val="single" w:sz="6" w:space="0" w:color="000000"/>
              <w:bottom w:val="single" w:sz="6" w:space="0" w:color="000000"/>
              <w:right w:val="single" w:sz="6" w:space="0" w:color="auto"/>
            </w:tcBorders>
            <w:vAlign w:val="center"/>
          </w:tcPr>
          <w:p w14:paraId="3499EB91" w14:textId="520F8050" w:rsidR="3FF13359" w:rsidRDefault="3FF13359" w:rsidP="3FF13359">
            <w:pPr>
              <w:jc w:val="left"/>
              <w:rPr>
                <w:rFonts w:ascii="Playfair Display" w:eastAsia="Playfair Display" w:hAnsi="Playfair Display" w:cs="Playfair Display"/>
                <w:color w:val="000000"/>
                <w:sz w:val="16"/>
                <w:szCs w:val="16"/>
              </w:rPr>
            </w:pPr>
            <w:r w:rsidRPr="3FF13359">
              <w:rPr>
                <w:rFonts w:ascii="Playfair Display" w:eastAsia="Playfair Display" w:hAnsi="Playfair Display" w:cs="Playfair Display"/>
                <w:i/>
                <w:iCs/>
                <w:color w:val="000000"/>
                <w:sz w:val="16"/>
                <w:szCs w:val="16"/>
              </w:rPr>
              <w:t>ST-EL-IC-ME-PL</w:t>
            </w:r>
          </w:p>
        </w:tc>
        <w:tc>
          <w:tcPr>
            <w:tcW w:w="2790" w:type="dxa"/>
            <w:vMerge/>
            <w:tcBorders>
              <w:top w:val="single" w:sz="0" w:space="0" w:color="auto"/>
              <w:left w:val="single" w:sz="0" w:space="0" w:color="auto"/>
              <w:bottom w:val="single" w:sz="0" w:space="0" w:color="auto"/>
              <w:right w:val="single" w:sz="0" w:space="0" w:color="auto"/>
            </w:tcBorders>
            <w:vAlign w:val="center"/>
          </w:tcPr>
          <w:p w14:paraId="2BA1AFDE" w14:textId="77777777" w:rsidR="00D33F9B" w:rsidRDefault="00D33F9B"/>
        </w:tc>
      </w:tr>
    </w:tbl>
    <w:p w14:paraId="731D24FF" w14:textId="436B216E" w:rsidR="00EA4451" w:rsidRPr="00E0376F" w:rsidRDefault="00EA4451" w:rsidP="3FF13359">
      <w:pPr>
        <w:ind w:left="0"/>
        <w:rPr>
          <w:szCs w:val="18"/>
          <w:highlight w:val="yellow"/>
        </w:rPr>
      </w:pPr>
    </w:p>
    <w:p w14:paraId="3FECC337" w14:textId="22A3A414" w:rsidR="3FF13359" w:rsidRDefault="3FF13359" w:rsidP="3FF13359">
      <w:pPr>
        <w:ind w:left="0"/>
        <w:rPr>
          <w:szCs w:val="18"/>
          <w:highlight w:val="yellow"/>
        </w:rPr>
      </w:pPr>
    </w:p>
    <w:p w14:paraId="40214C30" w14:textId="4F979065" w:rsidR="00EA4451" w:rsidRPr="00E0376F" w:rsidRDefault="4987E495" w:rsidP="4987E495">
      <w:pPr>
        <w:rPr>
          <w:b/>
          <w:bCs/>
          <w:highlight w:val="yellow"/>
          <w:lang w:val="en-GB"/>
        </w:rPr>
      </w:pPr>
      <w:r w:rsidRPr="4987E495">
        <w:rPr>
          <w:b/>
          <w:bCs/>
          <w:lang w:val="en-GB"/>
        </w:rPr>
        <w:t>LANDSCAPE DIAGRAM</w:t>
      </w:r>
    </w:p>
    <w:tbl>
      <w:tblPr>
        <w:tblStyle w:val="TableGrid"/>
        <w:tblW w:w="0" w:type="auto"/>
        <w:tblLayout w:type="fixed"/>
        <w:tblLook w:val="06A0" w:firstRow="1" w:lastRow="0" w:firstColumn="1" w:lastColumn="0" w:noHBand="1" w:noVBand="1"/>
      </w:tblPr>
      <w:tblGrid>
        <w:gridCol w:w="4500"/>
        <w:gridCol w:w="3960"/>
      </w:tblGrid>
      <w:tr w:rsidR="4987E495" w14:paraId="0D313258" w14:textId="77777777" w:rsidTr="4987E495">
        <w:trPr>
          <w:trHeight w:val="255"/>
        </w:trPr>
        <w:tc>
          <w:tcPr>
            <w:tcW w:w="4500" w:type="dxa"/>
            <w:tcBorders>
              <w:top w:val="nil"/>
              <w:left w:val="single" w:sz="4" w:space="0" w:color="auto"/>
              <w:bottom w:val="single" w:sz="4" w:space="0" w:color="auto"/>
              <w:right w:val="single" w:sz="4" w:space="0" w:color="auto"/>
            </w:tcBorders>
            <w:shd w:val="clear" w:color="auto" w:fill="AE9142" w:themeFill="accent2"/>
            <w:vAlign w:val="center"/>
          </w:tcPr>
          <w:p w14:paraId="241A8AE4" w14:textId="45EEA277" w:rsidR="4987E495" w:rsidRDefault="4987E495">
            <w:r w:rsidRPr="4987E495">
              <w:rPr>
                <w:rFonts w:ascii="Arial" w:eastAsia="Arial" w:hAnsi="Arial" w:cs="Arial"/>
                <w:b/>
                <w:bCs/>
                <w:color w:val="FFFFFF" w:themeColor="background2"/>
                <w:sz w:val="16"/>
                <w:szCs w:val="16"/>
              </w:rPr>
              <w:t>BIM Models</w:t>
            </w:r>
          </w:p>
        </w:tc>
        <w:tc>
          <w:tcPr>
            <w:tcW w:w="3960" w:type="dxa"/>
            <w:tcBorders>
              <w:top w:val="nil"/>
              <w:left w:val="single" w:sz="4" w:space="0" w:color="auto"/>
              <w:bottom w:val="single" w:sz="4" w:space="0" w:color="auto"/>
              <w:right w:val="single" w:sz="4" w:space="0" w:color="auto"/>
            </w:tcBorders>
            <w:shd w:val="clear" w:color="auto" w:fill="AE9142" w:themeFill="accent2"/>
            <w:vAlign w:val="center"/>
          </w:tcPr>
          <w:p w14:paraId="5474B0F1" w14:textId="138D3076" w:rsidR="4987E495" w:rsidRDefault="4987E495" w:rsidP="4987E495">
            <w:pPr>
              <w:spacing w:after="120"/>
              <w:jc w:val="left"/>
              <w:rPr>
                <w:rFonts w:ascii="Arial" w:eastAsia="Arial" w:hAnsi="Arial" w:cs="Arial"/>
                <w:b/>
                <w:bCs/>
                <w:color w:val="FFFFFF" w:themeColor="background2"/>
                <w:szCs w:val="18"/>
              </w:rPr>
            </w:pPr>
            <w:r w:rsidRPr="4987E495">
              <w:rPr>
                <w:rFonts w:ascii="Arial" w:eastAsia="Arial" w:hAnsi="Arial" w:cs="Arial"/>
                <w:b/>
                <w:bCs/>
                <w:color w:val="FFFFFF" w:themeColor="background2"/>
                <w:sz w:val="16"/>
                <w:szCs w:val="16"/>
              </w:rPr>
              <w:t>Description</w:t>
            </w:r>
          </w:p>
        </w:tc>
      </w:tr>
      <w:tr w:rsidR="4987E495" w14:paraId="134789CF" w14:textId="77777777" w:rsidTr="4987E495">
        <w:trPr>
          <w:trHeight w:val="255"/>
        </w:trPr>
        <w:tc>
          <w:tcPr>
            <w:tcW w:w="4500" w:type="dxa"/>
            <w:tcBorders>
              <w:top w:val="single" w:sz="4" w:space="0" w:color="auto"/>
              <w:left w:val="single" w:sz="8" w:space="0" w:color="auto"/>
              <w:bottom w:val="single" w:sz="4" w:space="0" w:color="auto"/>
              <w:right w:val="single" w:sz="4" w:space="0" w:color="auto"/>
            </w:tcBorders>
            <w:vAlign w:val="bottom"/>
          </w:tcPr>
          <w:p w14:paraId="135D9ECF" w14:textId="23EB6E77" w:rsidR="4987E495" w:rsidRDefault="4987E495" w:rsidP="4987E495">
            <w:pPr>
              <w:jc w:val="left"/>
            </w:pPr>
            <w:r w:rsidRPr="4987E495">
              <w:rPr>
                <w:rFonts w:ascii="Arial" w:eastAsia="Arial" w:hAnsi="Arial" w:cs="Arial"/>
                <w:sz w:val="16"/>
                <w:szCs w:val="16"/>
              </w:rPr>
              <w:t>R08-HE1D05-EDS-00-XX-MOD-LS-00001</w:t>
            </w:r>
          </w:p>
        </w:tc>
        <w:tc>
          <w:tcPr>
            <w:tcW w:w="3960" w:type="dxa"/>
            <w:tcBorders>
              <w:top w:val="single" w:sz="4" w:space="0" w:color="auto"/>
              <w:left w:val="single" w:sz="4" w:space="0" w:color="auto"/>
              <w:bottom w:val="single" w:sz="4" w:space="0" w:color="auto"/>
              <w:right w:val="single" w:sz="4" w:space="0" w:color="auto"/>
            </w:tcBorders>
            <w:vAlign w:val="bottom"/>
          </w:tcPr>
          <w:p w14:paraId="2C4A2E00" w14:textId="5D34E0A3" w:rsidR="4987E495" w:rsidRDefault="4987E495" w:rsidP="4987E495">
            <w:pPr>
              <w:jc w:val="left"/>
            </w:pPr>
            <w:r w:rsidRPr="4987E495">
              <w:rPr>
                <w:rFonts w:ascii="Arial" w:eastAsia="Arial" w:hAnsi="Arial" w:cs="Arial"/>
                <w:i/>
                <w:iCs/>
                <w:sz w:val="16"/>
                <w:szCs w:val="16"/>
              </w:rPr>
              <w:t>Sheet File</w:t>
            </w:r>
          </w:p>
        </w:tc>
      </w:tr>
      <w:tr w:rsidR="4987E495" w14:paraId="6C7BF40D" w14:textId="77777777" w:rsidTr="4987E495">
        <w:trPr>
          <w:trHeight w:val="255"/>
        </w:trPr>
        <w:tc>
          <w:tcPr>
            <w:tcW w:w="4500" w:type="dxa"/>
            <w:tcBorders>
              <w:top w:val="single" w:sz="4" w:space="0" w:color="auto"/>
              <w:left w:val="single" w:sz="8" w:space="0" w:color="auto"/>
              <w:bottom w:val="single" w:sz="4" w:space="0" w:color="auto"/>
              <w:right w:val="single" w:sz="4" w:space="0" w:color="auto"/>
            </w:tcBorders>
            <w:vAlign w:val="bottom"/>
          </w:tcPr>
          <w:p w14:paraId="4DA0FE67" w14:textId="35448C98" w:rsidR="4987E495" w:rsidRDefault="4987E495" w:rsidP="4987E495">
            <w:pPr>
              <w:jc w:val="left"/>
            </w:pPr>
            <w:r w:rsidRPr="4987E495">
              <w:rPr>
                <w:rFonts w:ascii="Arial" w:eastAsia="Arial" w:hAnsi="Arial" w:cs="Arial"/>
                <w:sz w:val="16"/>
                <w:szCs w:val="16"/>
              </w:rPr>
              <w:t>R08-HE1D05-EDS-01-ZZ-MOD-LS-05401</w:t>
            </w:r>
          </w:p>
        </w:tc>
        <w:tc>
          <w:tcPr>
            <w:tcW w:w="3960" w:type="dxa"/>
            <w:tcBorders>
              <w:top w:val="single" w:sz="4" w:space="0" w:color="auto"/>
              <w:left w:val="single" w:sz="4" w:space="0" w:color="auto"/>
              <w:bottom w:val="single" w:sz="4" w:space="0" w:color="auto"/>
              <w:right w:val="single" w:sz="4" w:space="0" w:color="auto"/>
            </w:tcBorders>
            <w:vAlign w:val="bottom"/>
          </w:tcPr>
          <w:p w14:paraId="45612848" w14:textId="4EE6FC4C" w:rsidR="4987E495" w:rsidRDefault="4987E495" w:rsidP="4987E495">
            <w:pPr>
              <w:jc w:val="left"/>
            </w:pPr>
            <w:r w:rsidRPr="4987E495">
              <w:rPr>
                <w:rFonts w:ascii="Arial" w:eastAsia="Arial" w:hAnsi="Arial" w:cs="Arial"/>
                <w:i/>
                <w:iCs/>
                <w:sz w:val="16"/>
                <w:szCs w:val="16"/>
              </w:rPr>
              <w:t>Softscape Model</w:t>
            </w:r>
          </w:p>
        </w:tc>
      </w:tr>
      <w:tr w:rsidR="4987E495" w14:paraId="54EB6458" w14:textId="77777777" w:rsidTr="4987E495">
        <w:trPr>
          <w:trHeight w:val="255"/>
        </w:trPr>
        <w:tc>
          <w:tcPr>
            <w:tcW w:w="4500" w:type="dxa"/>
            <w:tcBorders>
              <w:top w:val="single" w:sz="4" w:space="0" w:color="auto"/>
              <w:left w:val="single" w:sz="8" w:space="0" w:color="auto"/>
              <w:bottom w:val="single" w:sz="4" w:space="0" w:color="auto"/>
              <w:right w:val="single" w:sz="4" w:space="0" w:color="auto"/>
            </w:tcBorders>
            <w:vAlign w:val="bottom"/>
          </w:tcPr>
          <w:p w14:paraId="480BF7DC" w14:textId="38A92539" w:rsidR="4987E495" w:rsidRDefault="4987E495"/>
        </w:tc>
        <w:tc>
          <w:tcPr>
            <w:tcW w:w="3960" w:type="dxa"/>
            <w:tcBorders>
              <w:top w:val="single" w:sz="4" w:space="0" w:color="auto"/>
              <w:left w:val="single" w:sz="4" w:space="0" w:color="auto"/>
              <w:bottom w:val="single" w:sz="4" w:space="0" w:color="auto"/>
              <w:right w:val="single" w:sz="4" w:space="0" w:color="auto"/>
            </w:tcBorders>
            <w:vAlign w:val="bottom"/>
          </w:tcPr>
          <w:p w14:paraId="70614C49" w14:textId="3128CD5A" w:rsidR="4987E495" w:rsidRDefault="4987E495"/>
        </w:tc>
      </w:tr>
      <w:tr w:rsidR="4987E495" w14:paraId="11161253" w14:textId="77777777" w:rsidTr="4987E495">
        <w:trPr>
          <w:trHeight w:val="255"/>
        </w:trPr>
        <w:tc>
          <w:tcPr>
            <w:tcW w:w="4500" w:type="dxa"/>
            <w:tcBorders>
              <w:top w:val="single" w:sz="4" w:space="0" w:color="auto"/>
              <w:left w:val="single" w:sz="8" w:space="0" w:color="auto"/>
              <w:bottom w:val="single" w:sz="4" w:space="0" w:color="auto"/>
              <w:right w:val="single" w:sz="4" w:space="0" w:color="auto"/>
            </w:tcBorders>
            <w:vAlign w:val="bottom"/>
          </w:tcPr>
          <w:p w14:paraId="1499D184" w14:textId="03D87E09" w:rsidR="4987E495" w:rsidRDefault="4987E495" w:rsidP="4987E495">
            <w:pPr>
              <w:jc w:val="left"/>
            </w:pPr>
            <w:r w:rsidRPr="4987E495">
              <w:rPr>
                <w:rFonts w:ascii="Arial" w:eastAsia="Arial" w:hAnsi="Arial" w:cs="Arial"/>
                <w:sz w:val="16"/>
                <w:szCs w:val="16"/>
              </w:rPr>
              <w:t>R08-HE1D05-EDS-ZZ-XX-MOD-LS-00000</w:t>
            </w:r>
          </w:p>
        </w:tc>
        <w:tc>
          <w:tcPr>
            <w:tcW w:w="3960" w:type="dxa"/>
            <w:tcBorders>
              <w:top w:val="single" w:sz="4" w:space="0" w:color="auto"/>
              <w:left w:val="single" w:sz="4" w:space="0" w:color="auto"/>
              <w:bottom w:val="single" w:sz="4" w:space="0" w:color="auto"/>
              <w:right w:val="single" w:sz="4" w:space="0" w:color="auto"/>
            </w:tcBorders>
            <w:vAlign w:val="bottom"/>
          </w:tcPr>
          <w:p w14:paraId="1B43054A" w14:textId="2DA21E8A" w:rsidR="4987E495" w:rsidRDefault="4987E495" w:rsidP="4987E495">
            <w:pPr>
              <w:jc w:val="left"/>
            </w:pPr>
            <w:r w:rsidRPr="4987E495">
              <w:rPr>
                <w:rFonts w:ascii="Arial" w:eastAsia="Arial" w:hAnsi="Arial" w:cs="Arial"/>
                <w:i/>
                <w:iCs/>
                <w:sz w:val="16"/>
                <w:szCs w:val="16"/>
              </w:rPr>
              <w:t>General Container</w:t>
            </w:r>
          </w:p>
        </w:tc>
      </w:tr>
      <w:tr w:rsidR="4987E495" w14:paraId="744FB163" w14:textId="77777777" w:rsidTr="4987E495">
        <w:trPr>
          <w:trHeight w:val="255"/>
        </w:trPr>
        <w:tc>
          <w:tcPr>
            <w:tcW w:w="4500" w:type="dxa"/>
            <w:tcBorders>
              <w:top w:val="single" w:sz="4" w:space="0" w:color="auto"/>
              <w:left w:val="single" w:sz="8" w:space="0" w:color="auto"/>
              <w:bottom w:val="single" w:sz="4" w:space="0" w:color="auto"/>
              <w:right w:val="single" w:sz="4" w:space="0" w:color="auto"/>
            </w:tcBorders>
            <w:vAlign w:val="bottom"/>
          </w:tcPr>
          <w:p w14:paraId="3A1FFA7D" w14:textId="531CEEBC" w:rsidR="4987E495" w:rsidRDefault="4987E495" w:rsidP="4987E495">
            <w:pPr>
              <w:jc w:val="left"/>
            </w:pPr>
            <w:r w:rsidRPr="4987E495">
              <w:rPr>
                <w:rFonts w:ascii="Arial" w:eastAsia="Arial" w:hAnsi="Arial" w:cs="Arial"/>
                <w:sz w:val="16"/>
                <w:szCs w:val="16"/>
              </w:rPr>
              <w:t>R08-HE1D05-EDS-10-ZZ-MOD-LS-11001</w:t>
            </w:r>
          </w:p>
        </w:tc>
        <w:tc>
          <w:tcPr>
            <w:tcW w:w="3960" w:type="dxa"/>
            <w:tcBorders>
              <w:top w:val="single" w:sz="4" w:space="0" w:color="auto"/>
              <w:left w:val="single" w:sz="4" w:space="0" w:color="auto"/>
              <w:bottom w:val="single" w:sz="4" w:space="0" w:color="auto"/>
              <w:right w:val="single" w:sz="4" w:space="0" w:color="auto"/>
            </w:tcBorders>
            <w:vAlign w:val="bottom"/>
          </w:tcPr>
          <w:p w14:paraId="62DD8232" w14:textId="2B2FABF6" w:rsidR="4987E495" w:rsidRDefault="4987E495" w:rsidP="4987E495">
            <w:pPr>
              <w:jc w:val="left"/>
            </w:pPr>
            <w:r w:rsidRPr="4987E495">
              <w:rPr>
                <w:rFonts w:ascii="Arial" w:eastAsia="Arial" w:hAnsi="Arial" w:cs="Arial"/>
                <w:i/>
                <w:iCs/>
                <w:sz w:val="16"/>
                <w:szCs w:val="16"/>
              </w:rPr>
              <w:t>Main Arrival</w:t>
            </w:r>
          </w:p>
        </w:tc>
      </w:tr>
      <w:tr w:rsidR="4987E495" w14:paraId="616EFC08" w14:textId="77777777" w:rsidTr="4987E495">
        <w:trPr>
          <w:trHeight w:val="255"/>
        </w:trPr>
        <w:tc>
          <w:tcPr>
            <w:tcW w:w="4500" w:type="dxa"/>
            <w:tcBorders>
              <w:top w:val="single" w:sz="4" w:space="0" w:color="auto"/>
              <w:left w:val="single" w:sz="8" w:space="0" w:color="auto"/>
              <w:bottom w:val="single" w:sz="4" w:space="0" w:color="auto"/>
              <w:right w:val="single" w:sz="4" w:space="0" w:color="auto"/>
            </w:tcBorders>
            <w:vAlign w:val="bottom"/>
          </w:tcPr>
          <w:p w14:paraId="7FBF89F2" w14:textId="6C20E1CA" w:rsidR="4987E495" w:rsidRDefault="4987E495" w:rsidP="4987E495">
            <w:pPr>
              <w:jc w:val="left"/>
            </w:pPr>
            <w:r w:rsidRPr="4987E495">
              <w:rPr>
                <w:rFonts w:ascii="Arial" w:eastAsia="Arial" w:hAnsi="Arial" w:cs="Arial"/>
                <w:sz w:val="16"/>
                <w:szCs w:val="16"/>
              </w:rPr>
              <w:t>R08-HE1D05-EDS-13-ZZ-MOD-LS-11004</w:t>
            </w:r>
          </w:p>
        </w:tc>
        <w:tc>
          <w:tcPr>
            <w:tcW w:w="3960" w:type="dxa"/>
            <w:tcBorders>
              <w:top w:val="single" w:sz="4" w:space="0" w:color="auto"/>
              <w:left w:val="single" w:sz="4" w:space="0" w:color="auto"/>
              <w:bottom w:val="single" w:sz="4" w:space="0" w:color="auto"/>
              <w:right w:val="single" w:sz="4" w:space="0" w:color="auto"/>
            </w:tcBorders>
            <w:vAlign w:val="bottom"/>
          </w:tcPr>
          <w:p w14:paraId="70442C37" w14:textId="38D47315" w:rsidR="4987E495" w:rsidRDefault="4987E495" w:rsidP="4987E495">
            <w:pPr>
              <w:jc w:val="left"/>
            </w:pPr>
            <w:r w:rsidRPr="4987E495">
              <w:rPr>
                <w:rFonts w:ascii="Arial" w:eastAsia="Arial" w:hAnsi="Arial" w:cs="Arial"/>
                <w:i/>
                <w:iCs/>
                <w:sz w:val="16"/>
                <w:szCs w:val="16"/>
              </w:rPr>
              <w:t>Meeting &amp; Banquet</w:t>
            </w:r>
          </w:p>
        </w:tc>
      </w:tr>
      <w:tr w:rsidR="4987E495" w14:paraId="504FE88B" w14:textId="77777777" w:rsidTr="4987E495">
        <w:trPr>
          <w:trHeight w:val="255"/>
        </w:trPr>
        <w:tc>
          <w:tcPr>
            <w:tcW w:w="4500" w:type="dxa"/>
            <w:tcBorders>
              <w:top w:val="single" w:sz="4" w:space="0" w:color="auto"/>
              <w:left w:val="single" w:sz="8" w:space="0" w:color="auto"/>
              <w:bottom w:val="single" w:sz="4" w:space="0" w:color="auto"/>
              <w:right w:val="single" w:sz="4" w:space="0" w:color="auto"/>
            </w:tcBorders>
            <w:vAlign w:val="bottom"/>
          </w:tcPr>
          <w:p w14:paraId="0C2D3958" w14:textId="4BB164A1" w:rsidR="4987E495" w:rsidRDefault="4987E495" w:rsidP="4987E495">
            <w:pPr>
              <w:jc w:val="left"/>
            </w:pPr>
            <w:r w:rsidRPr="4987E495">
              <w:rPr>
                <w:rFonts w:ascii="Arial" w:eastAsia="Arial" w:hAnsi="Arial" w:cs="Arial"/>
                <w:sz w:val="16"/>
                <w:szCs w:val="16"/>
              </w:rPr>
              <w:t>R08-HE1D05-EDS-15-ZZ-MOD-LS-11006</w:t>
            </w:r>
          </w:p>
        </w:tc>
        <w:tc>
          <w:tcPr>
            <w:tcW w:w="3960" w:type="dxa"/>
            <w:tcBorders>
              <w:top w:val="single" w:sz="4" w:space="0" w:color="auto"/>
              <w:left w:val="single" w:sz="4" w:space="0" w:color="auto"/>
              <w:bottom w:val="single" w:sz="4" w:space="0" w:color="auto"/>
              <w:right w:val="single" w:sz="4" w:space="0" w:color="auto"/>
            </w:tcBorders>
            <w:vAlign w:val="bottom"/>
          </w:tcPr>
          <w:p w14:paraId="7E3B3C8B" w14:textId="38922180" w:rsidR="4987E495" w:rsidRDefault="4987E495" w:rsidP="4987E495">
            <w:pPr>
              <w:jc w:val="left"/>
            </w:pPr>
            <w:r w:rsidRPr="4987E495">
              <w:rPr>
                <w:rFonts w:ascii="Arial" w:eastAsia="Arial" w:hAnsi="Arial" w:cs="Arial"/>
                <w:i/>
                <w:iCs/>
                <w:sz w:val="16"/>
                <w:szCs w:val="16"/>
              </w:rPr>
              <w:t>Spa</w:t>
            </w:r>
          </w:p>
        </w:tc>
      </w:tr>
      <w:tr w:rsidR="4987E495" w14:paraId="0E29F27E" w14:textId="77777777" w:rsidTr="4987E495">
        <w:trPr>
          <w:trHeight w:val="255"/>
        </w:trPr>
        <w:tc>
          <w:tcPr>
            <w:tcW w:w="4500" w:type="dxa"/>
            <w:tcBorders>
              <w:top w:val="single" w:sz="4" w:space="0" w:color="auto"/>
              <w:left w:val="single" w:sz="8" w:space="0" w:color="auto"/>
              <w:bottom w:val="single" w:sz="4" w:space="0" w:color="auto"/>
              <w:right w:val="single" w:sz="4" w:space="0" w:color="auto"/>
            </w:tcBorders>
            <w:vAlign w:val="bottom"/>
          </w:tcPr>
          <w:p w14:paraId="7E5F2ADD" w14:textId="3BE946C0" w:rsidR="4987E495" w:rsidRDefault="4987E495" w:rsidP="4987E495">
            <w:pPr>
              <w:jc w:val="left"/>
            </w:pPr>
            <w:r w:rsidRPr="4987E495">
              <w:rPr>
                <w:rFonts w:ascii="Arial" w:eastAsia="Arial" w:hAnsi="Arial" w:cs="Arial"/>
                <w:sz w:val="16"/>
                <w:szCs w:val="16"/>
              </w:rPr>
              <w:t>R08-HE1D05-EDS-16-ZZ-MOD-LS-11002</w:t>
            </w:r>
          </w:p>
        </w:tc>
        <w:tc>
          <w:tcPr>
            <w:tcW w:w="3960" w:type="dxa"/>
            <w:tcBorders>
              <w:top w:val="single" w:sz="4" w:space="0" w:color="auto"/>
              <w:left w:val="single" w:sz="4" w:space="0" w:color="auto"/>
              <w:bottom w:val="single" w:sz="4" w:space="0" w:color="auto"/>
              <w:right w:val="single" w:sz="4" w:space="0" w:color="auto"/>
            </w:tcBorders>
            <w:vAlign w:val="bottom"/>
          </w:tcPr>
          <w:p w14:paraId="44623344" w14:textId="32A97FDD" w:rsidR="4987E495" w:rsidRDefault="4987E495" w:rsidP="4987E495">
            <w:pPr>
              <w:jc w:val="left"/>
            </w:pPr>
            <w:r w:rsidRPr="4987E495">
              <w:rPr>
                <w:rFonts w:ascii="Arial" w:eastAsia="Arial" w:hAnsi="Arial" w:cs="Arial"/>
                <w:i/>
                <w:iCs/>
                <w:sz w:val="16"/>
                <w:szCs w:val="16"/>
              </w:rPr>
              <w:t>Main Pool Deck</w:t>
            </w:r>
          </w:p>
        </w:tc>
      </w:tr>
      <w:tr w:rsidR="4987E495" w14:paraId="18A26B8E" w14:textId="77777777" w:rsidTr="4987E495">
        <w:trPr>
          <w:trHeight w:val="255"/>
        </w:trPr>
        <w:tc>
          <w:tcPr>
            <w:tcW w:w="4500" w:type="dxa"/>
            <w:tcBorders>
              <w:top w:val="single" w:sz="4" w:space="0" w:color="auto"/>
              <w:left w:val="single" w:sz="8" w:space="0" w:color="auto"/>
              <w:bottom w:val="single" w:sz="4" w:space="0" w:color="auto"/>
              <w:right w:val="single" w:sz="4" w:space="0" w:color="auto"/>
            </w:tcBorders>
            <w:vAlign w:val="bottom"/>
          </w:tcPr>
          <w:p w14:paraId="6082C344" w14:textId="32EE9709" w:rsidR="4987E495" w:rsidRDefault="4987E495" w:rsidP="4987E495">
            <w:pPr>
              <w:jc w:val="left"/>
            </w:pPr>
            <w:r w:rsidRPr="4987E495">
              <w:rPr>
                <w:rFonts w:ascii="Arial" w:eastAsia="Arial" w:hAnsi="Arial" w:cs="Arial"/>
                <w:sz w:val="16"/>
                <w:szCs w:val="16"/>
              </w:rPr>
              <w:t>R08-HE1D05-EDS-22-ZZ-MOD-LS-11005</w:t>
            </w:r>
          </w:p>
        </w:tc>
        <w:tc>
          <w:tcPr>
            <w:tcW w:w="3960" w:type="dxa"/>
            <w:tcBorders>
              <w:top w:val="single" w:sz="4" w:space="0" w:color="auto"/>
              <w:left w:val="single" w:sz="4" w:space="0" w:color="auto"/>
              <w:bottom w:val="single" w:sz="4" w:space="0" w:color="auto"/>
              <w:right w:val="single" w:sz="4" w:space="0" w:color="auto"/>
            </w:tcBorders>
            <w:vAlign w:val="bottom"/>
          </w:tcPr>
          <w:p w14:paraId="364DB5A2" w14:textId="0A904339" w:rsidR="4987E495" w:rsidRDefault="4987E495" w:rsidP="4987E495">
            <w:pPr>
              <w:jc w:val="left"/>
            </w:pPr>
            <w:r w:rsidRPr="4987E495">
              <w:rPr>
                <w:rFonts w:ascii="Arial" w:eastAsia="Arial" w:hAnsi="Arial" w:cs="Arial"/>
                <w:i/>
                <w:iCs/>
                <w:sz w:val="16"/>
                <w:szCs w:val="16"/>
              </w:rPr>
              <w:t>Specialty Restaurant (Marina)</w:t>
            </w:r>
          </w:p>
        </w:tc>
      </w:tr>
      <w:tr w:rsidR="4987E495" w14:paraId="618E93EE" w14:textId="77777777" w:rsidTr="4987E495">
        <w:trPr>
          <w:trHeight w:val="255"/>
        </w:trPr>
        <w:tc>
          <w:tcPr>
            <w:tcW w:w="4500" w:type="dxa"/>
            <w:tcBorders>
              <w:top w:val="single" w:sz="4" w:space="0" w:color="auto"/>
              <w:left w:val="single" w:sz="8" w:space="0" w:color="auto"/>
              <w:bottom w:val="single" w:sz="4" w:space="0" w:color="auto"/>
              <w:right w:val="single" w:sz="4" w:space="0" w:color="auto"/>
            </w:tcBorders>
            <w:vAlign w:val="bottom"/>
          </w:tcPr>
          <w:p w14:paraId="4AA1036D" w14:textId="64A5F65E" w:rsidR="4987E495" w:rsidRDefault="4987E495" w:rsidP="4987E495">
            <w:pPr>
              <w:jc w:val="left"/>
            </w:pPr>
            <w:r w:rsidRPr="4987E495">
              <w:rPr>
                <w:rFonts w:ascii="Arial" w:eastAsia="Arial" w:hAnsi="Arial" w:cs="Arial"/>
                <w:sz w:val="16"/>
                <w:szCs w:val="16"/>
              </w:rPr>
              <w:t>R08-HE1D05-EDS-50-ZZ-MOD-LS-11003</w:t>
            </w:r>
          </w:p>
        </w:tc>
        <w:tc>
          <w:tcPr>
            <w:tcW w:w="3960" w:type="dxa"/>
            <w:tcBorders>
              <w:top w:val="single" w:sz="4" w:space="0" w:color="auto"/>
              <w:left w:val="single" w:sz="4" w:space="0" w:color="auto"/>
              <w:bottom w:val="single" w:sz="4" w:space="0" w:color="auto"/>
              <w:right w:val="single" w:sz="4" w:space="0" w:color="auto"/>
            </w:tcBorders>
            <w:vAlign w:val="bottom"/>
          </w:tcPr>
          <w:p w14:paraId="1AE024FD" w14:textId="7F3FB884" w:rsidR="4987E495" w:rsidRDefault="4987E495" w:rsidP="4987E495">
            <w:pPr>
              <w:jc w:val="left"/>
            </w:pPr>
            <w:r w:rsidRPr="4987E495">
              <w:rPr>
                <w:rFonts w:ascii="Arial" w:eastAsia="Arial" w:hAnsi="Arial" w:cs="Arial"/>
                <w:i/>
                <w:iCs/>
                <w:sz w:val="16"/>
                <w:szCs w:val="16"/>
              </w:rPr>
              <w:t>Hotel Cluster (Typical)</w:t>
            </w:r>
          </w:p>
        </w:tc>
      </w:tr>
    </w:tbl>
    <w:p w14:paraId="51432E68" w14:textId="078189F4" w:rsidR="4987E495" w:rsidRDefault="4987E495" w:rsidP="4987E495">
      <w:pPr>
        <w:rPr>
          <w:b/>
          <w:bCs/>
          <w:szCs w:val="18"/>
          <w:lang w:val="en-GB"/>
        </w:rPr>
      </w:pPr>
    </w:p>
    <w:p w14:paraId="53811115" w14:textId="71B8DEF8" w:rsidR="4987E495" w:rsidRDefault="4987E495" w:rsidP="4987E495">
      <w:pPr>
        <w:rPr>
          <w:b/>
          <w:bCs/>
          <w:szCs w:val="18"/>
          <w:lang w:val="en-GB"/>
        </w:rPr>
      </w:pPr>
    </w:p>
    <w:p w14:paraId="493775D1" w14:textId="287DA012" w:rsidR="4987E495" w:rsidRDefault="4987E495">
      <w:r>
        <w:rPr>
          <w:noProof/>
        </w:rPr>
        <w:lastRenderedPageBreak/>
        <w:drawing>
          <wp:inline distT="0" distB="0" distL="0" distR="0" wp14:anchorId="16658F5B" wp14:editId="324E1AEE">
            <wp:extent cx="6129026" cy="4124325"/>
            <wp:effectExtent l="0" t="0" r="0" b="0"/>
            <wp:docPr id="152615014" name="Picture 15261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15014"/>
                    <pic:cNvPicPr/>
                  </pic:nvPicPr>
                  <pic:blipFill>
                    <a:blip r:embed="rId31" cstate="print">
                      <a:extLst>
                        <a:ext uri="{28A0092B-C50C-407E-A947-70E740481C1C}">
                          <a14:useLocalDpi xmlns:a14="http://schemas.microsoft.com/office/drawing/2010/main" val="0"/>
                        </a:ext>
                      </a:extLst>
                    </a:blip>
                    <a:srcRect t="12938"/>
                    <a:stretch>
                      <a:fillRect/>
                    </a:stretch>
                  </pic:blipFill>
                  <pic:spPr>
                    <a:xfrm>
                      <a:off x="0" y="0"/>
                      <a:ext cx="6129026" cy="4124325"/>
                    </a:xfrm>
                    <a:prstGeom prst="rect">
                      <a:avLst/>
                    </a:prstGeom>
                  </pic:spPr>
                </pic:pic>
              </a:graphicData>
            </a:graphic>
          </wp:inline>
        </w:drawing>
      </w:r>
    </w:p>
    <w:p w14:paraId="550BAE40" w14:textId="5BF67FAE" w:rsidR="4987E495" w:rsidRDefault="4987E495" w:rsidP="4987E495">
      <w:pPr>
        <w:rPr>
          <w:szCs w:val="18"/>
        </w:rPr>
      </w:pPr>
      <w:r w:rsidRPr="4987E495">
        <w:rPr>
          <w:szCs w:val="18"/>
        </w:rPr>
        <w:t xml:space="preserve">*Amenities, Clusters and Hotel Cluster Containers and models are not </w:t>
      </w:r>
      <w:r w:rsidR="00FD46D1" w:rsidRPr="4987E495">
        <w:rPr>
          <w:szCs w:val="18"/>
        </w:rPr>
        <w:t>developed</w:t>
      </w:r>
      <w:r w:rsidRPr="4987E495">
        <w:rPr>
          <w:szCs w:val="18"/>
        </w:rPr>
        <w:t xml:space="preserve"> yet (General Container only)</w:t>
      </w:r>
    </w:p>
    <w:p w14:paraId="16089C34" w14:textId="635D3E4C" w:rsidR="00127C8E" w:rsidRDefault="00127C8E" w:rsidP="00900587"/>
    <w:p w14:paraId="694F7F97" w14:textId="77777777" w:rsidR="00127C8E" w:rsidRPr="007E2771" w:rsidRDefault="00127C8E" w:rsidP="00127C8E">
      <w:pPr>
        <w:rPr>
          <w:b/>
          <w:bCs/>
          <w:caps/>
        </w:rPr>
      </w:pPr>
      <w:r w:rsidRPr="007E2771">
        <w:rPr>
          <w:b/>
          <w:bCs/>
          <w:caps/>
        </w:rPr>
        <w:t>Kitchen &amp; Laundry Consultant</w:t>
      </w:r>
    </w:p>
    <w:p w14:paraId="29DEBB25" w14:textId="77777777" w:rsidR="00127C8E" w:rsidRDefault="00127C8E" w:rsidP="00127C8E">
      <w:pPr>
        <w:rPr>
          <w:b/>
          <w:bCs/>
        </w:rPr>
      </w:pPr>
    </w:p>
    <w:tbl>
      <w:tblPr>
        <w:tblStyle w:val="GridTable441"/>
        <w:tblW w:w="9540" w:type="dxa"/>
        <w:tblInd w:w="625" w:type="dxa"/>
        <w:tblLayout w:type="fixed"/>
        <w:tblLook w:val="04A0" w:firstRow="1" w:lastRow="0" w:firstColumn="1" w:lastColumn="0" w:noHBand="0" w:noVBand="1"/>
      </w:tblPr>
      <w:tblGrid>
        <w:gridCol w:w="3906"/>
        <w:gridCol w:w="5634"/>
      </w:tblGrid>
      <w:tr w:rsidR="00127C8E" w:rsidRPr="00B340FD" w14:paraId="223E40F9" w14:textId="77777777" w:rsidTr="006E7E99">
        <w:trPr>
          <w:cnfStyle w:val="100000000000" w:firstRow="1" w:lastRow="0" w:firstColumn="0" w:lastColumn="0" w:oddVBand="0" w:evenVBand="0" w:oddHBand="0" w:evenHBand="0" w:firstRowFirstColumn="0" w:firstRowLastColumn="0" w:lastRowFirstColumn="0" w:lastRowLastColumn="0"/>
          <w:trHeight w:val="683"/>
          <w:tblHeader/>
        </w:trPr>
        <w:tc>
          <w:tcPr>
            <w:cnfStyle w:val="001000000000" w:firstRow="0" w:lastRow="0" w:firstColumn="1" w:lastColumn="0" w:oddVBand="0" w:evenVBand="0" w:oddHBand="0" w:evenHBand="0" w:firstRowFirstColumn="0" w:firstRowLastColumn="0" w:lastRowFirstColumn="0" w:lastRowLastColumn="0"/>
            <w:tcW w:w="3906"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74967FC3" w14:textId="77777777" w:rsidR="00127C8E" w:rsidRPr="00F11BC9" w:rsidRDefault="00127C8E" w:rsidP="00A83DB9">
            <w:pPr>
              <w:ind w:left="0"/>
              <w:jc w:val="left"/>
              <w:rPr>
                <w:rFonts w:cstheme="minorHAnsi"/>
              </w:rPr>
            </w:pPr>
            <w:r>
              <w:rPr>
                <w:rFonts w:cstheme="minorHAnsi"/>
              </w:rPr>
              <w:t>File Name</w:t>
            </w:r>
          </w:p>
        </w:tc>
        <w:tc>
          <w:tcPr>
            <w:tcW w:w="5634"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4CB04B1C" w14:textId="77777777" w:rsidR="00127C8E" w:rsidRPr="00F11BC9" w:rsidRDefault="00127C8E" w:rsidP="00A83DB9">
            <w:pPr>
              <w:ind w:left="0"/>
              <w:jc w:val="left"/>
              <w:cnfStyle w:val="100000000000" w:firstRow="1" w:lastRow="0" w:firstColumn="0" w:lastColumn="0" w:oddVBand="0" w:evenVBand="0" w:oddHBand="0" w:evenHBand="0" w:firstRowFirstColumn="0" w:firstRowLastColumn="0" w:lastRowFirstColumn="0" w:lastRowLastColumn="0"/>
              <w:rPr>
                <w:rFonts w:cstheme="minorHAnsi"/>
              </w:rPr>
            </w:pPr>
            <w:r w:rsidRPr="00F11BC9">
              <w:rPr>
                <w:rFonts w:cstheme="minorHAnsi"/>
              </w:rPr>
              <w:t>Description</w:t>
            </w:r>
          </w:p>
        </w:tc>
      </w:tr>
      <w:tr w:rsidR="002415E6" w:rsidRPr="00B340FD" w14:paraId="69860F7C" w14:textId="77777777" w:rsidTr="00C93C57">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94F5517" w14:textId="598B9A7A" w:rsidR="002415E6" w:rsidRPr="00C93C57" w:rsidRDefault="002415E6" w:rsidP="002415E6">
            <w:pPr>
              <w:spacing w:after="120"/>
              <w:ind w:left="0"/>
              <w:jc w:val="left"/>
              <w:rPr>
                <w:b w:val="0"/>
                <w:bCs w:val="0"/>
                <w:color w:val="1A1A1A"/>
                <w:szCs w:val="18"/>
              </w:rPr>
            </w:pPr>
            <w:r w:rsidRPr="00C93C57">
              <w:rPr>
                <w:color w:val="1A1A1A"/>
                <w:szCs w:val="18"/>
              </w:rPr>
              <w:t>R08-HE1F05-HAA-13-XX-MOD-KL-00130.rvt</w:t>
            </w:r>
          </w:p>
        </w:tc>
        <w:tc>
          <w:tcPr>
            <w:tcW w:w="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03803BE2" w14:textId="5BB22E28" w:rsidR="002415E6" w:rsidRPr="00C93C57" w:rsidRDefault="002415E6" w:rsidP="002415E6">
            <w:pPr>
              <w:ind w:left="0"/>
              <w:jc w:val="left"/>
              <w:cnfStyle w:val="000000100000" w:firstRow="0" w:lastRow="0" w:firstColumn="0" w:lastColumn="0" w:oddVBand="0" w:evenVBand="0" w:oddHBand="1" w:evenHBand="0" w:firstRowFirstColumn="0" w:firstRowLastColumn="0" w:lastRowFirstColumn="0" w:lastRowLastColumn="0"/>
              <w:rPr>
                <w:b/>
                <w:bCs/>
                <w:color w:val="1A1A1A"/>
                <w:szCs w:val="18"/>
              </w:rPr>
            </w:pPr>
            <w:r w:rsidRPr="00C93C57">
              <w:rPr>
                <w:b/>
                <w:bCs/>
                <w:color w:val="1A1A1A"/>
                <w:szCs w:val="18"/>
              </w:rPr>
              <w:t>Convention Centre</w:t>
            </w:r>
          </w:p>
        </w:tc>
      </w:tr>
      <w:tr w:rsidR="002415E6" w:rsidRPr="00B340FD" w14:paraId="6BB59AF1" w14:textId="77777777" w:rsidTr="00C93C57">
        <w:trPr>
          <w:trHeight w:val="267"/>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61017ABF" w14:textId="5DA1ADB0" w:rsidR="002415E6" w:rsidRPr="002415E6" w:rsidRDefault="002415E6" w:rsidP="002415E6">
            <w:pPr>
              <w:spacing w:after="120"/>
              <w:ind w:left="0"/>
              <w:jc w:val="left"/>
              <w:rPr>
                <w:rFonts w:eastAsiaTheme="minorHAnsi" w:cs="Times New Roman"/>
                <w:b w:val="0"/>
                <w:bCs w:val="0"/>
                <w:color w:val="1A1A1A"/>
                <w:szCs w:val="18"/>
                <w:lang w:val="en-GB" w:eastAsia="en-GB"/>
              </w:rPr>
            </w:pPr>
            <w:r w:rsidRPr="00C93C57">
              <w:rPr>
                <w:color w:val="1A1A1A"/>
                <w:szCs w:val="18"/>
              </w:rPr>
              <w:t>R08-HE1F05-HAA-15-XX-MOD-KL-04101.rvt</w:t>
            </w:r>
          </w:p>
        </w:tc>
        <w:tc>
          <w:tcPr>
            <w:tcW w:w="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0CEE1B5" w14:textId="1E912E21" w:rsidR="002415E6" w:rsidRPr="00C93C57" w:rsidRDefault="002415E6" w:rsidP="002415E6">
            <w:pPr>
              <w:ind w:left="0"/>
              <w:jc w:val="left"/>
              <w:cnfStyle w:val="000000000000" w:firstRow="0" w:lastRow="0" w:firstColumn="0" w:lastColumn="0" w:oddVBand="0" w:evenVBand="0" w:oddHBand="0" w:evenHBand="0" w:firstRowFirstColumn="0" w:firstRowLastColumn="0" w:lastRowFirstColumn="0" w:lastRowLastColumn="0"/>
              <w:rPr>
                <w:b/>
                <w:bCs/>
                <w:color w:val="1A1A1A"/>
                <w:szCs w:val="18"/>
              </w:rPr>
            </w:pPr>
            <w:r w:rsidRPr="00C93C57">
              <w:rPr>
                <w:b/>
                <w:bCs/>
                <w:color w:val="1A1A1A"/>
                <w:szCs w:val="18"/>
              </w:rPr>
              <w:t>Spa</w:t>
            </w:r>
          </w:p>
        </w:tc>
      </w:tr>
      <w:tr w:rsidR="002415E6" w:rsidRPr="00B340FD" w14:paraId="634FAA50" w14:textId="77777777" w:rsidTr="00C93C57">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DFAB528" w14:textId="42A35EC3" w:rsidR="002415E6" w:rsidRPr="002415E6" w:rsidRDefault="002415E6" w:rsidP="002415E6">
            <w:pPr>
              <w:spacing w:after="120"/>
              <w:ind w:left="0"/>
              <w:jc w:val="left"/>
              <w:rPr>
                <w:rFonts w:eastAsiaTheme="minorHAnsi" w:cs="Times New Roman"/>
                <w:b w:val="0"/>
                <w:bCs w:val="0"/>
                <w:color w:val="1A1A1A"/>
                <w:szCs w:val="18"/>
                <w:lang w:val="en-GB" w:eastAsia="en-GB"/>
              </w:rPr>
            </w:pPr>
            <w:r w:rsidRPr="00C93C57">
              <w:rPr>
                <w:color w:val="1A1A1A"/>
                <w:szCs w:val="18"/>
              </w:rPr>
              <w:t>R08-HE1F05-HAA-16-XX-MOD-KL-05201.rvt</w:t>
            </w:r>
          </w:p>
        </w:tc>
        <w:tc>
          <w:tcPr>
            <w:tcW w:w="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6047029" w14:textId="10773037" w:rsidR="002415E6" w:rsidRPr="00C93C57" w:rsidRDefault="002415E6" w:rsidP="002415E6">
            <w:pPr>
              <w:ind w:left="0"/>
              <w:jc w:val="left"/>
              <w:cnfStyle w:val="000000100000" w:firstRow="0" w:lastRow="0" w:firstColumn="0" w:lastColumn="0" w:oddVBand="0" w:evenVBand="0" w:oddHBand="1" w:evenHBand="0" w:firstRowFirstColumn="0" w:firstRowLastColumn="0" w:lastRowFirstColumn="0" w:lastRowLastColumn="0"/>
              <w:rPr>
                <w:b/>
                <w:bCs/>
                <w:color w:val="1A1A1A"/>
                <w:szCs w:val="18"/>
              </w:rPr>
            </w:pPr>
            <w:r w:rsidRPr="00C93C57">
              <w:rPr>
                <w:b/>
                <w:bCs/>
                <w:color w:val="1A1A1A"/>
                <w:szCs w:val="18"/>
              </w:rPr>
              <w:t>Pool Bar &amp; Grill</w:t>
            </w:r>
          </w:p>
        </w:tc>
      </w:tr>
      <w:tr w:rsidR="002415E6" w:rsidRPr="00B340FD" w14:paraId="61E37F73" w14:textId="77777777" w:rsidTr="00C93C57">
        <w:trPr>
          <w:trHeight w:val="267"/>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5ABD19E" w14:textId="47816B7F" w:rsidR="002415E6" w:rsidRPr="00C93C57" w:rsidRDefault="002415E6" w:rsidP="002415E6">
            <w:pPr>
              <w:spacing w:after="120"/>
              <w:ind w:left="0"/>
              <w:jc w:val="left"/>
              <w:rPr>
                <w:b w:val="0"/>
                <w:bCs w:val="0"/>
                <w:color w:val="1A1A1A"/>
                <w:szCs w:val="18"/>
              </w:rPr>
            </w:pPr>
            <w:r w:rsidRPr="00C93C57">
              <w:rPr>
                <w:color w:val="1A1A1A"/>
                <w:szCs w:val="18"/>
              </w:rPr>
              <w:t>R08-HE1F05-HAA-16-XX-MOD-KL-05202.rvt</w:t>
            </w:r>
          </w:p>
        </w:tc>
        <w:tc>
          <w:tcPr>
            <w:tcW w:w="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6B958385" w14:textId="4B05C5D9" w:rsidR="002415E6" w:rsidRPr="00C93C57" w:rsidRDefault="002415E6" w:rsidP="002415E6">
            <w:pPr>
              <w:ind w:left="0"/>
              <w:jc w:val="left"/>
              <w:cnfStyle w:val="000000000000" w:firstRow="0" w:lastRow="0" w:firstColumn="0" w:lastColumn="0" w:oddVBand="0" w:evenVBand="0" w:oddHBand="0" w:evenHBand="0" w:firstRowFirstColumn="0" w:firstRowLastColumn="0" w:lastRowFirstColumn="0" w:lastRowLastColumn="0"/>
              <w:rPr>
                <w:b/>
                <w:bCs/>
                <w:color w:val="1A1A1A"/>
                <w:szCs w:val="18"/>
              </w:rPr>
            </w:pPr>
            <w:r w:rsidRPr="00C93C57">
              <w:rPr>
                <w:b/>
                <w:bCs/>
                <w:color w:val="1A1A1A"/>
                <w:szCs w:val="18"/>
              </w:rPr>
              <w:t>Teens + Kids</w:t>
            </w:r>
          </w:p>
        </w:tc>
      </w:tr>
      <w:tr w:rsidR="002415E6" w:rsidRPr="00B340FD" w14:paraId="19E8741B" w14:textId="77777777" w:rsidTr="00C93C57">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9F532B5" w14:textId="3783E016" w:rsidR="002415E6" w:rsidRPr="00C93C57" w:rsidRDefault="002415E6" w:rsidP="002415E6">
            <w:pPr>
              <w:spacing w:after="120"/>
              <w:ind w:left="0"/>
              <w:jc w:val="left"/>
              <w:rPr>
                <w:b w:val="0"/>
                <w:bCs w:val="0"/>
                <w:color w:val="1A1A1A"/>
                <w:szCs w:val="18"/>
              </w:rPr>
            </w:pPr>
            <w:r w:rsidRPr="00C93C57">
              <w:rPr>
                <w:color w:val="1A1A1A"/>
                <w:szCs w:val="18"/>
              </w:rPr>
              <w:t>R08-HE1F05-HAA-20-XX-MOD-KL-02106.rvt</w:t>
            </w:r>
          </w:p>
        </w:tc>
        <w:tc>
          <w:tcPr>
            <w:tcW w:w="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6EA70E9C" w14:textId="5938860E" w:rsidR="002415E6" w:rsidRPr="00C93C57" w:rsidRDefault="002415E6" w:rsidP="002415E6">
            <w:pPr>
              <w:ind w:left="0"/>
              <w:jc w:val="left"/>
              <w:cnfStyle w:val="000000100000" w:firstRow="0" w:lastRow="0" w:firstColumn="0" w:lastColumn="0" w:oddVBand="0" w:evenVBand="0" w:oddHBand="1" w:evenHBand="0" w:firstRowFirstColumn="0" w:firstRowLastColumn="0" w:lastRowFirstColumn="0" w:lastRowLastColumn="0"/>
              <w:rPr>
                <w:b/>
                <w:bCs/>
                <w:color w:val="1A1A1A"/>
                <w:szCs w:val="18"/>
              </w:rPr>
            </w:pPr>
            <w:r w:rsidRPr="00C93C57">
              <w:rPr>
                <w:b/>
                <w:bCs/>
                <w:color w:val="1A1A1A"/>
                <w:szCs w:val="18"/>
              </w:rPr>
              <w:t>Central Amenities</w:t>
            </w:r>
          </w:p>
        </w:tc>
      </w:tr>
      <w:tr w:rsidR="002415E6" w:rsidRPr="00B340FD" w14:paraId="539B6573" w14:textId="77777777" w:rsidTr="00C93C57">
        <w:trPr>
          <w:trHeight w:val="267"/>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1BBCA41" w14:textId="687BADA9" w:rsidR="002415E6" w:rsidRPr="00C93C57" w:rsidRDefault="002415E6" w:rsidP="002415E6">
            <w:pPr>
              <w:spacing w:after="120"/>
              <w:ind w:left="0"/>
              <w:jc w:val="left"/>
              <w:rPr>
                <w:b w:val="0"/>
                <w:bCs w:val="0"/>
                <w:color w:val="1A1A1A"/>
                <w:szCs w:val="18"/>
              </w:rPr>
            </w:pPr>
            <w:r w:rsidRPr="00C93C57">
              <w:rPr>
                <w:color w:val="1A1A1A"/>
                <w:szCs w:val="18"/>
              </w:rPr>
              <w:t>R08-HE1F05-HAA-22-XX-MOD-KL-05101.rvt</w:t>
            </w:r>
          </w:p>
        </w:tc>
        <w:tc>
          <w:tcPr>
            <w:tcW w:w="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2C4AFB67" w14:textId="6BC21FC8" w:rsidR="002415E6" w:rsidRPr="00C93C57" w:rsidRDefault="002415E6" w:rsidP="002415E6">
            <w:pPr>
              <w:ind w:left="0"/>
              <w:jc w:val="left"/>
              <w:cnfStyle w:val="000000000000" w:firstRow="0" w:lastRow="0" w:firstColumn="0" w:lastColumn="0" w:oddVBand="0" w:evenVBand="0" w:oddHBand="0" w:evenHBand="0" w:firstRowFirstColumn="0" w:firstRowLastColumn="0" w:lastRowFirstColumn="0" w:lastRowLastColumn="0"/>
              <w:rPr>
                <w:b/>
                <w:bCs/>
                <w:color w:val="1A1A1A"/>
                <w:szCs w:val="18"/>
              </w:rPr>
            </w:pPr>
            <w:r w:rsidRPr="00C93C57">
              <w:rPr>
                <w:b/>
                <w:bCs/>
                <w:color w:val="1A1A1A"/>
                <w:szCs w:val="18"/>
              </w:rPr>
              <w:t>Specialty Restaurant</w:t>
            </w:r>
          </w:p>
        </w:tc>
      </w:tr>
      <w:tr w:rsidR="002415E6" w:rsidRPr="00B340FD" w14:paraId="73332896" w14:textId="77777777" w:rsidTr="00C93C57">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68BD81FE" w14:textId="114A315F" w:rsidR="002415E6" w:rsidRPr="00C93C57" w:rsidRDefault="002415E6" w:rsidP="002415E6">
            <w:pPr>
              <w:spacing w:after="120"/>
              <w:ind w:left="0"/>
              <w:jc w:val="left"/>
              <w:rPr>
                <w:b w:val="0"/>
                <w:bCs w:val="0"/>
                <w:color w:val="1A1A1A"/>
                <w:szCs w:val="18"/>
              </w:rPr>
            </w:pPr>
            <w:r w:rsidRPr="00C93C57">
              <w:rPr>
                <w:color w:val="1A1A1A"/>
                <w:szCs w:val="18"/>
              </w:rPr>
              <w:t>R08-HE1F05-HAA-60-XX-MOD-KL-06101.rvt</w:t>
            </w:r>
          </w:p>
        </w:tc>
        <w:tc>
          <w:tcPr>
            <w:tcW w:w="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930E0F6" w14:textId="6654CAC6" w:rsidR="002415E6" w:rsidRPr="00C93C57" w:rsidRDefault="002415E6" w:rsidP="002415E6">
            <w:pPr>
              <w:ind w:left="0"/>
              <w:jc w:val="left"/>
              <w:cnfStyle w:val="000000100000" w:firstRow="0" w:lastRow="0" w:firstColumn="0" w:lastColumn="0" w:oddVBand="0" w:evenVBand="0" w:oddHBand="1" w:evenHBand="0" w:firstRowFirstColumn="0" w:firstRowLastColumn="0" w:lastRowFirstColumn="0" w:lastRowLastColumn="0"/>
              <w:rPr>
                <w:b/>
                <w:bCs/>
                <w:color w:val="1A1A1A"/>
                <w:szCs w:val="18"/>
              </w:rPr>
            </w:pPr>
            <w:r w:rsidRPr="00C93C57">
              <w:rPr>
                <w:b/>
                <w:bCs/>
                <w:color w:val="1A1A1A"/>
                <w:szCs w:val="18"/>
              </w:rPr>
              <w:t>MAIN BOH</w:t>
            </w:r>
          </w:p>
        </w:tc>
      </w:tr>
      <w:tr w:rsidR="002415E6" w:rsidRPr="00B340FD" w14:paraId="708F4024" w14:textId="77777777" w:rsidTr="00C93C57">
        <w:trPr>
          <w:trHeight w:val="267"/>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E4BC4A7" w14:textId="1539B459" w:rsidR="002415E6" w:rsidRPr="00C93C57" w:rsidRDefault="002415E6" w:rsidP="00C93C57">
            <w:pPr>
              <w:spacing w:after="120"/>
              <w:ind w:left="0"/>
              <w:jc w:val="left"/>
              <w:rPr>
                <w:rFonts w:eastAsiaTheme="minorHAnsi" w:cs="Times New Roman"/>
                <w:b w:val="0"/>
                <w:bCs w:val="0"/>
                <w:color w:val="1A1A1A"/>
                <w:szCs w:val="18"/>
                <w:lang w:val="en-GB" w:eastAsia="en-GB"/>
              </w:rPr>
            </w:pPr>
            <w:r w:rsidRPr="00C93C57">
              <w:rPr>
                <w:color w:val="1A1A1A"/>
                <w:szCs w:val="18"/>
              </w:rPr>
              <w:t>R08-HE1F05-HAA-71-XX-MOD-KL-07101.rvt</w:t>
            </w:r>
          </w:p>
        </w:tc>
        <w:tc>
          <w:tcPr>
            <w:tcW w:w="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BC430C1" w14:textId="61C8875B" w:rsidR="002415E6" w:rsidRPr="00C93C57" w:rsidRDefault="002415E6" w:rsidP="00C93C57">
            <w:pPr>
              <w:ind w:left="0"/>
              <w:jc w:val="left"/>
              <w:cnfStyle w:val="000000000000" w:firstRow="0" w:lastRow="0" w:firstColumn="0" w:lastColumn="0" w:oddVBand="0" w:evenVBand="0" w:oddHBand="0" w:evenHBand="0" w:firstRowFirstColumn="0" w:firstRowLastColumn="0" w:lastRowFirstColumn="0" w:lastRowLastColumn="0"/>
              <w:rPr>
                <w:b/>
                <w:bCs/>
                <w:color w:val="1A1A1A"/>
                <w:szCs w:val="18"/>
              </w:rPr>
            </w:pPr>
            <w:r w:rsidRPr="00C93C57">
              <w:rPr>
                <w:b/>
                <w:bCs/>
                <w:color w:val="1A1A1A"/>
                <w:szCs w:val="18"/>
              </w:rPr>
              <w:t>Building Support (T2)</w:t>
            </w:r>
          </w:p>
        </w:tc>
      </w:tr>
    </w:tbl>
    <w:p w14:paraId="0B2BC76C" w14:textId="467D29BB" w:rsidR="00127C8E" w:rsidRDefault="00127C8E" w:rsidP="00900587"/>
    <w:p w14:paraId="4AB6CD3D" w14:textId="438C0043" w:rsidR="00127C8E" w:rsidRDefault="00127C8E" w:rsidP="00900587">
      <w:r w:rsidRPr="00264EE0">
        <w:rPr>
          <w:rFonts w:hint="eastAsia"/>
        </w:rPr>
        <w:t>Model Workflow</w:t>
      </w:r>
    </w:p>
    <w:p w14:paraId="6CF2F27D" w14:textId="690C5718" w:rsidR="002415E6" w:rsidRDefault="002415E6" w:rsidP="00900587"/>
    <w:p w14:paraId="197633A0" w14:textId="66A736EC" w:rsidR="002415E6" w:rsidRDefault="002415E6" w:rsidP="00C93C57">
      <w:pPr>
        <w:jc w:val="center"/>
      </w:pPr>
      <w:r>
        <w:rPr>
          <w:rFonts w:eastAsia="Playfair Display" w:cs="Playfair Display"/>
          <w:noProof/>
          <w:color w:val="000000"/>
        </w:rPr>
        <w:lastRenderedPageBreak/>
        <w:drawing>
          <wp:inline distT="0" distB="0" distL="0" distR="0" wp14:anchorId="37F2E59C" wp14:editId="05E910F4">
            <wp:extent cx="6127750" cy="1407277"/>
            <wp:effectExtent l="0" t="0" r="635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32418" cy="1408349"/>
                    </a:xfrm>
                    <a:prstGeom prst="rect">
                      <a:avLst/>
                    </a:prstGeom>
                    <a:noFill/>
                    <a:ln>
                      <a:noFill/>
                    </a:ln>
                  </pic:spPr>
                </pic:pic>
              </a:graphicData>
            </a:graphic>
          </wp:inline>
        </w:drawing>
      </w:r>
    </w:p>
    <w:p w14:paraId="015B2A62" w14:textId="77777777" w:rsidR="00127C8E" w:rsidRDefault="00127C8E" w:rsidP="00900587"/>
    <w:p w14:paraId="147DBDF6" w14:textId="0F0ECE04" w:rsidR="00127C8E" w:rsidRDefault="00127C8E" w:rsidP="006E7E99">
      <w:pPr>
        <w:jc w:val="center"/>
      </w:pPr>
    </w:p>
    <w:p w14:paraId="2EEC6FA9" w14:textId="35E896D1" w:rsidR="0694C631" w:rsidRDefault="0694C631" w:rsidP="0694C631">
      <w:pPr>
        <w:ind w:left="360"/>
        <w:rPr>
          <w:rFonts w:ascii="Playfair Display" w:eastAsia="Playfair Display" w:hAnsi="Playfair Display" w:cs="Playfair Display"/>
          <w:color w:val="000000"/>
          <w:szCs w:val="18"/>
        </w:rPr>
      </w:pPr>
      <w:r w:rsidRPr="0694C631">
        <w:rPr>
          <w:rFonts w:ascii="Playfair Display" w:eastAsia="Playfair Display" w:hAnsi="Playfair Display" w:cs="Playfair Display"/>
          <w:b/>
          <w:bCs/>
          <w:color w:val="000000"/>
          <w:szCs w:val="18"/>
        </w:rPr>
        <w:t>- SPA DIAGRAM </w:t>
      </w:r>
    </w:p>
    <w:p w14:paraId="66178DBF" w14:textId="0D675962" w:rsidR="0694C631" w:rsidRDefault="0694C631" w:rsidP="0694C631">
      <w:pPr>
        <w:rPr>
          <w:rFonts w:ascii="Playfair Display" w:eastAsia="Playfair Display" w:hAnsi="Playfair Display" w:cs="Playfair Display"/>
          <w:color w:val="000000"/>
          <w:szCs w:val="18"/>
        </w:rPr>
      </w:pPr>
      <w:r w:rsidRPr="0694C631">
        <w:rPr>
          <w:rFonts w:ascii="Playfair Display" w:eastAsia="Playfair Display" w:hAnsi="Playfair Display" w:cs="Playfair Display"/>
          <w:color w:val="000000"/>
          <w:szCs w:val="18"/>
        </w:rPr>
        <w:t>SPA Models Saved in BIM360 </w:t>
      </w:r>
    </w:p>
    <w:p w14:paraId="06D54014" w14:textId="7B419538" w:rsidR="0694C631" w:rsidRDefault="0694C631" w:rsidP="0694C631">
      <w:pPr>
        <w:rPr>
          <w:rFonts w:ascii="Playfair Display" w:eastAsia="Playfair Display" w:hAnsi="Playfair Display" w:cs="Playfair Display"/>
          <w:color w:val="000000"/>
          <w:szCs w:val="18"/>
        </w:rPr>
      </w:pPr>
    </w:p>
    <w:tbl>
      <w:tblPr>
        <w:tblStyle w:val="TableGrid"/>
        <w:tblW w:w="0" w:type="auto"/>
        <w:tblInd w:w="615" w:type="dxa"/>
        <w:tblLayout w:type="fixed"/>
        <w:tblLook w:val="0000" w:firstRow="0" w:lastRow="0" w:firstColumn="0" w:lastColumn="0" w:noHBand="0" w:noVBand="0"/>
      </w:tblPr>
      <w:tblGrid>
        <w:gridCol w:w="4725"/>
        <w:gridCol w:w="4650"/>
      </w:tblGrid>
      <w:tr w:rsidR="0694C631" w14:paraId="127AB948" w14:textId="77777777" w:rsidTr="0694C631">
        <w:trPr>
          <w:trHeight w:val="675"/>
        </w:trPr>
        <w:tc>
          <w:tcPr>
            <w:tcW w:w="4725"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vAlign w:val="center"/>
          </w:tcPr>
          <w:p w14:paraId="5FE58B9A" w14:textId="4B812547" w:rsidR="0694C631" w:rsidRDefault="0694C631" w:rsidP="0694C631">
            <w:pPr>
              <w:spacing w:after="120"/>
              <w:jc w:val="left"/>
              <w:rPr>
                <w:rFonts w:ascii="Playfair Display" w:eastAsia="Playfair Display" w:hAnsi="Playfair Display" w:cs="Playfair Display"/>
                <w:color w:val="FFFFFF" w:themeColor="background2"/>
                <w:szCs w:val="18"/>
              </w:rPr>
            </w:pPr>
            <w:r w:rsidRPr="0694C631">
              <w:rPr>
                <w:rFonts w:ascii="Playfair Display" w:eastAsia="Playfair Display" w:hAnsi="Playfair Display" w:cs="Playfair Display"/>
                <w:b/>
                <w:bCs/>
                <w:color w:val="FFFFFF" w:themeColor="background2"/>
                <w:szCs w:val="18"/>
              </w:rPr>
              <w:t>Model Naming Code</w:t>
            </w:r>
          </w:p>
        </w:tc>
        <w:tc>
          <w:tcPr>
            <w:tcW w:w="4650"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vAlign w:val="center"/>
          </w:tcPr>
          <w:p w14:paraId="2CAC03D1" w14:textId="2319ABC5" w:rsidR="0694C631" w:rsidRDefault="0694C631" w:rsidP="0694C631">
            <w:pPr>
              <w:spacing w:after="120"/>
              <w:jc w:val="left"/>
              <w:rPr>
                <w:rFonts w:ascii="Playfair Display" w:eastAsia="Playfair Display" w:hAnsi="Playfair Display" w:cs="Playfair Display"/>
                <w:color w:val="FFFFFF" w:themeColor="background2"/>
                <w:szCs w:val="18"/>
              </w:rPr>
            </w:pPr>
            <w:r w:rsidRPr="0694C631">
              <w:rPr>
                <w:rFonts w:ascii="Playfair Display" w:eastAsia="Playfair Display" w:hAnsi="Playfair Display" w:cs="Playfair Display"/>
                <w:b/>
                <w:bCs/>
                <w:color w:val="FFFFFF" w:themeColor="background2"/>
                <w:szCs w:val="18"/>
              </w:rPr>
              <w:t>Description</w:t>
            </w:r>
          </w:p>
        </w:tc>
      </w:tr>
      <w:tr w:rsidR="0694C631" w14:paraId="6133BE10" w14:textId="77777777" w:rsidTr="0694C631">
        <w:trPr>
          <w:trHeight w:val="315"/>
        </w:trPr>
        <w:tc>
          <w:tcPr>
            <w:tcW w:w="4725" w:type="dxa"/>
            <w:tcBorders>
              <w:top w:val="single" w:sz="6" w:space="0" w:color="826C31" w:themeColor="accent2" w:themeShade="BF"/>
              <w:left w:val="single" w:sz="6" w:space="0" w:color="AE9142" w:themeColor="accent2"/>
              <w:bottom w:val="single" w:sz="6" w:space="0" w:color="AE9142" w:themeColor="accent2"/>
              <w:right w:val="single" w:sz="6" w:space="0" w:color="AE9142" w:themeColor="accent2"/>
            </w:tcBorders>
            <w:vAlign w:val="center"/>
          </w:tcPr>
          <w:p w14:paraId="03E72601" w14:textId="4B5AB28F" w:rsidR="0694C631" w:rsidRDefault="0694C631" w:rsidP="0694C631">
            <w:pPr>
              <w:spacing w:after="120"/>
              <w:jc w:val="center"/>
              <w:rPr>
                <w:rFonts w:ascii="Playfair Display" w:eastAsia="Playfair Display" w:hAnsi="Playfair Display" w:cs="Playfair Display"/>
                <w:color w:val="1A1A1A"/>
                <w:szCs w:val="18"/>
              </w:rPr>
            </w:pPr>
            <w:r w:rsidRPr="0694C631">
              <w:rPr>
                <w:rFonts w:ascii="Playfair Display" w:eastAsia="Playfair Display" w:hAnsi="Playfair Display" w:cs="Playfair Display"/>
                <w:b/>
                <w:bCs/>
                <w:color w:val="1A1A1A"/>
                <w:szCs w:val="18"/>
              </w:rPr>
              <w:t>R08-HE1D07-BAR-15-ZZ-MOD-SP-90001.rvt</w:t>
            </w:r>
          </w:p>
        </w:tc>
        <w:tc>
          <w:tcPr>
            <w:tcW w:w="4650" w:type="dxa"/>
            <w:tcBorders>
              <w:top w:val="single" w:sz="6" w:space="0" w:color="826C31" w:themeColor="accent2" w:themeShade="BF"/>
              <w:left w:val="single" w:sz="6" w:space="0" w:color="AE9142" w:themeColor="accent2"/>
              <w:bottom w:val="single" w:sz="6" w:space="0" w:color="AE9142" w:themeColor="accent2"/>
              <w:right w:val="single" w:sz="6" w:space="0" w:color="AE9142" w:themeColor="accent2"/>
            </w:tcBorders>
            <w:vAlign w:val="center"/>
          </w:tcPr>
          <w:p w14:paraId="7E4DCBF5" w14:textId="6E49C231" w:rsidR="0694C631" w:rsidRDefault="0694C631" w:rsidP="0694C631">
            <w:pPr>
              <w:spacing w:after="120"/>
              <w:jc w:val="center"/>
              <w:rPr>
                <w:rFonts w:ascii="Playfair Display" w:eastAsia="Playfair Display" w:hAnsi="Playfair Display" w:cs="Playfair Display"/>
                <w:szCs w:val="18"/>
              </w:rPr>
            </w:pPr>
            <w:r w:rsidRPr="0694C631">
              <w:rPr>
                <w:rFonts w:ascii="Playfair Display" w:eastAsia="Playfair Display" w:hAnsi="Playfair Display" w:cs="Playfair Display"/>
                <w:i/>
                <w:iCs/>
                <w:szCs w:val="18"/>
              </w:rPr>
              <w:t>Pools + Spa Model &amp; Sheets</w:t>
            </w:r>
          </w:p>
        </w:tc>
      </w:tr>
    </w:tbl>
    <w:p w14:paraId="20B1B0F1" w14:textId="6EA3B3FF" w:rsidR="0694C631" w:rsidRDefault="0694C631"/>
    <w:p w14:paraId="33AB043D" w14:textId="4728DF4E" w:rsidR="0694C631" w:rsidRDefault="0694C631" w:rsidP="0694C631">
      <w:pPr>
        <w:rPr>
          <w:rFonts w:ascii="Playfair Display" w:eastAsia="Playfair Display" w:hAnsi="Playfair Display" w:cs="Playfair Display"/>
          <w:color w:val="000000"/>
          <w:szCs w:val="18"/>
        </w:rPr>
      </w:pPr>
      <w:r w:rsidRPr="0694C631">
        <w:rPr>
          <w:rFonts w:ascii="Playfair Display" w:eastAsia="Playfair Display" w:hAnsi="Playfair Display" w:cs="Playfair Display"/>
          <w:color w:val="000000"/>
          <w:szCs w:val="18"/>
        </w:rPr>
        <w:t> </w:t>
      </w:r>
    </w:p>
    <w:p w14:paraId="2DF2CB1B" w14:textId="709DE60C" w:rsidR="0694C631" w:rsidRDefault="0694C631" w:rsidP="0694C631">
      <w:pPr>
        <w:rPr>
          <w:rFonts w:ascii="Playfair Display" w:eastAsia="Playfair Display" w:hAnsi="Playfair Display" w:cs="Playfair Display"/>
          <w:color w:val="000000"/>
          <w:szCs w:val="18"/>
        </w:rPr>
      </w:pPr>
      <w:r w:rsidRPr="0694C631">
        <w:rPr>
          <w:rFonts w:ascii="Playfair Display" w:eastAsia="Playfair Display" w:hAnsi="Playfair Display" w:cs="Playfair Display"/>
          <w:color w:val="000000"/>
          <w:szCs w:val="18"/>
        </w:rPr>
        <w:t>SPA Sheet Model Workflow </w:t>
      </w:r>
    </w:p>
    <w:p w14:paraId="7691197F" w14:textId="11C3B42B" w:rsidR="0694C631" w:rsidRDefault="0694C631" w:rsidP="0694C631">
      <w:pPr>
        <w:rPr>
          <w:szCs w:val="18"/>
        </w:rPr>
      </w:pPr>
    </w:p>
    <w:p w14:paraId="4466B570" w14:textId="77777777" w:rsidR="00127C8E" w:rsidRDefault="00127C8E" w:rsidP="00900587"/>
    <w:p w14:paraId="60DD804B" w14:textId="77777777" w:rsidR="0033423B" w:rsidRDefault="0033423B" w:rsidP="0033423B">
      <w:pPr>
        <w:pStyle w:val="Heading2"/>
        <w:spacing w:before="0" w:after="0"/>
      </w:pPr>
      <w:bookmarkStart w:id="80" w:name="_Toc58580867"/>
      <w:bookmarkStart w:id="81" w:name="_Toc87828930"/>
      <w:bookmarkStart w:id="82" w:name="_Toc58491005"/>
      <w:r>
        <w:t>Specialist Discipline Integration into BIM Environment.</w:t>
      </w:r>
      <w:bookmarkEnd w:id="80"/>
      <w:bookmarkEnd w:id="81"/>
      <w:r>
        <w:t xml:space="preserve">  </w:t>
      </w:r>
      <w:bookmarkEnd w:id="82"/>
    </w:p>
    <w:p w14:paraId="2C8F9537" w14:textId="77777777" w:rsidR="0033423B" w:rsidRPr="00E35FFF" w:rsidRDefault="0033423B" w:rsidP="0033423B"/>
    <w:p w14:paraId="1B5C1BE6" w14:textId="31F603E7" w:rsidR="0033423B" w:rsidRDefault="0033423B" w:rsidP="00900587">
      <w:r>
        <w:t>This section of the BEP refers to the BIM Information that is produced by TRSDC Consultants that are not contractually appointed to produce BIM Models, but will provide valuable</w:t>
      </w:r>
      <w:r w:rsidR="006079C3">
        <w:t xml:space="preserve"> Design and</w:t>
      </w:r>
      <w:r>
        <w:t xml:space="preserve"> BIM Information that will have to be embedded into other Consultants BIM Models. Such information can be described as reach metadata and will for part of the LOI’s requirements or might even influence the size, shape and orientation of the design elements consequently altering the LOD’s requirement</w:t>
      </w:r>
      <w:r>
        <w:rPr>
          <w:rFonts w:hint="eastAsia"/>
        </w:rPr>
        <w:t>s</w:t>
      </w:r>
      <w:r>
        <w:t xml:space="preserve">.  </w:t>
      </w:r>
    </w:p>
    <w:p w14:paraId="37A713E2" w14:textId="061DF692" w:rsidR="0033423B" w:rsidRDefault="0033423B" w:rsidP="00900587">
      <w:r>
        <w:t xml:space="preserve">To make sure that this information is captured within the </w:t>
      </w:r>
      <w:r w:rsidR="006079C3">
        <w:t>exchange</w:t>
      </w:r>
      <w:r>
        <w:t xml:space="preserve"> BIM model deliverables, it is crucial that a Specialist Discipline Integration into BIM Environmen</w:t>
      </w:r>
      <w:r>
        <w:rPr>
          <w:rFonts w:hint="eastAsia"/>
        </w:rPr>
        <w:t>t</w:t>
      </w:r>
      <w:r>
        <w:t xml:space="preserve"> matrix is established so that every consultant understands what information is provided, when it is provide</w:t>
      </w:r>
      <w:r>
        <w:rPr>
          <w:rFonts w:hint="eastAsia"/>
        </w:rPr>
        <w:t>d</w:t>
      </w:r>
      <w:r>
        <w:t xml:space="preserve"> and by whom. </w:t>
      </w:r>
    </w:p>
    <w:p w14:paraId="1FB289F7" w14:textId="77777777" w:rsidR="0033423B" w:rsidRDefault="0033423B" w:rsidP="0033423B">
      <w:pPr>
        <w:ind w:left="0"/>
      </w:pPr>
    </w:p>
    <w:p w14:paraId="1F637970" w14:textId="77777777" w:rsidR="0033423B" w:rsidRDefault="0033423B" w:rsidP="00900587">
      <w:r>
        <w:t>Responsibilitie</w:t>
      </w:r>
      <w:r>
        <w:rPr>
          <w:rFonts w:hint="eastAsia"/>
        </w:rPr>
        <w:t>s</w:t>
      </w:r>
    </w:p>
    <w:p w14:paraId="463673B6" w14:textId="77777777" w:rsidR="0033423B" w:rsidRDefault="0033423B" w:rsidP="00344497">
      <w:pPr>
        <w:pStyle w:val="ListParagraph"/>
        <w:numPr>
          <w:ilvl w:val="0"/>
          <w:numId w:val="36"/>
        </w:numPr>
      </w:pPr>
      <w:r>
        <w:t xml:space="preserve">Specialist Discipline </w:t>
      </w:r>
      <w:r w:rsidRPr="00E35FFF">
        <w:rPr>
          <w:rFonts w:hint="eastAsia"/>
          <w:i/>
          <w:iCs/>
        </w:rPr>
        <w:t>(No BIM Modelling Scope)</w:t>
      </w:r>
      <w:r>
        <w:t xml:space="preserve"> Responsibilities. </w:t>
      </w:r>
    </w:p>
    <w:p w14:paraId="3201E589" w14:textId="77777777" w:rsidR="0033423B" w:rsidRDefault="0033423B" w:rsidP="00344497">
      <w:pPr>
        <w:pStyle w:val="ListParagraph"/>
        <w:numPr>
          <w:ilvl w:val="0"/>
          <w:numId w:val="37"/>
        </w:numPr>
      </w:pPr>
      <w:r>
        <w:t>To read and familiarize with the BEP and any other documentation related to overall project BIM Scope of Works</w:t>
      </w:r>
    </w:p>
    <w:p w14:paraId="0DCF7923" w14:textId="77777777" w:rsidR="0033423B" w:rsidRDefault="0033423B" w:rsidP="00344497">
      <w:pPr>
        <w:pStyle w:val="ListParagraph"/>
        <w:numPr>
          <w:ilvl w:val="0"/>
          <w:numId w:val="37"/>
        </w:numPr>
      </w:pPr>
      <w:r>
        <w:t>To provide the information that will have to be embedde</w:t>
      </w:r>
      <w:r>
        <w:rPr>
          <w:rFonts w:hint="eastAsia"/>
        </w:rPr>
        <w:t>d</w:t>
      </w:r>
      <w:r>
        <w:t xml:space="preserve"> into other Consultant BIM Models as a clear format that is easy to understand, process and integrate and it is following the Master Informatio</w:t>
      </w:r>
      <w:r>
        <w:rPr>
          <w:rFonts w:hint="eastAsia"/>
        </w:rPr>
        <w:t>n</w:t>
      </w:r>
      <w:r>
        <w:t xml:space="preserve"> Delivery Table (MPDT) format</w:t>
      </w:r>
    </w:p>
    <w:p w14:paraId="6B66E850" w14:textId="77777777" w:rsidR="0033423B" w:rsidRDefault="0033423B" w:rsidP="00344497">
      <w:pPr>
        <w:pStyle w:val="ListParagraph"/>
        <w:numPr>
          <w:ilvl w:val="0"/>
          <w:numId w:val="37"/>
        </w:numPr>
      </w:pPr>
      <w:r>
        <w:t>To provide regular updates to all the Consultants with BIM Modelling Scope when new information is produced</w:t>
      </w:r>
      <w:r>
        <w:rPr>
          <w:rFonts w:hint="eastAsia"/>
        </w:rPr>
        <w:t>,</w:t>
      </w:r>
      <w:r>
        <w:t xml:space="preserve"> or existing information has been altered. </w:t>
      </w:r>
    </w:p>
    <w:p w14:paraId="65EB3288" w14:textId="77777777" w:rsidR="0033423B" w:rsidRDefault="0033423B" w:rsidP="00344497">
      <w:pPr>
        <w:pStyle w:val="ListParagraph"/>
        <w:numPr>
          <w:ilvl w:val="0"/>
          <w:numId w:val="37"/>
        </w:numPr>
      </w:pPr>
      <w:r>
        <w:rPr>
          <w:rFonts w:hint="eastAsia"/>
        </w:rPr>
        <w:t>T</w:t>
      </w:r>
      <w:r>
        <w:t>o actively participate in BIM Weekly Meetings to make sure that relevant information is being captured</w:t>
      </w:r>
    </w:p>
    <w:p w14:paraId="0AFE73C9" w14:textId="77777777" w:rsidR="0033423B" w:rsidRDefault="0033423B" w:rsidP="0033423B">
      <w:pPr>
        <w:ind w:left="0"/>
      </w:pPr>
    </w:p>
    <w:p w14:paraId="5EAC9A78" w14:textId="77777777" w:rsidR="0033423B" w:rsidRDefault="0033423B" w:rsidP="00344497">
      <w:pPr>
        <w:pStyle w:val="ListParagraph"/>
        <w:numPr>
          <w:ilvl w:val="0"/>
          <w:numId w:val="36"/>
        </w:numPr>
      </w:pPr>
      <w:r>
        <w:t xml:space="preserve">Specialist Discipline </w:t>
      </w:r>
      <w:r w:rsidRPr="00FC30A2">
        <w:rPr>
          <w:i/>
          <w:iCs/>
        </w:rPr>
        <w:t>(No BIM Modelling Scope)</w:t>
      </w:r>
      <w:r>
        <w:t xml:space="preserve"> Responsibilities. </w:t>
      </w:r>
    </w:p>
    <w:p w14:paraId="1EAECD21" w14:textId="77777777" w:rsidR="0033423B" w:rsidRDefault="0033423B" w:rsidP="00344497">
      <w:pPr>
        <w:pStyle w:val="ListParagraph"/>
        <w:numPr>
          <w:ilvl w:val="0"/>
          <w:numId w:val="37"/>
        </w:numPr>
      </w:pPr>
      <w:r>
        <w:t xml:space="preserve">Provide feedback to Specialist Discipline regarding the format expected of the information required to be embedded </w:t>
      </w:r>
    </w:p>
    <w:p w14:paraId="3300352B" w14:textId="77777777" w:rsidR="0033423B" w:rsidRDefault="0033423B" w:rsidP="00344497">
      <w:pPr>
        <w:pStyle w:val="ListParagraph"/>
        <w:numPr>
          <w:ilvl w:val="0"/>
          <w:numId w:val="37"/>
        </w:numPr>
      </w:pPr>
      <w:r>
        <w:t>Incorporate the Specialist Discipline information following the Master Informatio</w:t>
      </w:r>
      <w:r>
        <w:rPr>
          <w:rFonts w:hint="eastAsia"/>
        </w:rPr>
        <w:t>n</w:t>
      </w:r>
      <w:r>
        <w:t xml:space="preserve"> Delivery Table MPDT matrix</w:t>
      </w:r>
    </w:p>
    <w:p w14:paraId="2A0485B8" w14:textId="77777777" w:rsidR="0033423B" w:rsidRDefault="0033423B" w:rsidP="0033423B">
      <w:pPr>
        <w:ind w:left="0"/>
      </w:pPr>
    </w:p>
    <w:p w14:paraId="0A8AA82F" w14:textId="26A38A12" w:rsidR="0033423B" w:rsidRDefault="0033423B" w:rsidP="00900587">
      <w:commentRangeStart w:id="83"/>
      <w:r>
        <w:t>Specialist Discipline Integration Matrix</w:t>
      </w:r>
      <w:commentRangeEnd w:id="83"/>
      <w:r w:rsidR="00090A23">
        <w:rPr>
          <w:rStyle w:val="CommentReference"/>
        </w:rPr>
        <w:commentReference w:id="83"/>
      </w:r>
    </w:p>
    <w:tbl>
      <w:tblPr>
        <w:tblStyle w:val="TableGrid"/>
        <w:tblW w:w="0" w:type="auto"/>
        <w:tblInd w:w="576" w:type="dxa"/>
        <w:tblBorders>
          <w:top w:val="single" w:sz="4" w:space="0" w:color="AE9142" w:themeColor="accent2"/>
          <w:left w:val="single" w:sz="4" w:space="0" w:color="AE9142" w:themeColor="accent2"/>
          <w:bottom w:val="single" w:sz="4" w:space="0" w:color="AE9142" w:themeColor="accent2"/>
          <w:right w:val="single" w:sz="4" w:space="0" w:color="AE9142" w:themeColor="accent2"/>
          <w:insideH w:val="single" w:sz="4" w:space="0" w:color="AE9142" w:themeColor="accent2"/>
          <w:insideV w:val="single" w:sz="4" w:space="0" w:color="AE9142" w:themeColor="accent2"/>
        </w:tblBorders>
        <w:tblLook w:val="04A0" w:firstRow="1" w:lastRow="0" w:firstColumn="1" w:lastColumn="0" w:noHBand="0" w:noVBand="1"/>
      </w:tblPr>
      <w:tblGrid>
        <w:gridCol w:w="1284"/>
        <w:gridCol w:w="987"/>
        <w:gridCol w:w="997"/>
        <w:gridCol w:w="937"/>
        <w:gridCol w:w="1097"/>
        <w:gridCol w:w="813"/>
        <w:gridCol w:w="1107"/>
        <w:gridCol w:w="883"/>
        <w:gridCol w:w="880"/>
      </w:tblGrid>
      <w:tr w:rsidR="00F47379" w14:paraId="47C2BDD3" w14:textId="28FD8190" w:rsidTr="0694C631">
        <w:trPr>
          <w:trHeight w:val="432"/>
        </w:trPr>
        <w:tc>
          <w:tcPr>
            <w:tcW w:w="1284" w:type="dxa"/>
            <w:tcBorders>
              <w:bottom w:val="single" w:sz="4" w:space="0" w:color="auto"/>
              <w:right w:val="single" w:sz="4" w:space="0" w:color="auto"/>
            </w:tcBorders>
            <w:shd w:val="clear" w:color="auto" w:fill="AE9142" w:themeFill="accent2"/>
            <w:vAlign w:val="center"/>
          </w:tcPr>
          <w:p w14:paraId="0462B95E" w14:textId="77777777" w:rsidR="00F47379" w:rsidRPr="00FC30A2" w:rsidRDefault="00F47379" w:rsidP="00097075">
            <w:pPr>
              <w:ind w:left="0"/>
              <w:jc w:val="center"/>
              <w:rPr>
                <w:color w:val="FFFFFF" w:themeColor="background1"/>
                <w:szCs w:val="18"/>
              </w:rPr>
            </w:pPr>
            <w:r>
              <w:rPr>
                <w:color w:val="FFFFFF" w:themeColor="background1"/>
                <w:szCs w:val="18"/>
              </w:rPr>
              <w:lastRenderedPageBreak/>
              <w:t>SD-MATRIX</w:t>
            </w:r>
          </w:p>
        </w:tc>
        <w:tc>
          <w:tcPr>
            <w:tcW w:w="7495" w:type="dxa"/>
            <w:gridSpan w:val="8"/>
            <w:tcBorders>
              <w:left w:val="single" w:sz="4" w:space="0" w:color="auto"/>
              <w:bottom w:val="single" w:sz="4" w:space="0" w:color="auto"/>
            </w:tcBorders>
            <w:shd w:val="clear" w:color="auto" w:fill="AE9142" w:themeFill="accent2"/>
            <w:vAlign w:val="center"/>
          </w:tcPr>
          <w:p w14:paraId="2060422A" w14:textId="62BBAC8A" w:rsidR="00F47379" w:rsidRPr="00605921" w:rsidRDefault="00F47379" w:rsidP="00097075">
            <w:pPr>
              <w:ind w:left="0"/>
              <w:jc w:val="center"/>
              <w:rPr>
                <w:color w:val="FFFFFF" w:themeColor="background1"/>
                <w:szCs w:val="18"/>
              </w:rPr>
            </w:pPr>
            <w:r w:rsidRPr="00605921">
              <w:rPr>
                <w:rFonts w:hint="eastAsia"/>
                <w:color w:val="FFFFFF" w:themeColor="background1"/>
                <w:szCs w:val="18"/>
              </w:rPr>
              <w:t>Consultants with BIM Modelling Scope</w:t>
            </w:r>
          </w:p>
        </w:tc>
      </w:tr>
      <w:tr w:rsidR="00F47379" w14:paraId="346C1C43" w14:textId="27D6F85C" w:rsidTr="0694C631">
        <w:trPr>
          <w:trHeight w:val="432"/>
        </w:trPr>
        <w:tc>
          <w:tcPr>
            <w:tcW w:w="1284" w:type="dxa"/>
            <w:tcBorders>
              <w:bottom w:val="single" w:sz="4" w:space="0" w:color="auto"/>
              <w:right w:val="single" w:sz="4" w:space="0" w:color="auto"/>
            </w:tcBorders>
            <w:shd w:val="clear" w:color="auto" w:fill="AE9142" w:themeFill="accent2"/>
            <w:vAlign w:val="center"/>
          </w:tcPr>
          <w:p w14:paraId="14F920AC" w14:textId="77777777" w:rsidR="00F47379" w:rsidRPr="00FC30A2" w:rsidRDefault="00F47379" w:rsidP="00097075">
            <w:pPr>
              <w:ind w:left="0"/>
              <w:jc w:val="center"/>
              <w:rPr>
                <w:color w:val="FFFFFF" w:themeColor="background1"/>
                <w:szCs w:val="18"/>
              </w:rPr>
            </w:pPr>
            <w:r>
              <w:rPr>
                <w:color w:val="FFFFFF" w:themeColor="background1"/>
                <w:szCs w:val="18"/>
              </w:rPr>
              <w:t xml:space="preserve">Specialist Consultants </w:t>
            </w:r>
          </w:p>
        </w:tc>
        <w:tc>
          <w:tcPr>
            <w:tcW w:w="938" w:type="dxa"/>
            <w:tcBorders>
              <w:left w:val="single" w:sz="4" w:space="0" w:color="auto"/>
              <w:bottom w:val="single" w:sz="4" w:space="0" w:color="auto"/>
              <w:right w:val="single" w:sz="4" w:space="0" w:color="auto"/>
            </w:tcBorders>
            <w:shd w:val="clear" w:color="auto" w:fill="AE9142" w:themeFill="accent2"/>
            <w:vAlign w:val="center"/>
          </w:tcPr>
          <w:p w14:paraId="346711DE" w14:textId="77777777" w:rsidR="00F47379" w:rsidRPr="00FC30A2" w:rsidRDefault="00F47379" w:rsidP="00097075">
            <w:pPr>
              <w:ind w:left="0"/>
              <w:jc w:val="center"/>
              <w:rPr>
                <w:color w:val="FFFFFF" w:themeColor="background1"/>
                <w:szCs w:val="18"/>
              </w:rPr>
            </w:pPr>
            <w:r>
              <w:rPr>
                <w:color w:val="FFFFFF" w:themeColor="background1"/>
                <w:szCs w:val="18"/>
              </w:rPr>
              <w:t>Signature Architect</w:t>
            </w:r>
          </w:p>
        </w:tc>
        <w:tc>
          <w:tcPr>
            <w:tcW w:w="957" w:type="dxa"/>
            <w:tcBorders>
              <w:left w:val="single" w:sz="4" w:space="0" w:color="auto"/>
              <w:bottom w:val="single" w:sz="4" w:space="0" w:color="auto"/>
              <w:right w:val="single" w:sz="4" w:space="0" w:color="auto"/>
            </w:tcBorders>
            <w:shd w:val="clear" w:color="auto" w:fill="AE9142" w:themeFill="accent2"/>
            <w:vAlign w:val="center"/>
          </w:tcPr>
          <w:p w14:paraId="71255201" w14:textId="77777777" w:rsidR="00F47379" w:rsidRPr="00FC30A2" w:rsidRDefault="00F47379" w:rsidP="00097075">
            <w:pPr>
              <w:ind w:left="0"/>
              <w:jc w:val="center"/>
              <w:rPr>
                <w:color w:val="FFFFFF" w:themeColor="background1"/>
                <w:szCs w:val="18"/>
              </w:rPr>
            </w:pPr>
            <w:r>
              <w:rPr>
                <w:color w:val="FFFFFF" w:themeColor="background1"/>
                <w:szCs w:val="18"/>
              </w:rPr>
              <w:t>Executive Architect</w:t>
            </w:r>
          </w:p>
        </w:tc>
        <w:tc>
          <w:tcPr>
            <w:tcW w:w="909" w:type="dxa"/>
            <w:tcBorders>
              <w:left w:val="single" w:sz="4" w:space="0" w:color="auto"/>
              <w:bottom w:val="single" w:sz="4" w:space="0" w:color="auto"/>
              <w:right w:val="single" w:sz="4" w:space="0" w:color="auto"/>
            </w:tcBorders>
            <w:shd w:val="clear" w:color="auto" w:fill="AE9142" w:themeFill="accent2"/>
          </w:tcPr>
          <w:p w14:paraId="3FC7E0D5" w14:textId="77777777" w:rsidR="00F47379" w:rsidRDefault="00F47379" w:rsidP="00097075">
            <w:pPr>
              <w:ind w:left="0"/>
              <w:jc w:val="center"/>
              <w:rPr>
                <w:color w:val="FFFFFF" w:themeColor="background1"/>
                <w:szCs w:val="18"/>
              </w:rPr>
            </w:pPr>
            <w:r>
              <w:rPr>
                <w:color w:val="FFFFFF" w:themeColor="background1"/>
                <w:szCs w:val="18"/>
              </w:rPr>
              <w:t>Multi-Dis Engineer</w:t>
            </w:r>
          </w:p>
        </w:tc>
        <w:tc>
          <w:tcPr>
            <w:tcW w:w="1017" w:type="dxa"/>
            <w:tcBorders>
              <w:left w:val="single" w:sz="4" w:space="0" w:color="auto"/>
              <w:bottom w:val="single" w:sz="4" w:space="0" w:color="auto"/>
              <w:right w:val="single" w:sz="4" w:space="0" w:color="auto"/>
            </w:tcBorders>
            <w:shd w:val="clear" w:color="auto" w:fill="AE9142" w:themeFill="accent2"/>
          </w:tcPr>
          <w:p w14:paraId="72091794" w14:textId="77777777" w:rsidR="00F47379" w:rsidRDefault="00F47379" w:rsidP="00097075">
            <w:pPr>
              <w:ind w:left="0"/>
              <w:jc w:val="center"/>
              <w:rPr>
                <w:color w:val="FFFFFF" w:themeColor="background1"/>
                <w:szCs w:val="18"/>
              </w:rPr>
            </w:pPr>
            <w:r w:rsidRPr="00754268">
              <w:rPr>
                <w:rFonts w:hint="eastAsia"/>
                <w:color w:val="FFFFFF" w:themeColor="background1"/>
                <w:szCs w:val="18"/>
              </w:rPr>
              <w:t>Landscape Architect</w:t>
            </w:r>
          </w:p>
        </w:tc>
        <w:tc>
          <w:tcPr>
            <w:tcW w:w="813" w:type="dxa"/>
            <w:tcBorders>
              <w:left w:val="single" w:sz="4" w:space="0" w:color="auto"/>
              <w:bottom w:val="single" w:sz="4" w:space="0" w:color="auto"/>
              <w:right w:val="single" w:sz="4" w:space="0" w:color="auto"/>
            </w:tcBorders>
            <w:shd w:val="clear" w:color="auto" w:fill="AE9142" w:themeFill="accent2"/>
          </w:tcPr>
          <w:p w14:paraId="61DA7E8D" w14:textId="77777777" w:rsidR="00F47379" w:rsidRDefault="00F47379" w:rsidP="00097075">
            <w:pPr>
              <w:ind w:left="0"/>
              <w:jc w:val="center"/>
              <w:rPr>
                <w:color w:val="FFFFFF" w:themeColor="background1"/>
                <w:szCs w:val="18"/>
              </w:rPr>
            </w:pPr>
            <w:r w:rsidRPr="00754268">
              <w:rPr>
                <w:rFonts w:hint="eastAsia"/>
                <w:color w:val="FFFFFF" w:themeColor="background1"/>
                <w:szCs w:val="18"/>
              </w:rPr>
              <w:t>Interior Design</w:t>
            </w:r>
          </w:p>
        </w:tc>
        <w:tc>
          <w:tcPr>
            <w:tcW w:w="1098" w:type="dxa"/>
            <w:tcBorders>
              <w:left w:val="single" w:sz="4" w:space="0" w:color="auto"/>
              <w:bottom w:val="single" w:sz="4" w:space="0" w:color="auto"/>
              <w:right w:val="single" w:sz="4" w:space="0" w:color="auto"/>
            </w:tcBorders>
            <w:shd w:val="clear" w:color="auto" w:fill="AE9142" w:themeFill="accent2"/>
          </w:tcPr>
          <w:p w14:paraId="1635D5BF" w14:textId="77777777" w:rsidR="00F47379" w:rsidRDefault="00F47379" w:rsidP="00097075">
            <w:pPr>
              <w:ind w:left="0"/>
              <w:jc w:val="center"/>
              <w:rPr>
                <w:color w:val="FFFFFF" w:themeColor="background1"/>
                <w:szCs w:val="18"/>
              </w:rPr>
            </w:pPr>
            <w:r w:rsidRPr="00332A07">
              <w:rPr>
                <w:rFonts w:hint="eastAsia"/>
                <w:color w:val="FFFFFF" w:themeColor="background1"/>
                <w:szCs w:val="18"/>
              </w:rPr>
              <w:t>Signage &amp; Wayfinding</w:t>
            </w:r>
          </w:p>
        </w:tc>
        <w:tc>
          <w:tcPr>
            <w:tcW w:w="883" w:type="dxa"/>
            <w:tcBorders>
              <w:left w:val="single" w:sz="4" w:space="0" w:color="auto"/>
              <w:bottom w:val="single" w:sz="4" w:space="0" w:color="auto"/>
            </w:tcBorders>
            <w:shd w:val="clear" w:color="auto" w:fill="AE9142" w:themeFill="accent2"/>
            <w:vAlign w:val="center"/>
          </w:tcPr>
          <w:p w14:paraId="2A55B0CB" w14:textId="77777777" w:rsidR="00F47379" w:rsidRPr="00FC30A2" w:rsidRDefault="00F47379" w:rsidP="00097075">
            <w:pPr>
              <w:ind w:left="0"/>
              <w:jc w:val="center"/>
              <w:rPr>
                <w:color w:val="FFFFFF" w:themeColor="background1"/>
                <w:szCs w:val="18"/>
              </w:rPr>
            </w:pPr>
            <w:r w:rsidRPr="00E35FFF">
              <w:rPr>
                <w:rFonts w:hint="eastAsia"/>
                <w:color w:val="FFFFFF" w:themeColor="background1"/>
                <w:szCs w:val="18"/>
              </w:rPr>
              <w:t>Kitchen &amp; Laundry</w:t>
            </w:r>
          </w:p>
        </w:tc>
        <w:tc>
          <w:tcPr>
            <w:tcW w:w="880" w:type="dxa"/>
            <w:tcBorders>
              <w:left w:val="single" w:sz="4" w:space="0" w:color="auto"/>
              <w:bottom w:val="single" w:sz="4" w:space="0" w:color="auto"/>
            </w:tcBorders>
            <w:shd w:val="clear" w:color="auto" w:fill="AE9142" w:themeFill="accent2"/>
          </w:tcPr>
          <w:p w14:paraId="7D02B69D" w14:textId="36D7214C" w:rsidR="00F47379" w:rsidRPr="00E35FFF" w:rsidRDefault="00F47379" w:rsidP="00097075">
            <w:pPr>
              <w:ind w:left="0"/>
              <w:jc w:val="center"/>
              <w:rPr>
                <w:color w:val="FFFFFF" w:themeColor="background1"/>
                <w:szCs w:val="18"/>
              </w:rPr>
            </w:pPr>
            <w:r>
              <w:rPr>
                <w:color w:val="FFFFFF" w:themeColor="background1"/>
                <w:szCs w:val="18"/>
              </w:rPr>
              <w:t>SPA</w:t>
            </w:r>
          </w:p>
        </w:tc>
      </w:tr>
      <w:tr w:rsidR="00F47379" w14:paraId="1283963B" w14:textId="6C249307" w:rsidTr="0694C631">
        <w:trPr>
          <w:trHeight w:val="432"/>
        </w:trPr>
        <w:tc>
          <w:tcPr>
            <w:tcW w:w="1284" w:type="dxa"/>
            <w:shd w:val="clear" w:color="auto" w:fill="auto"/>
            <w:vAlign w:val="center"/>
          </w:tcPr>
          <w:p w14:paraId="3284F8E1" w14:textId="77777777" w:rsidR="00F47379" w:rsidRPr="00FC30A2" w:rsidRDefault="00F47379" w:rsidP="00097075">
            <w:pPr>
              <w:ind w:left="0"/>
              <w:jc w:val="center"/>
              <w:rPr>
                <w:sz w:val="16"/>
                <w:szCs w:val="16"/>
              </w:rPr>
            </w:pPr>
            <w:r w:rsidRPr="009548FE">
              <w:rPr>
                <w:rFonts w:hint="eastAsia"/>
                <w:sz w:val="16"/>
                <w:szCs w:val="16"/>
              </w:rPr>
              <w:t>Cost Consultant</w:t>
            </w:r>
          </w:p>
        </w:tc>
        <w:tc>
          <w:tcPr>
            <w:tcW w:w="938" w:type="dxa"/>
            <w:shd w:val="clear" w:color="auto" w:fill="auto"/>
            <w:vAlign w:val="center"/>
          </w:tcPr>
          <w:p w14:paraId="324C8E9B" w14:textId="77777777" w:rsidR="00F47379" w:rsidRDefault="00F47379" w:rsidP="00097075">
            <w:pPr>
              <w:ind w:left="0"/>
              <w:jc w:val="center"/>
            </w:pPr>
            <w:r w:rsidRPr="00EB34F9">
              <w:rPr>
                <w:rFonts w:ascii="Wingdings" w:eastAsia="Wingdings" w:hAnsi="Wingdings" w:cs="Wingdings"/>
                <w:i/>
                <w:color w:val="AE9142" w:themeColor="text1"/>
                <w:sz w:val="24"/>
                <w:szCs w:val="24"/>
                <w:lang w:val="en-GB" w:eastAsia="zh-CN"/>
              </w:rPr>
              <w:t></w:t>
            </w:r>
          </w:p>
        </w:tc>
        <w:tc>
          <w:tcPr>
            <w:tcW w:w="957" w:type="dxa"/>
            <w:vAlign w:val="center"/>
          </w:tcPr>
          <w:p w14:paraId="3E0792FF" w14:textId="2D45A724"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09" w:type="dxa"/>
            <w:vAlign w:val="center"/>
          </w:tcPr>
          <w:p w14:paraId="439F0D70" w14:textId="3E8E3ABD" w:rsidR="00F47379" w:rsidRPr="00A43123" w:rsidRDefault="00F47379" w:rsidP="3FF13359">
            <w:pPr>
              <w:ind w:left="0"/>
              <w:jc w:val="center"/>
              <w:rPr>
                <w:rFonts w:ascii="Wingdings" w:eastAsia="Wingdings" w:hAnsi="Wingdings" w:cs="Wingdings"/>
                <w:i/>
                <w:iCs/>
                <w:color w:val="AE9142" w:themeColor="text1"/>
                <w:sz w:val="24"/>
                <w:szCs w:val="24"/>
                <w:lang w:val="en-GB" w:eastAsia="zh-CN"/>
              </w:rPr>
            </w:pPr>
          </w:p>
        </w:tc>
        <w:tc>
          <w:tcPr>
            <w:tcW w:w="1017" w:type="dxa"/>
            <w:vAlign w:val="center"/>
          </w:tcPr>
          <w:p w14:paraId="47D3627F" w14:textId="77777777"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p>
        </w:tc>
        <w:tc>
          <w:tcPr>
            <w:tcW w:w="813" w:type="dxa"/>
            <w:vAlign w:val="center"/>
          </w:tcPr>
          <w:p w14:paraId="13766FB1" w14:textId="77777777"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p>
        </w:tc>
        <w:tc>
          <w:tcPr>
            <w:tcW w:w="1098" w:type="dxa"/>
            <w:vAlign w:val="center"/>
          </w:tcPr>
          <w:p w14:paraId="41A78CB4" w14:textId="77777777"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p>
        </w:tc>
        <w:tc>
          <w:tcPr>
            <w:tcW w:w="883" w:type="dxa"/>
            <w:vAlign w:val="center"/>
          </w:tcPr>
          <w:p w14:paraId="53CDA018" w14:textId="77777777"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p>
        </w:tc>
        <w:tc>
          <w:tcPr>
            <w:tcW w:w="880" w:type="dxa"/>
          </w:tcPr>
          <w:p w14:paraId="52296642" w14:textId="77777777"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p>
        </w:tc>
      </w:tr>
      <w:tr w:rsidR="00F47379" w14:paraId="46253FFF" w14:textId="1944CF6A" w:rsidTr="0694C631">
        <w:trPr>
          <w:trHeight w:val="432"/>
        </w:trPr>
        <w:tc>
          <w:tcPr>
            <w:tcW w:w="1284" w:type="dxa"/>
            <w:shd w:val="clear" w:color="auto" w:fill="auto"/>
            <w:vAlign w:val="center"/>
          </w:tcPr>
          <w:p w14:paraId="5D272348" w14:textId="77777777" w:rsidR="00F47379" w:rsidRPr="00FC30A2" w:rsidRDefault="00F47379" w:rsidP="00097075">
            <w:pPr>
              <w:ind w:left="0"/>
              <w:jc w:val="center"/>
              <w:rPr>
                <w:sz w:val="16"/>
                <w:szCs w:val="16"/>
              </w:rPr>
            </w:pPr>
            <w:r w:rsidRPr="00E808CD">
              <w:rPr>
                <w:rFonts w:hint="eastAsia"/>
                <w:sz w:val="16"/>
                <w:szCs w:val="16"/>
              </w:rPr>
              <w:t>Marine &amp; Costal</w:t>
            </w:r>
            <w:r>
              <w:rPr>
                <w:sz w:val="16"/>
                <w:szCs w:val="16"/>
              </w:rPr>
              <w:t xml:space="preserve"> Consultant</w:t>
            </w:r>
          </w:p>
        </w:tc>
        <w:tc>
          <w:tcPr>
            <w:tcW w:w="938" w:type="dxa"/>
            <w:shd w:val="clear" w:color="auto" w:fill="auto"/>
            <w:vAlign w:val="center"/>
          </w:tcPr>
          <w:p w14:paraId="418176CB" w14:textId="77777777" w:rsidR="00F47379" w:rsidRDefault="00F47379" w:rsidP="00097075">
            <w:pPr>
              <w:ind w:left="0"/>
              <w:jc w:val="center"/>
            </w:pPr>
            <w:r>
              <w:rPr>
                <w:rFonts w:ascii="Wingdings" w:eastAsia="Wingdings" w:hAnsi="Wingdings" w:cs="Myanmar Text"/>
                <w:i/>
                <w:iCs/>
                <w:color w:val="AE9142" w:themeColor="text1"/>
                <w:sz w:val="24"/>
                <w:szCs w:val="24"/>
                <w:cs/>
                <w:lang w:val="en-GB" w:eastAsia="zh-CN" w:bidi="my-MM"/>
              </w:rPr>
              <w:t>န</w:t>
            </w:r>
            <w:r w:rsidRPr="00EB34F9">
              <w:rPr>
                <w:rFonts w:ascii="Wingdings" w:eastAsia="Wingdings" w:hAnsi="Wingdings" w:cs="Wingdings"/>
                <w:i/>
                <w:color w:val="AE9142" w:themeColor="text1"/>
                <w:sz w:val="24"/>
                <w:szCs w:val="24"/>
                <w:lang w:val="en-GB" w:eastAsia="zh-CN"/>
              </w:rPr>
              <w:t></w:t>
            </w:r>
          </w:p>
        </w:tc>
        <w:tc>
          <w:tcPr>
            <w:tcW w:w="957" w:type="dxa"/>
            <w:vAlign w:val="center"/>
          </w:tcPr>
          <w:p w14:paraId="1EB72A55" w14:textId="54CBCB14"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09" w:type="dxa"/>
            <w:vAlign w:val="center"/>
          </w:tcPr>
          <w:p w14:paraId="73DFB786" w14:textId="27F28520" w:rsidR="00F47379" w:rsidRPr="00A43123" w:rsidRDefault="00F47379" w:rsidP="3FF13359">
            <w:pPr>
              <w:ind w:left="0"/>
              <w:jc w:val="center"/>
              <w:rPr>
                <w:rFonts w:ascii="Wingdings" w:eastAsia="Wingdings" w:hAnsi="Wingdings" w:cs="Wingdings"/>
                <w:i/>
                <w:iCs/>
                <w:color w:val="AE9142" w:themeColor="text1"/>
                <w:sz w:val="24"/>
                <w:szCs w:val="24"/>
                <w:lang w:val="en-GB" w:eastAsia="zh-CN"/>
              </w:rPr>
            </w:pPr>
          </w:p>
        </w:tc>
        <w:tc>
          <w:tcPr>
            <w:tcW w:w="1017" w:type="dxa"/>
            <w:vAlign w:val="center"/>
          </w:tcPr>
          <w:p w14:paraId="689075CE" w14:textId="77777777"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p>
        </w:tc>
        <w:tc>
          <w:tcPr>
            <w:tcW w:w="813" w:type="dxa"/>
            <w:vAlign w:val="center"/>
          </w:tcPr>
          <w:p w14:paraId="09044FDB" w14:textId="77777777"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p>
        </w:tc>
        <w:tc>
          <w:tcPr>
            <w:tcW w:w="1098" w:type="dxa"/>
            <w:vAlign w:val="center"/>
          </w:tcPr>
          <w:p w14:paraId="05784D3E" w14:textId="77777777"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p>
        </w:tc>
        <w:tc>
          <w:tcPr>
            <w:tcW w:w="883" w:type="dxa"/>
            <w:vAlign w:val="center"/>
          </w:tcPr>
          <w:p w14:paraId="7337FE57" w14:textId="77777777"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p>
        </w:tc>
        <w:tc>
          <w:tcPr>
            <w:tcW w:w="880" w:type="dxa"/>
          </w:tcPr>
          <w:p w14:paraId="7FD5DC63" w14:textId="77777777"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p>
        </w:tc>
      </w:tr>
      <w:tr w:rsidR="00F47379" w:rsidRPr="00A43123" w14:paraId="67B4AC70" w14:textId="4A74BBB9" w:rsidTr="0694C631">
        <w:trPr>
          <w:trHeight w:val="432"/>
        </w:trPr>
        <w:tc>
          <w:tcPr>
            <w:tcW w:w="1284" w:type="dxa"/>
            <w:shd w:val="clear" w:color="auto" w:fill="auto"/>
            <w:vAlign w:val="center"/>
          </w:tcPr>
          <w:p w14:paraId="1E150529" w14:textId="77777777" w:rsidR="00F47379" w:rsidRPr="00FC30A2" w:rsidRDefault="00F47379" w:rsidP="00097075">
            <w:pPr>
              <w:ind w:left="0"/>
              <w:jc w:val="center"/>
              <w:rPr>
                <w:sz w:val="16"/>
                <w:szCs w:val="16"/>
              </w:rPr>
            </w:pPr>
            <w:r w:rsidRPr="002F17D0">
              <w:rPr>
                <w:rFonts w:hint="eastAsia"/>
                <w:sz w:val="16"/>
                <w:szCs w:val="16"/>
              </w:rPr>
              <w:t>Sustainability Accreditation</w:t>
            </w:r>
          </w:p>
        </w:tc>
        <w:tc>
          <w:tcPr>
            <w:tcW w:w="938" w:type="dxa"/>
            <w:shd w:val="clear" w:color="auto" w:fill="auto"/>
            <w:vAlign w:val="center"/>
          </w:tcPr>
          <w:p w14:paraId="2773C279" w14:textId="77777777"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57" w:type="dxa"/>
            <w:vAlign w:val="center"/>
          </w:tcPr>
          <w:p w14:paraId="1EF867DD" w14:textId="67EAD566"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09" w:type="dxa"/>
            <w:vAlign w:val="center"/>
          </w:tcPr>
          <w:p w14:paraId="3AB53CD6" w14:textId="5D2991C3" w:rsidR="00F47379" w:rsidRPr="00A43123" w:rsidRDefault="00F47379" w:rsidP="1BC59E09">
            <w:pPr>
              <w:ind w:left="0"/>
              <w:jc w:val="center"/>
              <w:rPr>
                <w:rFonts w:ascii="Wingdings" w:eastAsia="Wingdings" w:hAnsi="Wingdings" w:cs="Wingdings"/>
                <w:i/>
                <w:iCs/>
                <w:color w:val="AE9142" w:themeColor="text1"/>
                <w:sz w:val="24"/>
                <w:szCs w:val="24"/>
                <w:lang w:val="en-GB" w:eastAsia="zh-CN"/>
              </w:rPr>
            </w:pPr>
            <w:r w:rsidRPr="1BC59E09">
              <w:rPr>
                <w:rFonts w:ascii="Wingdings" w:eastAsia="Wingdings" w:hAnsi="Wingdings" w:cs="Wingdings"/>
                <w:i/>
                <w:iCs/>
                <w:color w:val="AE9142" w:themeColor="accent2"/>
                <w:sz w:val="24"/>
                <w:szCs w:val="24"/>
                <w:lang w:val="en-GB" w:eastAsia="zh-CN"/>
              </w:rPr>
              <w:t></w:t>
            </w:r>
          </w:p>
        </w:tc>
        <w:tc>
          <w:tcPr>
            <w:tcW w:w="1017" w:type="dxa"/>
            <w:vAlign w:val="center"/>
          </w:tcPr>
          <w:p w14:paraId="55EBB662" w14:textId="77777777"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p>
        </w:tc>
        <w:tc>
          <w:tcPr>
            <w:tcW w:w="813" w:type="dxa"/>
            <w:vAlign w:val="center"/>
          </w:tcPr>
          <w:p w14:paraId="4EC0A2DF" w14:textId="77777777"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p>
        </w:tc>
        <w:tc>
          <w:tcPr>
            <w:tcW w:w="1098" w:type="dxa"/>
            <w:vAlign w:val="center"/>
          </w:tcPr>
          <w:p w14:paraId="4F35139C" w14:textId="77777777"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p>
        </w:tc>
        <w:tc>
          <w:tcPr>
            <w:tcW w:w="883" w:type="dxa"/>
            <w:vAlign w:val="center"/>
          </w:tcPr>
          <w:p w14:paraId="423E3644" w14:textId="77777777"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p>
        </w:tc>
        <w:tc>
          <w:tcPr>
            <w:tcW w:w="880" w:type="dxa"/>
          </w:tcPr>
          <w:p w14:paraId="7B52887D" w14:textId="77777777"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p>
        </w:tc>
      </w:tr>
      <w:tr w:rsidR="00F47379" w:rsidRPr="00A43123" w14:paraId="4F14F645" w14:textId="284B0CE9" w:rsidTr="0694C631">
        <w:trPr>
          <w:trHeight w:val="432"/>
        </w:trPr>
        <w:tc>
          <w:tcPr>
            <w:tcW w:w="1284" w:type="dxa"/>
            <w:shd w:val="clear" w:color="auto" w:fill="auto"/>
            <w:vAlign w:val="center"/>
          </w:tcPr>
          <w:p w14:paraId="19482772" w14:textId="77777777" w:rsidR="00F47379" w:rsidRPr="00FC30A2" w:rsidRDefault="00F47379" w:rsidP="00097075">
            <w:pPr>
              <w:ind w:left="0"/>
              <w:jc w:val="center"/>
              <w:rPr>
                <w:sz w:val="16"/>
                <w:szCs w:val="16"/>
              </w:rPr>
            </w:pPr>
            <w:r w:rsidRPr="004B5886">
              <w:rPr>
                <w:rFonts w:hint="eastAsia"/>
                <w:sz w:val="16"/>
                <w:szCs w:val="16"/>
              </w:rPr>
              <w:t>Spa Consultant</w:t>
            </w:r>
          </w:p>
        </w:tc>
        <w:tc>
          <w:tcPr>
            <w:tcW w:w="938" w:type="dxa"/>
            <w:shd w:val="clear" w:color="auto" w:fill="auto"/>
            <w:vAlign w:val="center"/>
          </w:tcPr>
          <w:p w14:paraId="001E0354" w14:textId="77777777" w:rsidR="00F47379" w:rsidRPr="00A43123" w:rsidRDefault="00F47379" w:rsidP="00097075">
            <w:pPr>
              <w:ind w:left="0"/>
              <w:jc w:val="center"/>
              <w:rPr>
                <w:rFonts w:ascii="Times New Roman" w:eastAsia="SimSun" w:hAnsi="Times New Roman" w:cs="Times New Roman"/>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57" w:type="dxa"/>
            <w:vAlign w:val="center"/>
          </w:tcPr>
          <w:p w14:paraId="1A7268DD" w14:textId="4085A597" w:rsidR="00F47379" w:rsidRPr="00EB34F9" w:rsidRDefault="00F47379" w:rsidP="00097075">
            <w:pPr>
              <w:ind w:left="0"/>
              <w:jc w:val="center"/>
              <w:rPr>
                <w:rFonts w:ascii="Times New Roman" w:eastAsia="SimSun" w:hAnsi="Times New Roman" w:cs="Times New Roman"/>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09" w:type="dxa"/>
            <w:vAlign w:val="center"/>
          </w:tcPr>
          <w:p w14:paraId="322D945E" w14:textId="3F2342BA" w:rsidR="00F47379" w:rsidRPr="00EB34F9" w:rsidRDefault="00F47379" w:rsidP="1BC59E09">
            <w:pPr>
              <w:ind w:left="0"/>
              <w:jc w:val="center"/>
              <w:rPr>
                <w:rFonts w:ascii="Wingdings" w:eastAsia="Wingdings" w:hAnsi="Wingdings" w:cs="Wingdings"/>
                <w:i/>
                <w:iCs/>
                <w:color w:val="AE9142" w:themeColor="text1"/>
                <w:sz w:val="24"/>
                <w:szCs w:val="24"/>
                <w:lang w:val="en-GB" w:eastAsia="zh-CN"/>
              </w:rPr>
            </w:pPr>
            <w:r w:rsidRPr="1BC59E09">
              <w:rPr>
                <w:rFonts w:ascii="Wingdings" w:eastAsia="Wingdings" w:hAnsi="Wingdings" w:cs="Wingdings"/>
                <w:i/>
                <w:iCs/>
                <w:color w:val="AE9142" w:themeColor="accent2"/>
                <w:sz w:val="24"/>
                <w:szCs w:val="24"/>
                <w:lang w:val="en-GB" w:eastAsia="zh-CN"/>
              </w:rPr>
              <w:t></w:t>
            </w:r>
          </w:p>
        </w:tc>
        <w:tc>
          <w:tcPr>
            <w:tcW w:w="1017" w:type="dxa"/>
            <w:vAlign w:val="center"/>
          </w:tcPr>
          <w:p w14:paraId="19A1B731" w14:textId="77777777" w:rsidR="00F47379" w:rsidRPr="00EB34F9" w:rsidRDefault="00F47379" w:rsidP="00097075">
            <w:pPr>
              <w:ind w:left="0"/>
              <w:jc w:val="center"/>
              <w:rPr>
                <w:rFonts w:ascii="Times New Roman" w:eastAsia="SimSun" w:hAnsi="Times New Roman" w:cs="Times New Roman"/>
                <w:i/>
                <w:color w:val="AE9142" w:themeColor="text1"/>
                <w:sz w:val="24"/>
                <w:szCs w:val="24"/>
                <w:lang w:val="en-GB" w:eastAsia="zh-CN"/>
              </w:rPr>
            </w:pPr>
          </w:p>
        </w:tc>
        <w:tc>
          <w:tcPr>
            <w:tcW w:w="813" w:type="dxa"/>
            <w:vAlign w:val="center"/>
          </w:tcPr>
          <w:p w14:paraId="6BFDA512" w14:textId="77777777" w:rsidR="00F47379" w:rsidRPr="00EB34F9" w:rsidRDefault="00F47379" w:rsidP="00097075">
            <w:pPr>
              <w:ind w:left="0"/>
              <w:jc w:val="center"/>
              <w:rPr>
                <w:rFonts w:ascii="Times New Roman" w:eastAsia="SimSun" w:hAnsi="Times New Roman" w:cs="Times New Roman"/>
                <w:i/>
                <w:color w:val="AE9142" w:themeColor="text1"/>
                <w:sz w:val="24"/>
                <w:szCs w:val="24"/>
                <w:lang w:val="en-GB" w:eastAsia="zh-CN"/>
              </w:rPr>
            </w:pPr>
          </w:p>
        </w:tc>
        <w:tc>
          <w:tcPr>
            <w:tcW w:w="1098" w:type="dxa"/>
            <w:vAlign w:val="center"/>
          </w:tcPr>
          <w:p w14:paraId="7CB28E4F" w14:textId="77777777" w:rsidR="00F47379" w:rsidRPr="00EB34F9" w:rsidRDefault="00F47379" w:rsidP="00097075">
            <w:pPr>
              <w:ind w:left="0"/>
              <w:jc w:val="center"/>
              <w:rPr>
                <w:rFonts w:ascii="Times New Roman" w:eastAsia="SimSun" w:hAnsi="Times New Roman" w:cs="Times New Roman"/>
                <w:i/>
                <w:color w:val="AE9142" w:themeColor="text1"/>
                <w:sz w:val="24"/>
                <w:szCs w:val="24"/>
                <w:lang w:val="en-GB" w:eastAsia="zh-CN"/>
              </w:rPr>
            </w:pPr>
          </w:p>
        </w:tc>
        <w:tc>
          <w:tcPr>
            <w:tcW w:w="883" w:type="dxa"/>
            <w:vAlign w:val="center"/>
          </w:tcPr>
          <w:p w14:paraId="690A66C1" w14:textId="77777777" w:rsidR="00F47379" w:rsidRPr="00EB34F9" w:rsidRDefault="00F47379" w:rsidP="00097075">
            <w:pPr>
              <w:ind w:left="0"/>
              <w:jc w:val="center"/>
              <w:rPr>
                <w:rFonts w:ascii="Times New Roman" w:eastAsia="SimSun" w:hAnsi="Times New Roman" w:cs="Times New Roman"/>
                <w:i/>
                <w:color w:val="AE9142" w:themeColor="text1"/>
                <w:sz w:val="24"/>
                <w:szCs w:val="24"/>
                <w:lang w:val="en-GB" w:eastAsia="zh-CN"/>
              </w:rPr>
            </w:pPr>
          </w:p>
        </w:tc>
        <w:tc>
          <w:tcPr>
            <w:tcW w:w="880" w:type="dxa"/>
          </w:tcPr>
          <w:p w14:paraId="623B16E4" w14:textId="1BEF07F8" w:rsidR="00F47379" w:rsidRPr="00EB34F9" w:rsidRDefault="0694C631" w:rsidP="0694C631">
            <w:pPr>
              <w:ind w:left="0"/>
              <w:jc w:val="center"/>
              <w:rPr>
                <w:rFonts w:ascii="Wingdings" w:eastAsia="Wingdings" w:hAnsi="Wingdings" w:cs="Wingdings"/>
                <w:i/>
                <w:iCs/>
                <w:color w:val="AE9142" w:themeColor="text1"/>
                <w:sz w:val="24"/>
                <w:szCs w:val="24"/>
                <w:lang w:val="en-GB" w:eastAsia="zh-CN"/>
              </w:rPr>
            </w:pPr>
            <w:r w:rsidRPr="0694C631">
              <w:rPr>
                <w:rFonts w:ascii="Wingdings" w:eastAsia="Wingdings" w:hAnsi="Wingdings" w:cs="Wingdings"/>
                <w:i/>
                <w:iCs/>
                <w:color w:val="AE9142" w:themeColor="accent2"/>
                <w:sz w:val="24"/>
                <w:szCs w:val="24"/>
                <w:lang w:val="en-GB" w:eastAsia="zh-CN"/>
              </w:rPr>
              <w:t></w:t>
            </w:r>
          </w:p>
        </w:tc>
      </w:tr>
      <w:tr w:rsidR="00F47379" w:rsidRPr="00A43123" w14:paraId="7A55879D" w14:textId="0FEA1747" w:rsidTr="0694C631">
        <w:trPr>
          <w:trHeight w:val="432"/>
        </w:trPr>
        <w:tc>
          <w:tcPr>
            <w:tcW w:w="1284" w:type="dxa"/>
            <w:shd w:val="clear" w:color="auto" w:fill="auto"/>
            <w:vAlign w:val="center"/>
          </w:tcPr>
          <w:p w14:paraId="72388E14" w14:textId="77777777" w:rsidR="00F47379" w:rsidRPr="000E1778" w:rsidRDefault="00F47379" w:rsidP="00097075">
            <w:pPr>
              <w:ind w:left="0"/>
              <w:jc w:val="center"/>
              <w:rPr>
                <w:sz w:val="16"/>
                <w:szCs w:val="16"/>
              </w:rPr>
            </w:pPr>
            <w:r w:rsidRPr="009548FE">
              <w:rPr>
                <w:rFonts w:hint="eastAsia"/>
                <w:sz w:val="16"/>
                <w:szCs w:val="16"/>
              </w:rPr>
              <w:t>Fire &amp; Life Safety Consultant</w:t>
            </w:r>
          </w:p>
        </w:tc>
        <w:tc>
          <w:tcPr>
            <w:tcW w:w="938" w:type="dxa"/>
            <w:shd w:val="clear" w:color="auto" w:fill="auto"/>
            <w:vAlign w:val="center"/>
          </w:tcPr>
          <w:p w14:paraId="7EAF8D5F"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57" w:type="dxa"/>
            <w:vAlign w:val="center"/>
          </w:tcPr>
          <w:p w14:paraId="2FCF7C4F" w14:textId="5E97ACD2"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09" w:type="dxa"/>
            <w:vAlign w:val="center"/>
          </w:tcPr>
          <w:p w14:paraId="45E0B3D9" w14:textId="544B2B86" w:rsidR="00F47379" w:rsidRPr="00EB34F9" w:rsidRDefault="00F47379" w:rsidP="1BC59E09">
            <w:pPr>
              <w:ind w:left="0"/>
              <w:jc w:val="center"/>
              <w:rPr>
                <w:rFonts w:ascii="Wingdings" w:eastAsia="Wingdings" w:hAnsi="Wingdings" w:cs="Wingdings"/>
                <w:i/>
                <w:iCs/>
                <w:color w:val="AE9142" w:themeColor="text1"/>
                <w:sz w:val="24"/>
                <w:szCs w:val="24"/>
                <w:lang w:val="en-GB" w:eastAsia="zh-CN"/>
              </w:rPr>
            </w:pPr>
            <w:r w:rsidRPr="1BC59E09">
              <w:rPr>
                <w:rFonts w:ascii="Wingdings" w:eastAsia="Wingdings" w:hAnsi="Wingdings" w:cs="Wingdings"/>
                <w:i/>
                <w:iCs/>
                <w:color w:val="AE9142" w:themeColor="accent2"/>
                <w:sz w:val="24"/>
                <w:szCs w:val="24"/>
                <w:lang w:val="en-GB" w:eastAsia="zh-CN"/>
              </w:rPr>
              <w:t></w:t>
            </w:r>
          </w:p>
        </w:tc>
        <w:tc>
          <w:tcPr>
            <w:tcW w:w="1017" w:type="dxa"/>
            <w:vAlign w:val="center"/>
          </w:tcPr>
          <w:p w14:paraId="58605ACE"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13" w:type="dxa"/>
            <w:vAlign w:val="center"/>
          </w:tcPr>
          <w:p w14:paraId="03887BEA"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1098" w:type="dxa"/>
            <w:vAlign w:val="center"/>
          </w:tcPr>
          <w:p w14:paraId="260662C7"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83" w:type="dxa"/>
            <w:vAlign w:val="center"/>
          </w:tcPr>
          <w:p w14:paraId="5E082A8F"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80" w:type="dxa"/>
          </w:tcPr>
          <w:p w14:paraId="228BA83B"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r>
      <w:tr w:rsidR="00F47379" w:rsidRPr="00A43123" w14:paraId="2C0A0F72" w14:textId="62C1A411" w:rsidTr="0694C631">
        <w:trPr>
          <w:trHeight w:val="432"/>
        </w:trPr>
        <w:tc>
          <w:tcPr>
            <w:tcW w:w="1284" w:type="dxa"/>
            <w:shd w:val="clear" w:color="auto" w:fill="auto"/>
            <w:vAlign w:val="center"/>
          </w:tcPr>
          <w:p w14:paraId="3E407FCE" w14:textId="77777777" w:rsidR="00F47379" w:rsidRPr="000E1778" w:rsidRDefault="00F47379" w:rsidP="00097075">
            <w:pPr>
              <w:ind w:left="0"/>
              <w:jc w:val="center"/>
              <w:rPr>
                <w:sz w:val="16"/>
                <w:szCs w:val="16"/>
              </w:rPr>
            </w:pPr>
            <w:r w:rsidRPr="00E808CD">
              <w:rPr>
                <w:rFonts w:hint="eastAsia"/>
                <w:sz w:val="16"/>
                <w:szCs w:val="16"/>
              </w:rPr>
              <w:t>Acoustic Consultant</w:t>
            </w:r>
          </w:p>
        </w:tc>
        <w:tc>
          <w:tcPr>
            <w:tcW w:w="938" w:type="dxa"/>
            <w:shd w:val="clear" w:color="auto" w:fill="auto"/>
            <w:vAlign w:val="center"/>
          </w:tcPr>
          <w:p w14:paraId="4B73DFB9"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57" w:type="dxa"/>
            <w:vAlign w:val="center"/>
          </w:tcPr>
          <w:p w14:paraId="375A8689" w14:textId="494DB2EE"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09" w:type="dxa"/>
            <w:vAlign w:val="center"/>
          </w:tcPr>
          <w:p w14:paraId="26E816CE"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1017" w:type="dxa"/>
            <w:vAlign w:val="center"/>
          </w:tcPr>
          <w:p w14:paraId="30BF98EE"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13" w:type="dxa"/>
            <w:vAlign w:val="center"/>
          </w:tcPr>
          <w:p w14:paraId="415AAFDD"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1098" w:type="dxa"/>
            <w:vAlign w:val="center"/>
          </w:tcPr>
          <w:p w14:paraId="4F197D1D"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83" w:type="dxa"/>
            <w:vAlign w:val="center"/>
          </w:tcPr>
          <w:p w14:paraId="1FE1947C"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80" w:type="dxa"/>
          </w:tcPr>
          <w:p w14:paraId="39C008B4"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r>
      <w:tr w:rsidR="00F47379" w:rsidRPr="00A43123" w14:paraId="613428A5" w14:textId="171AA3C8" w:rsidTr="0694C631">
        <w:trPr>
          <w:trHeight w:val="432"/>
        </w:trPr>
        <w:tc>
          <w:tcPr>
            <w:tcW w:w="1284" w:type="dxa"/>
            <w:shd w:val="clear" w:color="auto" w:fill="auto"/>
            <w:vAlign w:val="center"/>
          </w:tcPr>
          <w:p w14:paraId="18FF5D4F" w14:textId="77777777" w:rsidR="00F47379" w:rsidRPr="000E1778" w:rsidRDefault="00F47379" w:rsidP="00097075">
            <w:pPr>
              <w:ind w:left="0"/>
              <w:jc w:val="center"/>
              <w:rPr>
                <w:sz w:val="16"/>
                <w:szCs w:val="16"/>
              </w:rPr>
            </w:pPr>
            <w:r w:rsidRPr="00CF6902">
              <w:rPr>
                <w:rFonts w:hint="eastAsia"/>
                <w:sz w:val="16"/>
                <w:szCs w:val="16"/>
              </w:rPr>
              <w:t>Geotechnical Consultant</w:t>
            </w:r>
          </w:p>
        </w:tc>
        <w:tc>
          <w:tcPr>
            <w:tcW w:w="938" w:type="dxa"/>
            <w:shd w:val="clear" w:color="auto" w:fill="auto"/>
            <w:vAlign w:val="center"/>
          </w:tcPr>
          <w:p w14:paraId="17AB71D3"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57" w:type="dxa"/>
            <w:vAlign w:val="center"/>
          </w:tcPr>
          <w:p w14:paraId="273A6221" w14:textId="6BCDCB2E"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r w:rsidRPr="00EB34F9">
              <w:rPr>
                <w:rFonts w:ascii="Wingdings" w:eastAsia="Wingdings" w:hAnsi="Wingdings" w:cs="Wingdings"/>
                <w:i/>
                <w:color w:val="AE9142" w:themeColor="text1"/>
                <w:sz w:val="24"/>
                <w:szCs w:val="24"/>
                <w:lang w:val="en-GB" w:eastAsia="zh-CN"/>
              </w:rPr>
              <w:t></w:t>
            </w:r>
          </w:p>
        </w:tc>
        <w:tc>
          <w:tcPr>
            <w:tcW w:w="909" w:type="dxa"/>
            <w:vAlign w:val="center"/>
          </w:tcPr>
          <w:p w14:paraId="05D3417E" w14:textId="641162BE" w:rsidR="00F47379" w:rsidRPr="00EB34F9" w:rsidRDefault="00F47379" w:rsidP="1BC59E09">
            <w:pPr>
              <w:ind w:left="0"/>
              <w:jc w:val="center"/>
              <w:rPr>
                <w:rFonts w:ascii="Wingdings" w:eastAsia="Wingdings" w:hAnsi="Wingdings" w:cs="Wingdings"/>
                <w:i/>
                <w:iCs/>
                <w:color w:val="AE9142" w:themeColor="text1"/>
                <w:sz w:val="24"/>
                <w:szCs w:val="24"/>
                <w:lang w:val="en-GB" w:eastAsia="zh-CN"/>
              </w:rPr>
            </w:pPr>
            <w:r w:rsidRPr="1BC59E09">
              <w:rPr>
                <w:rFonts w:ascii="Wingdings" w:eastAsia="Wingdings" w:hAnsi="Wingdings" w:cs="Wingdings"/>
                <w:i/>
                <w:iCs/>
                <w:color w:val="AE9142" w:themeColor="accent2"/>
                <w:sz w:val="24"/>
                <w:szCs w:val="24"/>
                <w:lang w:val="en-GB" w:eastAsia="zh-CN"/>
              </w:rPr>
              <w:t></w:t>
            </w:r>
          </w:p>
        </w:tc>
        <w:tc>
          <w:tcPr>
            <w:tcW w:w="1017" w:type="dxa"/>
            <w:vAlign w:val="center"/>
          </w:tcPr>
          <w:p w14:paraId="1484266A"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13" w:type="dxa"/>
            <w:vAlign w:val="center"/>
          </w:tcPr>
          <w:p w14:paraId="2CC2675B"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1098" w:type="dxa"/>
            <w:vAlign w:val="center"/>
          </w:tcPr>
          <w:p w14:paraId="3903E666"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83" w:type="dxa"/>
            <w:vAlign w:val="center"/>
          </w:tcPr>
          <w:p w14:paraId="65AAB6D0"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80" w:type="dxa"/>
          </w:tcPr>
          <w:p w14:paraId="7409E095"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r>
      <w:tr w:rsidR="00F47379" w:rsidRPr="00A43123" w14:paraId="695FAF3F" w14:textId="39F9A56C" w:rsidTr="0694C631">
        <w:trPr>
          <w:trHeight w:val="432"/>
        </w:trPr>
        <w:tc>
          <w:tcPr>
            <w:tcW w:w="1284" w:type="dxa"/>
            <w:shd w:val="clear" w:color="auto" w:fill="auto"/>
            <w:vAlign w:val="center"/>
          </w:tcPr>
          <w:p w14:paraId="29082F0A" w14:textId="77777777" w:rsidR="00F47379" w:rsidRPr="00900587" w:rsidRDefault="00F47379" w:rsidP="00097075">
            <w:pPr>
              <w:ind w:left="0"/>
              <w:jc w:val="center"/>
              <w:rPr>
                <w:sz w:val="16"/>
                <w:szCs w:val="16"/>
              </w:rPr>
            </w:pPr>
            <w:r w:rsidRPr="00900587">
              <w:rPr>
                <w:rFonts w:hint="eastAsia"/>
                <w:sz w:val="16"/>
                <w:szCs w:val="16"/>
              </w:rPr>
              <w:t>Waste &amp; Logistics Consultant</w:t>
            </w:r>
          </w:p>
        </w:tc>
        <w:tc>
          <w:tcPr>
            <w:tcW w:w="938" w:type="dxa"/>
            <w:shd w:val="clear" w:color="auto" w:fill="auto"/>
            <w:vAlign w:val="center"/>
          </w:tcPr>
          <w:p w14:paraId="3A015818"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957" w:type="dxa"/>
            <w:vAlign w:val="center"/>
          </w:tcPr>
          <w:p w14:paraId="609D52CE"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909" w:type="dxa"/>
            <w:vAlign w:val="center"/>
          </w:tcPr>
          <w:p w14:paraId="0E7E8A9F" w14:textId="764E23C0" w:rsidR="00F47379" w:rsidRPr="00EB34F9" w:rsidRDefault="00F47379" w:rsidP="1BC59E09">
            <w:pPr>
              <w:ind w:left="0"/>
              <w:jc w:val="center"/>
              <w:rPr>
                <w:rFonts w:ascii="Wingdings" w:eastAsia="Wingdings" w:hAnsi="Wingdings" w:cs="Wingdings"/>
                <w:i/>
                <w:iCs/>
                <w:color w:val="AE9142" w:themeColor="text1"/>
                <w:sz w:val="24"/>
                <w:szCs w:val="24"/>
                <w:lang w:val="en-GB" w:eastAsia="zh-CN"/>
              </w:rPr>
            </w:pPr>
            <w:r w:rsidRPr="1BC59E09">
              <w:rPr>
                <w:rFonts w:ascii="Wingdings" w:eastAsia="Wingdings" w:hAnsi="Wingdings" w:cs="Wingdings"/>
                <w:i/>
                <w:iCs/>
                <w:color w:val="AE9142" w:themeColor="accent2"/>
                <w:sz w:val="24"/>
                <w:szCs w:val="24"/>
                <w:lang w:val="en-GB" w:eastAsia="zh-CN"/>
              </w:rPr>
              <w:t></w:t>
            </w:r>
          </w:p>
        </w:tc>
        <w:tc>
          <w:tcPr>
            <w:tcW w:w="1017" w:type="dxa"/>
            <w:vAlign w:val="center"/>
          </w:tcPr>
          <w:p w14:paraId="2798AAD0"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13" w:type="dxa"/>
            <w:vAlign w:val="center"/>
          </w:tcPr>
          <w:p w14:paraId="26DDB81E"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1098" w:type="dxa"/>
            <w:vAlign w:val="center"/>
          </w:tcPr>
          <w:p w14:paraId="22ED2679"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83" w:type="dxa"/>
            <w:vAlign w:val="center"/>
          </w:tcPr>
          <w:p w14:paraId="7EE9C60C"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80" w:type="dxa"/>
          </w:tcPr>
          <w:p w14:paraId="394BEC4A"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r>
      <w:tr w:rsidR="00F47379" w:rsidRPr="00A43123" w14:paraId="522C5133" w14:textId="30B4945F" w:rsidTr="0694C631">
        <w:trPr>
          <w:trHeight w:val="432"/>
        </w:trPr>
        <w:tc>
          <w:tcPr>
            <w:tcW w:w="1284" w:type="dxa"/>
            <w:shd w:val="clear" w:color="auto" w:fill="auto"/>
          </w:tcPr>
          <w:p w14:paraId="16D2EB84" w14:textId="77777777" w:rsidR="00F47379" w:rsidRPr="00900587" w:rsidRDefault="00F47379" w:rsidP="00097075">
            <w:pPr>
              <w:ind w:left="0"/>
              <w:jc w:val="center"/>
              <w:rPr>
                <w:sz w:val="16"/>
                <w:szCs w:val="16"/>
              </w:rPr>
            </w:pPr>
            <w:r w:rsidRPr="00900587">
              <w:rPr>
                <w:rFonts w:hint="eastAsia"/>
                <w:sz w:val="16"/>
                <w:szCs w:val="16"/>
              </w:rPr>
              <w:t>Hospitality Audiovisual / IT Consultant</w:t>
            </w:r>
          </w:p>
        </w:tc>
        <w:tc>
          <w:tcPr>
            <w:tcW w:w="938" w:type="dxa"/>
            <w:shd w:val="clear" w:color="auto" w:fill="auto"/>
            <w:vAlign w:val="center"/>
          </w:tcPr>
          <w:p w14:paraId="34A1E272"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957" w:type="dxa"/>
            <w:vAlign w:val="center"/>
          </w:tcPr>
          <w:p w14:paraId="417911CC"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909" w:type="dxa"/>
          </w:tcPr>
          <w:p w14:paraId="5CAC858A" w14:textId="12F4A440" w:rsidR="00F47379" w:rsidRPr="00EB34F9" w:rsidRDefault="00F47379" w:rsidP="1BC59E09">
            <w:pPr>
              <w:ind w:left="0"/>
              <w:jc w:val="center"/>
              <w:rPr>
                <w:rFonts w:ascii="Wingdings" w:eastAsia="Wingdings" w:hAnsi="Wingdings" w:cs="Wingdings"/>
                <w:i/>
                <w:iCs/>
                <w:color w:val="AE9142" w:themeColor="text1"/>
                <w:sz w:val="24"/>
                <w:szCs w:val="24"/>
                <w:lang w:val="en-GB" w:eastAsia="zh-CN"/>
              </w:rPr>
            </w:pPr>
            <w:r w:rsidRPr="1BC59E09">
              <w:rPr>
                <w:rFonts w:ascii="Wingdings" w:eastAsia="Wingdings" w:hAnsi="Wingdings" w:cs="Wingdings"/>
                <w:i/>
                <w:iCs/>
                <w:color w:val="AE9142" w:themeColor="accent2"/>
                <w:sz w:val="24"/>
                <w:szCs w:val="24"/>
                <w:lang w:val="en-GB" w:eastAsia="zh-CN"/>
              </w:rPr>
              <w:t></w:t>
            </w:r>
          </w:p>
        </w:tc>
        <w:tc>
          <w:tcPr>
            <w:tcW w:w="1017" w:type="dxa"/>
          </w:tcPr>
          <w:p w14:paraId="618BF571"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13" w:type="dxa"/>
          </w:tcPr>
          <w:p w14:paraId="5153E8FC"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1098" w:type="dxa"/>
          </w:tcPr>
          <w:p w14:paraId="1B1DEBD5"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83" w:type="dxa"/>
            <w:vAlign w:val="center"/>
          </w:tcPr>
          <w:p w14:paraId="65ED0D83"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80" w:type="dxa"/>
          </w:tcPr>
          <w:p w14:paraId="1AACD0EA"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r>
      <w:tr w:rsidR="00F47379" w:rsidRPr="00A43123" w14:paraId="67C1F4F1" w14:textId="72D750A9" w:rsidTr="0694C631">
        <w:trPr>
          <w:trHeight w:val="432"/>
        </w:trPr>
        <w:tc>
          <w:tcPr>
            <w:tcW w:w="1284" w:type="dxa"/>
            <w:shd w:val="clear" w:color="auto" w:fill="auto"/>
          </w:tcPr>
          <w:p w14:paraId="0933FFFA" w14:textId="77777777" w:rsidR="00F47379" w:rsidRPr="00900587" w:rsidRDefault="00F47379" w:rsidP="00097075">
            <w:pPr>
              <w:ind w:left="0"/>
              <w:jc w:val="center"/>
              <w:rPr>
                <w:sz w:val="16"/>
                <w:szCs w:val="16"/>
              </w:rPr>
            </w:pPr>
            <w:r w:rsidRPr="00900587">
              <w:rPr>
                <w:rFonts w:hint="eastAsia"/>
                <w:sz w:val="16"/>
                <w:szCs w:val="16"/>
              </w:rPr>
              <w:t>Specialty Water Features Consultant</w:t>
            </w:r>
          </w:p>
        </w:tc>
        <w:tc>
          <w:tcPr>
            <w:tcW w:w="938" w:type="dxa"/>
            <w:shd w:val="clear" w:color="auto" w:fill="auto"/>
            <w:vAlign w:val="center"/>
          </w:tcPr>
          <w:p w14:paraId="2AEFC342"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957" w:type="dxa"/>
            <w:vAlign w:val="center"/>
          </w:tcPr>
          <w:p w14:paraId="4B227F9C"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909" w:type="dxa"/>
          </w:tcPr>
          <w:p w14:paraId="05866C33" w14:textId="1518F8CB" w:rsidR="00F47379" w:rsidRPr="00EB34F9" w:rsidRDefault="00F47379" w:rsidP="1BC59E09">
            <w:pPr>
              <w:ind w:left="0"/>
              <w:jc w:val="center"/>
              <w:rPr>
                <w:rFonts w:ascii="Wingdings" w:eastAsia="Wingdings" w:hAnsi="Wingdings" w:cs="Wingdings"/>
                <w:i/>
                <w:iCs/>
                <w:color w:val="AE9142" w:themeColor="text1"/>
                <w:sz w:val="24"/>
                <w:szCs w:val="24"/>
                <w:lang w:val="en-GB" w:eastAsia="zh-CN"/>
              </w:rPr>
            </w:pPr>
            <w:r w:rsidRPr="1BC59E09">
              <w:rPr>
                <w:rFonts w:ascii="Wingdings" w:eastAsia="Wingdings" w:hAnsi="Wingdings" w:cs="Wingdings"/>
                <w:i/>
                <w:iCs/>
                <w:color w:val="AE9142" w:themeColor="accent2"/>
                <w:sz w:val="24"/>
                <w:szCs w:val="24"/>
                <w:lang w:val="en-GB" w:eastAsia="zh-CN"/>
              </w:rPr>
              <w:t></w:t>
            </w:r>
          </w:p>
        </w:tc>
        <w:tc>
          <w:tcPr>
            <w:tcW w:w="1017" w:type="dxa"/>
          </w:tcPr>
          <w:p w14:paraId="10F1A2EB"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13" w:type="dxa"/>
          </w:tcPr>
          <w:p w14:paraId="2103C24D"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1098" w:type="dxa"/>
          </w:tcPr>
          <w:p w14:paraId="2841CEE7"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83" w:type="dxa"/>
            <w:vAlign w:val="center"/>
          </w:tcPr>
          <w:p w14:paraId="7FAB3FF7"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80" w:type="dxa"/>
          </w:tcPr>
          <w:p w14:paraId="493E5150"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r>
      <w:tr w:rsidR="00F47379" w:rsidRPr="00A43123" w14:paraId="7A1D6AC7" w14:textId="76C255E2" w:rsidTr="0694C631">
        <w:trPr>
          <w:trHeight w:val="432"/>
        </w:trPr>
        <w:tc>
          <w:tcPr>
            <w:tcW w:w="1284" w:type="dxa"/>
            <w:shd w:val="clear" w:color="auto" w:fill="auto"/>
          </w:tcPr>
          <w:p w14:paraId="16DEB877" w14:textId="77777777" w:rsidR="00F47379" w:rsidRPr="00E35FFF" w:rsidRDefault="00F47379" w:rsidP="00097075">
            <w:pPr>
              <w:ind w:left="0"/>
              <w:jc w:val="center"/>
              <w:rPr>
                <w:i/>
                <w:iCs/>
                <w:color w:val="D9D9D9" w:themeColor="background1" w:themeShade="D9"/>
                <w:sz w:val="16"/>
                <w:szCs w:val="16"/>
              </w:rPr>
            </w:pPr>
            <w:r w:rsidRPr="00E35FFF">
              <w:rPr>
                <w:rFonts w:hint="eastAsia"/>
                <w:i/>
                <w:iCs/>
                <w:color w:val="D9D9D9" w:themeColor="background1" w:themeShade="D9"/>
                <w:sz w:val="16"/>
                <w:szCs w:val="16"/>
              </w:rPr>
              <w:t>Aviation - Helipads Consultant</w:t>
            </w:r>
          </w:p>
        </w:tc>
        <w:tc>
          <w:tcPr>
            <w:tcW w:w="938" w:type="dxa"/>
            <w:shd w:val="clear" w:color="auto" w:fill="auto"/>
            <w:vAlign w:val="center"/>
          </w:tcPr>
          <w:p w14:paraId="79576AD1"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957" w:type="dxa"/>
            <w:vAlign w:val="center"/>
          </w:tcPr>
          <w:p w14:paraId="29A9DFF8"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909" w:type="dxa"/>
          </w:tcPr>
          <w:p w14:paraId="7501F34C"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1017" w:type="dxa"/>
          </w:tcPr>
          <w:p w14:paraId="66DFB261"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13" w:type="dxa"/>
          </w:tcPr>
          <w:p w14:paraId="2ECB122C"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1098" w:type="dxa"/>
          </w:tcPr>
          <w:p w14:paraId="3F850125"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83" w:type="dxa"/>
            <w:vAlign w:val="center"/>
          </w:tcPr>
          <w:p w14:paraId="6C89B624"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80" w:type="dxa"/>
          </w:tcPr>
          <w:p w14:paraId="1865A78E"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r>
      <w:tr w:rsidR="00F47379" w:rsidRPr="00A43123" w14:paraId="0B44D285" w14:textId="0ED9AE28" w:rsidTr="0694C631">
        <w:trPr>
          <w:trHeight w:val="432"/>
        </w:trPr>
        <w:tc>
          <w:tcPr>
            <w:tcW w:w="1284" w:type="dxa"/>
            <w:shd w:val="clear" w:color="auto" w:fill="auto"/>
          </w:tcPr>
          <w:p w14:paraId="55963D1E" w14:textId="77777777" w:rsidR="00F47379" w:rsidRPr="00E35FFF" w:rsidRDefault="00F47379" w:rsidP="00097075">
            <w:pPr>
              <w:ind w:left="0"/>
              <w:jc w:val="center"/>
              <w:rPr>
                <w:i/>
                <w:iCs/>
                <w:color w:val="D9D9D9" w:themeColor="background1" w:themeShade="D9"/>
                <w:sz w:val="16"/>
                <w:szCs w:val="16"/>
              </w:rPr>
            </w:pPr>
            <w:r w:rsidRPr="00E35FFF">
              <w:rPr>
                <w:rFonts w:hint="eastAsia"/>
                <w:i/>
                <w:iCs/>
                <w:color w:val="D9D9D9" w:themeColor="background1" w:themeShade="D9"/>
                <w:sz w:val="16"/>
                <w:szCs w:val="16"/>
              </w:rPr>
              <w:t>FF&amp;E Procurement Agent</w:t>
            </w:r>
          </w:p>
        </w:tc>
        <w:tc>
          <w:tcPr>
            <w:tcW w:w="938" w:type="dxa"/>
            <w:shd w:val="clear" w:color="auto" w:fill="auto"/>
            <w:vAlign w:val="center"/>
          </w:tcPr>
          <w:p w14:paraId="7FB3863B"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957" w:type="dxa"/>
            <w:vAlign w:val="center"/>
          </w:tcPr>
          <w:p w14:paraId="25317993"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909" w:type="dxa"/>
          </w:tcPr>
          <w:p w14:paraId="7611C4DB"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1017" w:type="dxa"/>
          </w:tcPr>
          <w:p w14:paraId="22B9F833"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13" w:type="dxa"/>
          </w:tcPr>
          <w:p w14:paraId="53739312"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1098" w:type="dxa"/>
          </w:tcPr>
          <w:p w14:paraId="13DDEB83"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83" w:type="dxa"/>
            <w:vAlign w:val="center"/>
          </w:tcPr>
          <w:p w14:paraId="43A0CF7D"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80" w:type="dxa"/>
          </w:tcPr>
          <w:p w14:paraId="4FFAF784"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r>
      <w:tr w:rsidR="00F47379" w:rsidRPr="00A43123" w14:paraId="40FA890F" w14:textId="69F66BA0" w:rsidTr="0694C631">
        <w:trPr>
          <w:trHeight w:val="432"/>
        </w:trPr>
        <w:tc>
          <w:tcPr>
            <w:tcW w:w="1284" w:type="dxa"/>
            <w:shd w:val="clear" w:color="auto" w:fill="auto"/>
          </w:tcPr>
          <w:p w14:paraId="6A4CDF34" w14:textId="77777777" w:rsidR="00F47379" w:rsidRPr="00900587" w:rsidRDefault="00F47379" w:rsidP="00097075">
            <w:pPr>
              <w:ind w:left="0"/>
              <w:jc w:val="center"/>
              <w:rPr>
                <w:sz w:val="16"/>
                <w:szCs w:val="16"/>
              </w:rPr>
            </w:pPr>
            <w:r w:rsidRPr="00900587">
              <w:rPr>
                <w:rFonts w:hint="eastAsia"/>
                <w:sz w:val="16"/>
                <w:szCs w:val="16"/>
              </w:rPr>
              <w:t>OS&amp;E Procurement Agent</w:t>
            </w:r>
          </w:p>
        </w:tc>
        <w:tc>
          <w:tcPr>
            <w:tcW w:w="938" w:type="dxa"/>
            <w:shd w:val="clear" w:color="auto" w:fill="auto"/>
            <w:vAlign w:val="center"/>
          </w:tcPr>
          <w:p w14:paraId="221BB226"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957" w:type="dxa"/>
            <w:vAlign w:val="center"/>
          </w:tcPr>
          <w:p w14:paraId="1B8E10A2"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909" w:type="dxa"/>
          </w:tcPr>
          <w:p w14:paraId="3420CC80" w14:textId="7D800912" w:rsidR="00F47379" w:rsidRPr="00EB34F9" w:rsidRDefault="00F47379" w:rsidP="1BC59E09">
            <w:pPr>
              <w:ind w:left="0"/>
              <w:jc w:val="center"/>
              <w:rPr>
                <w:rFonts w:ascii="Wingdings" w:eastAsia="Wingdings" w:hAnsi="Wingdings" w:cs="Wingdings"/>
                <w:i/>
                <w:iCs/>
                <w:color w:val="AE9142" w:themeColor="text1"/>
                <w:sz w:val="24"/>
                <w:szCs w:val="24"/>
                <w:lang w:val="en-GB" w:eastAsia="zh-CN"/>
              </w:rPr>
            </w:pPr>
            <w:r w:rsidRPr="1BC59E09">
              <w:rPr>
                <w:rFonts w:ascii="Wingdings" w:eastAsia="Wingdings" w:hAnsi="Wingdings" w:cs="Wingdings"/>
                <w:i/>
                <w:iCs/>
                <w:color w:val="AE9142" w:themeColor="accent2"/>
                <w:sz w:val="24"/>
                <w:szCs w:val="24"/>
                <w:lang w:val="en-GB" w:eastAsia="zh-CN"/>
              </w:rPr>
              <w:t></w:t>
            </w:r>
          </w:p>
        </w:tc>
        <w:tc>
          <w:tcPr>
            <w:tcW w:w="1017" w:type="dxa"/>
          </w:tcPr>
          <w:p w14:paraId="6952266F"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13" w:type="dxa"/>
          </w:tcPr>
          <w:p w14:paraId="0F996BA9"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1098" w:type="dxa"/>
          </w:tcPr>
          <w:p w14:paraId="0BC3E520"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83" w:type="dxa"/>
            <w:vAlign w:val="center"/>
          </w:tcPr>
          <w:p w14:paraId="7539AEF9"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c>
          <w:tcPr>
            <w:tcW w:w="880" w:type="dxa"/>
          </w:tcPr>
          <w:p w14:paraId="2D8BCFD0" w14:textId="77777777" w:rsidR="00F47379" w:rsidRPr="00EB34F9" w:rsidRDefault="00F47379" w:rsidP="00097075">
            <w:pPr>
              <w:ind w:left="0"/>
              <w:jc w:val="center"/>
              <w:rPr>
                <w:rFonts w:ascii="Wingdings" w:eastAsia="Wingdings" w:hAnsi="Wingdings" w:cs="Wingdings"/>
                <w:i/>
                <w:color w:val="AE9142" w:themeColor="text1"/>
                <w:sz w:val="24"/>
                <w:szCs w:val="24"/>
                <w:lang w:val="en-GB" w:eastAsia="zh-CN"/>
              </w:rPr>
            </w:pPr>
          </w:p>
        </w:tc>
      </w:tr>
      <w:tr w:rsidR="00F47379" w14:paraId="455776FD" w14:textId="67B02D9C" w:rsidTr="0694C631">
        <w:trPr>
          <w:trHeight w:val="495"/>
        </w:trPr>
        <w:tc>
          <w:tcPr>
            <w:tcW w:w="1284" w:type="dxa"/>
            <w:shd w:val="clear" w:color="auto" w:fill="auto"/>
          </w:tcPr>
          <w:p w14:paraId="7DFDA310" w14:textId="502EFCD9" w:rsidR="00F47379" w:rsidRDefault="00F47379" w:rsidP="3B699108">
            <w:pPr>
              <w:ind w:left="0"/>
              <w:jc w:val="center"/>
              <w:rPr>
                <w:sz w:val="16"/>
                <w:szCs w:val="16"/>
              </w:rPr>
            </w:pPr>
            <w:r w:rsidRPr="3B699108">
              <w:rPr>
                <w:sz w:val="16"/>
                <w:szCs w:val="16"/>
              </w:rPr>
              <w:t>Irrigation Consultant</w:t>
            </w:r>
          </w:p>
        </w:tc>
        <w:tc>
          <w:tcPr>
            <w:tcW w:w="938" w:type="dxa"/>
            <w:shd w:val="clear" w:color="auto" w:fill="auto"/>
            <w:vAlign w:val="center"/>
          </w:tcPr>
          <w:p w14:paraId="73DF7253" w14:textId="00B53B9D" w:rsidR="00F47379" w:rsidRDefault="00F47379" w:rsidP="3B699108">
            <w:pPr>
              <w:jc w:val="center"/>
              <w:rPr>
                <w:rFonts w:ascii="Wingdings" w:eastAsia="Wingdings" w:hAnsi="Wingdings" w:cs="Wingdings"/>
                <w:i/>
                <w:iCs/>
                <w:color w:val="AE9142" w:themeColor="accent2"/>
                <w:szCs w:val="18"/>
                <w:lang w:val="en-GB" w:eastAsia="zh-CN"/>
              </w:rPr>
            </w:pPr>
          </w:p>
        </w:tc>
        <w:tc>
          <w:tcPr>
            <w:tcW w:w="957" w:type="dxa"/>
            <w:vAlign w:val="center"/>
          </w:tcPr>
          <w:p w14:paraId="6752F9E0" w14:textId="6F00193F" w:rsidR="00F47379" w:rsidRDefault="00F47379" w:rsidP="3B699108">
            <w:pPr>
              <w:jc w:val="center"/>
              <w:rPr>
                <w:rFonts w:ascii="Wingdings" w:eastAsia="Wingdings" w:hAnsi="Wingdings" w:cs="Wingdings"/>
                <w:i/>
                <w:iCs/>
                <w:color w:val="AE9142" w:themeColor="accent2"/>
                <w:szCs w:val="18"/>
                <w:lang w:val="en-GB" w:eastAsia="zh-CN"/>
              </w:rPr>
            </w:pPr>
          </w:p>
        </w:tc>
        <w:tc>
          <w:tcPr>
            <w:tcW w:w="909" w:type="dxa"/>
          </w:tcPr>
          <w:p w14:paraId="4EDDCCA4" w14:textId="27B79733" w:rsidR="00F47379" w:rsidRDefault="00F47379" w:rsidP="3B699108">
            <w:pPr>
              <w:jc w:val="center"/>
              <w:rPr>
                <w:rFonts w:ascii="Wingdings" w:eastAsia="Wingdings" w:hAnsi="Wingdings" w:cs="Wingdings"/>
                <w:i/>
                <w:iCs/>
                <w:color w:val="AE9142" w:themeColor="accent2"/>
                <w:szCs w:val="18"/>
                <w:lang w:val="en-GB" w:eastAsia="zh-CN"/>
              </w:rPr>
            </w:pPr>
          </w:p>
        </w:tc>
        <w:tc>
          <w:tcPr>
            <w:tcW w:w="1017" w:type="dxa"/>
          </w:tcPr>
          <w:p w14:paraId="5E911A6B" w14:textId="6AFC6DCA" w:rsidR="00F47379" w:rsidRDefault="00F47379" w:rsidP="3B699108">
            <w:pPr>
              <w:ind w:left="0"/>
              <w:jc w:val="center"/>
              <w:rPr>
                <w:rFonts w:ascii="Wingdings" w:eastAsia="Wingdings" w:hAnsi="Wingdings" w:cs="Wingdings"/>
                <w:i/>
                <w:iCs/>
                <w:color w:val="AE9142" w:themeColor="accent2"/>
                <w:sz w:val="24"/>
                <w:szCs w:val="24"/>
                <w:lang w:val="en-GB" w:eastAsia="zh-CN"/>
              </w:rPr>
            </w:pPr>
            <w:r w:rsidRPr="3B699108">
              <w:rPr>
                <w:rFonts w:ascii="Wingdings" w:eastAsia="Wingdings" w:hAnsi="Wingdings" w:cs="Wingdings"/>
                <w:i/>
                <w:iCs/>
                <w:color w:val="AE9142" w:themeColor="accent2"/>
                <w:sz w:val="24"/>
                <w:szCs w:val="24"/>
                <w:lang w:val="en-GB" w:eastAsia="zh-CN"/>
              </w:rPr>
              <w:t></w:t>
            </w:r>
          </w:p>
        </w:tc>
        <w:tc>
          <w:tcPr>
            <w:tcW w:w="813" w:type="dxa"/>
          </w:tcPr>
          <w:p w14:paraId="2ADFCDD1" w14:textId="22D9814C" w:rsidR="00F47379" w:rsidRDefault="00F47379" w:rsidP="3B699108">
            <w:pPr>
              <w:jc w:val="center"/>
              <w:rPr>
                <w:rFonts w:ascii="Wingdings" w:eastAsia="Wingdings" w:hAnsi="Wingdings" w:cs="Wingdings"/>
                <w:i/>
                <w:iCs/>
                <w:color w:val="AE9142" w:themeColor="accent2"/>
                <w:szCs w:val="18"/>
                <w:lang w:val="en-GB" w:eastAsia="zh-CN"/>
              </w:rPr>
            </w:pPr>
          </w:p>
        </w:tc>
        <w:tc>
          <w:tcPr>
            <w:tcW w:w="1098" w:type="dxa"/>
          </w:tcPr>
          <w:p w14:paraId="3156ECD9" w14:textId="074E4094" w:rsidR="00F47379" w:rsidRDefault="00F47379" w:rsidP="3B699108">
            <w:pPr>
              <w:jc w:val="center"/>
              <w:rPr>
                <w:rFonts w:ascii="Wingdings" w:eastAsia="Wingdings" w:hAnsi="Wingdings" w:cs="Wingdings"/>
                <w:i/>
                <w:iCs/>
                <w:color w:val="AE9142" w:themeColor="accent2"/>
                <w:szCs w:val="18"/>
                <w:lang w:val="en-GB" w:eastAsia="zh-CN"/>
              </w:rPr>
            </w:pPr>
          </w:p>
        </w:tc>
        <w:tc>
          <w:tcPr>
            <w:tcW w:w="883" w:type="dxa"/>
            <w:vAlign w:val="center"/>
          </w:tcPr>
          <w:p w14:paraId="11B8BDB1" w14:textId="0941F3AD" w:rsidR="00F47379" w:rsidRDefault="00F47379" w:rsidP="3B699108">
            <w:pPr>
              <w:jc w:val="center"/>
              <w:rPr>
                <w:rFonts w:ascii="Wingdings" w:eastAsia="Wingdings" w:hAnsi="Wingdings" w:cs="Wingdings"/>
                <w:i/>
                <w:iCs/>
                <w:color w:val="AE9142" w:themeColor="accent2"/>
                <w:szCs w:val="18"/>
                <w:lang w:val="en-GB" w:eastAsia="zh-CN"/>
              </w:rPr>
            </w:pPr>
          </w:p>
        </w:tc>
        <w:tc>
          <w:tcPr>
            <w:tcW w:w="880" w:type="dxa"/>
          </w:tcPr>
          <w:p w14:paraId="6CD2ABB6" w14:textId="77777777" w:rsidR="00F47379" w:rsidRDefault="00F47379" w:rsidP="3B699108">
            <w:pPr>
              <w:jc w:val="center"/>
              <w:rPr>
                <w:rFonts w:ascii="Wingdings" w:eastAsia="Wingdings" w:hAnsi="Wingdings" w:cs="Wingdings"/>
                <w:i/>
                <w:iCs/>
                <w:color w:val="AE9142" w:themeColor="accent2"/>
                <w:szCs w:val="18"/>
                <w:lang w:val="en-GB" w:eastAsia="zh-CN"/>
              </w:rPr>
            </w:pPr>
          </w:p>
        </w:tc>
      </w:tr>
      <w:tr w:rsidR="00F47379" w14:paraId="36052595" w14:textId="6912507D" w:rsidTr="0694C631">
        <w:trPr>
          <w:trHeight w:val="432"/>
        </w:trPr>
        <w:tc>
          <w:tcPr>
            <w:tcW w:w="1284" w:type="dxa"/>
            <w:shd w:val="clear" w:color="auto" w:fill="auto"/>
          </w:tcPr>
          <w:p w14:paraId="584DB1D2" w14:textId="088CB8C9" w:rsidR="00F47379" w:rsidRDefault="00F47379" w:rsidP="3B699108">
            <w:pPr>
              <w:ind w:left="0"/>
              <w:jc w:val="center"/>
              <w:rPr>
                <w:szCs w:val="18"/>
              </w:rPr>
            </w:pPr>
            <w:r w:rsidRPr="3B699108">
              <w:rPr>
                <w:sz w:val="16"/>
                <w:szCs w:val="16"/>
              </w:rPr>
              <w:t>Lighting Consultant</w:t>
            </w:r>
          </w:p>
        </w:tc>
        <w:tc>
          <w:tcPr>
            <w:tcW w:w="938" w:type="dxa"/>
            <w:shd w:val="clear" w:color="auto" w:fill="auto"/>
            <w:vAlign w:val="center"/>
          </w:tcPr>
          <w:p w14:paraId="6CF81F32" w14:textId="48F58FD3" w:rsidR="00F47379" w:rsidRDefault="00F47379" w:rsidP="3B699108">
            <w:pPr>
              <w:jc w:val="center"/>
              <w:rPr>
                <w:rFonts w:ascii="Wingdings" w:eastAsia="Wingdings" w:hAnsi="Wingdings" w:cs="Wingdings"/>
                <w:i/>
                <w:iCs/>
                <w:color w:val="AE9142" w:themeColor="accent2"/>
                <w:szCs w:val="18"/>
                <w:lang w:val="en-GB" w:eastAsia="zh-CN"/>
              </w:rPr>
            </w:pPr>
          </w:p>
        </w:tc>
        <w:tc>
          <w:tcPr>
            <w:tcW w:w="957" w:type="dxa"/>
            <w:vAlign w:val="center"/>
          </w:tcPr>
          <w:p w14:paraId="61D5915B" w14:textId="09FBE3D9" w:rsidR="00F47379" w:rsidRDefault="00F47379" w:rsidP="3B699108">
            <w:pPr>
              <w:jc w:val="center"/>
              <w:rPr>
                <w:rFonts w:ascii="Wingdings" w:eastAsia="Wingdings" w:hAnsi="Wingdings" w:cs="Wingdings"/>
                <w:i/>
                <w:iCs/>
                <w:color w:val="AE9142" w:themeColor="accent2"/>
                <w:szCs w:val="18"/>
                <w:lang w:val="en-GB" w:eastAsia="zh-CN"/>
              </w:rPr>
            </w:pPr>
          </w:p>
        </w:tc>
        <w:tc>
          <w:tcPr>
            <w:tcW w:w="909" w:type="dxa"/>
          </w:tcPr>
          <w:p w14:paraId="23F9933B" w14:textId="7283E9CE" w:rsidR="00F47379" w:rsidRDefault="00F47379" w:rsidP="3B699108">
            <w:pPr>
              <w:jc w:val="center"/>
              <w:rPr>
                <w:rFonts w:ascii="Wingdings" w:eastAsia="Wingdings" w:hAnsi="Wingdings" w:cs="Wingdings"/>
                <w:i/>
                <w:iCs/>
                <w:color w:val="AE9142" w:themeColor="accent2"/>
                <w:szCs w:val="18"/>
                <w:lang w:val="en-GB" w:eastAsia="zh-CN"/>
              </w:rPr>
            </w:pPr>
          </w:p>
        </w:tc>
        <w:tc>
          <w:tcPr>
            <w:tcW w:w="1017" w:type="dxa"/>
          </w:tcPr>
          <w:p w14:paraId="7E99801B" w14:textId="6E93A2E7" w:rsidR="00F47379" w:rsidRDefault="00F47379" w:rsidP="3B699108">
            <w:pPr>
              <w:ind w:left="0"/>
              <w:jc w:val="center"/>
              <w:rPr>
                <w:rFonts w:ascii="Wingdings" w:eastAsia="Wingdings" w:hAnsi="Wingdings" w:cs="Wingdings"/>
                <w:i/>
                <w:iCs/>
                <w:color w:val="AE9142" w:themeColor="accent2"/>
                <w:sz w:val="24"/>
                <w:szCs w:val="24"/>
                <w:lang w:val="en-GB" w:eastAsia="zh-CN"/>
              </w:rPr>
            </w:pPr>
            <w:r w:rsidRPr="3B699108">
              <w:rPr>
                <w:rFonts w:ascii="Wingdings" w:eastAsia="Wingdings" w:hAnsi="Wingdings" w:cs="Wingdings"/>
                <w:i/>
                <w:iCs/>
                <w:color w:val="AE9142" w:themeColor="accent2"/>
                <w:sz w:val="24"/>
                <w:szCs w:val="24"/>
                <w:lang w:val="en-GB" w:eastAsia="zh-CN"/>
              </w:rPr>
              <w:t></w:t>
            </w:r>
          </w:p>
        </w:tc>
        <w:tc>
          <w:tcPr>
            <w:tcW w:w="813" w:type="dxa"/>
          </w:tcPr>
          <w:p w14:paraId="35363D0A" w14:textId="686AD1C9" w:rsidR="00F47379" w:rsidRDefault="00F47379" w:rsidP="3B699108">
            <w:pPr>
              <w:jc w:val="center"/>
              <w:rPr>
                <w:rFonts w:ascii="Wingdings" w:eastAsia="Wingdings" w:hAnsi="Wingdings" w:cs="Wingdings"/>
                <w:i/>
                <w:iCs/>
                <w:color w:val="AE9142" w:themeColor="accent2"/>
                <w:szCs w:val="18"/>
                <w:lang w:val="en-GB" w:eastAsia="zh-CN"/>
              </w:rPr>
            </w:pPr>
          </w:p>
        </w:tc>
        <w:tc>
          <w:tcPr>
            <w:tcW w:w="1098" w:type="dxa"/>
          </w:tcPr>
          <w:p w14:paraId="4C363A2A" w14:textId="4D6D3460" w:rsidR="00F47379" w:rsidRDefault="00F47379" w:rsidP="3B699108">
            <w:pPr>
              <w:jc w:val="center"/>
              <w:rPr>
                <w:rFonts w:ascii="Wingdings" w:eastAsia="Wingdings" w:hAnsi="Wingdings" w:cs="Wingdings"/>
                <w:i/>
                <w:iCs/>
                <w:color w:val="AE9142" w:themeColor="accent2"/>
                <w:szCs w:val="18"/>
                <w:lang w:val="en-GB" w:eastAsia="zh-CN"/>
              </w:rPr>
            </w:pPr>
          </w:p>
        </w:tc>
        <w:tc>
          <w:tcPr>
            <w:tcW w:w="883" w:type="dxa"/>
            <w:vAlign w:val="center"/>
          </w:tcPr>
          <w:p w14:paraId="4DDC39D7" w14:textId="7FA99CB3" w:rsidR="00F47379" w:rsidRDefault="00F47379" w:rsidP="3B699108">
            <w:pPr>
              <w:jc w:val="center"/>
              <w:rPr>
                <w:rFonts w:ascii="Wingdings" w:eastAsia="Wingdings" w:hAnsi="Wingdings" w:cs="Wingdings"/>
                <w:i/>
                <w:iCs/>
                <w:color w:val="AE9142" w:themeColor="accent2"/>
                <w:szCs w:val="18"/>
                <w:lang w:val="en-GB" w:eastAsia="zh-CN"/>
              </w:rPr>
            </w:pPr>
          </w:p>
        </w:tc>
        <w:tc>
          <w:tcPr>
            <w:tcW w:w="880" w:type="dxa"/>
          </w:tcPr>
          <w:p w14:paraId="7EA6B07C" w14:textId="77777777" w:rsidR="00F47379" w:rsidRDefault="00F47379" w:rsidP="3B699108">
            <w:pPr>
              <w:jc w:val="center"/>
              <w:rPr>
                <w:rFonts w:ascii="Wingdings" w:eastAsia="Wingdings" w:hAnsi="Wingdings" w:cs="Wingdings"/>
                <w:i/>
                <w:iCs/>
                <w:color w:val="AE9142" w:themeColor="accent2"/>
                <w:szCs w:val="18"/>
                <w:lang w:val="en-GB" w:eastAsia="zh-CN"/>
              </w:rPr>
            </w:pPr>
          </w:p>
        </w:tc>
      </w:tr>
    </w:tbl>
    <w:p w14:paraId="2AC8285D" w14:textId="08BFD8D0" w:rsidR="00A83431" w:rsidRDefault="6194296E" w:rsidP="00A83431">
      <w:pPr>
        <w:pStyle w:val="Heading2"/>
      </w:pPr>
      <w:bookmarkStart w:id="84" w:name="_Toc87828931"/>
      <w:r>
        <w:t>File Naming Conventions</w:t>
      </w:r>
      <w:bookmarkEnd w:id="84"/>
      <w:r>
        <w:t xml:space="preserve"> </w:t>
      </w:r>
    </w:p>
    <w:p w14:paraId="21514537" w14:textId="7FEDA8E6" w:rsidR="00A83431" w:rsidRDefault="00A83431" w:rsidP="00B365FC">
      <w:r w:rsidRPr="00F11BC9">
        <w:t xml:space="preserve">Also referred to as the Information Container Identification, the BIM project naming conventions will follow the </w:t>
      </w:r>
      <w:r>
        <w:t>Red Sea Naming Convention</w:t>
      </w:r>
      <w:r w:rsidR="000F103E">
        <w:t xml:space="preserve"> displayed in the PMIS Manual</w:t>
      </w:r>
      <w:r>
        <w:t>.</w:t>
      </w:r>
      <w:r w:rsidR="000F103E">
        <w:t xml:space="preserve"> This file naming system is to be used for </w:t>
      </w:r>
      <w:r w:rsidR="000F103E" w:rsidRPr="000F103E">
        <w:rPr>
          <w:b/>
        </w:rPr>
        <w:t>drawings</w:t>
      </w:r>
      <w:r w:rsidR="000F103E">
        <w:t xml:space="preserve"> and </w:t>
      </w:r>
      <w:r w:rsidR="000F103E" w:rsidRPr="000F103E">
        <w:rPr>
          <w:b/>
        </w:rPr>
        <w:t>models</w:t>
      </w:r>
      <w:r w:rsidR="000F103E">
        <w:t xml:space="preserve"> only and should be used as the drawing/model name and within the title block for drawings. </w:t>
      </w:r>
    </w:p>
    <w:tbl>
      <w:tblPr>
        <w:tblW w:w="9595" w:type="dxa"/>
        <w:tblInd w:w="443" w:type="dxa"/>
        <w:tblLook w:val="04A0" w:firstRow="1" w:lastRow="0" w:firstColumn="1" w:lastColumn="0" w:noHBand="0" w:noVBand="1"/>
      </w:tblPr>
      <w:tblGrid>
        <w:gridCol w:w="957"/>
        <w:gridCol w:w="296"/>
        <w:gridCol w:w="957"/>
        <w:gridCol w:w="222"/>
        <w:gridCol w:w="1087"/>
        <w:gridCol w:w="296"/>
        <w:gridCol w:w="917"/>
        <w:gridCol w:w="296"/>
        <w:gridCol w:w="1067"/>
        <w:gridCol w:w="296"/>
        <w:gridCol w:w="1097"/>
        <w:gridCol w:w="296"/>
        <w:gridCol w:w="1117"/>
        <w:gridCol w:w="296"/>
        <w:gridCol w:w="897"/>
      </w:tblGrid>
      <w:tr w:rsidR="00A81549" w:rsidRPr="001B099B" w14:paraId="7E4A2AEE" w14:textId="2509EC7A" w:rsidTr="48FAF90C">
        <w:trPr>
          <w:trHeight w:val="793"/>
        </w:trPr>
        <w:tc>
          <w:tcPr>
            <w:tcW w:w="8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2E0D2190" w14:textId="2CC1B8D7" w:rsidR="001F4657" w:rsidRPr="00D25A74" w:rsidRDefault="001F4657" w:rsidP="00D25A74">
            <w:pPr>
              <w:spacing w:after="0"/>
              <w:ind w:left="0"/>
              <w:jc w:val="center"/>
              <w:rPr>
                <w:rFonts w:ascii="Playfair Display" w:eastAsia="Times New Roman" w:hAnsi="Playfair Display" w:cs="Segoe UI"/>
                <w:b/>
                <w:bCs/>
                <w:color w:val="FFFFFF" w:themeColor="background1"/>
                <w:szCs w:val="18"/>
              </w:rPr>
            </w:pPr>
            <w:r w:rsidRPr="00D25A74">
              <w:rPr>
                <w:rFonts w:ascii="Playfair Display" w:eastAsia="Times New Roman" w:hAnsi="Playfair Display" w:cs="Segoe UI"/>
                <w:b/>
                <w:bCs/>
                <w:color w:val="FFFFFF" w:themeColor="background1"/>
                <w:szCs w:val="18"/>
              </w:rPr>
              <w:t>Program Code</w:t>
            </w:r>
          </w:p>
          <w:p w14:paraId="515D7866" w14:textId="495957CF" w:rsidR="007F4C73" w:rsidRPr="001B099B" w:rsidRDefault="007F4C73">
            <w:pPr>
              <w:spacing w:after="0"/>
              <w:ind w:left="0"/>
              <w:jc w:val="center"/>
              <w:rPr>
                <w:rFonts w:ascii="Segoe UI" w:eastAsia="Times New Roman" w:hAnsi="Segoe UI" w:cs="Segoe UI"/>
                <w:color w:val="595753"/>
                <w:sz w:val="20"/>
              </w:rPr>
            </w:pPr>
          </w:p>
        </w:tc>
        <w:tc>
          <w:tcPr>
            <w:tcW w:w="236" w:type="dxa"/>
            <w:tcBorders>
              <w:top w:val="nil"/>
              <w:left w:val="single" w:sz="4" w:space="0" w:color="AE9142" w:themeColor="accent2"/>
              <w:bottom w:val="nil"/>
              <w:right w:val="single" w:sz="4" w:space="0" w:color="AE9142" w:themeColor="accent2"/>
            </w:tcBorders>
            <w:vAlign w:val="center"/>
          </w:tcPr>
          <w:p w14:paraId="2B7ADAAA" w14:textId="77777777" w:rsidR="007F4C73" w:rsidRPr="001B099B" w:rsidRDefault="007F4C73" w:rsidP="00D25A74">
            <w:pPr>
              <w:spacing w:after="0"/>
              <w:ind w:left="0"/>
              <w:jc w:val="center"/>
              <w:rPr>
                <w:rFonts w:ascii="Playfair Display" w:eastAsia="Times New Roman" w:hAnsi="Playfair Display" w:cs="Segoe UI"/>
                <w:b/>
                <w:bCs/>
                <w:color w:val="FFFFFF" w:themeColor="background1"/>
                <w:szCs w:val="18"/>
              </w:rPr>
            </w:pPr>
          </w:p>
        </w:tc>
        <w:tc>
          <w:tcPr>
            <w:tcW w:w="1022" w:type="dxa"/>
            <w:tcBorders>
              <w:top w:val="nil"/>
              <w:left w:val="single" w:sz="4" w:space="0" w:color="AE9142" w:themeColor="accent2"/>
              <w:bottom w:val="single" w:sz="4" w:space="0" w:color="AE9142" w:themeColor="accent2"/>
              <w:right w:val="single" w:sz="4" w:space="0" w:color="AE9142" w:themeColor="accent2"/>
            </w:tcBorders>
            <w:shd w:val="clear" w:color="auto" w:fill="AE9142" w:themeFill="accent2"/>
            <w:vAlign w:val="center"/>
          </w:tcPr>
          <w:p w14:paraId="39610A28" w14:textId="3E433B6C" w:rsidR="007F4C73" w:rsidRPr="001B099B" w:rsidRDefault="001F4657" w:rsidP="00D25A74">
            <w:pPr>
              <w:spacing w:after="0"/>
              <w:ind w:left="0"/>
              <w:jc w:val="center"/>
              <w:rPr>
                <w:rFonts w:ascii="Playfair Display" w:eastAsia="Times New Roman" w:hAnsi="Playfair Display" w:cs="Segoe UI"/>
                <w:b/>
                <w:bCs/>
                <w:color w:val="FFFFFF" w:themeColor="background1"/>
                <w:szCs w:val="18"/>
              </w:rPr>
            </w:pPr>
            <w:r>
              <w:rPr>
                <w:rFonts w:ascii="Playfair Display" w:eastAsia="Times New Roman" w:hAnsi="Playfair Display" w:cs="Segoe UI"/>
                <w:b/>
                <w:bCs/>
                <w:color w:val="FFFFFF" w:themeColor="background1"/>
                <w:szCs w:val="18"/>
              </w:rPr>
              <w:t>Project &amp; Contract Code</w:t>
            </w:r>
          </w:p>
        </w:tc>
        <w:tc>
          <w:tcPr>
            <w:tcW w:w="222" w:type="dxa"/>
            <w:tcBorders>
              <w:left w:val="single" w:sz="4" w:space="0" w:color="AE9142" w:themeColor="accent2"/>
              <w:right w:val="single" w:sz="4" w:space="0" w:color="AE9142" w:themeColor="accent2"/>
            </w:tcBorders>
          </w:tcPr>
          <w:p w14:paraId="07929A27" w14:textId="77777777" w:rsidR="007F4C73" w:rsidRPr="001B099B" w:rsidRDefault="007F4C73">
            <w:pPr>
              <w:spacing w:after="0"/>
              <w:ind w:left="0"/>
              <w:jc w:val="center"/>
              <w:rPr>
                <w:rFonts w:ascii="Playfair Display" w:eastAsia="Times New Roman" w:hAnsi="Playfair Display" w:cs="Segoe UI"/>
                <w:b/>
                <w:bCs/>
                <w:color w:val="FFFFFF" w:themeColor="background1"/>
                <w:szCs w:val="18"/>
              </w:rPr>
            </w:pPr>
          </w:p>
        </w:tc>
        <w:tc>
          <w:tcPr>
            <w:tcW w:w="10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5ACF60D2" w14:textId="49B388C4" w:rsidR="007F4C73" w:rsidRPr="001B099B" w:rsidRDefault="007F4C73">
            <w:pPr>
              <w:spacing w:after="0"/>
              <w:ind w:left="0"/>
              <w:jc w:val="center"/>
              <w:rPr>
                <w:rFonts w:ascii="Playfair Display" w:eastAsia="Times New Roman" w:hAnsi="Playfair Display" w:cs="Segoe UI"/>
                <w:b/>
                <w:bCs/>
                <w:color w:val="FFFFFF" w:themeColor="background1"/>
                <w:szCs w:val="18"/>
              </w:rPr>
            </w:pPr>
            <w:r w:rsidRPr="001B099B">
              <w:rPr>
                <w:rFonts w:ascii="Playfair Display" w:eastAsia="Times New Roman" w:hAnsi="Playfair Display" w:cs="Segoe UI"/>
                <w:b/>
                <w:bCs/>
                <w:color w:val="FFFFFF" w:themeColor="background1"/>
                <w:szCs w:val="18"/>
              </w:rPr>
              <w:t>Originator Code</w:t>
            </w:r>
          </w:p>
        </w:tc>
        <w:tc>
          <w:tcPr>
            <w:tcW w:w="290" w:type="dxa"/>
            <w:tcBorders>
              <w:top w:val="nil"/>
              <w:left w:val="single" w:sz="4" w:space="0" w:color="AE9142" w:themeColor="accent2"/>
              <w:bottom w:val="nil"/>
              <w:right w:val="single" w:sz="4" w:space="0" w:color="AE9142" w:themeColor="accent2"/>
            </w:tcBorders>
            <w:shd w:val="clear" w:color="auto" w:fill="auto"/>
            <w:vAlign w:val="center"/>
            <w:hideMark/>
          </w:tcPr>
          <w:p w14:paraId="60C22C48" w14:textId="77777777" w:rsidR="007F4C73" w:rsidRPr="001B099B" w:rsidRDefault="007F4C73">
            <w:pPr>
              <w:spacing w:after="0"/>
              <w:ind w:left="0"/>
              <w:jc w:val="center"/>
              <w:rPr>
                <w:rFonts w:ascii="Playfair Display" w:eastAsia="Times New Roman" w:hAnsi="Playfair Display" w:cs="Segoe UI"/>
                <w:b/>
                <w:bCs/>
                <w:color w:val="FFFFFF" w:themeColor="background1"/>
                <w:szCs w:val="18"/>
              </w:rPr>
            </w:pPr>
          </w:p>
        </w:tc>
        <w:tc>
          <w:tcPr>
            <w:tcW w:w="88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68311D9A" w14:textId="77777777" w:rsidR="007F4C73" w:rsidRDefault="007F4C73">
            <w:pPr>
              <w:spacing w:after="0"/>
              <w:ind w:left="0"/>
              <w:jc w:val="center"/>
              <w:rPr>
                <w:rFonts w:ascii="Playfair Display" w:eastAsia="Times New Roman" w:hAnsi="Playfair Display" w:cs="Segoe UI"/>
                <w:b/>
                <w:bCs/>
                <w:color w:val="FFFFFF" w:themeColor="background1"/>
                <w:szCs w:val="18"/>
              </w:rPr>
            </w:pPr>
            <w:r w:rsidRPr="001B099B">
              <w:rPr>
                <w:rFonts w:ascii="Playfair Display" w:eastAsia="Times New Roman" w:hAnsi="Playfair Display" w:cs="Segoe UI"/>
                <w:b/>
                <w:bCs/>
                <w:color w:val="FFFFFF" w:themeColor="background1"/>
                <w:szCs w:val="18"/>
              </w:rPr>
              <w:t>Volume</w:t>
            </w:r>
            <w:r>
              <w:rPr>
                <w:rFonts w:ascii="Playfair Display" w:eastAsia="Times New Roman" w:hAnsi="Playfair Display" w:cs="Segoe UI"/>
                <w:b/>
                <w:bCs/>
                <w:color w:val="FFFFFF" w:themeColor="background1"/>
                <w:szCs w:val="18"/>
              </w:rPr>
              <w:t>/</w:t>
            </w:r>
          </w:p>
          <w:p w14:paraId="1429B7C0" w14:textId="7486888A" w:rsidR="007F4C73" w:rsidRPr="001B099B" w:rsidRDefault="007F4C73">
            <w:pPr>
              <w:spacing w:after="0"/>
              <w:ind w:left="0"/>
              <w:jc w:val="center"/>
              <w:rPr>
                <w:rFonts w:ascii="Playfair Display" w:eastAsia="Times New Roman" w:hAnsi="Playfair Display" w:cs="Segoe UI"/>
                <w:b/>
                <w:bCs/>
                <w:color w:val="FFFFFF" w:themeColor="background1"/>
                <w:szCs w:val="18"/>
              </w:rPr>
            </w:pPr>
            <w:r w:rsidRPr="001B099B">
              <w:rPr>
                <w:rFonts w:ascii="Playfair Display" w:eastAsia="Times New Roman" w:hAnsi="Playfair Display" w:cs="Segoe UI"/>
                <w:b/>
                <w:bCs/>
                <w:color w:val="FFFFFF" w:themeColor="background1"/>
                <w:szCs w:val="18"/>
              </w:rPr>
              <w:t>System</w:t>
            </w:r>
          </w:p>
        </w:tc>
        <w:tc>
          <w:tcPr>
            <w:tcW w:w="290" w:type="dxa"/>
            <w:tcBorders>
              <w:top w:val="nil"/>
              <w:left w:val="single" w:sz="4" w:space="0" w:color="AE9142" w:themeColor="accent2"/>
              <w:bottom w:val="nil"/>
              <w:right w:val="single" w:sz="4" w:space="0" w:color="AE9142" w:themeColor="accent2"/>
            </w:tcBorders>
            <w:shd w:val="clear" w:color="auto" w:fill="auto"/>
            <w:vAlign w:val="center"/>
            <w:hideMark/>
          </w:tcPr>
          <w:p w14:paraId="1F7B0251" w14:textId="77777777" w:rsidR="007F4C73" w:rsidRPr="001B099B" w:rsidRDefault="007F4C73">
            <w:pPr>
              <w:spacing w:after="0"/>
              <w:ind w:left="0"/>
              <w:jc w:val="center"/>
              <w:rPr>
                <w:rFonts w:ascii="Playfair Display" w:eastAsia="Times New Roman" w:hAnsi="Playfair Display" w:cs="Segoe UI"/>
                <w:b/>
                <w:bCs/>
                <w:color w:val="FFFFFF" w:themeColor="background1"/>
                <w:szCs w:val="18"/>
              </w:rPr>
            </w:pPr>
          </w:p>
        </w:tc>
        <w:tc>
          <w:tcPr>
            <w:tcW w:w="95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4D148E6E" w14:textId="02B4B3CC" w:rsidR="007F4C73" w:rsidRPr="001B099B" w:rsidRDefault="007F4C73">
            <w:pPr>
              <w:spacing w:after="0"/>
              <w:ind w:left="0"/>
              <w:jc w:val="center"/>
              <w:rPr>
                <w:rFonts w:ascii="Playfair Display" w:eastAsia="Times New Roman" w:hAnsi="Playfair Display" w:cs="Segoe UI"/>
                <w:b/>
                <w:bCs/>
                <w:color w:val="FFFFFF" w:themeColor="background1"/>
                <w:szCs w:val="18"/>
              </w:rPr>
            </w:pPr>
            <w:r w:rsidRPr="001B099B">
              <w:rPr>
                <w:rFonts w:ascii="Playfair Display" w:eastAsia="Times New Roman" w:hAnsi="Playfair Display" w:cs="Segoe UI"/>
                <w:b/>
                <w:bCs/>
                <w:color w:val="FFFFFF" w:themeColor="background1"/>
                <w:szCs w:val="18"/>
              </w:rPr>
              <w:t>Levels</w:t>
            </w:r>
            <w:r>
              <w:rPr>
                <w:rFonts w:ascii="Playfair Display" w:eastAsia="Times New Roman" w:hAnsi="Playfair Display" w:cs="Segoe UI"/>
                <w:b/>
                <w:bCs/>
                <w:color w:val="FFFFFF" w:themeColor="background1"/>
                <w:szCs w:val="18"/>
              </w:rPr>
              <w:t>/</w:t>
            </w:r>
            <w:r w:rsidRPr="001B099B">
              <w:rPr>
                <w:rFonts w:ascii="Playfair Display" w:eastAsia="Times New Roman" w:hAnsi="Playfair Display" w:cs="Segoe UI"/>
                <w:b/>
                <w:bCs/>
                <w:color w:val="FFFFFF" w:themeColor="background1"/>
                <w:szCs w:val="18"/>
              </w:rPr>
              <w:t xml:space="preserve"> Locations</w:t>
            </w:r>
          </w:p>
        </w:tc>
        <w:tc>
          <w:tcPr>
            <w:tcW w:w="290" w:type="dxa"/>
            <w:tcBorders>
              <w:top w:val="nil"/>
              <w:left w:val="single" w:sz="4" w:space="0" w:color="AE9142" w:themeColor="accent2"/>
              <w:bottom w:val="nil"/>
              <w:right w:val="nil"/>
            </w:tcBorders>
            <w:shd w:val="clear" w:color="auto" w:fill="auto"/>
            <w:vAlign w:val="center"/>
            <w:hideMark/>
          </w:tcPr>
          <w:p w14:paraId="28A8E3DC" w14:textId="77777777" w:rsidR="007F4C73" w:rsidRPr="001B099B" w:rsidRDefault="007F4C73">
            <w:pPr>
              <w:spacing w:after="0"/>
              <w:ind w:left="0"/>
              <w:jc w:val="center"/>
              <w:rPr>
                <w:rFonts w:ascii="Segoe UI" w:eastAsia="Times New Roman" w:hAnsi="Segoe UI" w:cs="Segoe UI"/>
                <w:color w:val="595753"/>
                <w:sz w:val="20"/>
              </w:rPr>
            </w:pPr>
          </w:p>
        </w:tc>
        <w:tc>
          <w:tcPr>
            <w:tcW w:w="100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tcPr>
          <w:p w14:paraId="54166653" w14:textId="77777777" w:rsidR="007F4C73" w:rsidRDefault="007F4C73">
            <w:pPr>
              <w:shd w:val="clear" w:color="auto" w:fill="AE9142" w:themeFill="accent1"/>
              <w:spacing w:after="0"/>
              <w:ind w:left="0"/>
              <w:jc w:val="center"/>
              <w:rPr>
                <w:rFonts w:asciiTheme="majorHAnsi" w:eastAsia="Times New Roman" w:hAnsiTheme="majorHAnsi" w:cs="Segoe UI"/>
                <w:b/>
                <w:color w:val="FFFFFF" w:themeColor="background1"/>
                <w:szCs w:val="18"/>
              </w:rPr>
            </w:pPr>
            <w:r w:rsidRPr="001B099B">
              <w:rPr>
                <w:rFonts w:asciiTheme="majorHAnsi" w:eastAsia="Times New Roman" w:hAnsiTheme="majorHAnsi" w:cs="Segoe UI"/>
                <w:b/>
                <w:color w:val="FFFFFF" w:themeColor="background1"/>
                <w:szCs w:val="18"/>
              </w:rPr>
              <w:t>Document</w:t>
            </w:r>
          </w:p>
          <w:p w14:paraId="766F6890" w14:textId="7A604F26" w:rsidR="007F4C73" w:rsidRPr="001B099B" w:rsidRDefault="007F4C73">
            <w:pPr>
              <w:spacing w:after="0"/>
              <w:ind w:left="0"/>
              <w:jc w:val="center"/>
              <w:rPr>
                <w:rFonts w:ascii="Segoe UI" w:eastAsia="Times New Roman" w:hAnsi="Segoe UI" w:cs="Segoe UI"/>
                <w:color w:val="595753"/>
                <w:sz w:val="20"/>
              </w:rPr>
            </w:pPr>
            <w:r w:rsidRPr="001B099B">
              <w:rPr>
                <w:rFonts w:asciiTheme="majorHAnsi" w:eastAsia="Times New Roman" w:hAnsiTheme="majorHAnsi" w:cs="Segoe UI"/>
                <w:b/>
                <w:color w:val="FFFFFF" w:themeColor="background1"/>
                <w:szCs w:val="18"/>
              </w:rPr>
              <w:t>Type</w:t>
            </w:r>
          </w:p>
        </w:tc>
        <w:tc>
          <w:tcPr>
            <w:tcW w:w="290" w:type="dxa"/>
            <w:tcBorders>
              <w:top w:val="nil"/>
              <w:left w:val="single" w:sz="4" w:space="0" w:color="AE9142" w:themeColor="accent2"/>
              <w:bottom w:val="nil"/>
              <w:right w:val="nil"/>
            </w:tcBorders>
          </w:tcPr>
          <w:p w14:paraId="5FA1B29B" w14:textId="1A602B72" w:rsidR="007F4C73" w:rsidRPr="001B099B" w:rsidRDefault="007F4C73">
            <w:pPr>
              <w:spacing w:after="0"/>
              <w:ind w:left="0"/>
              <w:jc w:val="center"/>
              <w:rPr>
                <w:rFonts w:ascii="Segoe UI" w:eastAsia="Times New Roman" w:hAnsi="Segoe UI" w:cs="Segoe UI"/>
                <w:color w:val="595753"/>
                <w:sz w:val="20"/>
              </w:rPr>
            </w:pPr>
          </w:p>
        </w:tc>
        <w:tc>
          <w:tcPr>
            <w:tcW w:w="106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tcPr>
          <w:p w14:paraId="1B06F6D2" w14:textId="77777777" w:rsidR="007F4C73" w:rsidRDefault="007F4C73">
            <w:pPr>
              <w:shd w:val="clear" w:color="auto" w:fill="AE9142" w:themeFill="accent1"/>
              <w:spacing w:after="0"/>
              <w:ind w:left="0"/>
              <w:jc w:val="center"/>
              <w:rPr>
                <w:rFonts w:asciiTheme="majorHAnsi" w:eastAsia="Times New Roman" w:hAnsiTheme="majorHAnsi" w:cs="Segoe UI"/>
                <w:b/>
                <w:color w:val="FFFFFF" w:themeColor="background1"/>
                <w:szCs w:val="18"/>
                <w:shd w:val="clear" w:color="auto" w:fill="AE9142" w:themeFill="accent1"/>
              </w:rPr>
            </w:pPr>
            <w:r w:rsidRPr="001B099B">
              <w:rPr>
                <w:rFonts w:asciiTheme="majorHAnsi" w:eastAsia="Times New Roman" w:hAnsiTheme="majorHAnsi" w:cs="Segoe UI"/>
                <w:b/>
                <w:color w:val="FFFFFF" w:themeColor="background1"/>
                <w:szCs w:val="18"/>
                <w:shd w:val="clear" w:color="auto" w:fill="AE9142" w:themeFill="accent1"/>
              </w:rPr>
              <w:t>Discipline</w:t>
            </w:r>
            <w:r>
              <w:rPr>
                <w:rFonts w:asciiTheme="majorHAnsi" w:eastAsia="Times New Roman" w:hAnsiTheme="majorHAnsi" w:cs="Segoe UI"/>
                <w:b/>
                <w:color w:val="FFFFFF" w:themeColor="background1"/>
                <w:szCs w:val="18"/>
                <w:shd w:val="clear" w:color="auto" w:fill="AE9142" w:themeFill="accent1"/>
              </w:rPr>
              <w:t>/</w:t>
            </w:r>
          </w:p>
          <w:p w14:paraId="3A7CBB69" w14:textId="735B9FF1" w:rsidR="007F4C73" w:rsidRPr="001B099B" w:rsidRDefault="007F4C73">
            <w:pPr>
              <w:shd w:val="clear" w:color="auto" w:fill="AE9142" w:themeFill="accent1"/>
              <w:spacing w:after="0"/>
              <w:ind w:left="0"/>
              <w:jc w:val="center"/>
              <w:rPr>
                <w:rFonts w:ascii="Segoe UI" w:eastAsia="Times New Roman" w:hAnsi="Segoe UI" w:cs="Segoe UI"/>
                <w:color w:val="595753"/>
                <w:sz w:val="20"/>
              </w:rPr>
            </w:pPr>
            <w:r>
              <w:rPr>
                <w:rFonts w:asciiTheme="majorHAnsi" w:eastAsia="Times New Roman" w:hAnsiTheme="majorHAnsi" w:cs="Segoe UI"/>
                <w:b/>
                <w:color w:val="FFFFFF" w:themeColor="background1"/>
                <w:szCs w:val="18"/>
                <w:shd w:val="clear" w:color="auto" w:fill="AE9142" w:themeFill="accent1"/>
              </w:rPr>
              <w:t xml:space="preserve">Role </w:t>
            </w:r>
            <w:r w:rsidRPr="001B099B">
              <w:rPr>
                <w:rFonts w:asciiTheme="majorHAnsi" w:eastAsia="Times New Roman" w:hAnsiTheme="majorHAnsi" w:cs="Segoe UI"/>
                <w:b/>
                <w:color w:val="FFFFFF" w:themeColor="background1"/>
                <w:szCs w:val="18"/>
              </w:rPr>
              <w:t>Code</w:t>
            </w:r>
          </w:p>
        </w:tc>
        <w:tc>
          <w:tcPr>
            <w:tcW w:w="290" w:type="dxa"/>
            <w:tcBorders>
              <w:top w:val="nil"/>
              <w:left w:val="single" w:sz="4" w:space="0" w:color="AE9142" w:themeColor="accent2"/>
              <w:bottom w:val="nil"/>
              <w:right w:val="nil"/>
            </w:tcBorders>
          </w:tcPr>
          <w:p w14:paraId="6561BF4A" w14:textId="0C29CBD1" w:rsidR="007F4C73" w:rsidRPr="001B099B" w:rsidRDefault="007F4C73">
            <w:pPr>
              <w:spacing w:after="0"/>
              <w:ind w:left="0"/>
              <w:jc w:val="center"/>
              <w:rPr>
                <w:rFonts w:ascii="Segoe UI" w:eastAsia="Times New Roman" w:hAnsi="Segoe UI" w:cs="Segoe UI"/>
                <w:color w:val="595753"/>
                <w:sz w:val="20"/>
              </w:rPr>
            </w:pPr>
          </w:p>
        </w:tc>
        <w:tc>
          <w:tcPr>
            <w:tcW w:w="8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tcPr>
          <w:p w14:paraId="32558C81" w14:textId="41310B67" w:rsidR="007F4C73" w:rsidRDefault="007F4C73">
            <w:pPr>
              <w:spacing w:after="0"/>
              <w:ind w:left="0"/>
              <w:jc w:val="center"/>
              <w:rPr>
                <w:rFonts w:asciiTheme="majorHAnsi" w:eastAsia="Times New Roman" w:hAnsiTheme="majorHAnsi" w:cs="Segoe UI"/>
                <w:b/>
                <w:color w:val="FFFFFF" w:themeColor="background1"/>
                <w:szCs w:val="18"/>
              </w:rPr>
            </w:pPr>
            <w:r>
              <w:rPr>
                <w:rFonts w:asciiTheme="majorHAnsi" w:eastAsia="Times New Roman" w:hAnsiTheme="majorHAnsi" w:cs="Segoe UI"/>
                <w:b/>
                <w:color w:val="FFFFFF" w:themeColor="background1"/>
                <w:szCs w:val="18"/>
              </w:rPr>
              <w:t xml:space="preserve">Series </w:t>
            </w:r>
            <w:r w:rsidRPr="001B099B">
              <w:rPr>
                <w:rFonts w:asciiTheme="majorHAnsi" w:eastAsia="Times New Roman" w:hAnsiTheme="majorHAnsi" w:cs="Segoe UI"/>
                <w:b/>
                <w:color w:val="FFFFFF" w:themeColor="background1"/>
                <w:szCs w:val="18"/>
              </w:rPr>
              <w:t>Number</w:t>
            </w:r>
          </w:p>
        </w:tc>
      </w:tr>
      <w:tr w:rsidR="00A81549" w:rsidRPr="001B099B" w14:paraId="276FD932" w14:textId="0E18F7BA" w:rsidTr="48FAF90C">
        <w:trPr>
          <w:trHeight w:val="396"/>
        </w:trPr>
        <w:tc>
          <w:tcPr>
            <w:tcW w:w="8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7E5DDCED" w14:textId="038A6CA1" w:rsidR="007F4C73" w:rsidRPr="001B099B"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R</w:t>
            </w:r>
            <w:r w:rsidR="000701DF">
              <w:rPr>
                <w:rFonts w:ascii="Segoe UI" w:eastAsia="Times New Roman" w:hAnsi="Segoe UI" w:cs="Segoe UI"/>
                <w:color w:val="595753"/>
                <w:sz w:val="20"/>
              </w:rPr>
              <w:t>XX</w:t>
            </w:r>
          </w:p>
        </w:tc>
        <w:tc>
          <w:tcPr>
            <w:tcW w:w="236" w:type="dxa"/>
            <w:tcBorders>
              <w:top w:val="nil"/>
              <w:left w:val="single" w:sz="4" w:space="0" w:color="AE9142" w:themeColor="accent2"/>
              <w:bottom w:val="nil"/>
              <w:right w:val="single" w:sz="4" w:space="0" w:color="AE9142" w:themeColor="accent2"/>
            </w:tcBorders>
            <w:vAlign w:val="center"/>
          </w:tcPr>
          <w:p w14:paraId="6D490668" w14:textId="45A8D680" w:rsidR="007F4C73" w:rsidRPr="001B099B" w:rsidRDefault="003D5CED">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w:t>
            </w:r>
          </w:p>
        </w:tc>
        <w:tc>
          <w:tcPr>
            <w:tcW w:w="10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70B52A2C" w14:textId="74428D81" w:rsidR="007F4C73" w:rsidRPr="001B099B" w:rsidRDefault="48FAF90C" w:rsidP="48FAF90C">
            <w:pPr>
              <w:spacing w:after="0"/>
              <w:ind w:left="0"/>
              <w:jc w:val="center"/>
              <w:rPr>
                <w:rFonts w:ascii="Segoe UI" w:eastAsia="Times New Roman" w:hAnsi="Segoe UI" w:cs="Segoe UI"/>
                <w:color w:val="595753"/>
                <w:sz w:val="20"/>
              </w:rPr>
            </w:pPr>
            <w:r w:rsidRPr="48FAF90C">
              <w:rPr>
                <w:rFonts w:ascii="Segoe UI" w:eastAsia="Times New Roman" w:hAnsi="Segoe UI" w:cs="Segoe UI"/>
                <w:color w:val="595753"/>
                <w:sz w:val="20"/>
              </w:rPr>
              <w:t>XXXXX</w:t>
            </w:r>
          </w:p>
        </w:tc>
        <w:tc>
          <w:tcPr>
            <w:tcW w:w="222" w:type="dxa"/>
            <w:tcBorders>
              <w:left w:val="single" w:sz="4" w:space="0" w:color="AE9142" w:themeColor="accent2"/>
              <w:right w:val="single" w:sz="4" w:space="0" w:color="AE9142" w:themeColor="accent2"/>
            </w:tcBorders>
            <w:vAlign w:val="center"/>
          </w:tcPr>
          <w:p w14:paraId="1AE7CFBC" w14:textId="77777777" w:rsidR="007F4C73" w:rsidRDefault="007F4C73">
            <w:pPr>
              <w:spacing w:after="0"/>
              <w:ind w:left="0"/>
              <w:jc w:val="center"/>
              <w:rPr>
                <w:rFonts w:ascii="Segoe UI" w:eastAsia="Times New Roman" w:hAnsi="Segoe UI" w:cs="Segoe UI"/>
                <w:color w:val="595753"/>
                <w:sz w:val="20"/>
              </w:rPr>
            </w:pPr>
          </w:p>
        </w:tc>
        <w:tc>
          <w:tcPr>
            <w:tcW w:w="10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711FD9F6" w14:textId="1A7F262A" w:rsidR="007F4C73" w:rsidRPr="001B099B"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FOS</w:t>
            </w:r>
          </w:p>
        </w:tc>
        <w:tc>
          <w:tcPr>
            <w:tcW w:w="290" w:type="dxa"/>
            <w:tcBorders>
              <w:top w:val="nil"/>
              <w:left w:val="single" w:sz="4" w:space="0" w:color="AE9142" w:themeColor="accent2"/>
              <w:bottom w:val="nil"/>
              <w:right w:val="single" w:sz="4" w:space="0" w:color="AE9142" w:themeColor="accent2"/>
            </w:tcBorders>
            <w:shd w:val="clear" w:color="auto" w:fill="auto"/>
            <w:vAlign w:val="center"/>
            <w:hideMark/>
          </w:tcPr>
          <w:p w14:paraId="6DF9957F" w14:textId="77777777" w:rsidR="007F4C73" w:rsidRPr="001B099B" w:rsidRDefault="007F4C73">
            <w:pPr>
              <w:spacing w:after="0"/>
              <w:ind w:left="0"/>
              <w:jc w:val="center"/>
              <w:rPr>
                <w:rFonts w:ascii="Segoe UI" w:eastAsia="Times New Roman" w:hAnsi="Segoe UI" w:cs="Segoe UI"/>
                <w:color w:val="595753"/>
                <w:sz w:val="20"/>
              </w:rPr>
            </w:pPr>
            <w:r w:rsidRPr="001B099B">
              <w:rPr>
                <w:rFonts w:ascii="Segoe UI" w:eastAsia="Times New Roman" w:hAnsi="Segoe UI" w:cs="Segoe UI"/>
                <w:color w:val="595753"/>
                <w:sz w:val="20"/>
              </w:rPr>
              <w:t>-</w:t>
            </w:r>
          </w:p>
        </w:tc>
        <w:tc>
          <w:tcPr>
            <w:tcW w:w="88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1AE90EF8" w14:textId="075AD8F2" w:rsidR="007F4C73" w:rsidRPr="001B099B"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01</w:t>
            </w:r>
          </w:p>
        </w:tc>
        <w:tc>
          <w:tcPr>
            <w:tcW w:w="290" w:type="dxa"/>
            <w:tcBorders>
              <w:top w:val="nil"/>
              <w:left w:val="single" w:sz="4" w:space="0" w:color="AE9142" w:themeColor="accent2"/>
              <w:bottom w:val="nil"/>
              <w:right w:val="single" w:sz="4" w:space="0" w:color="AE9142" w:themeColor="accent2"/>
            </w:tcBorders>
            <w:shd w:val="clear" w:color="auto" w:fill="auto"/>
            <w:vAlign w:val="center"/>
            <w:hideMark/>
          </w:tcPr>
          <w:p w14:paraId="79EFEDDF" w14:textId="77777777" w:rsidR="007F4C73" w:rsidRPr="001B099B" w:rsidRDefault="007F4C73">
            <w:pPr>
              <w:spacing w:after="0"/>
              <w:ind w:left="0"/>
              <w:jc w:val="center"/>
              <w:rPr>
                <w:rFonts w:ascii="Segoe UI" w:eastAsia="Times New Roman" w:hAnsi="Segoe UI" w:cs="Segoe UI"/>
                <w:color w:val="595753"/>
                <w:sz w:val="20"/>
              </w:rPr>
            </w:pPr>
            <w:r w:rsidRPr="001B099B">
              <w:rPr>
                <w:rFonts w:ascii="Segoe UI" w:eastAsia="Times New Roman" w:hAnsi="Segoe UI" w:cs="Segoe UI"/>
                <w:color w:val="595753"/>
                <w:sz w:val="20"/>
              </w:rPr>
              <w:t>-</w:t>
            </w:r>
          </w:p>
        </w:tc>
        <w:tc>
          <w:tcPr>
            <w:tcW w:w="95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0485838B" w14:textId="0E301D50" w:rsidR="007F4C73" w:rsidRPr="001B099B"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00</w:t>
            </w:r>
          </w:p>
        </w:tc>
        <w:tc>
          <w:tcPr>
            <w:tcW w:w="290" w:type="dxa"/>
            <w:tcBorders>
              <w:top w:val="nil"/>
              <w:left w:val="single" w:sz="4" w:space="0" w:color="AE9142" w:themeColor="accent2"/>
              <w:bottom w:val="nil"/>
              <w:right w:val="nil"/>
            </w:tcBorders>
            <w:shd w:val="clear" w:color="auto" w:fill="auto"/>
            <w:vAlign w:val="center"/>
            <w:hideMark/>
          </w:tcPr>
          <w:p w14:paraId="111424F8" w14:textId="2110A837" w:rsidR="007F4C73" w:rsidRPr="001B099B"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w:t>
            </w:r>
          </w:p>
        </w:tc>
        <w:tc>
          <w:tcPr>
            <w:tcW w:w="100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6A962BFA" w14:textId="608423FE" w:rsidR="007F4C73"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DWG</w:t>
            </w:r>
          </w:p>
        </w:tc>
        <w:tc>
          <w:tcPr>
            <w:tcW w:w="290" w:type="dxa"/>
            <w:tcBorders>
              <w:top w:val="nil"/>
              <w:left w:val="single" w:sz="4" w:space="0" w:color="AE9142" w:themeColor="accent2"/>
              <w:bottom w:val="nil"/>
              <w:right w:val="nil"/>
            </w:tcBorders>
            <w:vAlign w:val="center"/>
          </w:tcPr>
          <w:p w14:paraId="1667CAC6" w14:textId="4E444F57" w:rsidR="007F4C73"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w:t>
            </w:r>
          </w:p>
        </w:tc>
        <w:tc>
          <w:tcPr>
            <w:tcW w:w="106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39A229DE" w14:textId="4B3C8A4D" w:rsidR="007F4C73" w:rsidRDefault="6EE346DF" w:rsidP="6EE346DF">
            <w:pPr>
              <w:spacing w:after="0"/>
              <w:ind w:left="0"/>
              <w:jc w:val="center"/>
              <w:rPr>
                <w:rFonts w:ascii="Segoe UI" w:eastAsia="Times New Roman" w:hAnsi="Segoe UI" w:cs="Segoe UI"/>
                <w:color w:val="595753"/>
                <w:sz w:val="20"/>
              </w:rPr>
            </w:pPr>
            <w:r w:rsidRPr="6EE346DF">
              <w:rPr>
                <w:rFonts w:ascii="Segoe UI" w:eastAsia="Times New Roman" w:hAnsi="Segoe UI" w:cs="Segoe UI"/>
                <w:color w:val="595753"/>
                <w:sz w:val="20"/>
              </w:rPr>
              <w:t>AR</w:t>
            </w:r>
          </w:p>
        </w:tc>
        <w:tc>
          <w:tcPr>
            <w:tcW w:w="290" w:type="dxa"/>
            <w:tcBorders>
              <w:top w:val="nil"/>
              <w:left w:val="single" w:sz="4" w:space="0" w:color="AE9142" w:themeColor="accent2"/>
              <w:bottom w:val="nil"/>
              <w:right w:val="nil"/>
            </w:tcBorders>
            <w:vAlign w:val="center"/>
          </w:tcPr>
          <w:p w14:paraId="4986C07A" w14:textId="2DA48E47" w:rsidR="007F4C73" w:rsidRDefault="007F4C73" w:rsidP="00D25A74">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w:t>
            </w:r>
          </w:p>
        </w:tc>
        <w:tc>
          <w:tcPr>
            <w:tcW w:w="8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D95542D" w14:textId="49E9816E" w:rsidR="007F4C73"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10100</w:t>
            </w:r>
          </w:p>
        </w:tc>
      </w:tr>
    </w:tbl>
    <w:p w14:paraId="5217E9EC" w14:textId="77777777" w:rsidR="001C704B" w:rsidRDefault="001C704B" w:rsidP="000A16BE">
      <w:pPr>
        <w:ind w:left="0"/>
      </w:pPr>
    </w:p>
    <w:p w14:paraId="16CD6252" w14:textId="0EF54798" w:rsidR="00A83431" w:rsidRPr="00F11BC9" w:rsidRDefault="00A83431" w:rsidP="00A83431">
      <w:pPr>
        <w:rPr>
          <w:b/>
        </w:rPr>
      </w:pPr>
      <w:r w:rsidRPr="00F11BC9">
        <w:rPr>
          <w:b/>
        </w:rPr>
        <w:t xml:space="preserve">Project </w:t>
      </w:r>
      <w:r w:rsidR="00984F53">
        <w:rPr>
          <w:b/>
        </w:rPr>
        <w:t>Number</w:t>
      </w:r>
    </w:p>
    <w:p w14:paraId="6041A340" w14:textId="4C0FC1DF" w:rsidR="00A83431" w:rsidRDefault="00A83431" w:rsidP="00A83431">
      <w:r>
        <w:t xml:space="preserve">An alphanumeric code that is used by the project team to identify the project. The </w:t>
      </w:r>
      <w:r w:rsidR="00760AF6">
        <w:t>Program Code</w:t>
      </w:r>
      <w:r>
        <w:t xml:space="preserve"> </w:t>
      </w:r>
      <w:r w:rsidR="00113DE7">
        <w:t xml:space="preserve">+ </w:t>
      </w:r>
      <w:r>
        <w:t xml:space="preserve">Asset </w:t>
      </w:r>
      <w:r w:rsidR="006827EF">
        <w:t>(</w:t>
      </w:r>
      <w:r w:rsidR="00113DE7">
        <w:t>P</w:t>
      </w:r>
      <w:r w:rsidR="006827EF">
        <w:t>roject)</w:t>
      </w:r>
      <w:r w:rsidR="00113DE7">
        <w:t xml:space="preserve"> &amp; Contract C</w:t>
      </w:r>
      <w:r w:rsidR="00113DE7">
        <w:rPr>
          <w:rFonts w:hint="eastAsia"/>
        </w:rPr>
        <w:t>o</w:t>
      </w:r>
      <w:r w:rsidR="00113DE7">
        <w:t xml:space="preserve">de </w:t>
      </w:r>
      <w:r>
        <w:t xml:space="preserve">make up the Project </w:t>
      </w:r>
      <w:r w:rsidR="006827EF">
        <w:t>Number</w:t>
      </w:r>
      <w:r>
        <w:t>.</w:t>
      </w:r>
    </w:p>
    <w:tbl>
      <w:tblPr>
        <w:tblStyle w:val="GridTable441"/>
        <w:tblW w:w="9540" w:type="dxa"/>
        <w:tblInd w:w="625" w:type="dxa"/>
        <w:tblLayout w:type="fixed"/>
        <w:tblLook w:val="04A0" w:firstRow="1" w:lastRow="0" w:firstColumn="1" w:lastColumn="0" w:noHBand="0" w:noVBand="1"/>
      </w:tblPr>
      <w:tblGrid>
        <w:gridCol w:w="9540"/>
      </w:tblGrid>
      <w:tr w:rsidR="008837E2" w:rsidRPr="00B340FD" w14:paraId="28C3C441" w14:textId="77777777" w:rsidTr="0694C631">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826C31" w:themeColor="accent2" w:themeShade="BF"/>
              <w:left w:val="single" w:sz="4" w:space="0" w:color="826C31" w:themeColor="accent2" w:themeShade="BF"/>
              <w:bottom w:val="nil"/>
              <w:right w:val="single" w:sz="4" w:space="0" w:color="826C31" w:themeColor="accent2" w:themeShade="BF"/>
            </w:tcBorders>
            <w:vAlign w:val="center"/>
          </w:tcPr>
          <w:p w14:paraId="6260705E" w14:textId="6F852941" w:rsidR="008837E2" w:rsidRPr="00AA521B" w:rsidRDefault="00113DE7" w:rsidP="00AA521B">
            <w:pPr>
              <w:ind w:left="0"/>
              <w:jc w:val="center"/>
              <w:rPr>
                <w:rFonts w:ascii="Playfair Display" w:eastAsia="Times New Roman" w:hAnsi="Playfair Display" w:cs="Segoe UI"/>
                <w:szCs w:val="18"/>
              </w:rPr>
            </w:pPr>
            <w:r>
              <w:rPr>
                <w:rFonts w:ascii="Playfair Display" w:eastAsia="Times New Roman" w:hAnsi="Playfair Display" w:cs="Segoe UI"/>
                <w:szCs w:val="18"/>
              </w:rPr>
              <w:t>Project Number</w:t>
            </w:r>
          </w:p>
        </w:tc>
      </w:tr>
      <w:tr w:rsidR="008837E2" w:rsidRPr="00B340FD" w14:paraId="6CCBA5C1" w14:textId="77777777" w:rsidTr="0694C63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nil"/>
              <w:left w:val="single" w:sz="4" w:space="0" w:color="AE9142" w:themeColor="accent2"/>
              <w:bottom w:val="single" w:sz="4" w:space="0" w:color="AE9142" w:themeColor="accent2"/>
              <w:right w:val="single" w:sz="4" w:space="0" w:color="AE9142" w:themeColor="accent2"/>
            </w:tcBorders>
            <w:shd w:val="clear" w:color="auto" w:fill="auto"/>
            <w:vAlign w:val="center"/>
          </w:tcPr>
          <w:p w14:paraId="106E269A" w14:textId="59B12F02" w:rsidR="008837E2" w:rsidRPr="003161B6" w:rsidRDefault="0054381A" w:rsidP="008A281D">
            <w:pPr>
              <w:ind w:left="0"/>
              <w:jc w:val="left"/>
              <w:rPr>
                <w:b w:val="0"/>
                <w:i/>
                <w:color w:val="B2B2B2" w:themeColor="text2" w:themeTint="99"/>
                <w:sz w:val="20"/>
              </w:rPr>
            </w:pPr>
            <w:r w:rsidRPr="00D25A74">
              <w:rPr>
                <w:rFonts w:cstheme="minorHAnsi" w:hint="eastAsia"/>
                <w:i/>
              </w:rPr>
              <w:t>R08-HE1D01</w:t>
            </w:r>
            <w:r w:rsidR="00AA521B">
              <w:rPr>
                <w:rFonts w:cstheme="minorHAnsi"/>
                <w:i/>
              </w:rPr>
              <w:t xml:space="preserve"> (FOS)</w:t>
            </w:r>
          </w:p>
        </w:tc>
      </w:tr>
      <w:tr w:rsidR="1BC59E09" w14:paraId="3E6DA08E" w14:textId="77777777" w:rsidTr="0694C631">
        <w:trPr>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nil"/>
              <w:left w:val="single" w:sz="4" w:space="0" w:color="AE9142" w:themeColor="accent2"/>
              <w:bottom w:val="single" w:sz="4" w:space="0" w:color="AE9142" w:themeColor="accent2"/>
              <w:right w:val="single" w:sz="4" w:space="0" w:color="AE9142" w:themeColor="accent2"/>
            </w:tcBorders>
            <w:shd w:val="clear" w:color="auto" w:fill="auto"/>
            <w:vAlign w:val="center"/>
          </w:tcPr>
          <w:p w14:paraId="68682E98" w14:textId="0A1086D0" w:rsidR="1BC59E09" w:rsidRDefault="1BC59E09" w:rsidP="1BC59E09">
            <w:pPr>
              <w:ind w:left="0"/>
              <w:jc w:val="left"/>
              <w:rPr>
                <w:i/>
                <w:iCs/>
              </w:rPr>
            </w:pPr>
            <w:r w:rsidRPr="1BC59E09">
              <w:rPr>
                <w:i/>
                <w:iCs/>
              </w:rPr>
              <w:lastRenderedPageBreak/>
              <w:t xml:space="preserve">R08-HE1D02 </w:t>
            </w:r>
            <w:r w:rsidR="00AA521B">
              <w:rPr>
                <w:i/>
                <w:iCs/>
              </w:rPr>
              <w:t>(KEO</w:t>
            </w:r>
            <w:r w:rsidRPr="1BC59E09">
              <w:rPr>
                <w:i/>
                <w:iCs/>
              </w:rPr>
              <w:t>)</w:t>
            </w:r>
          </w:p>
        </w:tc>
      </w:tr>
      <w:tr w:rsidR="53B83D8F" w14:paraId="6FF72AE9" w14:textId="77777777" w:rsidTr="0694C63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nil"/>
              <w:left w:val="single" w:sz="4" w:space="0" w:color="AE9142" w:themeColor="accent2"/>
              <w:bottom w:val="single" w:sz="4" w:space="0" w:color="AE9142" w:themeColor="accent2"/>
              <w:right w:val="single" w:sz="4" w:space="0" w:color="AE9142" w:themeColor="accent2"/>
            </w:tcBorders>
            <w:shd w:val="clear" w:color="auto" w:fill="auto"/>
            <w:vAlign w:val="center"/>
          </w:tcPr>
          <w:p w14:paraId="5EDEF7FA" w14:textId="5F071575" w:rsidR="53B83D8F" w:rsidRDefault="1BC59E09" w:rsidP="1BC59E09">
            <w:pPr>
              <w:ind w:left="0"/>
              <w:jc w:val="left"/>
              <w:rPr>
                <w:i/>
                <w:iCs/>
              </w:rPr>
            </w:pPr>
            <w:r w:rsidRPr="1BC59E09">
              <w:rPr>
                <w:i/>
                <w:iCs/>
              </w:rPr>
              <w:t>R08-HE1D03</w:t>
            </w:r>
            <w:r w:rsidR="00AA521B">
              <w:rPr>
                <w:i/>
                <w:iCs/>
              </w:rPr>
              <w:t xml:space="preserve"> (KAA)</w:t>
            </w:r>
          </w:p>
        </w:tc>
      </w:tr>
      <w:tr w:rsidR="00AA521B" w14:paraId="08A1011B" w14:textId="77777777" w:rsidTr="0694C631">
        <w:trPr>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nil"/>
              <w:left w:val="single" w:sz="4" w:space="0" w:color="AE9142" w:themeColor="accent2"/>
              <w:bottom w:val="single" w:sz="4" w:space="0" w:color="AE9142" w:themeColor="accent2"/>
              <w:right w:val="single" w:sz="4" w:space="0" w:color="AE9142" w:themeColor="accent2"/>
            </w:tcBorders>
            <w:shd w:val="clear" w:color="auto" w:fill="auto"/>
            <w:vAlign w:val="center"/>
          </w:tcPr>
          <w:p w14:paraId="3201C2F5" w14:textId="7F7F469E" w:rsidR="00AA521B" w:rsidRPr="1BC59E09" w:rsidRDefault="00AA521B" w:rsidP="1BC59E09">
            <w:pPr>
              <w:ind w:left="0"/>
              <w:jc w:val="left"/>
              <w:rPr>
                <w:i/>
                <w:iCs/>
              </w:rPr>
            </w:pPr>
            <w:r>
              <w:rPr>
                <w:i/>
                <w:iCs/>
              </w:rPr>
              <w:t>R08-HE1D04 (</w:t>
            </w:r>
            <w:r w:rsidR="00FA46C7" w:rsidRPr="00A732C0">
              <w:rPr>
                <w:i/>
                <w:iCs/>
                <w:szCs w:val="18"/>
              </w:rPr>
              <w:t>RDL</w:t>
            </w:r>
            <w:r>
              <w:rPr>
                <w:i/>
                <w:iCs/>
              </w:rPr>
              <w:t>)</w:t>
            </w:r>
          </w:p>
        </w:tc>
      </w:tr>
      <w:tr w:rsidR="0049634F" w14:paraId="1441583E" w14:textId="77777777" w:rsidTr="0694C631">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65A0F30" w14:textId="7BC30544" w:rsidR="0049634F" w:rsidRPr="0049634F" w:rsidRDefault="0049634F" w:rsidP="0049634F">
            <w:pPr>
              <w:ind w:left="0"/>
              <w:jc w:val="left"/>
              <w:rPr>
                <w:rFonts w:cstheme="minorHAnsi"/>
                <w:b w:val="0"/>
                <w:bCs w:val="0"/>
                <w:i/>
              </w:rPr>
            </w:pPr>
            <w:r w:rsidRPr="00925462">
              <w:rPr>
                <w:rFonts w:cstheme="minorHAnsi"/>
                <w:i/>
              </w:rPr>
              <w:t>R08-HE1D05 (</w:t>
            </w:r>
            <w:r>
              <w:rPr>
                <w:rFonts w:cstheme="minorHAnsi"/>
                <w:i/>
              </w:rPr>
              <w:t>EDS</w:t>
            </w:r>
            <w:r w:rsidRPr="00925462">
              <w:rPr>
                <w:rFonts w:cstheme="minorHAnsi"/>
                <w:i/>
              </w:rPr>
              <w:t>)</w:t>
            </w:r>
          </w:p>
        </w:tc>
      </w:tr>
      <w:tr w:rsidR="0049634F" w14:paraId="03215581" w14:textId="77777777" w:rsidTr="0694C631">
        <w:trPr>
          <w:trHeight w:val="245"/>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2E70115" w14:textId="26A0A548" w:rsidR="0049634F" w:rsidRPr="0049634F" w:rsidRDefault="0049634F" w:rsidP="00925462">
            <w:pPr>
              <w:ind w:left="0"/>
              <w:jc w:val="left"/>
              <w:rPr>
                <w:rFonts w:cstheme="minorHAnsi"/>
                <w:b w:val="0"/>
                <w:bCs w:val="0"/>
                <w:i/>
              </w:rPr>
            </w:pPr>
            <w:r w:rsidRPr="0049634F">
              <w:rPr>
                <w:rFonts w:cstheme="minorHAnsi"/>
                <w:i/>
                <w:color w:val="BFBFBF" w:themeColor="background1" w:themeShade="BF"/>
              </w:rPr>
              <w:t>R08-HE1D06 (XXX)</w:t>
            </w:r>
          </w:p>
        </w:tc>
      </w:tr>
      <w:tr w:rsidR="0049634F" w14:paraId="323E4744" w14:textId="77777777" w:rsidTr="0694C631">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0D9E54B" w14:textId="7BF18688" w:rsidR="0049634F" w:rsidRPr="0049634F" w:rsidRDefault="0049634F" w:rsidP="00925462">
            <w:pPr>
              <w:ind w:left="0"/>
              <w:jc w:val="left"/>
              <w:rPr>
                <w:rFonts w:cstheme="minorHAnsi"/>
                <w:b w:val="0"/>
                <w:bCs w:val="0"/>
                <w:i/>
              </w:rPr>
            </w:pPr>
            <w:r>
              <w:rPr>
                <w:rFonts w:cstheme="minorHAnsi"/>
                <w:i/>
              </w:rPr>
              <w:t>R08-HE1F05 (HAA)</w:t>
            </w:r>
          </w:p>
        </w:tc>
      </w:tr>
      <w:tr w:rsidR="0049634F" w14:paraId="40C94FA6" w14:textId="77777777" w:rsidTr="0694C631">
        <w:trPr>
          <w:trHeight w:val="245"/>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A40BE18" w14:textId="03ADF745" w:rsidR="0049634F" w:rsidRPr="0049634F" w:rsidRDefault="0049634F" w:rsidP="00925462">
            <w:pPr>
              <w:ind w:left="0"/>
              <w:jc w:val="left"/>
              <w:rPr>
                <w:rFonts w:cstheme="minorHAnsi"/>
                <w:b w:val="0"/>
                <w:bCs w:val="0"/>
                <w:i/>
              </w:rPr>
            </w:pPr>
            <w:r>
              <w:rPr>
                <w:rFonts w:cstheme="minorHAnsi"/>
                <w:i/>
              </w:rPr>
              <w:t>R08-HE1F22 (WSP)</w:t>
            </w:r>
          </w:p>
        </w:tc>
      </w:tr>
      <w:tr w:rsidR="0049634F" w14:paraId="7D88EFD8" w14:textId="77777777" w:rsidTr="0694C631">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6015E3D" w14:textId="43F3C564" w:rsidR="0049634F" w:rsidRPr="0049634F" w:rsidRDefault="0049634F" w:rsidP="00925462">
            <w:pPr>
              <w:ind w:left="0"/>
              <w:jc w:val="left"/>
              <w:rPr>
                <w:rFonts w:cstheme="minorHAnsi"/>
                <w:b w:val="0"/>
                <w:bCs w:val="0"/>
                <w:i/>
              </w:rPr>
            </w:pPr>
            <w:r>
              <w:rPr>
                <w:rFonts w:cstheme="minorHAnsi"/>
                <w:i/>
              </w:rPr>
              <w:t>R08-HE1F28 (KEO)</w:t>
            </w:r>
          </w:p>
        </w:tc>
      </w:tr>
      <w:tr w:rsidR="0049634F" w14:paraId="32A5ED20" w14:textId="77777777" w:rsidTr="0694C631">
        <w:trPr>
          <w:trHeight w:val="245"/>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9663FB0" w14:textId="79E8776C" w:rsidR="0049634F" w:rsidRPr="0049634F" w:rsidRDefault="0049634F" w:rsidP="00925462">
            <w:pPr>
              <w:ind w:left="0"/>
              <w:jc w:val="left"/>
              <w:rPr>
                <w:rFonts w:cstheme="minorHAnsi"/>
                <w:b w:val="0"/>
                <w:bCs w:val="0"/>
                <w:i/>
                <w:color w:val="BFBFBF" w:themeColor="background1" w:themeShade="BF"/>
              </w:rPr>
            </w:pPr>
            <w:r w:rsidRPr="00743C7B">
              <w:rPr>
                <w:rFonts w:cstheme="minorHAnsi"/>
                <w:i/>
                <w:color w:val="BFBFBF" w:themeColor="background1" w:themeShade="BF"/>
              </w:rPr>
              <w:t>R08-HE1F30 (XXX)</w:t>
            </w:r>
          </w:p>
        </w:tc>
      </w:tr>
      <w:tr w:rsidR="0049634F" w14:paraId="2209FDA9" w14:textId="77777777" w:rsidTr="0694C631">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286A238" w14:textId="663A723A" w:rsidR="0049634F" w:rsidRPr="0049634F" w:rsidRDefault="0049634F" w:rsidP="00925462">
            <w:pPr>
              <w:ind w:left="0"/>
              <w:jc w:val="left"/>
              <w:rPr>
                <w:rFonts w:cstheme="minorHAnsi"/>
                <w:b w:val="0"/>
                <w:bCs w:val="0"/>
                <w:i/>
                <w:color w:val="BFBFBF" w:themeColor="background1" w:themeShade="BF"/>
              </w:rPr>
            </w:pPr>
            <w:r w:rsidRPr="00743C7B">
              <w:rPr>
                <w:rFonts w:cstheme="minorHAnsi"/>
                <w:i/>
                <w:color w:val="BFBFBF" w:themeColor="background1" w:themeShade="BF"/>
              </w:rPr>
              <w:t>R08-HE1F61 (XXX)</w:t>
            </w:r>
          </w:p>
        </w:tc>
      </w:tr>
      <w:tr w:rsidR="0049634F" w14:paraId="11C52346" w14:textId="77777777" w:rsidTr="0694C631">
        <w:trPr>
          <w:trHeight w:val="245"/>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9580BB0" w14:textId="2DEA5F0D" w:rsidR="0049634F" w:rsidRPr="00925462" w:rsidRDefault="0049634F" w:rsidP="00925462">
            <w:pPr>
              <w:ind w:left="0"/>
              <w:jc w:val="left"/>
              <w:rPr>
                <w:rFonts w:cstheme="minorHAnsi"/>
                <w:i/>
              </w:rPr>
            </w:pPr>
            <w:r>
              <w:rPr>
                <w:rFonts w:cstheme="minorHAnsi"/>
                <w:i/>
              </w:rPr>
              <w:t>R08-HE1M01 (ARC)</w:t>
            </w:r>
          </w:p>
        </w:tc>
      </w:tr>
      <w:tr w:rsidR="00387A8C" w14:paraId="2B79DF67" w14:textId="77777777" w:rsidTr="0694C631">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42615800" w14:textId="7960638D" w:rsidR="00387A8C" w:rsidRDefault="0694C631" w:rsidP="0694C631">
            <w:pPr>
              <w:ind w:left="0"/>
              <w:jc w:val="left"/>
              <w:rPr>
                <w:i/>
                <w:iCs/>
              </w:rPr>
            </w:pPr>
            <w:r w:rsidRPr="0694C631">
              <w:rPr>
                <w:rFonts w:ascii="Playfair Display" w:eastAsia="Playfair Display" w:hAnsi="Playfair Display" w:cs="Playfair Display"/>
                <w:i/>
                <w:iCs/>
                <w:color w:val="000000"/>
                <w:szCs w:val="18"/>
              </w:rPr>
              <w:t>R08-HE1D07</w:t>
            </w:r>
            <w:r w:rsidRPr="0694C631">
              <w:rPr>
                <w:i/>
                <w:iCs/>
              </w:rPr>
              <w:t xml:space="preserve"> (BAR)</w:t>
            </w:r>
          </w:p>
        </w:tc>
      </w:tr>
    </w:tbl>
    <w:p w14:paraId="5B073CB2" w14:textId="63FA33D5" w:rsidR="752BBA52" w:rsidRDefault="752BBA52"/>
    <w:p w14:paraId="6630216D" w14:textId="238C5477" w:rsidR="00A83431" w:rsidRPr="000C02D2" w:rsidRDefault="00A83431" w:rsidP="00083DD2">
      <w:pPr>
        <w:spacing w:line="264" w:lineRule="auto"/>
        <w:ind w:left="0" w:firstLine="576"/>
        <w:jc w:val="left"/>
        <w:rPr>
          <w:b/>
        </w:rPr>
      </w:pPr>
      <w:r w:rsidRPr="000C02D2">
        <w:rPr>
          <w:b/>
        </w:rPr>
        <w:t xml:space="preserve">Originator </w:t>
      </w:r>
      <w:r w:rsidR="00DD5DD3">
        <w:rPr>
          <w:b/>
        </w:rPr>
        <w:t>Code</w:t>
      </w:r>
    </w:p>
    <w:p w14:paraId="5F7F2D56" w14:textId="663D7B16" w:rsidR="00A83431" w:rsidRDefault="00A83431" w:rsidP="00A83431">
      <w:r>
        <w:t>An alphabetic code that represents the company responsible for that aspect of the work. The codes must represent the company name, and not the discipline.</w:t>
      </w:r>
    </w:p>
    <w:tbl>
      <w:tblPr>
        <w:tblStyle w:val="GridTable441"/>
        <w:tblW w:w="9540" w:type="dxa"/>
        <w:tblInd w:w="625" w:type="dxa"/>
        <w:tblLayout w:type="fixed"/>
        <w:tblLook w:val="04A0" w:firstRow="1" w:lastRow="0" w:firstColumn="1" w:lastColumn="0" w:noHBand="0" w:noVBand="1"/>
      </w:tblPr>
      <w:tblGrid>
        <w:gridCol w:w="4770"/>
        <w:gridCol w:w="4770"/>
      </w:tblGrid>
      <w:tr w:rsidR="00A83431" w:rsidRPr="00A732C0" w14:paraId="16445C39" w14:textId="77777777" w:rsidTr="00FA46C7">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vAlign w:val="center"/>
          </w:tcPr>
          <w:p w14:paraId="2CFB14CF" w14:textId="77777777" w:rsidR="00A83431" w:rsidRPr="00A732C0" w:rsidRDefault="00A83431" w:rsidP="008A281D">
            <w:pPr>
              <w:ind w:left="0"/>
              <w:jc w:val="left"/>
              <w:rPr>
                <w:szCs w:val="18"/>
              </w:rPr>
            </w:pPr>
            <w:r w:rsidRPr="00A732C0">
              <w:rPr>
                <w:rFonts w:cstheme="minorHAnsi"/>
                <w:szCs w:val="18"/>
              </w:rPr>
              <w:t>Code (Abbreviate to either 2 or 3 alphanumeric characters)</w:t>
            </w:r>
          </w:p>
        </w:tc>
        <w:tc>
          <w:tcPr>
            <w:tcW w:w="4770" w:type="dxa"/>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vAlign w:val="center"/>
          </w:tcPr>
          <w:p w14:paraId="375A1780" w14:textId="77777777" w:rsidR="00A83431" w:rsidRPr="00A732C0" w:rsidRDefault="00A83431" w:rsidP="008A281D">
            <w:pPr>
              <w:ind w:left="0"/>
              <w:jc w:val="left"/>
              <w:cnfStyle w:val="100000000000" w:firstRow="1" w:lastRow="0" w:firstColumn="0" w:lastColumn="0" w:oddVBand="0" w:evenVBand="0" w:oddHBand="0" w:evenHBand="0" w:firstRowFirstColumn="0" w:firstRowLastColumn="0" w:lastRowFirstColumn="0" w:lastRowLastColumn="0"/>
              <w:rPr>
                <w:szCs w:val="18"/>
              </w:rPr>
            </w:pPr>
            <w:r w:rsidRPr="00A732C0">
              <w:rPr>
                <w:rFonts w:cstheme="minorHAnsi"/>
                <w:szCs w:val="18"/>
              </w:rPr>
              <w:t>Originator Company Name</w:t>
            </w:r>
          </w:p>
        </w:tc>
      </w:tr>
      <w:tr w:rsidR="00A83431" w:rsidRPr="00A732C0" w14:paraId="6E826109" w14:textId="77777777" w:rsidTr="00FA46C7">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792BE90" w14:textId="06FD6A56" w:rsidR="00A83431" w:rsidRPr="00A732C0" w:rsidRDefault="0021584F" w:rsidP="008A281D">
            <w:pPr>
              <w:ind w:left="0"/>
              <w:jc w:val="left"/>
              <w:rPr>
                <w:b w:val="0"/>
                <w:bCs w:val="0"/>
                <w:szCs w:val="18"/>
              </w:rPr>
            </w:pPr>
            <w:r w:rsidRPr="00A732C0">
              <w:rPr>
                <w:rFonts w:hint="eastAsia"/>
                <w:i/>
                <w:szCs w:val="18"/>
              </w:rPr>
              <w:t>FOS</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3A57B92" w14:textId="42E51D5D" w:rsidR="00A83431" w:rsidRPr="00A732C0" w:rsidRDefault="0021584F" w:rsidP="008A281D">
            <w:pPr>
              <w:ind w:left="0"/>
              <w:jc w:val="left"/>
              <w:cnfStyle w:val="000000100000" w:firstRow="0" w:lastRow="0" w:firstColumn="0" w:lastColumn="0" w:oddVBand="0" w:evenVBand="0" w:oddHBand="1" w:evenHBand="0" w:firstRowFirstColumn="0" w:firstRowLastColumn="0" w:lastRowFirstColumn="0" w:lastRowLastColumn="0"/>
              <w:rPr>
                <w:szCs w:val="18"/>
              </w:rPr>
            </w:pPr>
            <w:r w:rsidRPr="00A732C0">
              <w:rPr>
                <w:rFonts w:hint="eastAsia"/>
                <w:i/>
                <w:szCs w:val="18"/>
              </w:rPr>
              <w:t>Foster + Partners</w:t>
            </w:r>
          </w:p>
        </w:tc>
      </w:tr>
      <w:tr w:rsidR="0021584F" w:rsidRPr="00A732C0" w14:paraId="6843AA26" w14:textId="77777777" w:rsidTr="00FA46C7">
        <w:trPr>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3F1E18F" w14:textId="33843530" w:rsidR="0021584F" w:rsidRPr="00A732C0" w:rsidDel="0021584F" w:rsidRDefault="045DFCEF" w:rsidP="045DFCEF">
            <w:pPr>
              <w:ind w:left="0"/>
              <w:jc w:val="left"/>
              <w:rPr>
                <w:i/>
                <w:iCs/>
                <w:szCs w:val="18"/>
              </w:rPr>
            </w:pPr>
            <w:r w:rsidRPr="00A732C0">
              <w:rPr>
                <w:i/>
                <w:iCs/>
                <w:szCs w:val="18"/>
              </w:rPr>
              <w:t>RDL</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1670551" w14:textId="422EDA5D" w:rsidR="0021584F" w:rsidRPr="00A732C0" w:rsidDel="0021584F" w:rsidRDefault="045DFCEF" w:rsidP="045DFCEF">
            <w:pPr>
              <w:ind w:left="0"/>
              <w:jc w:val="left"/>
              <w:cnfStyle w:val="000000000000" w:firstRow="0" w:lastRow="0" w:firstColumn="0" w:lastColumn="0" w:oddVBand="0" w:evenVBand="0" w:oddHBand="0" w:evenHBand="0" w:firstRowFirstColumn="0" w:firstRowLastColumn="0" w:lastRowFirstColumn="0" w:lastRowLastColumn="0"/>
              <w:rPr>
                <w:i/>
                <w:iCs/>
                <w:color w:val="B2B2B2" w:themeColor="text2" w:themeTint="99"/>
                <w:szCs w:val="18"/>
              </w:rPr>
            </w:pPr>
            <w:r w:rsidRPr="00A732C0">
              <w:rPr>
                <w:i/>
                <w:iCs/>
                <w:szCs w:val="18"/>
              </w:rPr>
              <w:t>Richmond Design Limited</w:t>
            </w:r>
          </w:p>
        </w:tc>
      </w:tr>
      <w:tr w:rsidR="6EE346DF" w:rsidRPr="00A732C0" w14:paraId="0C994E75" w14:textId="77777777" w:rsidTr="1BC59E09">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9274B94" w14:textId="640C94F6" w:rsidR="6EE346DF" w:rsidRPr="00A732C0" w:rsidRDefault="6EE346DF" w:rsidP="00925462">
            <w:pPr>
              <w:ind w:left="0"/>
              <w:jc w:val="left"/>
              <w:rPr>
                <w:i/>
                <w:iCs/>
                <w:szCs w:val="18"/>
              </w:rPr>
            </w:pPr>
            <w:r w:rsidRPr="00A732C0">
              <w:rPr>
                <w:i/>
                <w:iCs/>
                <w:szCs w:val="18"/>
              </w:rPr>
              <w:t>KAA</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90BE901" w14:textId="60E4EAE7" w:rsidR="6EE346DF" w:rsidRPr="00A732C0" w:rsidRDefault="6EE346DF" w:rsidP="00925462">
            <w:pPr>
              <w:ind w:left="0"/>
              <w:jc w:val="left"/>
              <w:cnfStyle w:val="000000100000" w:firstRow="0" w:lastRow="0" w:firstColumn="0" w:lastColumn="0" w:oddVBand="0" w:evenVBand="0" w:oddHBand="1" w:evenHBand="0" w:firstRowFirstColumn="0" w:firstRowLastColumn="0" w:lastRowFirstColumn="0" w:lastRowLastColumn="0"/>
              <w:rPr>
                <w:i/>
                <w:iCs/>
                <w:szCs w:val="18"/>
              </w:rPr>
            </w:pPr>
            <w:r w:rsidRPr="00A732C0">
              <w:rPr>
                <w:i/>
                <w:iCs/>
                <w:szCs w:val="18"/>
              </w:rPr>
              <w:t>Khatib &amp; Alami</w:t>
            </w:r>
          </w:p>
        </w:tc>
      </w:tr>
      <w:tr w:rsidR="6962C747" w:rsidRPr="00A732C0" w14:paraId="39239943" w14:textId="77777777" w:rsidTr="1BC59E09">
        <w:trPr>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292FA16" w14:textId="46229154" w:rsidR="6962C747" w:rsidRPr="00A732C0" w:rsidRDefault="1BC59E09" w:rsidP="1BC59E09">
            <w:pPr>
              <w:ind w:left="0"/>
              <w:jc w:val="left"/>
              <w:rPr>
                <w:i/>
                <w:iCs/>
                <w:szCs w:val="18"/>
              </w:rPr>
            </w:pPr>
            <w:r w:rsidRPr="00A732C0">
              <w:rPr>
                <w:i/>
                <w:iCs/>
                <w:szCs w:val="18"/>
              </w:rPr>
              <w:t>KEO</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F755C93" w14:textId="65A68065" w:rsidR="6962C747" w:rsidRPr="00A732C0" w:rsidRDefault="1BC59E09" w:rsidP="1BC59E09">
            <w:pPr>
              <w:ind w:left="0"/>
              <w:jc w:val="left"/>
              <w:cnfStyle w:val="000000000000" w:firstRow="0" w:lastRow="0" w:firstColumn="0" w:lastColumn="0" w:oddVBand="0" w:evenVBand="0" w:oddHBand="0" w:evenHBand="0" w:firstRowFirstColumn="0" w:firstRowLastColumn="0" w:lastRowFirstColumn="0" w:lastRowLastColumn="0"/>
              <w:rPr>
                <w:i/>
                <w:iCs/>
                <w:szCs w:val="18"/>
              </w:rPr>
            </w:pPr>
            <w:r w:rsidRPr="00A732C0">
              <w:rPr>
                <w:i/>
                <w:iCs/>
                <w:szCs w:val="18"/>
              </w:rPr>
              <w:t>KEO International Consultant</w:t>
            </w:r>
          </w:p>
        </w:tc>
      </w:tr>
      <w:tr w:rsidR="752BBA52" w:rsidRPr="00A732C0" w14:paraId="487C6510" w14:textId="77777777" w:rsidTr="1BC59E09">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6666083" w14:textId="02A49423" w:rsidR="752BBA52" w:rsidRPr="00A732C0" w:rsidRDefault="752BBA52" w:rsidP="00925462">
            <w:pPr>
              <w:ind w:left="0"/>
              <w:jc w:val="left"/>
              <w:rPr>
                <w:i/>
                <w:iCs/>
                <w:szCs w:val="18"/>
              </w:rPr>
            </w:pPr>
            <w:r w:rsidRPr="00A732C0">
              <w:rPr>
                <w:i/>
                <w:iCs/>
                <w:szCs w:val="18"/>
              </w:rPr>
              <w:t>EDS</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5BC41FA" w14:textId="2E93F5E8" w:rsidR="752BBA52" w:rsidRPr="00A732C0" w:rsidRDefault="752BBA52" w:rsidP="00925462">
            <w:pPr>
              <w:ind w:left="0"/>
              <w:jc w:val="left"/>
              <w:cnfStyle w:val="000000100000" w:firstRow="0" w:lastRow="0" w:firstColumn="0" w:lastColumn="0" w:oddVBand="0" w:evenVBand="0" w:oddHBand="1" w:evenHBand="0" w:firstRowFirstColumn="0" w:firstRowLastColumn="0" w:lastRowFirstColumn="0" w:lastRowLastColumn="0"/>
              <w:rPr>
                <w:i/>
                <w:iCs/>
                <w:szCs w:val="18"/>
              </w:rPr>
            </w:pPr>
            <w:r w:rsidRPr="00A732C0">
              <w:rPr>
                <w:i/>
                <w:iCs/>
                <w:szCs w:val="18"/>
              </w:rPr>
              <w:t>EDSA, inc.</w:t>
            </w:r>
          </w:p>
        </w:tc>
      </w:tr>
      <w:tr w:rsidR="00FA46C7" w:rsidRPr="00A732C0" w14:paraId="77C1CF85" w14:textId="77777777" w:rsidTr="00311CE2">
        <w:trPr>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E29A715" w14:textId="77777777" w:rsidR="00FA46C7" w:rsidRPr="00A732C0" w:rsidRDefault="00FA46C7" w:rsidP="00311CE2">
            <w:pPr>
              <w:ind w:left="0"/>
              <w:jc w:val="left"/>
              <w:rPr>
                <w:i/>
                <w:iCs/>
                <w:szCs w:val="18"/>
              </w:rPr>
            </w:pPr>
            <w:r>
              <w:rPr>
                <w:i/>
                <w:iCs/>
                <w:szCs w:val="18"/>
              </w:rPr>
              <w:t>HAA</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EFBAA51" w14:textId="6B3D0EFB" w:rsidR="00FA46C7" w:rsidRPr="00FA46C7" w:rsidRDefault="00A263BF" w:rsidP="00311CE2">
            <w:pPr>
              <w:ind w:left="0"/>
              <w:jc w:val="left"/>
              <w:cnfStyle w:val="000000000000" w:firstRow="0" w:lastRow="0" w:firstColumn="0" w:lastColumn="0" w:oddVBand="0" w:evenVBand="0" w:oddHBand="0" w:evenHBand="0" w:firstRowFirstColumn="0" w:firstRowLastColumn="0" w:lastRowFirstColumn="0" w:lastRowLastColumn="0"/>
              <w:rPr>
                <w:i/>
                <w:iCs/>
                <w:szCs w:val="18"/>
              </w:rPr>
            </w:pPr>
            <w:r w:rsidRPr="009B132A">
              <w:rPr>
                <w:i/>
                <w:szCs w:val="18"/>
              </w:rPr>
              <w:t>Humble Arnold</w:t>
            </w:r>
            <w:r>
              <w:rPr>
                <w:i/>
                <w:szCs w:val="18"/>
              </w:rPr>
              <w:t xml:space="preserve"> Associates</w:t>
            </w:r>
          </w:p>
        </w:tc>
      </w:tr>
      <w:tr w:rsidR="00FA46C7" w:rsidRPr="00A732C0" w14:paraId="2B21F3CD" w14:textId="77777777" w:rsidTr="00311CE2">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143294F" w14:textId="77777777" w:rsidR="00FA46C7" w:rsidRDefault="00FA46C7" w:rsidP="00311CE2">
            <w:pPr>
              <w:ind w:left="0"/>
              <w:jc w:val="left"/>
              <w:rPr>
                <w:i/>
                <w:iCs/>
                <w:szCs w:val="18"/>
              </w:rPr>
            </w:pPr>
            <w:r w:rsidRPr="00FA46C7">
              <w:rPr>
                <w:rFonts w:hint="eastAsia"/>
                <w:i/>
                <w:iCs/>
                <w:szCs w:val="18"/>
              </w:rPr>
              <w:t>WSP</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894AF9C" w14:textId="77777777" w:rsidR="00FA46C7" w:rsidRPr="00FA46C7" w:rsidRDefault="00FA46C7" w:rsidP="00311CE2">
            <w:pPr>
              <w:ind w:left="0"/>
              <w:jc w:val="left"/>
              <w:cnfStyle w:val="000000100000" w:firstRow="0" w:lastRow="0" w:firstColumn="0" w:lastColumn="0" w:oddVBand="0" w:evenVBand="0" w:oddHBand="1" w:evenHBand="0" w:firstRowFirstColumn="0" w:firstRowLastColumn="0" w:lastRowFirstColumn="0" w:lastRowLastColumn="0"/>
              <w:rPr>
                <w:i/>
                <w:iCs/>
                <w:szCs w:val="18"/>
              </w:rPr>
            </w:pPr>
            <w:r w:rsidRPr="00FA46C7">
              <w:rPr>
                <w:rFonts w:hint="eastAsia"/>
                <w:i/>
                <w:iCs/>
                <w:szCs w:val="18"/>
              </w:rPr>
              <w:t>WSP</w:t>
            </w:r>
          </w:p>
        </w:tc>
      </w:tr>
      <w:tr w:rsidR="00FA46C7" w:rsidRPr="00A732C0" w14:paraId="32B1AEC6" w14:textId="77777777" w:rsidTr="002921EC">
        <w:trPr>
          <w:trHeight w:val="201"/>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092CA2D" w14:textId="77777777" w:rsidR="00FA46C7" w:rsidRPr="00FA46C7" w:rsidRDefault="00FA46C7" w:rsidP="00311CE2">
            <w:pPr>
              <w:ind w:left="0"/>
              <w:jc w:val="left"/>
              <w:rPr>
                <w:i/>
                <w:iCs/>
                <w:szCs w:val="18"/>
              </w:rPr>
            </w:pPr>
            <w:r>
              <w:rPr>
                <w:i/>
                <w:iCs/>
                <w:szCs w:val="18"/>
              </w:rPr>
              <w:t>ARC</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A62FDDC" w14:textId="77777777" w:rsidR="00FA46C7" w:rsidRPr="00FA46C7" w:rsidRDefault="00FA46C7" w:rsidP="00311CE2">
            <w:pPr>
              <w:ind w:left="0"/>
              <w:jc w:val="left"/>
              <w:cnfStyle w:val="000000000000" w:firstRow="0" w:lastRow="0" w:firstColumn="0" w:lastColumn="0" w:oddVBand="0" w:evenVBand="0" w:oddHBand="0" w:evenHBand="0" w:firstRowFirstColumn="0" w:firstRowLastColumn="0" w:lastRowFirstColumn="0" w:lastRowLastColumn="0"/>
              <w:rPr>
                <w:i/>
                <w:iCs/>
                <w:szCs w:val="18"/>
              </w:rPr>
            </w:pPr>
            <w:r w:rsidRPr="00FA46C7">
              <w:rPr>
                <w:rFonts w:hint="eastAsia"/>
                <w:i/>
                <w:iCs/>
                <w:szCs w:val="18"/>
              </w:rPr>
              <w:t>Arcadis</w:t>
            </w:r>
          </w:p>
        </w:tc>
      </w:tr>
      <w:tr w:rsidR="00FA46C7" w:rsidRPr="00A732C0" w14:paraId="621680A5" w14:textId="77777777" w:rsidTr="1BC59E09">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3D900DF" w14:textId="5142EBAE" w:rsidR="00FA46C7" w:rsidRPr="00A732C0" w:rsidRDefault="00365A71" w:rsidP="00925462">
            <w:pPr>
              <w:ind w:left="0"/>
              <w:jc w:val="left"/>
              <w:rPr>
                <w:i/>
                <w:iCs/>
                <w:szCs w:val="18"/>
              </w:rPr>
            </w:pPr>
            <w:r>
              <w:rPr>
                <w:i/>
                <w:iCs/>
                <w:szCs w:val="18"/>
              </w:rPr>
              <w:t>BAR</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7033BB6" w14:textId="4CD15935" w:rsidR="00FA46C7" w:rsidRPr="00A732C0" w:rsidRDefault="00365A71" w:rsidP="00925462">
            <w:pPr>
              <w:ind w:left="0"/>
              <w:jc w:val="left"/>
              <w:cnfStyle w:val="000000100000" w:firstRow="0" w:lastRow="0" w:firstColumn="0" w:lastColumn="0" w:oddVBand="0" w:evenVBand="0" w:oddHBand="1" w:evenHBand="0" w:firstRowFirstColumn="0" w:firstRowLastColumn="0" w:lastRowFirstColumn="0" w:lastRowLastColumn="0"/>
              <w:rPr>
                <w:i/>
                <w:iCs/>
                <w:szCs w:val="18"/>
              </w:rPr>
            </w:pPr>
            <w:r>
              <w:rPr>
                <w:i/>
                <w:iCs/>
                <w:szCs w:val="18"/>
              </w:rPr>
              <w:t>Bar &amp; Wray</w:t>
            </w:r>
          </w:p>
        </w:tc>
      </w:tr>
      <w:tr w:rsidR="00FA46C7" w:rsidRPr="00A732C0" w14:paraId="696CFD72" w14:textId="77777777" w:rsidTr="1BC59E09">
        <w:trPr>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2DFA05A" w14:textId="77777777" w:rsidR="00FA46C7" w:rsidRPr="00FA46C7" w:rsidRDefault="00FA46C7" w:rsidP="00925462">
            <w:pPr>
              <w:ind w:left="0"/>
              <w:jc w:val="left"/>
              <w:rPr>
                <w:i/>
                <w:iCs/>
                <w:szCs w:val="18"/>
              </w:rPr>
            </w:pP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8178598" w14:textId="2E164CB7" w:rsidR="00FA46C7" w:rsidRPr="00FA46C7" w:rsidRDefault="00FA46C7" w:rsidP="00925462">
            <w:pPr>
              <w:ind w:left="0"/>
              <w:jc w:val="left"/>
              <w:cnfStyle w:val="000000000000" w:firstRow="0" w:lastRow="0" w:firstColumn="0" w:lastColumn="0" w:oddVBand="0" w:evenVBand="0" w:oddHBand="0" w:evenHBand="0" w:firstRowFirstColumn="0" w:firstRowLastColumn="0" w:lastRowFirstColumn="0" w:lastRowLastColumn="0"/>
              <w:rPr>
                <w:i/>
                <w:iCs/>
                <w:szCs w:val="18"/>
              </w:rPr>
            </w:pPr>
            <w:r w:rsidRPr="00FA46C7">
              <w:rPr>
                <w:rFonts w:hint="eastAsia"/>
                <w:i/>
                <w:iCs/>
                <w:szCs w:val="18"/>
              </w:rPr>
              <w:t>Barker Mohandas</w:t>
            </w:r>
          </w:p>
        </w:tc>
      </w:tr>
      <w:tr w:rsidR="00FA46C7" w:rsidRPr="00A732C0" w14:paraId="172B1921" w14:textId="77777777" w:rsidTr="1BC59E09">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63FF330" w14:textId="77777777" w:rsidR="00FA46C7" w:rsidRPr="00FA46C7" w:rsidRDefault="00FA46C7" w:rsidP="00925462">
            <w:pPr>
              <w:ind w:left="0"/>
              <w:jc w:val="left"/>
              <w:rPr>
                <w:i/>
                <w:iCs/>
                <w:szCs w:val="18"/>
              </w:rPr>
            </w:pP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E6155F3" w14:textId="6F0C44D1" w:rsidR="00FA46C7" w:rsidRPr="00FA46C7" w:rsidRDefault="00FA46C7" w:rsidP="00925462">
            <w:pPr>
              <w:ind w:left="0"/>
              <w:jc w:val="left"/>
              <w:cnfStyle w:val="000000100000" w:firstRow="0" w:lastRow="0" w:firstColumn="0" w:lastColumn="0" w:oddVBand="0" w:evenVBand="0" w:oddHBand="1" w:evenHBand="0" w:firstRowFirstColumn="0" w:firstRowLastColumn="0" w:lastRowFirstColumn="0" w:lastRowLastColumn="0"/>
              <w:rPr>
                <w:i/>
                <w:iCs/>
                <w:szCs w:val="18"/>
              </w:rPr>
            </w:pPr>
            <w:r w:rsidRPr="00FA46C7">
              <w:rPr>
                <w:rFonts w:hint="eastAsia"/>
                <w:i/>
                <w:iCs/>
                <w:szCs w:val="18"/>
              </w:rPr>
              <w:t>Hann Tucker</w:t>
            </w:r>
          </w:p>
        </w:tc>
      </w:tr>
    </w:tbl>
    <w:p w14:paraId="1AD17DAC" w14:textId="6529A382" w:rsidR="00A83431" w:rsidRDefault="00A83431" w:rsidP="00A83431">
      <w:pPr>
        <w:ind w:left="0"/>
      </w:pPr>
    </w:p>
    <w:p w14:paraId="0DA4951F" w14:textId="0FA43B8F" w:rsidR="008430A1" w:rsidRPr="000C02D2" w:rsidRDefault="008430A1" w:rsidP="008430A1">
      <w:pPr>
        <w:rPr>
          <w:b/>
        </w:rPr>
      </w:pPr>
      <w:r>
        <w:rPr>
          <w:b/>
        </w:rPr>
        <w:t>Volume/ System</w:t>
      </w:r>
    </w:p>
    <w:p w14:paraId="7DF98C2B" w14:textId="08518E35" w:rsidR="008430A1" w:rsidRDefault="006175EB" w:rsidP="008430A1">
      <w:r>
        <w:t xml:space="preserve">Two </w:t>
      </w:r>
      <w:r w:rsidR="00D8138D">
        <w:t xml:space="preserve">alphanumeric characters that </w:t>
      </w:r>
      <w:r w:rsidR="00497AFD" w:rsidRPr="00497AFD">
        <w:t>relate to spatial sub-division of the project starting with Volume or System; ZZ is applied when all volumes are referred to.</w:t>
      </w:r>
    </w:p>
    <w:tbl>
      <w:tblPr>
        <w:tblW w:w="9356" w:type="dxa"/>
        <w:tblInd w:w="699" w:type="dxa"/>
        <w:tblBorders>
          <w:top w:val="single" w:sz="8" w:space="0" w:color="D2BE89" w:themeColor="accent2" w:themeTint="99"/>
          <w:left w:val="single" w:sz="8" w:space="0" w:color="D2BE89" w:themeColor="accent2" w:themeTint="99"/>
          <w:bottom w:val="single" w:sz="8" w:space="0" w:color="D2BE89" w:themeColor="accent2" w:themeTint="99"/>
          <w:right w:val="single" w:sz="8" w:space="0" w:color="D2BE89" w:themeColor="accent2" w:themeTint="99"/>
          <w:insideH w:val="single" w:sz="8" w:space="0" w:color="D2BE89" w:themeColor="accent2" w:themeTint="99"/>
          <w:insideV w:val="single" w:sz="8" w:space="0" w:color="D2BE89" w:themeColor="accent2" w:themeTint="99"/>
        </w:tblBorders>
        <w:tblLook w:val="04A0" w:firstRow="1" w:lastRow="0" w:firstColumn="1" w:lastColumn="0" w:noHBand="0" w:noVBand="1"/>
      </w:tblPr>
      <w:tblGrid>
        <w:gridCol w:w="2107"/>
        <w:gridCol w:w="2515"/>
        <w:gridCol w:w="3174"/>
        <w:gridCol w:w="1560"/>
      </w:tblGrid>
      <w:tr w:rsidR="00CD45C1" w:rsidRPr="00A33099" w14:paraId="75E385AF" w14:textId="77777777" w:rsidTr="206866D1">
        <w:trPr>
          <w:trHeight w:val="720"/>
          <w:tblHeader/>
        </w:trPr>
        <w:tc>
          <w:tcPr>
            <w:tcW w:w="2107" w:type="dxa"/>
            <w:shd w:val="clear" w:color="auto" w:fill="AE9142" w:themeFill="accent2"/>
            <w:vAlign w:val="center"/>
            <w:hideMark/>
          </w:tcPr>
          <w:p w14:paraId="05335A7D" w14:textId="77777777" w:rsidR="00CD45C1" w:rsidRPr="00A33099" w:rsidRDefault="00CD45C1" w:rsidP="00CD45C1">
            <w:pPr>
              <w:spacing w:after="0"/>
              <w:ind w:left="0"/>
              <w:jc w:val="center"/>
              <w:rPr>
                <w:rFonts w:eastAsia="Times New Roman" w:cs="Times New Roman"/>
                <w:b/>
                <w:bCs/>
                <w:color w:val="FFFFFF"/>
                <w:szCs w:val="18"/>
                <w:lang w:val="en-GB" w:eastAsia="en-GB"/>
              </w:rPr>
            </w:pPr>
            <w:r w:rsidRPr="00A33099">
              <w:rPr>
                <w:rFonts w:eastAsia="Times New Roman" w:cs="Times New Roman"/>
                <w:b/>
                <w:bCs/>
                <w:color w:val="FFFFFF"/>
                <w:szCs w:val="18"/>
                <w:lang w:val="en-GB" w:eastAsia="en-GB"/>
              </w:rPr>
              <w:t>Volume/</w:t>
            </w:r>
            <w:r>
              <w:rPr>
                <w:rFonts w:eastAsia="Times New Roman" w:cs="Times New Roman"/>
                <w:b/>
                <w:bCs/>
                <w:color w:val="FFFFFF"/>
                <w:szCs w:val="18"/>
                <w:lang w:val="en-GB" w:eastAsia="en-GB"/>
              </w:rPr>
              <w:t>System</w:t>
            </w:r>
            <w:r w:rsidRPr="00A33099">
              <w:rPr>
                <w:rFonts w:eastAsia="Times New Roman" w:cs="Times New Roman"/>
                <w:b/>
                <w:bCs/>
                <w:color w:val="FFFFFF"/>
                <w:szCs w:val="18"/>
                <w:lang w:val="en-GB" w:eastAsia="en-GB"/>
              </w:rPr>
              <w:t xml:space="preserve"> No.</w:t>
            </w:r>
          </w:p>
        </w:tc>
        <w:tc>
          <w:tcPr>
            <w:tcW w:w="2515" w:type="dxa"/>
            <w:shd w:val="clear" w:color="auto" w:fill="AE9142" w:themeFill="accent2"/>
            <w:vAlign w:val="center"/>
            <w:hideMark/>
          </w:tcPr>
          <w:p w14:paraId="1E2321CA" w14:textId="77777777" w:rsidR="00CD45C1" w:rsidRPr="00A33099" w:rsidRDefault="00CD45C1" w:rsidP="00CD45C1">
            <w:pPr>
              <w:spacing w:after="0"/>
              <w:ind w:left="0"/>
              <w:jc w:val="center"/>
              <w:rPr>
                <w:rFonts w:eastAsia="Times New Roman" w:cs="Times New Roman"/>
                <w:b/>
                <w:bCs/>
                <w:color w:val="FFFFFF"/>
                <w:szCs w:val="18"/>
                <w:lang w:val="en-GB" w:eastAsia="en-GB"/>
              </w:rPr>
            </w:pPr>
            <w:r w:rsidRPr="00A33099">
              <w:rPr>
                <w:rFonts w:eastAsia="Times New Roman" w:cs="Times New Roman"/>
                <w:b/>
                <w:bCs/>
                <w:color w:val="FFFFFF"/>
                <w:szCs w:val="18"/>
                <w:lang w:val="en-GB" w:eastAsia="en-GB"/>
              </w:rPr>
              <w:t>Master Models/Sheets</w:t>
            </w:r>
          </w:p>
        </w:tc>
        <w:tc>
          <w:tcPr>
            <w:tcW w:w="3174" w:type="dxa"/>
            <w:shd w:val="clear" w:color="auto" w:fill="AE9142" w:themeFill="accent2"/>
            <w:vAlign w:val="center"/>
            <w:hideMark/>
          </w:tcPr>
          <w:p w14:paraId="44D40B94" w14:textId="77777777" w:rsidR="00CD45C1" w:rsidRPr="00A33099" w:rsidRDefault="00CD45C1" w:rsidP="00CD45C1">
            <w:pPr>
              <w:spacing w:after="0"/>
              <w:ind w:left="0"/>
              <w:jc w:val="center"/>
              <w:rPr>
                <w:rFonts w:eastAsia="Times New Roman" w:cs="Times New Roman"/>
                <w:b/>
                <w:bCs/>
                <w:color w:val="FFFFFF"/>
                <w:szCs w:val="18"/>
                <w:lang w:val="en-GB" w:eastAsia="en-GB"/>
              </w:rPr>
            </w:pPr>
            <w:r w:rsidRPr="00A33099">
              <w:rPr>
                <w:rFonts w:eastAsia="Times New Roman" w:cs="Times New Roman"/>
                <w:b/>
                <w:bCs/>
                <w:color w:val="FFFFFF"/>
                <w:szCs w:val="18"/>
                <w:lang w:val="en-GB" w:eastAsia="en-GB"/>
              </w:rPr>
              <w:t>Cluster</w:t>
            </w:r>
          </w:p>
        </w:tc>
        <w:tc>
          <w:tcPr>
            <w:tcW w:w="1560" w:type="dxa"/>
            <w:shd w:val="clear" w:color="auto" w:fill="AE9142" w:themeFill="accent2"/>
            <w:vAlign w:val="center"/>
          </w:tcPr>
          <w:p w14:paraId="15CD091E" w14:textId="1D79DCA4" w:rsidR="00CD45C1" w:rsidRPr="00A33099" w:rsidRDefault="00CD45C1" w:rsidP="00CD45C1">
            <w:pPr>
              <w:spacing w:after="0"/>
              <w:ind w:left="0"/>
              <w:jc w:val="center"/>
              <w:rPr>
                <w:rFonts w:eastAsia="Times New Roman" w:cs="Times New Roman"/>
                <w:b/>
                <w:bCs/>
                <w:color w:val="FFFFFF"/>
                <w:szCs w:val="18"/>
                <w:lang w:val="en-GB" w:eastAsia="en-GB"/>
              </w:rPr>
            </w:pPr>
            <w:r>
              <w:rPr>
                <w:rFonts w:eastAsia="Times New Roman" w:cs="Times New Roman"/>
                <w:b/>
                <w:bCs/>
                <w:color w:val="FFFFFF"/>
                <w:szCs w:val="18"/>
                <w:lang w:val="en-GB" w:eastAsia="en-GB"/>
              </w:rPr>
              <w:t xml:space="preserve">In Use  on </w:t>
            </w:r>
            <w:r w:rsidR="00027899">
              <w:rPr>
                <w:rFonts w:eastAsia="Times New Roman" w:cs="Times New Roman"/>
                <w:b/>
                <w:bCs/>
                <w:color w:val="FFFFFF"/>
                <w:szCs w:val="18"/>
                <w:lang w:val="en-GB" w:eastAsia="en-GB"/>
              </w:rPr>
              <w:t>HE1</w:t>
            </w:r>
          </w:p>
        </w:tc>
      </w:tr>
      <w:tr w:rsidR="00CD45C1" w:rsidRPr="00A33099" w14:paraId="17743437" w14:textId="77777777" w:rsidTr="206866D1">
        <w:trPr>
          <w:trHeight w:val="345"/>
        </w:trPr>
        <w:tc>
          <w:tcPr>
            <w:tcW w:w="2107" w:type="dxa"/>
            <w:shd w:val="clear" w:color="auto" w:fill="auto"/>
            <w:vAlign w:val="center"/>
            <w:hideMark/>
          </w:tcPr>
          <w:p w14:paraId="348C76D9"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restart"/>
            <w:shd w:val="clear" w:color="auto" w:fill="auto"/>
            <w:vAlign w:val="center"/>
            <w:hideMark/>
          </w:tcPr>
          <w:p w14:paraId="0BB82872"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General</w:t>
            </w:r>
          </w:p>
        </w:tc>
        <w:tc>
          <w:tcPr>
            <w:tcW w:w="3174" w:type="dxa"/>
            <w:shd w:val="clear" w:color="auto" w:fill="auto"/>
            <w:vAlign w:val="center"/>
            <w:hideMark/>
          </w:tcPr>
          <w:p w14:paraId="32F44713"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Sheets file</w:t>
            </w:r>
          </w:p>
        </w:tc>
        <w:tc>
          <w:tcPr>
            <w:tcW w:w="1560" w:type="dxa"/>
            <w:vAlign w:val="center"/>
          </w:tcPr>
          <w:p w14:paraId="60577D71" w14:textId="77777777" w:rsidR="00CD45C1" w:rsidRDefault="00CD45C1" w:rsidP="00CD45C1">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CD45C1" w:rsidRPr="00A33099" w14:paraId="79EBAF2E" w14:textId="77777777" w:rsidTr="206866D1">
        <w:trPr>
          <w:trHeight w:val="345"/>
        </w:trPr>
        <w:tc>
          <w:tcPr>
            <w:tcW w:w="2107" w:type="dxa"/>
            <w:shd w:val="clear" w:color="auto" w:fill="auto"/>
            <w:vAlign w:val="center"/>
            <w:hideMark/>
          </w:tcPr>
          <w:p w14:paraId="6003E57D"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hideMark/>
          </w:tcPr>
          <w:p w14:paraId="1087DF81"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7960B57"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Grids and Levels</w:t>
            </w:r>
          </w:p>
        </w:tc>
        <w:tc>
          <w:tcPr>
            <w:tcW w:w="1560" w:type="dxa"/>
            <w:vAlign w:val="center"/>
          </w:tcPr>
          <w:p w14:paraId="623DDA47" w14:textId="7BA86045" w:rsidR="00CD45C1" w:rsidRDefault="00CD45C1" w:rsidP="00CD45C1">
            <w:pPr>
              <w:spacing w:after="0"/>
              <w:ind w:left="0"/>
              <w:jc w:val="center"/>
              <w:rPr>
                <w:b/>
                <w:bCs/>
                <w:color w:val="000000"/>
                <w:szCs w:val="18"/>
              </w:rPr>
            </w:pPr>
          </w:p>
        </w:tc>
      </w:tr>
      <w:tr w:rsidR="00CD45C1" w:rsidRPr="00A33099" w14:paraId="213EF48B" w14:textId="77777777" w:rsidTr="206866D1">
        <w:trPr>
          <w:trHeight w:val="345"/>
        </w:trPr>
        <w:tc>
          <w:tcPr>
            <w:tcW w:w="2107" w:type="dxa"/>
            <w:shd w:val="clear" w:color="auto" w:fill="auto"/>
            <w:vAlign w:val="center"/>
            <w:hideMark/>
          </w:tcPr>
          <w:p w14:paraId="61AC6C4C"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hideMark/>
          </w:tcPr>
          <w:p w14:paraId="2EC391BA"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FBA588D"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Setting Out</w:t>
            </w:r>
          </w:p>
        </w:tc>
        <w:tc>
          <w:tcPr>
            <w:tcW w:w="1560" w:type="dxa"/>
            <w:vAlign w:val="center"/>
          </w:tcPr>
          <w:p w14:paraId="4AE3D3BE" w14:textId="25F8B2B1" w:rsidR="00CD45C1" w:rsidRDefault="00CD45C1" w:rsidP="00CD45C1">
            <w:pPr>
              <w:spacing w:after="0"/>
              <w:ind w:left="0"/>
              <w:jc w:val="center"/>
              <w:rPr>
                <w:b/>
                <w:bCs/>
                <w:color w:val="000000"/>
                <w:szCs w:val="18"/>
              </w:rPr>
            </w:pPr>
          </w:p>
        </w:tc>
      </w:tr>
      <w:tr w:rsidR="00CD45C1" w:rsidRPr="00A33099" w14:paraId="4101043F" w14:textId="77777777" w:rsidTr="206866D1">
        <w:trPr>
          <w:trHeight w:val="345"/>
        </w:trPr>
        <w:tc>
          <w:tcPr>
            <w:tcW w:w="2107" w:type="dxa"/>
            <w:shd w:val="clear" w:color="auto" w:fill="auto"/>
            <w:vAlign w:val="center"/>
            <w:hideMark/>
          </w:tcPr>
          <w:p w14:paraId="07384E25"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hideMark/>
          </w:tcPr>
          <w:p w14:paraId="161A8629"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2998686"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Topography</w:t>
            </w:r>
          </w:p>
        </w:tc>
        <w:tc>
          <w:tcPr>
            <w:tcW w:w="1560" w:type="dxa"/>
            <w:vAlign w:val="center"/>
          </w:tcPr>
          <w:p w14:paraId="26CA7BED" w14:textId="77777777" w:rsidR="00CD45C1" w:rsidRDefault="00CD45C1" w:rsidP="00CD45C1">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CD45C1" w:rsidRPr="00A33099" w14:paraId="3D9EDE0C" w14:textId="77777777" w:rsidTr="206866D1">
        <w:trPr>
          <w:trHeight w:val="345"/>
        </w:trPr>
        <w:tc>
          <w:tcPr>
            <w:tcW w:w="2107" w:type="dxa"/>
            <w:shd w:val="clear" w:color="auto" w:fill="auto"/>
            <w:vAlign w:val="center"/>
            <w:hideMark/>
          </w:tcPr>
          <w:p w14:paraId="5F0CB3DC"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hideMark/>
          </w:tcPr>
          <w:p w14:paraId="055CEA00"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5889A4C4"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Massing</w:t>
            </w:r>
          </w:p>
        </w:tc>
        <w:tc>
          <w:tcPr>
            <w:tcW w:w="1560" w:type="dxa"/>
            <w:vAlign w:val="center"/>
          </w:tcPr>
          <w:p w14:paraId="3382D7D5" w14:textId="77777777" w:rsidR="00CD45C1" w:rsidRDefault="00CD45C1" w:rsidP="00CD45C1">
            <w:pPr>
              <w:spacing w:after="0"/>
              <w:ind w:left="0"/>
              <w:jc w:val="center"/>
              <w:rPr>
                <w:b/>
                <w:bCs/>
                <w:color w:val="000000"/>
                <w:szCs w:val="18"/>
              </w:rPr>
            </w:pPr>
          </w:p>
        </w:tc>
      </w:tr>
      <w:tr w:rsidR="00CD45C1" w:rsidRPr="00A33099" w14:paraId="00951491" w14:textId="77777777" w:rsidTr="206866D1">
        <w:trPr>
          <w:trHeight w:val="345"/>
        </w:trPr>
        <w:tc>
          <w:tcPr>
            <w:tcW w:w="2107" w:type="dxa"/>
            <w:shd w:val="clear" w:color="auto" w:fill="auto"/>
            <w:vAlign w:val="center"/>
          </w:tcPr>
          <w:p w14:paraId="12B939C5"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tcPr>
          <w:p w14:paraId="66E9F203" w14:textId="77777777" w:rsidR="00CD45C1" w:rsidRPr="00A33099" w:rsidRDefault="00CD45C1" w:rsidP="00CD45C1">
            <w:pPr>
              <w:spacing w:after="0"/>
              <w:rPr>
                <w:rFonts w:eastAsia="Times New Roman" w:cs="Times New Roman"/>
                <w:b/>
                <w:bCs/>
                <w:color w:val="000000"/>
                <w:szCs w:val="18"/>
                <w:lang w:val="en-GB" w:eastAsia="en-GB"/>
              </w:rPr>
            </w:pPr>
          </w:p>
        </w:tc>
        <w:tc>
          <w:tcPr>
            <w:tcW w:w="3174" w:type="dxa"/>
            <w:shd w:val="clear" w:color="auto" w:fill="auto"/>
            <w:vAlign w:val="center"/>
          </w:tcPr>
          <w:p w14:paraId="37F646D1"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Spiral</w:t>
            </w:r>
          </w:p>
        </w:tc>
        <w:tc>
          <w:tcPr>
            <w:tcW w:w="1560" w:type="dxa"/>
            <w:vAlign w:val="center"/>
          </w:tcPr>
          <w:p w14:paraId="7E077EB6" w14:textId="77777777" w:rsidR="00CD45C1" w:rsidRDefault="00CD45C1" w:rsidP="00CD45C1">
            <w:pPr>
              <w:spacing w:after="0"/>
              <w:ind w:left="0"/>
              <w:jc w:val="center"/>
              <w:rPr>
                <w:b/>
                <w:bCs/>
                <w:color w:val="000000"/>
                <w:szCs w:val="18"/>
              </w:rPr>
            </w:pPr>
          </w:p>
        </w:tc>
      </w:tr>
      <w:tr w:rsidR="00CD45C1" w:rsidRPr="00A33099" w14:paraId="070DF62A" w14:textId="77777777" w:rsidTr="206866D1">
        <w:trPr>
          <w:trHeight w:val="345"/>
        </w:trPr>
        <w:tc>
          <w:tcPr>
            <w:tcW w:w="2107" w:type="dxa"/>
            <w:shd w:val="clear" w:color="auto" w:fill="auto"/>
            <w:vAlign w:val="center"/>
          </w:tcPr>
          <w:p w14:paraId="7242A94F"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tcPr>
          <w:p w14:paraId="0266231B" w14:textId="77777777" w:rsidR="00CD45C1" w:rsidRPr="00A33099" w:rsidRDefault="00CD45C1" w:rsidP="00CD45C1">
            <w:pPr>
              <w:spacing w:after="0"/>
              <w:rPr>
                <w:rFonts w:eastAsia="Times New Roman" w:cs="Times New Roman"/>
                <w:b/>
                <w:bCs/>
                <w:color w:val="000000"/>
                <w:szCs w:val="18"/>
                <w:lang w:val="en-GB" w:eastAsia="en-GB"/>
              </w:rPr>
            </w:pPr>
          </w:p>
        </w:tc>
        <w:tc>
          <w:tcPr>
            <w:tcW w:w="3174" w:type="dxa"/>
            <w:shd w:val="clear" w:color="auto" w:fill="auto"/>
            <w:vAlign w:val="center"/>
          </w:tcPr>
          <w:p w14:paraId="235D74F0"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Vegetation</w:t>
            </w:r>
          </w:p>
        </w:tc>
        <w:tc>
          <w:tcPr>
            <w:tcW w:w="1560" w:type="dxa"/>
            <w:vAlign w:val="center"/>
          </w:tcPr>
          <w:p w14:paraId="535BE285" w14:textId="77777777" w:rsidR="00CD45C1" w:rsidRDefault="00CD45C1" w:rsidP="00CD45C1">
            <w:pPr>
              <w:spacing w:after="0"/>
              <w:ind w:left="0"/>
              <w:jc w:val="center"/>
              <w:rPr>
                <w:b/>
                <w:bCs/>
                <w:color w:val="000000"/>
                <w:szCs w:val="18"/>
              </w:rPr>
            </w:pPr>
          </w:p>
        </w:tc>
      </w:tr>
      <w:tr w:rsidR="00CD45C1" w:rsidRPr="00A33099" w14:paraId="79237C0D" w14:textId="77777777" w:rsidTr="206866D1">
        <w:trPr>
          <w:trHeight w:val="330"/>
        </w:trPr>
        <w:tc>
          <w:tcPr>
            <w:tcW w:w="2107" w:type="dxa"/>
            <w:shd w:val="clear" w:color="auto" w:fill="auto"/>
            <w:vAlign w:val="center"/>
            <w:hideMark/>
          </w:tcPr>
          <w:p w14:paraId="3DA967AC"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01</w:t>
            </w:r>
          </w:p>
        </w:tc>
        <w:tc>
          <w:tcPr>
            <w:tcW w:w="2515" w:type="dxa"/>
            <w:vMerge w:val="restart"/>
            <w:shd w:val="clear" w:color="auto" w:fill="auto"/>
            <w:vAlign w:val="center"/>
            <w:hideMark/>
          </w:tcPr>
          <w:p w14:paraId="26FB1717"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Site</w:t>
            </w:r>
          </w:p>
        </w:tc>
        <w:tc>
          <w:tcPr>
            <w:tcW w:w="3174" w:type="dxa"/>
            <w:shd w:val="clear" w:color="auto" w:fill="auto"/>
            <w:vAlign w:val="center"/>
            <w:hideMark/>
          </w:tcPr>
          <w:p w14:paraId="09B18C86"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Landscape</w:t>
            </w:r>
          </w:p>
        </w:tc>
        <w:tc>
          <w:tcPr>
            <w:tcW w:w="1560" w:type="dxa"/>
            <w:vAlign w:val="center"/>
          </w:tcPr>
          <w:p w14:paraId="7B68A8DF" w14:textId="77777777" w:rsidR="00CD45C1" w:rsidRDefault="00CD45C1" w:rsidP="00CD45C1">
            <w:pPr>
              <w:spacing w:after="0"/>
              <w:ind w:left="0"/>
              <w:jc w:val="center"/>
              <w:rPr>
                <w:b/>
                <w:bCs/>
                <w:color w:val="000000"/>
                <w:szCs w:val="18"/>
              </w:rPr>
            </w:pPr>
          </w:p>
        </w:tc>
      </w:tr>
      <w:tr w:rsidR="00CD45C1" w:rsidRPr="00A33099" w14:paraId="3B3C0174" w14:textId="77777777" w:rsidTr="206866D1">
        <w:trPr>
          <w:trHeight w:val="330"/>
        </w:trPr>
        <w:tc>
          <w:tcPr>
            <w:tcW w:w="2107" w:type="dxa"/>
            <w:shd w:val="clear" w:color="auto" w:fill="auto"/>
            <w:vAlign w:val="center"/>
            <w:hideMark/>
          </w:tcPr>
          <w:p w14:paraId="615B0777"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02</w:t>
            </w:r>
          </w:p>
        </w:tc>
        <w:tc>
          <w:tcPr>
            <w:tcW w:w="2515" w:type="dxa"/>
            <w:vMerge/>
            <w:vAlign w:val="center"/>
            <w:hideMark/>
          </w:tcPr>
          <w:p w14:paraId="7C3A4D19"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3ACB55C"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Infrastructure</w:t>
            </w:r>
          </w:p>
        </w:tc>
        <w:tc>
          <w:tcPr>
            <w:tcW w:w="1560" w:type="dxa"/>
            <w:vAlign w:val="center"/>
          </w:tcPr>
          <w:p w14:paraId="73B67F3B" w14:textId="77777777" w:rsidR="00CD45C1" w:rsidRDefault="00CD45C1" w:rsidP="00CD45C1">
            <w:pPr>
              <w:spacing w:after="0"/>
              <w:ind w:left="0"/>
              <w:jc w:val="center"/>
              <w:rPr>
                <w:b/>
                <w:bCs/>
                <w:color w:val="000000"/>
                <w:szCs w:val="18"/>
              </w:rPr>
            </w:pPr>
          </w:p>
        </w:tc>
      </w:tr>
      <w:tr w:rsidR="00CD45C1" w:rsidRPr="00A33099" w14:paraId="475834A2" w14:textId="77777777" w:rsidTr="206866D1">
        <w:trPr>
          <w:trHeight w:val="330"/>
        </w:trPr>
        <w:tc>
          <w:tcPr>
            <w:tcW w:w="2107" w:type="dxa"/>
            <w:shd w:val="clear" w:color="auto" w:fill="auto"/>
            <w:vAlign w:val="center"/>
            <w:hideMark/>
          </w:tcPr>
          <w:p w14:paraId="0810A546"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lastRenderedPageBreak/>
              <w:t>03</w:t>
            </w:r>
          </w:p>
        </w:tc>
        <w:tc>
          <w:tcPr>
            <w:tcW w:w="2515" w:type="dxa"/>
            <w:vMerge/>
            <w:vAlign w:val="center"/>
            <w:hideMark/>
          </w:tcPr>
          <w:p w14:paraId="01A111A6"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B2ECF05"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Island Wide broad Walk</w:t>
            </w:r>
          </w:p>
        </w:tc>
        <w:tc>
          <w:tcPr>
            <w:tcW w:w="1560" w:type="dxa"/>
            <w:vAlign w:val="center"/>
          </w:tcPr>
          <w:p w14:paraId="6DC8B1C1" w14:textId="77777777" w:rsidR="00CD45C1" w:rsidRDefault="00CD45C1" w:rsidP="00CD45C1">
            <w:pPr>
              <w:spacing w:after="0"/>
              <w:ind w:left="0"/>
              <w:jc w:val="center"/>
              <w:rPr>
                <w:b/>
                <w:bCs/>
                <w:color w:val="000000"/>
                <w:szCs w:val="18"/>
              </w:rPr>
            </w:pPr>
          </w:p>
        </w:tc>
      </w:tr>
      <w:tr w:rsidR="00CD45C1" w:rsidRPr="00A33099" w14:paraId="17286E66" w14:textId="77777777" w:rsidTr="206866D1">
        <w:trPr>
          <w:trHeight w:val="330"/>
        </w:trPr>
        <w:tc>
          <w:tcPr>
            <w:tcW w:w="2107" w:type="dxa"/>
            <w:shd w:val="clear" w:color="auto" w:fill="auto"/>
            <w:vAlign w:val="center"/>
            <w:hideMark/>
          </w:tcPr>
          <w:p w14:paraId="1DE8024C"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lastRenderedPageBreak/>
              <w:t>04</w:t>
            </w:r>
          </w:p>
        </w:tc>
        <w:tc>
          <w:tcPr>
            <w:tcW w:w="2515" w:type="dxa"/>
            <w:vMerge/>
            <w:vAlign w:val="center"/>
            <w:hideMark/>
          </w:tcPr>
          <w:p w14:paraId="68ACD01C"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8B8AC58" w14:textId="77777777" w:rsidR="00CD45C1" w:rsidRPr="00A33099" w:rsidRDefault="00CD45C1" w:rsidP="00CD45C1">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6FB89491" w14:textId="77777777" w:rsidR="00CD45C1" w:rsidRDefault="00CD45C1" w:rsidP="00CD45C1">
            <w:pPr>
              <w:spacing w:after="0"/>
              <w:ind w:left="0"/>
              <w:jc w:val="center"/>
              <w:rPr>
                <w:color w:val="000000"/>
                <w:szCs w:val="18"/>
              </w:rPr>
            </w:pPr>
          </w:p>
        </w:tc>
      </w:tr>
      <w:tr w:rsidR="00CD45C1" w:rsidRPr="00A33099" w14:paraId="37B3FF42" w14:textId="77777777" w:rsidTr="206866D1">
        <w:trPr>
          <w:trHeight w:val="330"/>
        </w:trPr>
        <w:tc>
          <w:tcPr>
            <w:tcW w:w="2107" w:type="dxa"/>
            <w:shd w:val="clear" w:color="auto" w:fill="auto"/>
            <w:vAlign w:val="center"/>
            <w:hideMark/>
          </w:tcPr>
          <w:p w14:paraId="051FEBF1"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05</w:t>
            </w:r>
          </w:p>
        </w:tc>
        <w:tc>
          <w:tcPr>
            <w:tcW w:w="2515" w:type="dxa"/>
            <w:vMerge/>
            <w:vAlign w:val="center"/>
            <w:hideMark/>
          </w:tcPr>
          <w:p w14:paraId="34AB2876"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53BFB47" w14:textId="77777777" w:rsidR="00CD45C1" w:rsidRPr="00A33099" w:rsidRDefault="00CD45C1" w:rsidP="00CD45C1">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0923A66B" w14:textId="77777777" w:rsidR="00CD45C1" w:rsidRDefault="00CD45C1" w:rsidP="00CD45C1">
            <w:pPr>
              <w:spacing w:after="0"/>
              <w:ind w:left="0"/>
              <w:jc w:val="center"/>
              <w:rPr>
                <w:color w:val="000000"/>
                <w:szCs w:val="18"/>
              </w:rPr>
            </w:pPr>
          </w:p>
        </w:tc>
      </w:tr>
      <w:tr w:rsidR="00CD45C1" w:rsidRPr="00A33099" w14:paraId="6D02373E" w14:textId="77777777" w:rsidTr="206866D1">
        <w:trPr>
          <w:trHeight w:val="330"/>
        </w:trPr>
        <w:tc>
          <w:tcPr>
            <w:tcW w:w="2107" w:type="dxa"/>
            <w:shd w:val="clear" w:color="auto" w:fill="auto"/>
            <w:vAlign w:val="center"/>
            <w:hideMark/>
          </w:tcPr>
          <w:p w14:paraId="0F545D26"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06</w:t>
            </w:r>
          </w:p>
        </w:tc>
        <w:tc>
          <w:tcPr>
            <w:tcW w:w="2515" w:type="dxa"/>
            <w:vMerge/>
            <w:vAlign w:val="center"/>
            <w:hideMark/>
          </w:tcPr>
          <w:p w14:paraId="328629F0"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0039954" w14:textId="77777777" w:rsidR="00CD45C1" w:rsidRPr="00A33099" w:rsidRDefault="00CD45C1" w:rsidP="00CD45C1">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051E0DC0" w14:textId="77777777" w:rsidR="00CD45C1" w:rsidRDefault="00CD45C1" w:rsidP="00CD45C1">
            <w:pPr>
              <w:spacing w:after="0"/>
              <w:ind w:left="0"/>
              <w:jc w:val="center"/>
              <w:rPr>
                <w:color w:val="000000"/>
                <w:szCs w:val="18"/>
              </w:rPr>
            </w:pPr>
          </w:p>
        </w:tc>
      </w:tr>
      <w:tr w:rsidR="00CD45C1" w:rsidRPr="00A33099" w14:paraId="38C2DFA3" w14:textId="77777777" w:rsidTr="206866D1">
        <w:trPr>
          <w:trHeight w:val="330"/>
        </w:trPr>
        <w:tc>
          <w:tcPr>
            <w:tcW w:w="2107" w:type="dxa"/>
            <w:shd w:val="clear" w:color="auto" w:fill="auto"/>
            <w:vAlign w:val="center"/>
            <w:hideMark/>
          </w:tcPr>
          <w:p w14:paraId="090E4415"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07</w:t>
            </w:r>
          </w:p>
        </w:tc>
        <w:tc>
          <w:tcPr>
            <w:tcW w:w="2515" w:type="dxa"/>
            <w:vMerge/>
            <w:vAlign w:val="center"/>
            <w:hideMark/>
          </w:tcPr>
          <w:p w14:paraId="0356852B"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93F6431" w14:textId="77777777" w:rsidR="00CD45C1" w:rsidRPr="00A33099" w:rsidRDefault="00CD45C1" w:rsidP="00CD45C1">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7FF36DA9" w14:textId="77777777" w:rsidR="00CD45C1" w:rsidRDefault="00CD45C1" w:rsidP="00CD45C1">
            <w:pPr>
              <w:spacing w:after="0"/>
              <w:ind w:left="0"/>
              <w:jc w:val="center"/>
              <w:rPr>
                <w:color w:val="000000"/>
                <w:szCs w:val="18"/>
              </w:rPr>
            </w:pPr>
          </w:p>
        </w:tc>
      </w:tr>
      <w:tr w:rsidR="00CD45C1" w:rsidRPr="00A33099" w14:paraId="58B5D292" w14:textId="77777777" w:rsidTr="206866D1">
        <w:trPr>
          <w:trHeight w:val="330"/>
        </w:trPr>
        <w:tc>
          <w:tcPr>
            <w:tcW w:w="2107" w:type="dxa"/>
            <w:shd w:val="clear" w:color="auto" w:fill="auto"/>
            <w:vAlign w:val="center"/>
            <w:hideMark/>
          </w:tcPr>
          <w:p w14:paraId="270A31C7"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08</w:t>
            </w:r>
          </w:p>
        </w:tc>
        <w:tc>
          <w:tcPr>
            <w:tcW w:w="2515" w:type="dxa"/>
            <w:vMerge/>
            <w:vAlign w:val="center"/>
            <w:hideMark/>
          </w:tcPr>
          <w:p w14:paraId="4D2476A9"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AE9034B" w14:textId="77777777" w:rsidR="00CD45C1" w:rsidRPr="00A33099" w:rsidRDefault="00CD45C1" w:rsidP="00CD45C1">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28301C2E" w14:textId="77777777" w:rsidR="00CD45C1" w:rsidRDefault="00CD45C1" w:rsidP="00CD45C1">
            <w:pPr>
              <w:spacing w:after="0"/>
              <w:ind w:left="0"/>
              <w:jc w:val="center"/>
              <w:rPr>
                <w:color w:val="000000"/>
                <w:szCs w:val="18"/>
              </w:rPr>
            </w:pPr>
          </w:p>
        </w:tc>
      </w:tr>
      <w:tr w:rsidR="00CD45C1" w:rsidRPr="00A33099" w14:paraId="4F08038E" w14:textId="77777777" w:rsidTr="206866D1">
        <w:trPr>
          <w:trHeight w:val="330"/>
        </w:trPr>
        <w:tc>
          <w:tcPr>
            <w:tcW w:w="2107" w:type="dxa"/>
            <w:shd w:val="clear" w:color="auto" w:fill="auto"/>
            <w:vAlign w:val="center"/>
            <w:hideMark/>
          </w:tcPr>
          <w:p w14:paraId="525C1E47"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09</w:t>
            </w:r>
          </w:p>
        </w:tc>
        <w:tc>
          <w:tcPr>
            <w:tcW w:w="2515" w:type="dxa"/>
            <w:vMerge/>
            <w:vAlign w:val="center"/>
            <w:hideMark/>
          </w:tcPr>
          <w:p w14:paraId="33027192"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FCBB777" w14:textId="77777777" w:rsidR="00CD45C1" w:rsidRPr="00A33099" w:rsidRDefault="00CD45C1" w:rsidP="00CD45C1">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454A50BC" w14:textId="77777777" w:rsidR="00CD45C1" w:rsidRDefault="00CD45C1" w:rsidP="00CD45C1">
            <w:pPr>
              <w:spacing w:after="0"/>
              <w:ind w:left="0"/>
              <w:jc w:val="center"/>
              <w:rPr>
                <w:color w:val="000000"/>
                <w:szCs w:val="18"/>
              </w:rPr>
            </w:pPr>
          </w:p>
        </w:tc>
      </w:tr>
      <w:tr w:rsidR="00CD45C1" w:rsidRPr="00A33099" w14:paraId="458B22D3" w14:textId="77777777" w:rsidTr="206866D1">
        <w:trPr>
          <w:trHeight w:val="330"/>
        </w:trPr>
        <w:tc>
          <w:tcPr>
            <w:tcW w:w="2107" w:type="dxa"/>
            <w:shd w:val="clear" w:color="auto" w:fill="auto"/>
            <w:vAlign w:val="center"/>
            <w:hideMark/>
          </w:tcPr>
          <w:p w14:paraId="017D2E77"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10</w:t>
            </w:r>
          </w:p>
        </w:tc>
        <w:tc>
          <w:tcPr>
            <w:tcW w:w="2515" w:type="dxa"/>
            <w:vMerge w:val="restart"/>
            <w:shd w:val="clear" w:color="auto" w:fill="auto"/>
            <w:vAlign w:val="center"/>
            <w:hideMark/>
          </w:tcPr>
          <w:p w14:paraId="3A6C3078"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FOH</w:t>
            </w:r>
          </w:p>
        </w:tc>
        <w:tc>
          <w:tcPr>
            <w:tcW w:w="3174" w:type="dxa"/>
            <w:shd w:val="clear" w:color="auto" w:fill="auto"/>
            <w:vAlign w:val="center"/>
            <w:hideMark/>
          </w:tcPr>
          <w:p w14:paraId="638C4FFF"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Arrival Hubs</w:t>
            </w:r>
          </w:p>
        </w:tc>
        <w:tc>
          <w:tcPr>
            <w:tcW w:w="1560" w:type="dxa"/>
            <w:vAlign w:val="center"/>
          </w:tcPr>
          <w:p w14:paraId="18E5DE3A" w14:textId="1EEFA41D" w:rsidR="00CD45C1" w:rsidRDefault="00CD45C1" w:rsidP="206866D1">
            <w:pPr>
              <w:spacing w:after="0"/>
              <w:ind w:left="0"/>
              <w:jc w:val="center"/>
              <w:rPr>
                <w:rFonts w:ascii="AkzidenzGroteskStd-Light" w:eastAsia="Times New Roman" w:hAnsi="AkzidenzGroteskStd-Light" w:cs="Times New Roman"/>
                <w:color w:val="000000"/>
                <w:lang w:val="en-GB" w:eastAsia="en-GB"/>
              </w:rPr>
            </w:pPr>
          </w:p>
        </w:tc>
      </w:tr>
      <w:tr w:rsidR="00CD45C1" w:rsidRPr="00A33099" w14:paraId="3368364D" w14:textId="77777777" w:rsidTr="206866D1">
        <w:trPr>
          <w:trHeight w:val="330"/>
        </w:trPr>
        <w:tc>
          <w:tcPr>
            <w:tcW w:w="2107" w:type="dxa"/>
            <w:shd w:val="clear" w:color="auto" w:fill="auto"/>
            <w:vAlign w:val="center"/>
            <w:hideMark/>
          </w:tcPr>
          <w:p w14:paraId="05C3C4A2"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11</w:t>
            </w:r>
          </w:p>
        </w:tc>
        <w:tc>
          <w:tcPr>
            <w:tcW w:w="2515" w:type="dxa"/>
            <w:vMerge/>
            <w:vAlign w:val="center"/>
            <w:hideMark/>
          </w:tcPr>
          <w:p w14:paraId="425B355F"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01B5208"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Reception Buildings</w:t>
            </w:r>
          </w:p>
        </w:tc>
        <w:tc>
          <w:tcPr>
            <w:tcW w:w="1560" w:type="dxa"/>
            <w:vAlign w:val="center"/>
          </w:tcPr>
          <w:p w14:paraId="7326D28C" w14:textId="77777777" w:rsidR="00CD45C1" w:rsidRDefault="00CD45C1" w:rsidP="00CD45C1">
            <w:pPr>
              <w:spacing w:after="0"/>
              <w:ind w:left="0"/>
              <w:jc w:val="center"/>
              <w:rPr>
                <w:b/>
                <w:bCs/>
                <w:color w:val="000000"/>
                <w:szCs w:val="18"/>
              </w:rPr>
            </w:pPr>
          </w:p>
        </w:tc>
      </w:tr>
      <w:tr w:rsidR="00CD45C1" w:rsidRPr="00A33099" w14:paraId="5F0BD6FC" w14:textId="77777777" w:rsidTr="206866D1">
        <w:trPr>
          <w:trHeight w:val="330"/>
        </w:trPr>
        <w:tc>
          <w:tcPr>
            <w:tcW w:w="2107" w:type="dxa"/>
            <w:shd w:val="clear" w:color="auto" w:fill="auto"/>
            <w:vAlign w:val="center"/>
            <w:hideMark/>
          </w:tcPr>
          <w:p w14:paraId="3FF8021D"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12</w:t>
            </w:r>
          </w:p>
        </w:tc>
        <w:tc>
          <w:tcPr>
            <w:tcW w:w="2515" w:type="dxa"/>
            <w:vMerge/>
            <w:vAlign w:val="center"/>
            <w:hideMark/>
          </w:tcPr>
          <w:p w14:paraId="2875D9B8"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C2E30C0"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Clubhouse</w:t>
            </w:r>
          </w:p>
        </w:tc>
        <w:tc>
          <w:tcPr>
            <w:tcW w:w="1560" w:type="dxa"/>
            <w:vAlign w:val="center"/>
          </w:tcPr>
          <w:p w14:paraId="2311057A" w14:textId="66EB305A" w:rsidR="00CD45C1" w:rsidRDefault="00CD45C1" w:rsidP="00CD45C1">
            <w:pPr>
              <w:spacing w:after="0"/>
              <w:ind w:left="0"/>
              <w:jc w:val="center"/>
              <w:rPr>
                <w:b/>
                <w:bCs/>
                <w:color w:val="000000"/>
                <w:szCs w:val="18"/>
              </w:rPr>
            </w:pPr>
          </w:p>
        </w:tc>
      </w:tr>
      <w:tr w:rsidR="00CD45C1" w:rsidRPr="00A33099" w14:paraId="7AA9E923" w14:textId="77777777" w:rsidTr="206866D1">
        <w:trPr>
          <w:trHeight w:val="330"/>
        </w:trPr>
        <w:tc>
          <w:tcPr>
            <w:tcW w:w="2107" w:type="dxa"/>
            <w:shd w:val="clear" w:color="auto" w:fill="auto"/>
            <w:vAlign w:val="center"/>
            <w:hideMark/>
          </w:tcPr>
          <w:p w14:paraId="64436E31"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13</w:t>
            </w:r>
          </w:p>
        </w:tc>
        <w:tc>
          <w:tcPr>
            <w:tcW w:w="2515" w:type="dxa"/>
            <w:vMerge/>
            <w:vAlign w:val="center"/>
            <w:hideMark/>
          </w:tcPr>
          <w:p w14:paraId="09E7362E"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616372A"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Meeting, Boardroom and Banquet</w:t>
            </w:r>
          </w:p>
        </w:tc>
        <w:tc>
          <w:tcPr>
            <w:tcW w:w="1560" w:type="dxa"/>
            <w:vAlign w:val="center"/>
          </w:tcPr>
          <w:p w14:paraId="1D4EFF6E" w14:textId="78B7550D" w:rsidR="00CD45C1" w:rsidRDefault="00CD45C1" w:rsidP="5185E1BB">
            <w:pPr>
              <w:spacing w:after="0"/>
              <w:ind w:left="0"/>
              <w:jc w:val="center"/>
              <w:rPr>
                <w:b/>
                <w:bCs/>
                <w:color w:val="000000"/>
              </w:rPr>
            </w:pPr>
          </w:p>
        </w:tc>
      </w:tr>
      <w:tr w:rsidR="00CD45C1" w:rsidRPr="00A33099" w14:paraId="4F93878C" w14:textId="77777777" w:rsidTr="206866D1">
        <w:trPr>
          <w:trHeight w:val="330"/>
        </w:trPr>
        <w:tc>
          <w:tcPr>
            <w:tcW w:w="2107" w:type="dxa"/>
            <w:shd w:val="clear" w:color="auto" w:fill="auto"/>
            <w:vAlign w:val="center"/>
            <w:hideMark/>
          </w:tcPr>
          <w:p w14:paraId="6361DD2C"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14</w:t>
            </w:r>
          </w:p>
        </w:tc>
        <w:tc>
          <w:tcPr>
            <w:tcW w:w="2515" w:type="dxa"/>
            <w:vMerge/>
            <w:vAlign w:val="center"/>
            <w:hideMark/>
          </w:tcPr>
          <w:p w14:paraId="3C6ECBC2"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18BA51A"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Children Area</w:t>
            </w:r>
          </w:p>
        </w:tc>
        <w:tc>
          <w:tcPr>
            <w:tcW w:w="1560" w:type="dxa"/>
            <w:vAlign w:val="center"/>
          </w:tcPr>
          <w:p w14:paraId="65497ED4" w14:textId="3DCD1C5F" w:rsidR="00CD45C1" w:rsidRDefault="00CD45C1" w:rsidP="5185E1BB">
            <w:pPr>
              <w:spacing w:after="0"/>
              <w:ind w:left="0"/>
              <w:jc w:val="center"/>
              <w:rPr>
                <w:b/>
                <w:bCs/>
                <w:color w:val="000000"/>
              </w:rPr>
            </w:pPr>
          </w:p>
        </w:tc>
      </w:tr>
      <w:tr w:rsidR="00CD45C1" w:rsidRPr="00A33099" w14:paraId="55CEE0E3" w14:textId="77777777" w:rsidTr="206866D1">
        <w:trPr>
          <w:trHeight w:val="330"/>
        </w:trPr>
        <w:tc>
          <w:tcPr>
            <w:tcW w:w="2107" w:type="dxa"/>
            <w:shd w:val="clear" w:color="auto" w:fill="auto"/>
            <w:vAlign w:val="center"/>
            <w:hideMark/>
          </w:tcPr>
          <w:p w14:paraId="69C3E6D0"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15</w:t>
            </w:r>
          </w:p>
        </w:tc>
        <w:tc>
          <w:tcPr>
            <w:tcW w:w="2515" w:type="dxa"/>
            <w:vMerge/>
            <w:vAlign w:val="center"/>
            <w:hideMark/>
          </w:tcPr>
          <w:p w14:paraId="1B7ABB6A"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E74A307"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Spa</w:t>
            </w:r>
          </w:p>
        </w:tc>
        <w:tc>
          <w:tcPr>
            <w:tcW w:w="1560" w:type="dxa"/>
            <w:vAlign w:val="center"/>
          </w:tcPr>
          <w:p w14:paraId="6B9F355B" w14:textId="5EA8B30E" w:rsidR="00CD45C1" w:rsidRDefault="5185E1BB" w:rsidP="5185E1BB">
            <w:pPr>
              <w:spacing w:after="0"/>
              <w:ind w:left="0"/>
              <w:jc w:val="center"/>
              <w:rPr>
                <w:b/>
                <w:bCs/>
                <w:color w:val="000000"/>
              </w:rPr>
            </w:pPr>
            <w:r w:rsidRPr="5185E1BB">
              <w:rPr>
                <w:rFonts w:ascii="AkzidenzGroteskStd-Light" w:eastAsia="Times New Roman" w:hAnsi="AkzidenzGroteskStd-Light" w:cs="Times New Roman"/>
                <w:color w:val="000000"/>
                <w:lang w:val="en-GB" w:eastAsia="en-GB"/>
              </w:rPr>
              <w:t>√</w:t>
            </w:r>
          </w:p>
        </w:tc>
      </w:tr>
      <w:tr w:rsidR="00CD45C1" w:rsidRPr="00A33099" w14:paraId="15E53AC4" w14:textId="77777777" w:rsidTr="206866D1">
        <w:trPr>
          <w:trHeight w:val="330"/>
        </w:trPr>
        <w:tc>
          <w:tcPr>
            <w:tcW w:w="2107" w:type="dxa"/>
            <w:shd w:val="clear" w:color="auto" w:fill="auto"/>
            <w:vAlign w:val="center"/>
            <w:hideMark/>
          </w:tcPr>
          <w:p w14:paraId="7C9655FA"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16</w:t>
            </w:r>
          </w:p>
        </w:tc>
        <w:tc>
          <w:tcPr>
            <w:tcW w:w="2515" w:type="dxa"/>
            <w:vMerge/>
            <w:vAlign w:val="center"/>
            <w:hideMark/>
          </w:tcPr>
          <w:p w14:paraId="2E6D5F24"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4E7C3B7"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Pool Bar &amp; Grill</w:t>
            </w:r>
          </w:p>
        </w:tc>
        <w:tc>
          <w:tcPr>
            <w:tcW w:w="1560" w:type="dxa"/>
            <w:vAlign w:val="center"/>
          </w:tcPr>
          <w:p w14:paraId="3A4C22F1" w14:textId="60CC8FD5" w:rsidR="00CD45C1" w:rsidRDefault="10148E59" w:rsidP="10148E59">
            <w:pPr>
              <w:spacing w:after="0"/>
              <w:ind w:left="0"/>
              <w:jc w:val="center"/>
              <w:rPr>
                <w:b/>
                <w:bCs/>
                <w:color w:val="000000"/>
              </w:rPr>
            </w:pPr>
            <w:r w:rsidRPr="10148E59">
              <w:rPr>
                <w:rFonts w:ascii="AkzidenzGroteskStd-Light" w:eastAsia="Times New Roman" w:hAnsi="AkzidenzGroteskStd-Light" w:cs="Times New Roman"/>
                <w:color w:val="000000"/>
                <w:lang w:val="en-GB" w:eastAsia="en-GB"/>
              </w:rPr>
              <w:t>√</w:t>
            </w:r>
          </w:p>
        </w:tc>
      </w:tr>
      <w:tr w:rsidR="00CD45C1" w:rsidRPr="00A33099" w14:paraId="57C2D0D6" w14:textId="77777777" w:rsidTr="206866D1">
        <w:trPr>
          <w:trHeight w:val="330"/>
        </w:trPr>
        <w:tc>
          <w:tcPr>
            <w:tcW w:w="2107" w:type="dxa"/>
            <w:shd w:val="clear" w:color="auto" w:fill="auto"/>
            <w:vAlign w:val="center"/>
            <w:hideMark/>
          </w:tcPr>
          <w:p w14:paraId="160C220F"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17</w:t>
            </w:r>
          </w:p>
        </w:tc>
        <w:tc>
          <w:tcPr>
            <w:tcW w:w="2515" w:type="dxa"/>
            <w:vMerge/>
            <w:vAlign w:val="center"/>
            <w:hideMark/>
          </w:tcPr>
          <w:p w14:paraId="6A835D68"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CA35551"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Gym</w:t>
            </w:r>
          </w:p>
        </w:tc>
        <w:tc>
          <w:tcPr>
            <w:tcW w:w="1560" w:type="dxa"/>
            <w:vAlign w:val="center"/>
          </w:tcPr>
          <w:p w14:paraId="310CEBE7" w14:textId="77777777" w:rsidR="00CD45C1" w:rsidRDefault="00CD45C1" w:rsidP="00CD45C1">
            <w:pPr>
              <w:spacing w:after="0"/>
              <w:ind w:left="0"/>
              <w:jc w:val="center"/>
              <w:rPr>
                <w:b/>
                <w:bCs/>
                <w:color w:val="000000"/>
                <w:szCs w:val="18"/>
              </w:rPr>
            </w:pPr>
          </w:p>
        </w:tc>
      </w:tr>
      <w:tr w:rsidR="00CD45C1" w:rsidRPr="00A33099" w14:paraId="14C09900" w14:textId="77777777" w:rsidTr="206866D1">
        <w:trPr>
          <w:trHeight w:val="330"/>
        </w:trPr>
        <w:tc>
          <w:tcPr>
            <w:tcW w:w="2107" w:type="dxa"/>
            <w:shd w:val="clear" w:color="auto" w:fill="auto"/>
            <w:vAlign w:val="center"/>
            <w:hideMark/>
          </w:tcPr>
          <w:p w14:paraId="67D28C5D"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18</w:t>
            </w:r>
          </w:p>
        </w:tc>
        <w:tc>
          <w:tcPr>
            <w:tcW w:w="2515" w:type="dxa"/>
            <w:vMerge/>
            <w:vAlign w:val="center"/>
            <w:hideMark/>
          </w:tcPr>
          <w:p w14:paraId="135FB7D6"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5A1C3D5F" w14:textId="4F703C49" w:rsidR="00F35A97" w:rsidRPr="00F35A97" w:rsidRDefault="00F35A97" w:rsidP="00CD45C1">
            <w:pPr>
              <w:spacing w:after="0"/>
              <w:ind w:left="0"/>
              <w:jc w:val="left"/>
              <w:rPr>
                <w:b/>
                <w:bCs/>
                <w:color w:val="000000"/>
                <w:szCs w:val="18"/>
              </w:rPr>
            </w:pPr>
            <w:r>
              <w:rPr>
                <w:b/>
                <w:bCs/>
                <w:color w:val="000000"/>
                <w:szCs w:val="18"/>
              </w:rPr>
              <w:t>Educational</w:t>
            </w:r>
          </w:p>
        </w:tc>
        <w:tc>
          <w:tcPr>
            <w:tcW w:w="1560" w:type="dxa"/>
            <w:vAlign w:val="center"/>
          </w:tcPr>
          <w:p w14:paraId="086B3AEF" w14:textId="77777777" w:rsidR="00CD45C1" w:rsidRDefault="00CD45C1" w:rsidP="00CD45C1">
            <w:pPr>
              <w:spacing w:after="0"/>
              <w:ind w:left="0"/>
              <w:jc w:val="center"/>
              <w:rPr>
                <w:b/>
                <w:bCs/>
                <w:color w:val="000000"/>
                <w:szCs w:val="18"/>
              </w:rPr>
            </w:pPr>
          </w:p>
        </w:tc>
      </w:tr>
      <w:tr w:rsidR="00CD45C1" w:rsidRPr="00A33099" w14:paraId="65BF0EEB" w14:textId="77777777" w:rsidTr="206866D1">
        <w:trPr>
          <w:trHeight w:val="330"/>
        </w:trPr>
        <w:tc>
          <w:tcPr>
            <w:tcW w:w="2107" w:type="dxa"/>
            <w:shd w:val="clear" w:color="auto" w:fill="auto"/>
            <w:vAlign w:val="center"/>
            <w:hideMark/>
          </w:tcPr>
          <w:p w14:paraId="3BBA54FD"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19</w:t>
            </w:r>
          </w:p>
        </w:tc>
        <w:tc>
          <w:tcPr>
            <w:tcW w:w="2515" w:type="dxa"/>
            <w:vMerge/>
            <w:vAlign w:val="center"/>
            <w:hideMark/>
          </w:tcPr>
          <w:p w14:paraId="765B4C64"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78E9A68"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 xml:space="preserve">Prayer Rooms </w:t>
            </w:r>
          </w:p>
        </w:tc>
        <w:tc>
          <w:tcPr>
            <w:tcW w:w="1560" w:type="dxa"/>
            <w:vAlign w:val="center"/>
          </w:tcPr>
          <w:p w14:paraId="24C647D9" w14:textId="77777777" w:rsidR="00CD45C1" w:rsidRDefault="00CD45C1" w:rsidP="00CD45C1">
            <w:pPr>
              <w:spacing w:after="0"/>
              <w:ind w:left="0"/>
              <w:jc w:val="center"/>
              <w:rPr>
                <w:b/>
                <w:bCs/>
                <w:color w:val="000000"/>
                <w:szCs w:val="18"/>
              </w:rPr>
            </w:pPr>
          </w:p>
        </w:tc>
      </w:tr>
      <w:tr w:rsidR="00CD45C1" w:rsidRPr="00A33099" w14:paraId="7A3C8BC9" w14:textId="77777777" w:rsidTr="206866D1">
        <w:trPr>
          <w:trHeight w:val="330"/>
        </w:trPr>
        <w:tc>
          <w:tcPr>
            <w:tcW w:w="2107" w:type="dxa"/>
            <w:shd w:val="clear" w:color="auto" w:fill="auto"/>
            <w:vAlign w:val="center"/>
            <w:hideMark/>
          </w:tcPr>
          <w:p w14:paraId="6DAC4B53"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20</w:t>
            </w:r>
          </w:p>
        </w:tc>
        <w:tc>
          <w:tcPr>
            <w:tcW w:w="2515" w:type="dxa"/>
            <w:vMerge/>
            <w:vAlign w:val="center"/>
            <w:hideMark/>
          </w:tcPr>
          <w:p w14:paraId="05D295F5"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ACF9392"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 xml:space="preserve">Recreation </w:t>
            </w:r>
          </w:p>
        </w:tc>
        <w:tc>
          <w:tcPr>
            <w:tcW w:w="1560" w:type="dxa"/>
            <w:vAlign w:val="center"/>
          </w:tcPr>
          <w:p w14:paraId="085D3164" w14:textId="240F2D1A" w:rsidR="00CD45C1" w:rsidRDefault="00090A23" w:rsidP="00CD45C1">
            <w:pPr>
              <w:spacing w:after="0"/>
              <w:ind w:left="0"/>
              <w:jc w:val="center"/>
              <w:rPr>
                <w:b/>
                <w:bCs/>
                <w:color w:val="000000"/>
                <w:szCs w:val="18"/>
              </w:rPr>
            </w:pPr>
            <w:r w:rsidRPr="04C1D82F">
              <w:rPr>
                <w:rFonts w:ascii="AkzidenzGroteskStd-Light" w:eastAsia="Times New Roman" w:hAnsi="AkzidenzGroteskStd-Light" w:cs="Times New Roman"/>
                <w:color w:val="000000"/>
                <w:lang w:val="en-GB" w:eastAsia="en-GB"/>
              </w:rPr>
              <w:t>√</w:t>
            </w:r>
          </w:p>
        </w:tc>
      </w:tr>
      <w:tr w:rsidR="00CD45C1" w:rsidRPr="00A33099" w14:paraId="19CA174D" w14:textId="77777777" w:rsidTr="206866D1">
        <w:trPr>
          <w:trHeight w:val="330"/>
        </w:trPr>
        <w:tc>
          <w:tcPr>
            <w:tcW w:w="2107" w:type="dxa"/>
            <w:shd w:val="clear" w:color="auto" w:fill="auto"/>
            <w:vAlign w:val="center"/>
            <w:hideMark/>
          </w:tcPr>
          <w:p w14:paraId="7FCBA2A4"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21</w:t>
            </w:r>
          </w:p>
        </w:tc>
        <w:tc>
          <w:tcPr>
            <w:tcW w:w="2515" w:type="dxa"/>
            <w:vMerge/>
            <w:vAlign w:val="center"/>
            <w:hideMark/>
          </w:tcPr>
          <w:p w14:paraId="422B5AE6"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44B03FF"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Beach Bar</w:t>
            </w:r>
          </w:p>
        </w:tc>
        <w:tc>
          <w:tcPr>
            <w:tcW w:w="1560" w:type="dxa"/>
            <w:vAlign w:val="center"/>
          </w:tcPr>
          <w:p w14:paraId="1CE50A55" w14:textId="32C73EDA" w:rsidR="00CD45C1" w:rsidRDefault="00CD45C1" w:rsidP="04C1D82F">
            <w:pPr>
              <w:spacing w:after="0"/>
              <w:ind w:left="0"/>
              <w:jc w:val="center"/>
              <w:rPr>
                <w:b/>
                <w:bCs/>
                <w:color w:val="000000"/>
              </w:rPr>
            </w:pPr>
          </w:p>
        </w:tc>
      </w:tr>
      <w:tr w:rsidR="00CD45C1" w:rsidRPr="00A33099" w14:paraId="5067711E" w14:textId="77777777" w:rsidTr="206866D1">
        <w:trPr>
          <w:trHeight w:val="330"/>
        </w:trPr>
        <w:tc>
          <w:tcPr>
            <w:tcW w:w="2107" w:type="dxa"/>
            <w:shd w:val="clear" w:color="auto" w:fill="auto"/>
            <w:vAlign w:val="center"/>
            <w:hideMark/>
          </w:tcPr>
          <w:p w14:paraId="78ECB631"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22</w:t>
            </w:r>
          </w:p>
        </w:tc>
        <w:tc>
          <w:tcPr>
            <w:tcW w:w="2515" w:type="dxa"/>
            <w:vMerge/>
            <w:vAlign w:val="center"/>
            <w:hideMark/>
          </w:tcPr>
          <w:p w14:paraId="2C16721C"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4245CD5"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 xml:space="preserve">Specialty Restaurant </w:t>
            </w:r>
          </w:p>
        </w:tc>
        <w:tc>
          <w:tcPr>
            <w:tcW w:w="1560" w:type="dxa"/>
            <w:vAlign w:val="center"/>
          </w:tcPr>
          <w:p w14:paraId="320A4E37" w14:textId="50CA02A3" w:rsidR="00CD45C1" w:rsidRDefault="5185E1BB" w:rsidP="5185E1BB">
            <w:pPr>
              <w:spacing w:after="0"/>
              <w:ind w:left="0"/>
              <w:jc w:val="center"/>
              <w:rPr>
                <w:b/>
                <w:bCs/>
                <w:color w:val="000000"/>
              </w:rPr>
            </w:pPr>
            <w:r w:rsidRPr="5185E1BB">
              <w:rPr>
                <w:rFonts w:ascii="AkzidenzGroteskStd-Light" w:eastAsia="Times New Roman" w:hAnsi="AkzidenzGroteskStd-Light" w:cs="Times New Roman"/>
                <w:color w:val="000000"/>
                <w:lang w:val="en-GB" w:eastAsia="en-GB"/>
              </w:rPr>
              <w:t>√</w:t>
            </w:r>
          </w:p>
        </w:tc>
      </w:tr>
      <w:tr w:rsidR="00CD45C1" w:rsidRPr="00A33099" w14:paraId="2A12584E" w14:textId="77777777" w:rsidTr="206866D1">
        <w:trPr>
          <w:trHeight w:val="330"/>
        </w:trPr>
        <w:tc>
          <w:tcPr>
            <w:tcW w:w="2107" w:type="dxa"/>
            <w:shd w:val="clear" w:color="auto" w:fill="auto"/>
            <w:vAlign w:val="center"/>
            <w:hideMark/>
          </w:tcPr>
          <w:p w14:paraId="2B6B5D46"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23</w:t>
            </w:r>
          </w:p>
        </w:tc>
        <w:tc>
          <w:tcPr>
            <w:tcW w:w="2515" w:type="dxa"/>
            <w:vMerge/>
            <w:vAlign w:val="center"/>
            <w:hideMark/>
          </w:tcPr>
          <w:p w14:paraId="50E603F2"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33239A0"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All Day Dinning</w:t>
            </w:r>
          </w:p>
        </w:tc>
        <w:tc>
          <w:tcPr>
            <w:tcW w:w="1560" w:type="dxa"/>
            <w:vAlign w:val="center"/>
          </w:tcPr>
          <w:p w14:paraId="58D97961" w14:textId="77777777" w:rsidR="00CD45C1" w:rsidRDefault="00CD45C1" w:rsidP="00CD45C1">
            <w:pPr>
              <w:spacing w:after="0"/>
              <w:ind w:left="0"/>
              <w:jc w:val="center"/>
              <w:rPr>
                <w:b/>
                <w:bCs/>
                <w:color w:val="000000"/>
                <w:szCs w:val="18"/>
              </w:rPr>
            </w:pPr>
          </w:p>
        </w:tc>
      </w:tr>
      <w:tr w:rsidR="00CD45C1" w:rsidRPr="00A33099" w14:paraId="13D0F83E" w14:textId="77777777" w:rsidTr="206866D1">
        <w:trPr>
          <w:trHeight w:val="330"/>
        </w:trPr>
        <w:tc>
          <w:tcPr>
            <w:tcW w:w="2107" w:type="dxa"/>
            <w:shd w:val="clear" w:color="auto" w:fill="auto"/>
            <w:vAlign w:val="center"/>
            <w:hideMark/>
          </w:tcPr>
          <w:p w14:paraId="1CD2688D"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24</w:t>
            </w:r>
          </w:p>
        </w:tc>
        <w:tc>
          <w:tcPr>
            <w:tcW w:w="2515" w:type="dxa"/>
            <w:vMerge/>
            <w:vAlign w:val="center"/>
            <w:hideMark/>
          </w:tcPr>
          <w:p w14:paraId="4F01B640"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FB9849A"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Fitness</w:t>
            </w:r>
          </w:p>
        </w:tc>
        <w:tc>
          <w:tcPr>
            <w:tcW w:w="1560" w:type="dxa"/>
            <w:vAlign w:val="center"/>
          </w:tcPr>
          <w:p w14:paraId="5B20C922" w14:textId="77777777" w:rsidR="00CD45C1" w:rsidRDefault="00CD45C1" w:rsidP="00CD45C1">
            <w:pPr>
              <w:spacing w:after="0"/>
              <w:ind w:left="0"/>
              <w:jc w:val="center"/>
              <w:rPr>
                <w:b/>
                <w:bCs/>
                <w:color w:val="000000"/>
                <w:szCs w:val="18"/>
              </w:rPr>
            </w:pPr>
          </w:p>
        </w:tc>
      </w:tr>
      <w:tr w:rsidR="00CD45C1" w:rsidRPr="00A33099" w14:paraId="153E7210" w14:textId="77777777" w:rsidTr="206866D1">
        <w:trPr>
          <w:trHeight w:val="330"/>
        </w:trPr>
        <w:tc>
          <w:tcPr>
            <w:tcW w:w="2107" w:type="dxa"/>
            <w:shd w:val="clear" w:color="auto" w:fill="auto"/>
            <w:vAlign w:val="center"/>
            <w:hideMark/>
          </w:tcPr>
          <w:p w14:paraId="52D022A9"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25</w:t>
            </w:r>
          </w:p>
        </w:tc>
        <w:tc>
          <w:tcPr>
            <w:tcW w:w="2515" w:type="dxa"/>
            <w:vMerge/>
            <w:vAlign w:val="center"/>
            <w:hideMark/>
          </w:tcPr>
          <w:p w14:paraId="15CE99D2"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1EFBA66" w14:textId="77777777" w:rsidR="00CD45C1" w:rsidRPr="00D43C35" w:rsidRDefault="00CD45C1" w:rsidP="00CD45C1">
            <w:pPr>
              <w:spacing w:after="0"/>
              <w:ind w:left="0"/>
              <w:jc w:val="left"/>
              <w:rPr>
                <w:rFonts w:eastAsia="Times New Roman" w:cs="Times New Roman"/>
                <w:b/>
                <w:bCs/>
                <w:color w:val="000000"/>
                <w:szCs w:val="18"/>
                <w:lang w:val="en-GB" w:eastAsia="en-GB"/>
              </w:rPr>
            </w:pPr>
            <w:r>
              <w:rPr>
                <w:b/>
                <w:bCs/>
                <w:color w:val="000000"/>
                <w:szCs w:val="18"/>
              </w:rPr>
              <w:t>Specialty Bar</w:t>
            </w:r>
          </w:p>
        </w:tc>
        <w:tc>
          <w:tcPr>
            <w:tcW w:w="1560" w:type="dxa"/>
            <w:vAlign w:val="center"/>
          </w:tcPr>
          <w:p w14:paraId="54CE9BDE" w14:textId="5CEB6AA6" w:rsidR="00CD45C1" w:rsidRDefault="00CD45C1" w:rsidP="04C1D82F">
            <w:pPr>
              <w:spacing w:after="0"/>
              <w:ind w:left="0"/>
              <w:jc w:val="center"/>
              <w:rPr>
                <w:b/>
                <w:bCs/>
                <w:color w:val="000000"/>
              </w:rPr>
            </w:pPr>
          </w:p>
        </w:tc>
      </w:tr>
      <w:tr w:rsidR="00CD45C1" w:rsidRPr="00A33099" w14:paraId="48E32606" w14:textId="77777777" w:rsidTr="206866D1">
        <w:trPr>
          <w:trHeight w:val="330"/>
        </w:trPr>
        <w:tc>
          <w:tcPr>
            <w:tcW w:w="2107" w:type="dxa"/>
            <w:shd w:val="clear" w:color="auto" w:fill="auto"/>
            <w:vAlign w:val="center"/>
            <w:hideMark/>
          </w:tcPr>
          <w:p w14:paraId="17AA7E32"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26</w:t>
            </w:r>
          </w:p>
        </w:tc>
        <w:tc>
          <w:tcPr>
            <w:tcW w:w="2515" w:type="dxa"/>
            <w:vMerge/>
            <w:vAlign w:val="center"/>
            <w:hideMark/>
          </w:tcPr>
          <w:p w14:paraId="02B8085A"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9252368" w14:textId="77777777" w:rsidR="00CD45C1" w:rsidRPr="00D43C35" w:rsidRDefault="00CD45C1" w:rsidP="00CD45C1">
            <w:pPr>
              <w:spacing w:after="0"/>
              <w:ind w:left="0"/>
              <w:jc w:val="left"/>
              <w:rPr>
                <w:rFonts w:eastAsia="Times New Roman" w:cs="Times New Roman"/>
                <w:b/>
                <w:bCs/>
                <w:color w:val="000000"/>
                <w:szCs w:val="18"/>
                <w:lang w:val="en-GB" w:eastAsia="en-GB"/>
              </w:rPr>
            </w:pPr>
            <w:r>
              <w:rPr>
                <w:b/>
                <w:bCs/>
                <w:color w:val="000000"/>
                <w:szCs w:val="18"/>
              </w:rPr>
              <w:t>Gourmet Bistro</w:t>
            </w:r>
          </w:p>
        </w:tc>
        <w:tc>
          <w:tcPr>
            <w:tcW w:w="1560" w:type="dxa"/>
            <w:vAlign w:val="center"/>
          </w:tcPr>
          <w:p w14:paraId="50CC4E42" w14:textId="7DD6F563" w:rsidR="00CD45C1" w:rsidRDefault="00CD45C1" w:rsidP="04C1D82F">
            <w:pPr>
              <w:spacing w:after="0"/>
              <w:ind w:left="0"/>
              <w:jc w:val="center"/>
              <w:rPr>
                <w:b/>
                <w:bCs/>
                <w:color w:val="000000"/>
              </w:rPr>
            </w:pPr>
          </w:p>
        </w:tc>
      </w:tr>
      <w:tr w:rsidR="00CD45C1" w:rsidRPr="00A33099" w14:paraId="5C424BE8" w14:textId="77777777" w:rsidTr="206866D1">
        <w:trPr>
          <w:trHeight w:val="330"/>
        </w:trPr>
        <w:tc>
          <w:tcPr>
            <w:tcW w:w="2107" w:type="dxa"/>
            <w:shd w:val="clear" w:color="auto" w:fill="auto"/>
            <w:vAlign w:val="center"/>
            <w:hideMark/>
          </w:tcPr>
          <w:p w14:paraId="4D368B2C"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27</w:t>
            </w:r>
          </w:p>
        </w:tc>
        <w:tc>
          <w:tcPr>
            <w:tcW w:w="2515" w:type="dxa"/>
            <w:vMerge/>
            <w:vAlign w:val="center"/>
            <w:hideMark/>
          </w:tcPr>
          <w:p w14:paraId="4085EC67"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CCB07F4" w14:textId="77777777" w:rsidR="00CD45C1" w:rsidRPr="002576DB" w:rsidRDefault="00CD45C1" w:rsidP="00CD45C1">
            <w:pPr>
              <w:spacing w:after="0"/>
              <w:ind w:left="0"/>
              <w:jc w:val="left"/>
              <w:rPr>
                <w:b/>
                <w:bCs/>
                <w:color w:val="000000"/>
                <w:szCs w:val="18"/>
              </w:rPr>
            </w:pPr>
            <w:r w:rsidRPr="002576DB">
              <w:rPr>
                <w:b/>
                <w:bCs/>
                <w:color w:val="000000"/>
                <w:szCs w:val="18"/>
              </w:rPr>
              <w:t>Sport Area</w:t>
            </w:r>
          </w:p>
        </w:tc>
        <w:tc>
          <w:tcPr>
            <w:tcW w:w="1560" w:type="dxa"/>
            <w:vAlign w:val="center"/>
          </w:tcPr>
          <w:p w14:paraId="43FD01FE" w14:textId="77777777" w:rsidR="00CD45C1" w:rsidRDefault="00CD45C1" w:rsidP="00CD45C1">
            <w:pPr>
              <w:spacing w:after="0"/>
              <w:ind w:left="0"/>
              <w:jc w:val="center"/>
              <w:rPr>
                <w:color w:val="000000"/>
                <w:szCs w:val="18"/>
              </w:rPr>
            </w:pPr>
          </w:p>
        </w:tc>
      </w:tr>
      <w:tr w:rsidR="00CD45C1" w:rsidRPr="00A33099" w14:paraId="2D7E3AC2" w14:textId="77777777" w:rsidTr="206866D1">
        <w:trPr>
          <w:trHeight w:val="330"/>
        </w:trPr>
        <w:tc>
          <w:tcPr>
            <w:tcW w:w="2107" w:type="dxa"/>
            <w:shd w:val="clear" w:color="auto" w:fill="auto"/>
            <w:vAlign w:val="center"/>
            <w:hideMark/>
          </w:tcPr>
          <w:p w14:paraId="7666ECED"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28</w:t>
            </w:r>
          </w:p>
        </w:tc>
        <w:tc>
          <w:tcPr>
            <w:tcW w:w="2515" w:type="dxa"/>
            <w:vMerge/>
            <w:vAlign w:val="center"/>
            <w:hideMark/>
          </w:tcPr>
          <w:p w14:paraId="659C44A5"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7025438"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Amenities Restaurants &amp; Bars</w:t>
            </w:r>
          </w:p>
        </w:tc>
        <w:tc>
          <w:tcPr>
            <w:tcW w:w="1560" w:type="dxa"/>
            <w:vAlign w:val="center"/>
          </w:tcPr>
          <w:p w14:paraId="6F65BFDC" w14:textId="77777777" w:rsidR="00CD45C1" w:rsidRDefault="00CD45C1" w:rsidP="00CD45C1">
            <w:pPr>
              <w:spacing w:after="0"/>
              <w:ind w:left="0"/>
              <w:jc w:val="center"/>
              <w:rPr>
                <w:b/>
                <w:bCs/>
                <w:color w:val="000000"/>
                <w:szCs w:val="18"/>
              </w:rPr>
            </w:pPr>
          </w:p>
        </w:tc>
      </w:tr>
      <w:tr w:rsidR="00CD45C1" w:rsidRPr="00A33099" w14:paraId="3011C16B" w14:textId="77777777" w:rsidTr="206866D1">
        <w:trPr>
          <w:trHeight w:val="330"/>
        </w:trPr>
        <w:tc>
          <w:tcPr>
            <w:tcW w:w="2107" w:type="dxa"/>
            <w:shd w:val="clear" w:color="auto" w:fill="auto"/>
            <w:vAlign w:val="center"/>
            <w:hideMark/>
          </w:tcPr>
          <w:p w14:paraId="5EA0E43D"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29</w:t>
            </w:r>
          </w:p>
        </w:tc>
        <w:tc>
          <w:tcPr>
            <w:tcW w:w="2515" w:type="dxa"/>
            <w:vMerge/>
            <w:vAlign w:val="center"/>
            <w:hideMark/>
          </w:tcPr>
          <w:p w14:paraId="5D60E81A"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9B51585"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Food &amp; Beverage</w:t>
            </w:r>
          </w:p>
        </w:tc>
        <w:tc>
          <w:tcPr>
            <w:tcW w:w="1560" w:type="dxa"/>
            <w:vAlign w:val="center"/>
          </w:tcPr>
          <w:p w14:paraId="6307749E" w14:textId="41CC72D0" w:rsidR="00CD45C1" w:rsidRDefault="00CD45C1" w:rsidP="04C1D82F">
            <w:pPr>
              <w:spacing w:after="0"/>
              <w:ind w:left="0"/>
              <w:jc w:val="center"/>
              <w:rPr>
                <w:b/>
                <w:bCs/>
                <w:color w:val="000000"/>
              </w:rPr>
            </w:pPr>
          </w:p>
        </w:tc>
      </w:tr>
      <w:tr w:rsidR="00CD45C1" w:rsidRPr="00A33099" w14:paraId="6E2BA4C8" w14:textId="77777777" w:rsidTr="206866D1">
        <w:trPr>
          <w:trHeight w:val="330"/>
        </w:trPr>
        <w:tc>
          <w:tcPr>
            <w:tcW w:w="2107" w:type="dxa"/>
            <w:shd w:val="clear" w:color="auto" w:fill="auto"/>
            <w:vAlign w:val="center"/>
            <w:hideMark/>
          </w:tcPr>
          <w:p w14:paraId="3435EE8D"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30</w:t>
            </w:r>
          </w:p>
        </w:tc>
        <w:tc>
          <w:tcPr>
            <w:tcW w:w="2515" w:type="dxa"/>
            <w:vMerge w:val="restart"/>
            <w:shd w:val="clear" w:color="auto" w:fill="auto"/>
            <w:vAlign w:val="center"/>
            <w:hideMark/>
          </w:tcPr>
          <w:p w14:paraId="140D7868"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Villas</w:t>
            </w:r>
          </w:p>
        </w:tc>
        <w:tc>
          <w:tcPr>
            <w:tcW w:w="3174" w:type="dxa"/>
            <w:shd w:val="clear" w:color="auto" w:fill="auto"/>
            <w:vAlign w:val="center"/>
            <w:hideMark/>
          </w:tcPr>
          <w:p w14:paraId="63D0F7CF"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Villa (T1) - 1 bedroom</w:t>
            </w:r>
          </w:p>
        </w:tc>
        <w:tc>
          <w:tcPr>
            <w:tcW w:w="1560" w:type="dxa"/>
            <w:vAlign w:val="center"/>
          </w:tcPr>
          <w:p w14:paraId="62BFABB8" w14:textId="77777777" w:rsidR="00CD45C1" w:rsidRDefault="00CD45C1" w:rsidP="00CD45C1">
            <w:pPr>
              <w:spacing w:after="0"/>
              <w:ind w:left="0"/>
              <w:jc w:val="center"/>
              <w:rPr>
                <w:b/>
                <w:bCs/>
                <w:color w:val="000000"/>
                <w:szCs w:val="18"/>
              </w:rPr>
            </w:pPr>
          </w:p>
        </w:tc>
      </w:tr>
      <w:tr w:rsidR="00CD45C1" w:rsidRPr="00A33099" w14:paraId="7750A7E0" w14:textId="77777777" w:rsidTr="206866D1">
        <w:trPr>
          <w:trHeight w:val="330"/>
        </w:trPr>
        <w:tc>
          <w:tcPr>
            <w:tcW w:w="2107" w:type="dxa"/>
            <w:shd w:val="clear" w:color="auto" w:fill="auto"/>
            <w:vAlign w:val="center"/>
            <w:hideMark/>
          </w:tcPr>
          <w:p w14:paraId="1B5D7EED"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31</w:t>
            </w:r>
          </w:p>
        </w:tc>
        <w:tc>
          <w:tcPr>
            <w:tcW w:w="2515" w:type="dxa"/>
            <w:vMerge/>
            <w:vAlign w:val="center"/>
            <w:hideMark/>
          </w:tcPr>
          <w:p w14:paraId="6CDAFDB9"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84481D1"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Villa (T1) - 2 bedroom</w:t>
            </w:r>
          </w:p>
        </w:tc>
        <w:tc>
          <w:tcPr>
            <w:tcW w:w="1560" w:type="dxa"/>
            <w:vAlign w:val="center"/>
          </w:tcPr>
          <w:p w14:paraId="67350012" w14:textId="77777777" w:rsidR="00CD45C1" w:rsidRDefault="00CD45C1" w:rsidP="00CD45C1">
            <w:pPr>
              <w:spacing w:after="0"/>
              <w:ind w:left="0"/>
              <w:jc w:val="center"/>
              <w:rPr>
                <w:b/>
                <w:bCs/>
                <w:color w:val="000000"/>
                <w:szCs w:val="18"/>
              </w:rPr>
            </w:pPr>
          </w:p>
        </w:tc>
      </w:tr>
      <w:tr w:rsidR="00CD45C1" w:rsidRPr="00A33099" w14:paraId="411FCB90" w14:textId="77777777" w:rsidTr="206866D1">
        <w:trPr>
          <w:trHeight w:val="330"/>
        </w:trPr>
        <w:tc>
          <w:tcPr>
            <w:tcW w:w="2107" w:type="dxa"/>
            <w:shd w:val="clear" w:color="auto" w:fill="auto"/>
            <w:vAlign w:val="center"/>
            <w:hideMark/>
          </w:tcPr>
          <w:p w14:paraId="6C452772"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32</w:t>
            </w:r>
          </w:p>
        </w:tc>
        <w:tc>
          <w:tcPr>
            <w:tcW w:w="2515" w:type="dxa"/>
            <w:vMerge/>
            <w:vAlign w:val="center"/>
            <w:hideMark/>
          </w:tcPr>
          <w:p w14:paraId="34072FFC"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2C89BDC"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Villa (T1) - 3 bedroom</w:t>
            </w:r>
          </w:p>
        </w:tc>
        <w:tc>
          <w:tcPr>
            <w:tcW w:w="1560" w:type="dxa"/>
            <w:vAlign w:val="center"/>
          </w:tcPr>
          <w:p w14:paraId="350FFB13" w14:textId="09D68138" w:rsidR="00CD45C1" w:rsidRDefault="00CD45C1" w:rsidP="00CD45C1">
            <w:pPr>
              <w:spacing w:after="0"/>
              <w:ind w:left="0"/>
              <w:jc w:val="center"/>
              <w:rPr>
                <w:b/>
                <w:bCs/>
                <w:color w:val="000000"/>
                <w:szCs w:val="18"/>
              </w:rPr>
            </w:pPr>
          </w:p>
        </w:tc>
      </w:tr>
      <w:tr w:rsidR="00CD45C1" w:rsidRPr="00A33099" w14:paraId="76D4877C" w14:textId="77777777" w:rsidTr="206866D1">
        <w:trPr>
          <w:trHeight w:val="345"/>
        </w:trPr>
        <w:tc>
          <w:tcPr>
            <w:tcW w:w="2107" w:type="dxa"/>
            <w:shd w:val="clear" w:color="auto" w:fill="auto"/>
            <w:vAlign w:val="center"/>
            <w:hideMark/>
          </w:tcPr>
          <w:p w14:paraId="7BD12DF9"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33</w:t>
            </w:r>
          </w:p>
        </w:tc>
        <w:tc>
          <w:tcPr>
            <w:tcW w:w="2515" w:type="dxa"/>
            <w:vMerge/>
            <w:vAlign w:val="center"/>
            <w:hideMark/>
          </w:tcPr>
          <w:p w14:paraId="22DDA16B"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B86585E"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Villa (T1) - 4 bedroom</w:t>
            </w:r>
          </w:p>
        </w:tc>
        <w:tc>
          <w:tcPr>
            <w:tcW w:w="1560" w:type="dxa"/>
            <w:vAlign w:val="center"/>
          </w:tcPr>
          <w:p w14:paraId="5BF8E776" w14:textId="1F536BC3" w:rsidR="00CD45C1" w:rsidRDefault="033BAB84" w:rsidP="033BAB84">
            <w:pPr>
              <w:spacing w:after="0"/>
              <w:ind w:left="0"/>
              <w:jc w:val="center"/>
              <w:rPr>
                <w:b/>
                <w:bCs/>
                <w:color w:val="000000"/>
              </w:rPr>
            </w:pPr>
            <w:r w:rsidRPr="033BAB84">
              <w:rPr>
                <w:rFonts w:ascii="AkzidenzGroteskStd-Light" w:eastAsia="Times New Roman" w:hAnsi="AkzidenzGroteskStd-Light" w:cs="Times New Roman"/>
                <w:color w:val="000000"/>
                <w:lang w:val="en-GB" w:eastAsia="en-GB"/>
              </w:rPr>
              <w:t>√</w:t>
            </w:r>
          </w:p>
        </w:tc>
      </w:tr>
      <w:tr w:rsidR="00CD45C1" w:rsidRPr="00A33099" w14:paraId="2F179F47" w14:textId="77777777" w:rsidTr="206866D1">
        <w:trPr>
          <w:trHeight w:val="300"/>
        </w:trPr>
        <w:tc>
          <w:tcPr>
            <w:tcW w:w="2107" w:type="dxa"/>
            <w:shd w:val="clear" w:color="auto" w:fill="auto"/>
            <w:vAlign w:val="center"/>
            <w:hideMark/>
          </w:tcPr>
          <w:p w14:paraId="525E9648"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34</w:t>
            </w:r>
          </w:p>
        </w:tc>
        <w:tc>
          <w:tcPr>
            <w:tcW w:w="2515" w:type="dxa"/>
            <w:vMerge/>
            <w:vAlign w:val="center"/>
            <w:hideMark/>
          </w:tcPr>
          <w:p w14:paraId="11B83A46"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3A05B68"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Villa (T1) - 5 bedroom</w:t>
            </w:r>
          </w:p>
        </w:tc>
        <w:tc>
          <w:tcPr>
            <w:tcW w:w="1560" w:type="dxa"/>
            <w:vAlign w:val="center"/>
          </w:tcPr>
          <w:p w14:paraId="19DF85AB" w14:textId="77777777" w:rsidR="00CD45C1" w:rsidRDefault="00CD45C1" w:rsidP="00CD45C1">
            <w:pPr>
              <w:spacing w:after="0"/>
              <w:ind w:left="0"/>
              <w:jc w:val="center"/>
              <w:rPr>
                <w:b/>
                <w:bCs/>
                <w:color w:val="000000"/>
                <w:szCs w:val="18"/>
              </w:rPr>
            </w:pPr>
          </w:p>
        </w:tc>
      </w:tr>
      <w:tr w:rsidR="00CD45C1" w:rsidRPr="00A33099" w14:paraId="77C40429" w14:textId="77777777" w:rsidTr="206866D1">
        <w:trPr>
          <w:trHeight w:val="300"/>
        </w:trPr>
        <w:tc>
          <w:tcPr>
            <w:tcW w:w="2107" w:type="dxa"/>
            <w:shd w:val="clear" w:color="auto" w:fill="auto"/>
            <w:vAlign w:val="center"/>
            <w:hideMark/>
          </w:tcPr>
          <w:p w14:paraId="38463C70"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35</w:t>
            </w:r>
          </w:p>
        </w:tc>
        <w:tc>
          <w:tcPr>
            <w:tcW w:w="2515" w:type="dxa"/>
            <w:vMerge/>
            <w:vAlign w:val="center"/>
            <w:hideMark/>
          </w:tcPr>
          <w:p w14:paraId="79895FC3"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62BBC32"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Villa (T2) - 1 bedroom</w:t>
            </w:r>
          </w:p>
        </w:tc>
        <w:tc>
          <w:tcPr>
            <w:tcW w:w="1560" w:type="dxa"/>
            <w:vAlign w:val="center"/>
          </w:tcPr>
          <w:p w14:paraId="76DF837B" w14:textId="77777777" w:rsidR="00CD45C1" w:rsidRDefault="00CD45C1" w:rsidP="00CD45C1">
            <w:pPr>
              <w:spacing w:after="0"/>
              <w:ind w:left="0"/>
              <w:jc w:val="center"/>
              <w:rPr>
                <w:b/>
                <w:bCs/>
                <w:color w:val="000000"/>
                <w:szCs w:val="18"/>
              </w:rPr>
            </w:pPr>
          </w:p>
        </w:tc>
      </w:tr>
      <w:tr w:rsidR="00CD45C1" w:rsidRPr="00A33099" w14:paraId="578E8081" w14:textId="77777777" w:rsidTr="206866D1">
        <w:trPr>
          <w:trHeight w:val="300"/>
        </w:trPr>
        <w:tc>
          <w:tcPr>
            <w:tcW w:w="2107" w:type="dxa"/>
            <w:shd w:val="clear" w:color="auto" w:fill="auto"/>
            <w:vAlign w:val="center"/>
            <w:hideMark/>
          </w:tcPr>
          <w:p w14:paraId="35E08A1D"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36</w:t>
            </w:r>
          </w:p>
        </w:tc>
        <w:tc>
          <w:tcPr>
            <w:tcW w:w="2515" w:type="dxa"/>
            <w:vMerge/>
            <w:vAlign w:val="center"/>
            <w:hideMark/>
          </w:tcPr>
          <w:p w14:paraId="021F3FB3"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3DB5C3F"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Villa (T2) - 2 bedroom</w:t>
            </w:r>
          </w:p>
        </w:tc>
        <w:tc>
          <w:tcPr>
            <w:tcW w:w="1560" w:type="dxa"/>
            <w:vAlign w:val="center"/>
          </w:tcPr>
          <w:p w14:paraId="116E826E" w14:textId="77777777" w:rsidR="00CD45C1" w:rsidRDefault="00CD45C1" w:rsidP="00CD45C1">
            <w:pPr>
              <w:spacing w:after="0"/>
              <w:ind w:left="0"/>
              <w:jc w:val="center"/>
              <w:rPr>
                <w:b/>
                <w:bCs/>
                <w:color w:val="000000"/>
                <w:szCs w:val="18"/>
              </w:rPr>
            </w:pPr>
          </w:p>
        </w:tc>
      </w:tr>
      <w:tr w:rsidR="00CD45C1" w:rsidRPr="00A33099" w14:paraId="3037CB89" w14:textId="77777777" w:rsidTr="206866D1">
        <w:trPr>
          <w:trHeight w:val="330"/>
        </w:trPr>
        <w:tc>
          <w:tcPr>
            <w:tcW w:w="2107" w:type="dxa"/>
            <w:shd w:val="clear" w:color="auto" w:fill="auto"/>
            <w:vAlign w:val="center"/>
            <w:hideMark/>
          </w:tcPr>
          <w:p w14:paraId="10E4BB8E"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37</w:t>
            </w:r>
          </w:p>
        </w:tc>
        <w:tc>
          <w:tcPr>
            <w:tcW w:w="2515" w:type="dxa"/>
            <w:vMerge/>
            <w:vAlign w:val="center"/>
            <w:hideMark/>
          </w:tcPr>
          <w:p w14:paraId="31FBFAEC"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AD5FC63"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Villa (T2) - 3 bedroom</w:t>
            </w:r>
          </w:p>
        </w:tc>
        <w:tc>
          <w:tcPr>
            <w:tcW w:w="1560" w:type="dxa"/>
            <w:vAlign w:val="center"/>
          </w:tcPr>
          <w:p w14:paraId="6E4034D5" w14:textId="492A4187" w:rsidR="00CD45C1" w:rsidRDefault="00CD45C1" w:rsidP="00CD45C1">
            <w:pPr>
              <w:spacing w:after="0"/>
              <w:ind w:left="0"/>
              <w:jc w:val="center"/>
              <w:rPr>
                <w:b/>
                <w:bCs/>
                <w:color w:val="000000"/>
                <w:szCs w:val="18"/>
              </w:rPr>
            </w:pPr>
          </w:p>
        </w:tc>
      </w:tr>
      <w:tr w:rsidR="00CD45C1" w:rsidRPr="00A33099" w14:paraId="2AD0283D" w14:textId="77777777" w:rsidTr="206866D1">
        <w:trPr>
          <w:trHeight w:val="315"/>
        </w:trPr>
        <w:tc>
          <w:tcPr>
            <w:tcW w:w="2107" w:type="dxa"/>
            <w:shd w:val="clear" w:color="auto" w:fill="auto"/>
            <w:vAlign w:val="center"/>
            <w:hideMark/>
          </w:tcPr>
          <w:p w14:paraId="67881FDB"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38</w:t>
            </w:r>
          </w:p>
        </w:tc>
        <w:tc>
          <w:tcPr>
            <w:tcW w:w="2515" w:type="dxa"/>
            <w:vMerge/>
            <w:vAlign w:val="center"/>
            <w:hideMark/>
          </w:tcPr>
          <w:p w14:paraId="6C3B13A2"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16D3074"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Villa (T2) - 4 bedroom</w:t>
            </w:r>
          </w:p>
        </w:tc>
        <w:tc>
          <w:tcPr>
            <w:tcW w:w="1560" w:type="dxa"/>
            <w:vAlign w:val="center"/>
          </w:tcPr>
          <w:p w14:paraId="44E89CB2" w14:textId="7520A717" w:rsidR="00CD45C1" w:rsidRDefault="00CD45C1" w:rsidP="00CD45C1">
            <w:pPr>
              <w:spacing w:after="0"/>
              <w:ind w:left="0"/>
              <w:jc w:val="center"/>
              <w:rPr>
                <w:b/>
                <w:bCs/>
                <w:color w:val="000000"/>
                <w:szCs w:val="18"/>
              </w:rPr>
            </w:pPr>
          </w:p>
        </w:tc>
      </w:tr>
      <w:tr w:rsidR="00CD45C1" w:rsidRPr="00A33099" w14:paraId="3B25A440" w14:textId="77777777" w:rsidTr="206866D1">
        <w:trPr>
          <w:trHeight w:val="330"/>
        </w:trPr>
        <w:tc>
          <w:tcPr>
            <w:tcW w:w="2107" w:type="dxa"/>
            <w:shd w:val="clear" w:color="auto" w:fill="auto"/>
            <w:vAlign w:val="center"/>
            <w:hideMark/>
          </w:tcPr>
          <w:p w14:paraId="0EA48242"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39</w:t>
            </w:r>
          </w:p>
        </w:tc>
        <w:tc>
          <w:tcPr>
            <w:tcW w:w="2515" w:type="dxa"/>
            <w:vMerge/>
            <w:vAlign w:val="center"/>
            <w:hideMark/>
          </w:tcPr>
          <w:p w14:paraId="5825C623"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C2F1457"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Villa (T2) - 5 bedroom</w:t>
            </w:r>
          </w:p>
        </w:tc>
        <w:tc>
          <w:tcPr>
            <w:tcW w:w="1560" w:type="dxa"/>
            <w:vAlign w:val="center"/>
          </w:tcPr>
          <w:p w14:paraId="752C2F75" w14:textId="00B70F67" w:rsidR="00CD45C1" w:rsidRDefault="00CD45C1" w:rsidP="00CD45C1">
            <w:pPr>
              <w:spacing w:after="0"/>
              <w:ind w:left="0"/>
              <w:jc w:val="center"/>
              <w:rPr>
                <w:b/>
                <w:bCs/>
                <w:color w:val="000000"/>
                <w:szCs w:val="18"/>
              </w:rPr>
            </w:pPr>
          </w:p>
        </w:tc>
      </w:tr>
      <w:tr w:rsidR="00CD45C1" w:rsidRPr="00A33099" w14:paraId="4BB6AA46" w14:textId="77777777" w:rsidTr="206866D1">
        <w:trPr>
          <w:trHeight w:val="285"/>
        </w:trPr>
        <w:tc>
          <w:tcPr>
            <w:tcW w:w="2107" w:type="dxa"/>
            <w:shd w:val="clear" w:color="auto" w:fill="auto"/>
            <w:vAlign w:val="center"/>
            <w:hideMark/>
          </w:tcPr>
          <w:p w14:paraId="2E1AF1C2"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40</w:t>
            </w:r>
          </w:p>
        </w:tc>
        <w:tc>
          <w:tcPr>
            <w:tcW w:w="2515" w:type="dxa"/>
            <w:vMerge/>
            <w:vAlign w:val="center"/>
            <w:hideMark/>
          </w:tcPr>
          <w:p w14:paraId="5AB97664"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7FFCF25" w14:textId="77777777" w:rsidR="00CD45C1" w:rsidRPr="00A33099" w:rsidRDefault="00CD45C1" w:rsidP="00CD45C1">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4BBA78BC" w14:textId="77777777" w:rsidR="00CD45C1" w:rsidRDefault="00CD45C1" w:rsidP="00CD45C1">
            <w:pPr>
              <w:spacing w:after="0"/>
              <w:ind w:left="0"/>
              <w:jc w:val="center"/>
              <w:rPr>
                <w:color w:val="000000"/>
                <w:szCs w:val="18"/>
              </w:rPr>
            </w:pPr>
          </w:p>
        </w:tc>
      </w:tr>
      <w:tr w:rsidR="00CD45C1" w:rsidRPr="00A33099" w14:paraId="410E6640" w14:textId="77777777" w:rsidTr="206866D1">
        <w:trPr>
          <w:trHeight w:val="285"/>
        </w:trPr>
        <w:tc>
          <w:tcPr>
            <w:tcW w:w="2107" w:type="dxa"/>
            <w:shd w:val="clear" w:color="auto" w:fill="auto"/>
            <w:vAlign w:val="center"/>
            <w:hideMark/>
          </w:tcPr>
          <w:p w14:paraId="39AF2170"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lastRenderedPageBreak/>
              <w:t>41</w:t>
            </w:r>
          </w:p>
        </w:tc>
        <w:tc>
          <w:tcPr>
            <w:tcW w:w="2515" w:type="dxa"/>
            <w:vMerge/>
            <w:vAlign w:val="center"/>
            <w:hideMark/>
          </w:tcPr>
          <w:p w14:paraId="0EA28FA5"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D6D6B23" w14:textId="77777777" w:rsidR="00CD45C1" w:rsidRPr="00A33099" w:rsidRDefault="00CD45C1" w:rsidP="00CD45C1">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39B3C80D" w14:textId="77777777" w:rsidR="00CD45C1" w:rsidRDefault="00CD45C1" w:rsidP="00CD45C1">
            <w:pPr>
              <w:spacing w:after="0"/>
              <w:ind w:left="0"/>
              <w:jc w:val="center"/>
              <w:rPr>
                <w:color w:val="000000"/>
                <w:szCs w:val="18"/>
              </w:rPr>
            </w:pPr>
          </w:p>
        </w:tc>
      </w:tr>
      <w:tr w:rsidR="00CD45C1" w:rsidRPr="00A33099" w14:paraId="7AEBB32F" w14:textId="77777777" w:rsidTr="206866D1">
        <w:trPr>
          <w:trHeight w:val="330"/>
        </w:trPr>
        <w:tc>
          <w:tcPr>
            <w:tcW w:w="2107" w:type="dxa"/>
            <w:shd w:val="clear" w:color="auto" w:fill="auto"/>
            <w:vAlign w:val="center"/>
            <w:hideMark/>
          </w:tcPr>
          <w:p w14:paraId="607582AF"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lastRenderedPageBreak/>
              <w:t>42</w:t>
            </w:r>
          </w:p>
        </w:tc>
        <w:tc>
          <w:tcPr>
            <w:tcW w:w="2515" w:type="dxa"/>
            <w:vMerge/>
            <w:vAlign w:val="center"/>
            <w:hideMark/>
          </w:tcPr>
          <w:p w14:paraId="172360D3"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3462BAF" w14:textId="77777777" w:rsidR="00CD45C1" w:rsidRPr="00A33099" w:rsidRDefault="00CD45C1" w:rsidP="00CD45C1">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7606B8C7" w14:textId="77777777" w:rsidR="00CD45C1" w:rsidRDefault="00CD45C1" w:rsidP="00CD45C1">
            <w:pPr>
              <w:spacing w:after="0"/>
              <w:ind w:left="0"/>
              <w:jc w:val="center"/>
              <w:rPr>
                <w:color w:val="000000"/>
                <w:szCs w:val="18"/>
              </w:rPr>
            </w:pPr>
          </w:p>
        </w:tc>
      </w:tr>
      <w:tr w:rsidR="00CD45C1" w:rsidRPr="00A33099" w14:paraId="3459490A" w14:textId="77777777" w:rsidTr="206866D1">
        <w:trPr>
          <w:trHeight w:val="330"/>
        </w:trPr>
        <w:tc>
          <w:tcPr>
            <w:tcW w:w="2107" w:type="dxa"/>
            <w:shd w:val="clear" w:color="auto" w:fill="auto"/>
            <w:vAlign w:val="center"/>
            <w:hideMark/>
          </w:tcPr>
          <w:p w14:paraId="3F460CE2"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43</w:t>
            </w:r>
          </w:p>
        </w:tc>
        <w:tc>
          <w:tcPr>
            <w:tcW w:w="2515" w:type="dxa"/>
            <w:vMerge/>
            <w:vAlign w:val="center"/>
            <w:hideMark/>
          </w:tcPr>
          <w:p w14:paraId="7D6908D9"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185695D" w14:textId="77777777" w:rsidR="00CD45C1" w:rsidRPr="00A33099" w:rsidRDefault="00CD45C1" w:rsidP="00CD45C1">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3627EA6E" w14:textId="77777777" w:rsidR="00CD45C1" w:rsidRDefault="00CD45C1" w:rsidP="00CD45C1">
            <w:pPr>
              <w:spacing w:after="0"/>
              <w:ind w:left="0"/>
              <w:jc w:val="center"/>
              <w:rPr>
                <w:color w:val="000000"/>
                <w:szCs w:val="18"/>
              </w:rPr>
            </w:pPr>
          </w:p>
        </w:tc>
      </w:tr>
      <w:tr w:rsidR="00CD45C1" w:rsidRPr="00A33099" w14:paraId="74314D38" w14:textId="77777777" w:rsidTr="206866D1">
        <w:trPr>
          <w:trHeight w:val="330"/>
        </w:trPr>
        <w:tc>
          <w:tcPr>
            <w:tcW w:w="2107" w:type="dxa"/>
            <w:shd w:val="clear" w:color="auto" w:fill="auto"/>
            <w:vAlign w:val="center"/>
            <w:hideMark/>
          </w:tcPr>
          <w:p w14:paraId="6053DE9F"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44</w:t>
            </w:r>
          </w:p>
        </w:tc>
        <w:tc>
          <w:tcPr>
            <w:tcW w:w="2515" w:type="dxa"/>
            <w:vMerge/>
            <w:vAlign w:val="center"/>
            <w:hideMark/>
          </w:tcPr>
          <w:p w14:paraId="0C905960"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8C162A9" w14:textId="77777777" w:rsidR="00CD45C1" w:rsidRPr="00A33099" w:rsidRDefault="00CD45C1" w:rsidP="00CD45C1">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4DF2BC5E" w14:textId="77777777" w:rsidR="00CD45C1" w:rsidRDefault="00CD45C1" w:rsidP="00CD45C1">
            <w:pPr>
              <w:spacing w:after="0"/>
              <w:ind w:left="0"/>
              <w:jc w:val="center"/>
              <w:rPr>
                <w:color w:val="000000"/>
                <w:szCs w:val="18"/>
              </w:rPr>
            </w:pPr>
          </w:p>
        </w:tc>
      </w:tr>
      <w:tr w:rsidR="00CD45C1" w:rsidRPr="00A33099" w14:paraId="25D466B6" w14:textId="77777777" w:rsidTr="206866D1">
        <w:trPr>
          <w:trHeight w:val="330"/>
        </w:trPr>
        <w:tc>
          <w:tcPr>
            <w:tcW w:w="2107" w:type="dxa"/>
            <w:shd w:val="clear" w:color="auto" w:fill="auto"/>
            <w:vAlign w:val="center"/>
            <w:hideMark/>
          </w:tcPr>
          <w:p w14:paraId="226C4CD7"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45</w:t>
            </w:r>
          </w:p>
        </w:tc>
        <w:tc>
          <w:tcPr>
            <w:tcW w:w="2515" w:type="dxa"/>
            <w:vMerge w:val="restart"/>
            <w:vAlign w:val="center"/>
            <w:hideMark/>
          </w:tcPr>
          <w:p w14:paraId="2FCC925F"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Hotels</w:t>
            </w:r>
          </w:p>
        </w:tc>
        <w:tc>
          <w:tcPr>
            <w:tcW w:w="3174" w:type="dxa"/>
            <w:shd w:val="clear" w:color="auto" w:fill="auto"/>
            <w:vAlign w:val="center"/>
            <w:hideMark/>
          </w:tcPr>
          <w:p w14:paraId="56181E2D"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Hotel/Cluster (T1)</w:t>
            </w:r>
          </w:p>
        </w:tc>
        <w:tc>
          <w:tcPr>
            <w:tcW w:w="1560" w:type="dxa"/>
            <w:vAlign w:val="center"/>
          </w:tcPr>
          <w:p w14:paraId="764A921D" w14:textId="77777777" w:rsidR="00CD45C1" w:rsidRDefault="00CD45C1" w:rsidP="00CD45C1">
            <w:pPr>
              <w:spacing w:after="0"/>
              <w:ind w:left="0"/>
              <w:jc w:val="center"/>
              <w:rPr>
                <w:b/>
                <w:bCs/>
                <w:color w:val="000000"/>
                <w:szCs w:val="18"/>
              </w:rPr>
            </w:pPr>
          </w:p>
        </w:tc>
      </w:tr>
      <w:tr w:rsidR="00CD45C1" w:rsidRPr="00A33099" w14:paraId="72200404" w14:textId="77777777" w:rsidTr="206866D1">
        <w:trPr>
          <w:trHeight w:val="330"/>
        </w:trPr>
        <w:tc>
          <w:tcPr>
            <w:tcW w:w="2107" w:type="dxa"/>
            <w:shd w:val="clear" w:color="auto" w:fill="auto"/>
            <w:vAlign w:val="center"/>
            <w:hideMark/>
          </w:tcPr>
          <w:p w14:paraId="6075177A"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46</w:t>
            </w:r>
          </w:p>
        </w:tc>
        <w:tc>
          <w:tcPr>
            <w:tcW w:w="2515" w:type="dxa"/>
            <w:vMerge/>
            <w:vAlign w:val="center"/>
            <w:hideMark/>
          </w:tcPr>
          <w:p w14:paraId="0712887A"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6D0A6C09"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Hotel/Cluster (T2)</w:t>
            </w:r>
          </w:p>
        </w:tc>
        <w:tc>
          <w:tcPr>
            <w:tcW w:w="1560" w:type="dxa"/>
            <w:vAlign w:val="center"/>
          </w:tcPr>
          <w:p w14:paraId="43DF8C8E" w14:textId="77777777" w:rsidR="00CD45C1" w:rsidRDefault="00CD45C1" w:rsidP="00CD45C1">
            <w:pPr>
              <w:spacing w:after="0"/>
              <w:ind w:left="0"/>
              <w:jc w:val="center"/>
              <w:rPr>
                <w:b/>
                <w:bCs/>
                <w:color w:val="000000"/>
                <w:szCs w:val="18"/>
              </w:rPr>
            </w:pPr>
          </w:p>
        </w:tc>
      </w:tr>
      <w:tr w:rsidR="00CD45C1" w:rsidRPr="00A33099" w14:paraId="59EB3F16" w14:textId="77777777" w:rsidTr="206866D1">
        <w:trPr>
          <w:trHeight w:val="330"/>
        </w:trPr>
        <w:tc>
          <w:tcPr>
            <w:tcW w:w="2107" w:type="dxa"/>
            <w:shd w:val="clear" w:color="auto" w:fill="auto"/>
            <w:vAlign w:val="center"/>
            <w:hideMark/>
          </w:tcPr>
          <w:p w14:paraId="514704E3"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47</w:t>
            </w:r>
          </w:p>
        </w:tc>
        <w:tc>
          <w:tcPr>
            <w:tcW w:w="2515" w:type="dxa"/>
            <w:vMerge/>
            <w:vAlign w:val="center"/>
            <w:hideMark/>
          </w:tcPr>
          <w:p w14:paraId="2C9366FC"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2DE2A851"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Hotel/Cluster (T3)</w:t>
            </w:r>
          </w:p>
        </w:tc>
        <w:tc>
          <w:tcPr>
            <w:tcW w:w="1560" w:type="dxa"/>
            <w:vAlign w:val="center"/>
          </w:tcPr>
          <w:p w14:paraId="6B5FEBF0" w14:textId="77777777" w:rsidR="00CD45C1" w:rsidRDefault="00CD45C1" w:rsidP="00CD45C1">
            <w:pPr>
              <w:spacing w:after="0"/>
              <w:ind w:left="0"/>
              <w:jc w:val="center"/>
              <w:rPr>
                <w:b/>
                <w:bCs/>
                <w:color w:val="000000"/>
                <w:szCs w:val="18"/>
              </w:rPr>
            </w:pPr>
          </w:p>
        </w:tc>
      </w:tr>
      <w:tr w:rsidR="00CD45C1" w:rsidRPr="00A33099" w14:paraId="176917AF" w14:textId="77777777" w:rsidTr="206866D1">
        <w:trPr>
          <w:trHeight w:val="330"/>
        </w:trPr>
        <w:tc>
          <w:tcPr>
            <w:tcW w:w="2107" w:type="dxa"/>
            <w:shd w:val="clear" w:color="auto" w:fill="auto"/>
            <w:vAlign w:val="center"/>
            <w:hideMark/>
          </w:tcPr>
          <w:p w14:paraId="30E01439"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48</w:t>
            </w:r>
          </w:p>
        </w:tc>
        <w:tc>
          <w:tcPr>
            <w:tcW w:w="2515" w:type="dxa"/>
            <w:vMerge/>
            <w:vAlign w:val="center"/>
            <w:hideMark/>
          </w:tcPr>
          <w:p w14:paraId="1F749165"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55FA9C7E"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Hotel/Cluster (T4)</w:t>
            </w:r>
          </w:p>
        </w:tc>
        <w:tc>
          <w:tcPr>
            <w:tcW w:w="1560" w:type="dxa"/>
            <w:vAlign w:val="center"/>
          </w:tcPr>
          <w:p w14:paraId="0A526E96" w14:textId="77777777" w:rsidR="00CD45C1" w:rsidRDefault="00CD45C1" w:rsidP="00CD45C1">
            <w:pPr>
              <w:spacing w:after="0"/>
              <w:ind w:left="0"/>
              <w:jc w:val="center"/>
              <w:rPr>
                <w:b/>
                <w:bCs/>
                <w:color w:val="000000"/>
                <w:szCs w:val="18"/>
              </w:rPr>
            </w:pPr>
          </w:p>
        </w:tc>
      </w:tr>
      <w:tr w:rsidR="00CD45C1" w:rsidRPr="00A33099" w14:paraId="492984F1" w14:textId="77777777" w:rsidTr="206866D1">
        <w:trPr>
          <w:trHeight w:val="330"/>
        </w:trPr>
        <w:tc>
          <w:tcPr>
            <w:tcW w:w="2107" w:type="dxa"/>
            <w:shd w:val="clear" w:color="auto" w:fill="auto"/>
            <w:vAlign w:val="center"/>
            <w:hideMark/>
          </w:tcPr>
          <w:p w14:paraId="35BE47FA"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49</w:t>
            </w:r>
          </w:p>
        </w:tc>
        <w:tc>
          <w:tcPr>
            <w:tcW w:w="2515" w:type="dxa"/>
            <w:vMerge/>
            <w:vAlign w:val="center"/>
            <w:hideMark/>
          </w:tcPr>
          <w:p w14:paraId="5FDC0C86"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17D94E31"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Hotel/Cluster (T5)</w:t>
            </w:r>
          </w:p>
        </w:tc>
        <w:tc>
          <w:tcPr>
            <w:tcW w:w="1560" w:type="dxa"/>
            <w:vAlign w:val="center"/>
          </w:tcPr>
          <w:p w14:paraId="06997BA8" w14:textId="77777777" w:rsidR="00CD45C1" w:rsidRDefault="00CD45C1" w:rsidP="00CD45C1">
            <w:pPr>
              <w:spacing w:after="0"/>
              <w:ind w:left="0"/>
              <w:jc w:val="center"/>
              <w:rPr>
                <w:b/>
                <w:bCs/>
                <w:color w:val="000000"/>
                <w:szCs w:val="18"/>
              </w:rPr>
            </w:pPr>
          </w:p>
        </w:tc>
      </w:tr>
      <w:tr w:rsidR="00CD45C1" w:rsidRPr="00A33099" w14:paraId="4A426E8C" w14:textId="77777777" w:rsidTr="206866D1">
        <w:trPr>
          <w:trHeight w:val="330"/>
        </w:trPr>
        <w:tc>
          <w:tcPr>
            <w:tcW w:w="2107" w:type="dxa"/>
            <w:shd w:val="clear" w:color="auto" w:fill="auto"/>
            <w:vAlign w:val="center"/>
            <w:hideMark/>
          </w:tcPr>
          <w:p w14:paraId="58DDF222"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50</w:t>
            </w:r>
          </w:p>
        </w:tc>
        <w:tc>
          <w:tcPr>
            <w:tcW w:w="2515" w:type="dxa"/>
            <w:vMerge/>
            <w:vAlign w:val="center"/>
            <w:hideMark/>
          </w:tcPr>
          <w:p w14:paraId="559EE15C"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4B386C8C"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Hotel/Cluster (T6)</w:t>
            </w:r>
          </w:p>
        </w:tc>
        <w:tc>
          <w:tcPr>
            <w:tcW w:w="1560" w:type="dxa"/>
            <w:vAlign w:val="center"/>
          </w:tcPr>
          <w:p w14:paraId="4EA926CD" w14:textId="0A95F481" w:rsidR="00CD45C1" w:rsidRDefault="5185E1BB" w:rsidP="5185E1BB">
            <w:pPr>
              <w:spacing w:after="0"/>
              <w:ind w:left="0"/>
              <w:jc w:val="center"/>
              <w:rPr>
                <w:b/>
                <w:bCs/>
                <w:color w:val="000000"/>
              </w:rPr>
            </w:pPr>
            <w:r w:rsidRPr="5185E1BB">
              <w:rPr>
                <w:rFonts w:ascii="AkzidenzGroteskStd-Light" w:eastAsia="Times New Roman" w:hAnsi="AkzidenzGroteskStd-Light" w:cs="Times New Roman"/>
                <w:color w:val="000000"/>
                <w:lang w:val="en-GB" w:eastAsia="en-GB"/>
              </w:rPr>
              <w:t>√</w:t>
            </w:r>
          </w:p>
        </w:tc>
      </w:tr>
      <w:tr w:rsidR="00CD45C1" w:rsidRPr="00A33099" w14:paraId="4C15F12E" w14:textId="77777777" w:rsidTr="206866D1">
        <w:trPr>
          <w:trHeight w:val="330"/>
        </w:trPr>
        <w:tc>
          <w:tcPr>
            <w:tcW w:w="2107" w:type="dxa"/>
            <w:shd w:val="clear" w:color="auto" w:fill="auto"/>
            <w:vAlign w:val="center"/>
            <w:hideMark/>
          </w:tcPr>
          <w:p w14:paraId="7197D629"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51</w:t>
            </w:r>
          </w:p>
        </w:tc>
        <w:tc>
          <w:tcPr>
            <w:tcW w:w="2515" w:type="dxa"/>
            <w:vMerge/>
            <w:vAlign w:val="center"/>
            <w:hideMark/>
          </w:tcPr>
          <w:p w14:paraId="68FFD2E9"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94B23C4"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Hotel/Cluster (T7)</w:t>
            </w:r>
          </w:p>
        </w:tc>
        <w:tc>
          <w:tcPr>
            <w:tcW w:w="1560" w:type="dxa"/>
            <w:vAlign w:val="center"/>
          </w:tcPr>
          <w:p w14:paraId="12A7D7FE" w14:textId="54A9F107" w:rsidR="00CD45C1" w:rsidRDefault="5185E1BB" w:rsidP="5185E1BB">
            <w:pPr>
              <w:spacing w:after="0"/>
              <w:ind w:left="0"/>
              <w:jc w:val="center"/>
              <w:rPr>
                <w:b/>
                <w:bCs/>
                <w:color w:val="000000"/>
              </w:rPr>
            </w:pPr>
            <w:r w:rsidRPr="5185E1BB">
              <w:rPr>
                <w:rFonts w:ascii="AkzidenzGroteskStd-Light" w:eastAsia="Times New Roman" w:hAnsi="AkzidenzGroteskStd-Light" w:cs="Times New Roman"/>
                <w:color w:val="000000"/>
                <w:lang w:val="en-GB" w:eastAsia="en-GB"/>
              </w:rPr>
              <w:t>√</w:t>
            </w:r>
          </w:p>
        </w:tc>
      </w:tr>
      <w:tr w:rsidR="00CD45C1" w:rsidRPr="00A33099" w14:paraId="17ADB3E4" w14:textId="77777777" w:rsidTr="206866D1">
        <w:trPr>
          <w:trHeight w:val="330"/>
        </w:trPr>
        <w:tc>
          <w:tcPr>
            <w:tcW w:w="2107" w:type="dxa"/>
            <w:shd w:val="clear" w:color="auto" w:fill="auto"/>
            <w:vAlign w:val="center"/>
            <w:hideMark/>
          </w:tcPr>
          <w:p w14:paraId="00D25D9D"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52</w:t>
            </w:r>
          </w:p>
        </w:tc>
        <w:tc>
          <w:tcPr>
            <w:tcW w:w="2515" w:type="dxa"/>
            <w:vMerge/>
            <w:vAlign w:val="center"/>
            <w:hideMark/>
          </w:tcPr>
          <w:p w14:paraId="215DF2BB"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C35A73C"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Hotel/Cluster (T8)</w:t>
            </w:r>
          </w:p>
        </w:tc>
        <w:tc>
          <w:tcPr>
            <w:tcW w:w="1560" w:type="dxa"/>
            <w:vAlign w:val="center"/>
          </w:tcPr>
          <w:p w14:paraId="215D69B9" w14:textId="77777777" w:rsidR="00CD45C1" w:rsidRDefault="00CD45C1" w:rsidP="00CD45C1">
            <w:pPr>
              <w:spacing w:after="0"/>
              <w:ind w:left="0"/>
              <w:jc w:val="center"/>
              <w:rPr>
                <w:b/>
                <w:bCs/>
                <w:color w:val="000000"/>
                <w:szCs w:val="18"/>
              </w:rPr>
            </w:pPr>
          </w:p>
        </w:tc>
      </w:tr>
      <w:tr w:rsidR="00CD45C1" w:rsidRPr="00A33099" w14:paraId="0577DBC1" w14:textId="77777777" w:rsidTr="206866D1">
        <w:trPr>
          <w:trHeight w:val="330"/>
        </w:trPr>
        <w:tc>
          <w:tcPr>
            <w:tcW w:w="2107" w:type="dxa"/>
            <w:shd w:val="clear" w:color="auto" w:fill="auto"/>
            <w:vAlign w:val="center"/>
            <w:hideMark/>
          </w:tcPr>
          <w:p w14:paraId="7DDAED35"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53</w:t>
            </w:r>
          </w:p>
        </w:tc>
        <w:tc>
          <w:tcPr>
            <w:tcW w:w="2515" w:type="dxa"/>
            <w:vMerge/>
            <w:vAlign w:val="center"/>
            <w:hideMark/>
          </w:tcPr>
          <w:p w14:paraId="52CAF55D"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F33D09E"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Hotel/Cluster (T9)</w:t>
            </w:r>
          </w:p>
        </w:tc>
        <w:tc>
          <w:tcPr>
            <w:tcW w:w="1560" w:type="dxa"/>
            <w:vAlign w:val="center"/>
          </w:tcPr>
          <w:p w14:paraId="11D72374" w14:textId="77777777" w:rsidR="00CD45C1" w:rsidRDefault="00CD45C1" w:rsidP="00CD45C1">
            <w:pPr>
              <w:spacing w:after="0"/>
              <w:ind w:left="0"/>
              <w:jc w:val="center"/>
              <w:rPr>
                <w:b/>
                <w:bCs/>
                <w:color w:val="000000"/>
                <w:szCs w:val="18"/>
              </w:rPr>
            </w:pPr>
          </w:p>
        </w:tc>
      </w:tr>
      <w:tr w:rsidR="00CD45C1" w:rsidRPr="00A33099" w14:paraId="399D3661" w14:textId="77777777" w:rsidTr="206866D1">
        <w:trPr>
          <w:trHeight w:val="330"/>
        </w:trPr>
        <w:tc>
          <w:tcPr>
            <w:tcW w:w="2107" w:type="dxa"/>
            <w:shd w:val="clear" w:color="auto" w:fill="auto"/>
            <w:vAlign w:val="center"/>
            <w:hideMark/>
          </w:tcPr>
          <w:p w14:paraId="623640F2"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54</w:t>
            </w:r>
          </w:p>
        </w:tc>
        <w:tc>
          <w:tcPr>
            <w:tcW w:w="2515" w:type="dxa"/>
            <w:vMerge/>
            <w:vAlign w:val="center"/>
            <w:hideMark/>
          </w:tcPr>
          <w:p w14:paraId="566668D7"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1D0F3A5"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Hotel/Cluster (T10)</w:t>
            </w:r>
          </w:p>
        </w:tc>
        <w:tc>
          <w:tcPr>
            <w:tcW w:w="1560" w:type="dxa"/>
            <w:vAlign w:val="center"/>
          </w:tcPr>
          <w:p w14:paraId="381FDE3A" w14:textId="77777777" w:rsidR="00CD45C1" w:rsidRDefault="00CD45C1" w:rsidP="00CD45C1">
            <w:pPr>
              <w:spacing w:after="0"/>
              <w:ind w:left="0"/>
              <w:jc w:val="center"/>
              <w:rPr>
                <w:b/>
                <w:bCs/>
                <w:color w:val="000000"/>
                <w:szCs w:val="18"/>
              </w:rPr>
            </w:pPr>
          </w:p>
        </w:tc>
      </w:tr>
      <w:tr w:rsidR="00CD45C1" w:rsidRPr="00A33099" w14:paraId="30546CE2" w14:textId="77777777" w:rsidTr="206866D1">
        <w:trPr>
          <w:trHeight w:val="330"/>
        </w:trPr>
        <w:tc>
          <w:tcPr>
            <w:tcW w:w="2107" w:type="dxa"/>
            <w:shd w:val="clear" w:color="auto" w:fill="auto"/>
            <w:vAlign w:val="center"/>
            <w:hideMark/>
          </w:tcPr>
          <w:p w14:paraId="5F3C02E0"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55</w:t>
            </w:r>
          </w:p>
        </w:tc>
        <w:tc>
          <w:tcPr>
            <w:tcW w:w="2515" w:type="dxa"/>
            <w:vMerge/>
            <w:vAlign w:val="center"/>
            <w:hideMark/>
          </w:tcPr>
          <w:p w14:paraId="1C472AD6"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14316F3"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Hotel/Cluster (T11)</w:t>
            </w:r>
          </w:p>
        </w:tc>
        <w:tc>
          <w:tcPr>
            <w:tcW w:w="1560" w:type="dxa"/>
            <w:vAlign w:val="center"/>
          </w:tcPr>
          <w:p w14:paraId="35D465DC" w14:textId="77777777" w:rsidR="00CD45C1" w:rsidRDefault="00CD45C1" w:rsidP="00CD45C1">
            <w:pPr>
              <w:spacing w:after="0"/>
              <w:ind w:left="0"/>
              <w:jc w:val="center"/>
              <w:rPr>
                <w:b/>
                <w:bCs/>
                <w:color w:val="000000"/>
                <w:szCs w:val="18"/>
              </w:rPr>
            </w:pPr>
          </w:p>
        </w:tc>
      </w:tr>
      <w:tr w:rsidR="00CD45C1" w:rsidRPr="00A33099" w14:paraId="7A85E6EC" w14:textId="77777777" w:rsidTr="206866D1">
        <w:trPr>
          <w:trHeight w:val="330"/>
        </w:trPr>
        <w:tc>
          <w:tcPr>
            <w:tcW w:w="2107" w:type="dxa"/>
            <w:shd w:val="clear" w:color="auto" w:fill="auto"/>
            <w:vAlign w:val="center"/>
            <w:hideMark/>
          </w:tcPr>
          <w:p w14:paraId="31E1EA47"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56</w:t>
            </w:r>
          </w:p>
        </w:tc>
        <w:tc>
          <w:tcPr>
            <w:tcW w:w="2515" w:type="dxa"/>
            <w:vMerge/>
            <w:vAlign w:val="center"/>
            <w:hideMark/>
          </w:tcPr>
          <w:p w14:paraId="42E566E8"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5A9A633" w14:textId="77777777" w:rsidR="00CD45C1" w:rsidRPr="00A33099" w:rsidRDefault="00CD45C1" w:rsidP="00CD45C1">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0859DD27" w14:textId="77777777" w:rsidR="00CD45C1" w:rsidRDefault="00CD45C1" w:rsidP="00CD45C1">
            <w:pPr>
              <w:spacing w:after="0"/>
              <w:ind w:left="0"/>
              <w:jc w:val="center"/>
              <w:rPr>
                <w:color w:val="000000"/>
                <w:szCs w:val="18"/>
              </w:rPr>
            </w:pPr>
          </w:p>
        </w:tc>
      </w:tr>
      <w:tr w:rsidR="00CD45C1" w:rsidRPr="00A33099" w14:paraId="76E7CD60" w14:textId="77777777" w:rsidTr="206866D1">
        <w:trPr>
          <w:trHeight w:val="330"/>
        </w:trPr>
        <w:tc>
          <w:tcPr>
            <w:tcW w:w="2107" w:type="dxa"/>
            <w:shd w:val="clear" w:color="auto" w:fill="auto"/>
            <w:vAlign w:val="center"/>
            <w:hideMark/>
          </w:tcPr>
          <w:p w14:paraId="7DF8F00E"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57</w:t>
            </w:r>
          </w:p>
        </w:tc>
        <w:tc>
          <w:tcPr>
            <w:tcW w:w="2515" w:type="dxa"/>
            <w:vMerge/>
            <w:vAlign w:val="center"/>
            <w:hideMark/>
          </w:tcPr>
          <w:p w14:paraId="521E40E5"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DAC7C1D" w14:textId="77777777" w:rsidR="00CD45C1" w:rsidRPr="00A33099" w:rsidRDefault="00CD45C1" w:rsidP="00CD45C1">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0D224618" w14:textId="77777777" w:rsidR="00CD45C1" w:rsidRDefault="00CD45C1" w:rsidP="00CD45C1">
            <w:pPr>
              <w:spacing w:after="0"/>
              <w:ind w:left="0"/>
              <w:jc w:val="center"/>
              <w:rPr>
                <w:color w:val="000000"/>
                <w:szCs w:val="18"/>
              </w:rPr>
            </w:pPr>
          </w:p>
        </w:tc>
      </w:tr>
      <w:tr w:rsidR="00CD45C1" w:rsidRPr="00A33099" w14:paraId="4B7D557D" w14:textId="77777777" w:rsidTr="206866D1">
        <w:trPr>
          <w:trHeight w:val="330"/>
        </w:trPr>
        <w:tc>
          <w:tcPr>
            <w:tcW w:w="2107" w:type="dxa"/>
            <w:shd w:val="clear" w:color="auto" w:fill="auto"/>
            <w:vAlign w:val="center"/>
            <w:hideMark/>
          </w:tcPr>
          <w:p w14:paraId="35BEC0BB"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58</w:t>
            </w:r>
          </w:p>
        </w:tc>
        <w:tc>
          <w:tcPr>
            <w:tcW w:w="2515" w:type="dxa"/>
            <w:vMerge/>
            <w:vAlign w:val="center"/>
            <w:hideMark/>
          </w:tcPr>
          <w:p w14:paraId="71F48C4A"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DB6E23A" w14:textId="77777777" w:rsidR="00CD45C1" w:rsidRPr="00A33099" w:rsidRDefault="00CD45C1" w:rsidP="00CD45C1">
            <w:pPr>
              <w:spacing w:after="0"/>
              <w:ind w:left="0"/>
              <w:jc w:val="left"/>
              <w:rPr>
                <w:rFonts w:eastAsia="Times New Roman" w:cs="Times New Roman"/>
                <w:color w:val="000000"/>
                <w:lang w:val="en-GB" w:eastAsia="en-GB"/>
              </w:rPr>
            </w:pPr>
            <w:r>
              <w:rPr>
                <w:color w:val="000000"/>
                <w:szCs w:val="18"/>
              </w:rPr>
              <w:t>Spare</w:t>
            </w:r>
          </w:p>
        </w:tc>
        <w:tc>
          <w:tcPr>
            <w:tcW w:w="1560" w:type="dxa"/>
            <w:vAlign w:val="center"/>
          </w:tcPr>
          <w:p w14:paraId="7C11A1E9" w14:textId="77777777" w:rsidR="00CD45C1" w:rsidRDefault="00CD45C1" w:rsidP="00CD45C1">
            <w:pPr>
              <w:spacing w:after="0"/>
              <w:ind w:left="0"/>
              <w:jc w:val="center"/>
              <w:rPr>
                <w:color w:val="000000"/>
                <w:szCs w:val="18"/>
              </w:rPr>
            </w:pPr>
          </w:p>
        </w:tc>
      </w:tr>
      <w:tr w:rsidR="00CD45C1" w:rsidRPr="00A33099" w14:paraId="4A9A1B8F" w14:textId="77777777" w:rsidTr="206866D1">
        <w:trPr>
          <w:trHeight w:val="330"/>
        </w:trPr>
        <w:tc>
          <w:tcPr>
            <w:tcW w:w="2107" w:type="dxa"/>
            <w:shd w:val="clear" w:color="auto" w:fill="auto"/>
            <w:vAlign w:val="center"/>
            <w:hideMark/>
          </w:tcPr>
          <w:p w14:paraId="22458157"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59</w:t>
            </w:r>
          </w:p>
        </w:tc>
        <w:tc>
          <w:tcPr>
            <w:tcW w:w="2515" w:type="dxa"/>
            <w:vMerge/>
            <w:vAlign w:val="center"/>
            <w:hideMark/>
          </w:tcPr>
          <w:p w14:paraId="5F7FB3C8"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120DCF1" w14:textId="77777777" w:rsidR="00CD45C1" w:rsidRPr="00A33099" w:rsidRDefault="00CD45C1" w:rsidP="00CD45C1">
            <w:pPr>
              <w:spacing w:after="0"/>
              <w:ind w:left="0"/>
              <w:jc w:val="left"/>
              <w:rPr>
                <w:rFonts w:eastAsia="Times New Roman" w:cs="Times New Roman"/>
                <w:color w:val="000000"/>
                <w:lang w:val="en-GB" w:eastAsia="en-GB"/>
              </w:rPr>
            </w:pPr>
            <w:r>
              <w:rPr>
                <w:b/>
                <w:bCs/>
                <w:color w:val="000000"/>
                <w:szCs w:val="18"/>
              </w:rPr>
              <w:t>Room Typologies</w:t>
            </w:r>
          </w:p>
        </w:tc>
        <w:tc>
          <w:tcPr>
            <w:tcW w:w="1560" w:type="dxa"/>
            <w:vAlign w:val="center"/>
          </w:tcPr>
          <w:p w14:paraId="24C8E8DD" w14:textId="77777777" w:rsidR="00CD45C1" w:rsidRDefault="00CD45C1" w:rsidP="00CD45C1">
            <w:pPr>
              <w:spacing w:after="0"/>
              <w:ind w:left="0"/>
              <w:jc w:val="center"/>
              <w:rPr>
                <w:b/>
                <w:bCs/>
                <w:color w:val="000000"/>
                <w:szCs w:val="18"/>
              </w:rPr>
            </w:pPr>
          </w:p>
        </w:tc>
      </w:tr>
      <w:tr w:rsidR="00CD45C1" w:rsidRPr="00A33099" w14:paraId="68114849" w14:textId="77777777" w:rsidTr="206866D1">
        <w:trPr>
          <w:trHeight w:val="330"/>
        </w:trPr>
        <w:tc>
          <w:tcPr>
            <w:tcW w:w="2107" w:type="dxa"/>
            <w:shd w:val="clear" w:color="auto" w:fill="auto"/>
            <w:vAlign w:val="center"/>
            <w:hideMark/>
          </w:tcPr>
          <w:p w14:paraId="15201C69"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60</w:t>
            </w:r>
          </w:p>
        </w:tc>
        <w:tc>
          <w:tcPr>
            <w:tcW w:w="2515" w:type="dxa"/>
            <w:vMerge w:val="restart"/>
            <w:shd w:val="clear" w:color="auto" w:fill="auto"/>
            <w:vAlign w:val="center"/>
            <w:hideMark/>
          </w:tcPr>
          <w:p w14:paraId="0BEEAB5C"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BOH</w:t>
            </w:r>
            <w:r>
              <w:rPr>
                <w:rFonts w:eastAsia="Times New Roman" w:cs="Times New Roman"/>
                <w:b/>
                <w:bCs/>
                <w:color w:val="000000"/>
                <w:szCs w:val="18"/>
                <w:lang w:val="en-GB" w:eastAsia="en-GB"/>
              </w:rPr>
              <w:t xml:space="preserve"> Buildings</w:t>
            </w:r>
          </w:p>
        </w:tc>
        <w:tc>
          <w:tcPr>
            <w:tcW w:w="3174" w:type="dxa"/>
            <w:shd w:val="clear" w:color="auto" w:fill="auto"/>
            <w:vAlign w:val="center"/>
            <w:hideMark/>
          </w:tcPr>
          <w:p w14:paraId="5E309946" w14:textId="77777777" w:rsidR="00CD45C1" w:rsidRPr="00A33099" w:rsidRDefault="00CD45C1" w:rsidP="00CD45C1">
            <w:pPr>
              <w:spacing w:after="0"/>
              <w:ind w:left="0"/>
              <w:jc w:val="left"/>
              <w:rPr>
                <w:rFonts w:eastAsia="Times New Roman" w:cs="Times New Roman"/>
                <w:b/>
                <w:bCs/>
                <w:color w:val="000000"/>
                <w:lang w:val="en-GB" w:eastAsia="en-GB"/>
              </w:rPr>
            </w:pPr>
            <w:r>
              <w:rPr>
                <w:b/>
                <w:bCs/>
                <w:color w:val="000000"/>
                <w:szCs w:val="18"/>
              </w:rPr>
              <w:t>Main BOH</w:t>
            </w:r>
          </w:p>
        </w:tc>
        <w:tc>
          <w:tcPr>
            <w:tcW w:w="1560" w:type="dxa"/>
            <w:vAlign w:val="center"/>
          </w:tcPr>
          <w:p w14:paraId="0974FCC2" w14:textId="02D74EFF" w:rsidR="00CD45C1" w:rsidRDefault="589C00B1" w:rsidP="589C00B1">
            <w:pPr>
              <w:spacing w:after="0"/>
              <w:ind w:left="0"/>
              <w:jc w:val="center"/>
              <w:rPr>
                <w:b/>
                <w:bCs/>
                <w:color w:val="000000"/>
              </w:rPr>
            </w:pPr>
            <w:r w:rsidRPr="589C00B1">
              <w:rPr>
                <w:rFonts w:ascii="AkzidenzGroteskStd-Light" w:eastAsia="Times New Roman" w:hAnsi="AkzidenzGroteskStd-Light" w:cs="Times New Roman"/>
                <w:color w:val="000000"/>
                <w:lang w:val="en-GB" w:eastAsia="en-GB"/>
              </w:rPr>
              <w:t>√</w:t>
            </w:r>
          </w:p>
        </w:tc>
      </w:tr>
      <w:tr w:rsidR="00CD45C1" w:rsidRPr="00A33099" w14:paraId="19E44CF8" w14:textId="77777777" w:rsidTr="206866D1">
        <w:trPr>
          <w:trHeight w:val="330"/>
        </w:trPr>
        <w:tc>
          <w:tcPr>
            <w:tcW w:w="2107" w:type="dxa"/>
            <w:shd w:val="clear" w:color="auto" w:fill="auto"/>
            <w:vAlign w:val="center"/>
            <w:hideMark/>
          </w:tcPr>
          <w:p w14:paraId="7A0EFFFE"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61</w:t>
            </w:r>
          </w:p>
        </w:tc>
        <w:tc>
          <w:tcPr>
            <w:tcW w:w="2515" w:type="dxa"/>
            <w:vMerge/>
            <w:vAlign w:val="center"/>
            <w:hideMark/>
          </w:tcPr>
          <w:p w14:paraId="2C7FAD8F"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39320B36" w14:textId="77777777" w:rsidR="00CD45C1" w:rsidRPr="00A33099" w:rsidRDefault="00CD45C1" w:rsidP="00CD45C1">
            <w:pPr>
              <w:spacing w:after="0"/>
              <w:ind w:left="0"/>
              <w:jc w:val="left"/>
              <w:rPr>
                <w:rFonts w:eastAsia="Times New Roman" w:cs="Times New Roman"/>
                <w:color w:val="000000"/>
                <w:lang w:val="en-GB" w:eastAsia="en-GB"/>
              </w:rPr>
            </w:pPr>
            <w:r>
              <w:rPr>
                <w:b/>
                <w:bCs/>
                <w:color w:val="000000"/>
                <w:szCs w:val="18"/>
              </w:rPr>
              <w:t>MEP Compound</w:t>
            </w:r>
          </w:p>
        </w:tc>
        <w:tc>
          <w:tcPr>
            <w:tcW w:w="1560" w:type="dxa"/>
            <w:vAlign w:val="center"/>
          </w:tcPr>
          <w:p w14:paraId="4FE4DC4D" w14:textId="77777777" w:rsidR="00CD45C1" w:rsidRDefault="00CD45C1" w:rsidP="00CD45C1">
            <w:pPr>
              <w:spacing w:after="0"/>
              <w:ind w:left="0"/>
              <w:jc w:val="center"/>
              <w:rPr>
                <w:b/>
                <w:bCs/>
                <w:color w:val="000000"/>
                <w:szCs w:val="18"/>
              </w:rPr>
            </w:pPr>
          </w:p>
        </w:tc>
      </w:tr>
      <w:tr w:rsidR="00CD45C1" w:rsidRPr="00A33099" w14:paraId="508E69DD" w14:textId="77777777" w:rsidTr="206866D1">
        <w:trPr>
          <w:trHeight w:val="330"/>
        </w:trPr>
        <w:tc>
          <w:tcPr>
            <w:tcW w:w="2107" w:type="dxa"/>
            <w:shd w:val="clear" w:color="auto" w:fill="auto"/>
            <w:vAlign w:val="center"/>
            <w:hideMark/>
          </w:tcPr>
          <w:p w14:paraId="66697526"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62</w:t>
            </w:r>
          </w:p>
        </w:tc>
        <w:tc>
          <w:tcPr>
            <w:tcW w:w="2515" w:type="dxa"/>
            <w:vMerge/>
            <w:vAlign w:val="center"/>
            <w:hideMark/>
          </w:tcPr>
          <w:p w14:paraId="76C00F57"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411962F5" w14:textId="77777777" w:rsidR="00CD45C1" w:rsidRPr="00A33099" w:rsidRDefault="00CD45C1" w:rsidP="00CD45C1">
            <w:pPr>
              <w:spacing w:after="0"/>
              <w:ind w:left="0"/>
              <w:jc w:val="left"/>
              <w:rPr>
                <w:rFonts w:eastAsia="Times New Roman" w:cs="Times New Roman"/>
                <w:color w:val="000000"/>
                <w:lang w:val="en-GB" w:eastAsia="en-GB"/>
              </w:rPr>
            </w:pPr>
            <w:r>
              <w:rPr>
                <w:color w:val="000000"/>
                <w:szCs w:val="18"/>
              </w:rPr>
              <w:t>Spare</w:t>
            </w:r>
          </w:p>
        </w:tc>
        <w:tc>
          <w:tcPr>
            <w:tcW w:w="1560" w:type="dxa"/>
            <w:vAlign w:val="center"/>
          </w:tcPr>
          <w:p w14:paraId="05F62FA4" w14:textId="77777777" w:rsidR="00CD45C1" w:rsidRDefault="00CD45C1" w:rsidP="00CD45C1">
            <w:pPr>
              <w:spacing w:after="0"/>
              <w:ind w:left="0"/>
              <w:jc w:val="center"/>
              <w:rPr>
                <w:color w:val="000000"/>
                <w:szCs w:val="18"/>
              </w:rPr>
            </w:pPr>
          </w:p>
        </w:tc>
      </w:tr>
      <w:tr w:rsidR="00CD45C1" w:rsidRPr="00A33099" w14:paraId="6E86DD82" w14:textId="77777777" w:rsidTr="206866D1">
        <w:trPr>
          <w:trHeight w:val="330"/>
        </w:trPr>
        <w:tc>
          <w:tcPr>
            <w:tcW w:w="2107" w:type="dxa"/>
            <w:shd w:val="clear" w:color="auto" w:fill="auto"/>
            <w:vAlign w:val="center"/>
            <w:hideMark/>
          </w:tcPr>
          <w:p w14:paraId="02802179"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63</w:t>
            </w:r>
          </w:p>
        </w:tc>
        <w:tc>
          <w:tcPr>
            <w:tcW w:w="2515" w:type="dxa"/>
            <w:vMerge/>
            <w:vAlign w:val="center"/>
            <w:hideMark/>
          </w:tcPr>
          <w:p w14:paraId="0890DECD"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38C008A9" w14:textId="77777777" w:rsidR="00CD45C1" w:rsidRPr="00A33099" w:rsidRDefault="00CD45C1" w:rsidP="00CD45C1">
            <w:pPr>
              <w:spacing w:after="0"/>
              <w:ind w:left="0"/>
              <w:jc w:val="left"/>
              <w:rPr>
                <w:rFonts w:eastAsia="Times New Roman" w:cs="Times New Roman"/>
                <w:color w:val="000000"/>
                <w:lang w:val="en-GB" w:eastAsia="en-GB"/>
              </w:rPr>
            </w:pPr>
            <w:r>
              <w:rPr>
                <w:b/>
                <w:bCs/>
                <w:color w:val="000000"/>
                <w:szCs w:val="18"/>
              </w:rPr>
              <w:t>Housekeeping (T1)</w:t>
            </w:r>
          </w:p>
        </w:tc>
        <w:tc>
          <w:tcPr>
            <w:tcW w:w="1560" w:type="dxa"/>
            <w:vAlign w:val="center"/>
          </w:tcPr>
          <w:p w14:paraId="3A190FFB" w14:textId="77777777" w:rsidR="00CD45C1" w:rsidRDefault="00CD45C1" w:rsidP="00CD45C1">
            <w:pPr>
              <w:spacing w:after="0"/>
              <w:ind w:left="0"/>
              <w:jc w:val="center"/>
              <w:rPr>
                <w:b/>
                <w:bCs/>
                <w:color w:val="000000"/>
                <w:szCs w:val="18"/>
              </w:rPr>
            </w:pPr>
          </w:p>
        </w:tc>
      </w:tr>
      <w:tr w:rsidR="00CD45C1" w:rsidRPr="00A33099" w14:paraId="22C9BADA" w14:textId="77777777" w:rsidTr="206866D1">
        <w:trPr>
          <w:trHeight w:val="330"/>
        </w:trPr>
        <w:tc>
          <w:tcPr>
            <w:tcW w:w="2107" w:type="dxa"/>
            <w:shd w:val="clear" w:color="auto" w:fill="auto"/>
            <w:vAlign w:val="center"/>
            <w:hideMark/>
          </w:tcPr>
          <w:p w14:paraId="46ECAF73"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64</w:t>
            </w:r>
          </w:p>
        </w:tc>
        <w:tc>
          <w:tcPr>
            <w:tcW w:w="2515" w:type="dxa"/>
            <w:vMerge/>
            <w:vAlign w:val="center"/>
            <w:hideMark/>
          </w:tcPr>
          <w:p w14:paraId="0113A5EC"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69D10BB9" w14:textId="77777777" w:rsidR="00CD45C1" w:rsidRPr="00A33099" w:rsidRDefault="00CD45C1" w:rsidP="00CD45C1">
            <w:pPr>
              <w:spacing w:after="0"/>
              <w:ind w:left="0"/>
              <w:jc w:val="left"/>
              <w:rPr>
                <w:rFonts w:eastAsia="Times New Roman" w:cs="Times New Roman"/>
                <w:color w:val="000000"/>
                <w:lang w:val="en-GB" w:eastAsia="en-GB"/>
              </w:rPr>
            </w:pPr>
            <w:r>
              <w:rPr>
                <w:b/>
                <w:bCs/>
                <w:color w:val="000000"/>
                <w:szCs w:val="18"/>
              </w:rPr>
              <w:t>Housekeeping (T2)</w:t>
            </w:r>
          </w:p>
        </w:tc>
        <w:tc>
          <w:tcPr>
            <w:tcW w:w="1560" w:type="dxa"/>
            <w:vAlign w:val="center"/>
          </w:tcPr>
          <w:p w14:paraId="13BBB2DE" w14:textId="77777777" w:rsidR="00CD45C1" w:rsidRDefault="00CD45C1" w:rsidP="00CD45C1">
            <w:pPr>
              <w:spacing w:after="0"/>
              <w:ind w:left="0"/>
              <w:jc w:val="center"/>
              <w:rPr>
                <w:b/>
                <w:bCs/>
                <w:color w:val="000000"/>
                <w:szCs w:val="18"/>
              </w:rPr>
            </w:pPr>
          </w:p>
        </w:tc>
      </w:tr>
      <w:tr w:rsidR="00CD45C1" w:rsidRPr="00A33099" w14:paraId="4AA8CBD4" w14:textId="77777777" w:rsidTr="206866D1">
        <w:trPr>
          <w:trHeight w:val="330"/>
        </w:trPr>
        <w:tc>
          <w:tcPr>
            <w:tcW w:w="2107" w:type="dxa"/>
            <w:shd w:val="clear" w:color="auto" w:fill="auto"/>
            <w:vAlign w:val="center"/>
            <w:hideMark/>
          </w:tcPr>
          <w:p w14:paraId="30120C9F"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65</w:t>
            </w:r>
          </w:p>
        </w:tc>
        <w:tc>
          <w:tcPr>
            <w:tcW w:w="2515" w:type="dxa"/>
            <w:vMerge/>
            <w:vAlign w:val="center"/>
            <w:hideMark/>
          </w:tcPr>
          <w:p w14:paraId="3F7AF7EB"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6B85C923" w14:textId="77777777" w:rsidR="00CD45C1" w:rsidRPr="00EA290C" w:rsidRDefault="00CD45C1" w:rsidP="00CD45C1">
            <w:pPr>
              <w:spacing w:after="0"/>
              <w:ind w:left="0"/>
              <w:jc w:val="left"/>
              <w:rPr>
                <w:b/>
                <w:bCs/>
                <w:color w:val="000000"/>
                <w:szCs w:val="18"/>
              </w:rPr>
            </w:pPr>
            <w:r>
              <w:rPr>
                <w:color w:val="000000"/>
                <w:szCs w:val="18"/>
              </w:rPr>
              <w:t>Spare</w:t>
            </w:r>
          </w:p>
        </w:tc>
        <w:tc>
          <w:tcPr>
            <w:tcW w:w="1560" w:type="dxa"/>
            <w:vAlign w:val="center"/>
          </w:tcPr>
          <w:p w14:paraId="06822A98" w14:textId="77777777" w:rsidR="00CD45C1" w:rsidRDefault="00CD45C1" w:rsidP="00CD45C1">
            <w:pPr>
              <w:spacing w:after="0"/>
              <w:ind w:left="0"/>
              <w:jc w:val="center"/>
              <w:rPr>
                <w:color w:val="000000"/>
                <w:szCs w:val="18"/>
              </w:rPr>
            </w:pPr>
          </w:p>
        </w:tc>
      </w:tr>
      <w:tr w:rsidR="00CD45C1" w:rsidRPr="00A33099" w14:paraId="79D228E4" w14:textId="77777777" w:rsidTr="206866D1">
        <w:trPr>
          <w:trHeight w:val="330"/>
        </w:trPr>
        <w:tc>
          <w:tcPr>
            <w:tcW w:w="2107" w:type="dxa"/>
            <w:shd w:val="clear" w:color="auto" w:fill="auto"/>
            <w:vAlign w:val="center"/>
            <w:hideMark/>
          </w:tcPr>
          <w:p w14:paraId="48A07036"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66</w:t>
            </w:r>
          </w:p>
        </w:tc>
        <w:tc>
          <w:tcPr>
            <w:tcW w:w="2515" w:type="dxa"/>
            <w:vMerge/>
            <w:vAlign w:val="center"/>
            <w:hideMark/>
          </w:tcPr>
          <w:p w14:paraId="4DFDAC8C"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17D1440A" w14:textId="77777777" w:rsidR="00CD45C1" w:rsidRPr="00EA290C" w:rsidRDefault="00CD45C1" w:rsidP="00CD45C1">
            <w:pPr>
              <w:spacing w:after="0"/>
              <w:ind w:left="0"/>
              <w:jc w:val="left"/>
              <w:rPr>
                <w:b/>
                <w:bCs/>
                <w:color w:val="000000"/>
                <w:szCs w:val="18"/>
              </w:rPr>
            </w:pPr>
            <w:r>
              <w:rPr>
                <w:color w:val="000000"/>
                <w:szCs w:val="18"/>
              </w:rPr>
              <w:t>Spare</w:t>
            </w:r>
          </w:p>
        </w:tc>
        <w:tc>
          <w:tcPr>
            <w:tcW w:w="1560" w:type="dxa"/>
            <w:vAlign w:val="center"/>
          </w:tcPr>
          <w:p w14:paraId="522BEA8E" w14:textId="77777777" w:rsidR="00CD45C1" w:rsidRDefault="00CD45C1" w:rsidP="00CD45C1">
            <w:pPr>
              <w:spacing w:after="0"/>
              <w:ind w:left="0"/>
              <w:jc w:val="center"/>
              <w:rPr>
                <w:color w:val="000000"/>
                <w:szCs w:val="18"/>
              </w:rPr>
            </w:pPr>
          </w:p>
        </w:tc>
      </w:tr>
      <w:tr w:rsidR="00CD45C1" w:rsidRPr="00A33099" w14:paraId="60763149" w14:textId="77777777" w:rsidTr="206866D1">
        <w:trPr>
          <w:trHeight w:val="330"/>
        </w:trPr>
        <w:tc>
          <w:tcPr>
            <w:tcW w:w="2107" w:type="dxa"/>
            <w:shd w:val="clear" w:color="auto" w:fill="auto"/>
            <w:vAlign w:val="center"/>
            <w:hideMark/>
          </w:tcPr>
          <w:p w14:paraId="0E77B4D5"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67</w:t>
            </w:r>
          </w:p>
        </w:tc>
        <w:tc>
          <w:tcPr>
            <w:tcW w:w="2515" w:type="dxa"/>
            <w:vMerge/>
            <w:vAlign w:val="center"/>
            <w:hideMark/>
          </w:tcPr>
          <w:p w14:paraId="2161088D"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2291D367" w14:textId="77777777" w:rsidR="00CD45C1" w:rsidRPr="00A33099" w:rsidRDefault="00CD45C1" w:rsidP="00CD45C1">
            <w:pPr>
              <w:spacing w:after="0"/>
              <w:ind w:left="0"/>
              <w:jc w:val="left"/>
              <w:rPr>
                <w:rFonts w:eastAsia="Times New Roman" w:cs="Times New Roman"/>
                <w:color w:val="000000"/>
                <w:lang w:val="en-GB" w:eastAsia="en-GB"/>
              </w:rPr>
            </w:pPr>
            <w:r>
              <w:rPr>
                <w:b/>
                <w:bCs/>
                <w:color w:val="000000"/>
                <w:szCs w:val="18"/>
              </w:rPr>
              <w:t>Substation (T1)</w:t>
            </w:r>
          </w:p>
        </w:tc>
        <w:tc>
          <w:tcPr>
            <w:tcW w:w="1560" w:type="dxa"/>
            <w:vAlign w:val="center"/>
          </w:tcPr>
          <w:p w14:paraId="4F67E983" w14:textId="4782E63D" w:rsidR="00CD45C1" w:rsidRDefault="589C00B1" w:rsidP="589C00B1">
            <w:pPr>
              <w:spacing w:after="0"/>
              <w:ind w:left="0"/>
              <w:jc w:val="center"/>
              <w:rPr>
                <w:b/>
                <w:bCs/>
                <w:color w:val="000000"/>
              </w:rPr>
            </w:pPr>
            <w:r w:rsidRPr="589C00B1">
              <w:rPr>
                <w:rFonts w:ascii="AkzidenzGroteskStd-Light" w:eastAsia="Times New Roman" w:hAnsi="AkzidenzGroteskStd-Light" w:cs="Times New Roman"/>
                <w:color w:val="000000"/>
                <w:lang w:val="en-GB" w:eastAsia="en-GB"/>
              </w:rPr>
              <w:t>√</w:t>
            </w:r>
          </w:p>
        </w:tc>
      </w:tr>
      <w:tr w:rsidR="00CD45C1" w:rsidRPr="00A33099" w14:paraId="052D90CB" w14:textId="77777777" w:rsidTr="206866D1">
        <w:trPr>
          <w:trHeight w:val="330"/>
        </w:trPr>
        <w:tc>
          <w:tcPr>
            <w:tcW w:w="2107" w:type="dxa"/>
            <w:shd w:val="clear" w:color="auto" w:fill="auto"/>
            <w:vAlign w:val="center"/>
            <w:hideMark/>
          </w:tcPr>
          <w:p w14:paraId="314DB089"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68</w:t>
            </w:r>
          </w:p>
        </w:tc>
        <w:tc>
          <w:tcPr>
            <w:tcW w:w="2515" w:type="dxa"/>
            <w:vMerge/>
            <w:vAlign w:val="center"/>
            <w:hideMark/>
          </w:tcPr>
          <w:p w14:paraId="0C7A4AA5"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4A8E4B5F" w14:textId="77777777" w:rsidR="00CD45C1" w:rsidRPr="00A33099" w:rsidRDefault="00CD45C1" w:rsidP="00CD45C1">
            <w:pPr>
              <w:spacing w:after="0"/>
              <w:ind w:left="0"/>
              <w:jc w:val="left"/>
              <w:rPr>
                <w:rFonts w:eastAsia="Times New Roman" w:cs="Times New Roman"/>
                <w:color w:val="000000"/>
                <w:lang w:val="en-GB" w:eastAsia="en-GB"/>
              </w:rPr>
            </w:pPr>
            <w:r>
              <w:rPr>
                <w:b/>
                <w:bCs/>
                <w:color w:val="000000"/>
                <w:szCs w:val="18"/>
              </w:rPr>
              <w:t>Substation (T1)</w:t>
            </w:r>
          </w:p>
        </w:tc>
        <w:tc>
          <w:tcPr>
            <w:tcW w:w="1560" w:type="dxa"/>
            <w:vAlign w:val="center"/>
          </w:tcPr>
          <w:p w14:paraId="4FEE5487" w14:textId="77777777" w:rsidR="00CD45C1" w:rsidRDefault="00CD45C1" w:rsidP="00CD45C1">
            <w:pPr>
              <w:spacing w:after="0"/>
              <w:ind w:left="0"/>
              <w:jc w:val="center"/>
              <w:rPr>
                <w:b/>
                <w:bCs/>
                <w:color w:val="000000"/>
                <w:szCs w:val="18"/>
              </w:rPr>
            </w:pPr>
          </w:p>
        </w:tc>
      </w:tr>
      <w:tr w:rsidR="00CD45C1" w:rsidRPr="00A33099" w14:paraId="65503C55" w14:textId="77777777" w:rsidTr="206866D1">
        <w:trPr>
          <w:trHeight w:val="330"/>
        </w:trPr>
        <w:tc>
          <w:tcPr>
            <w:tcW w:w="2107" w:type="dxa"/>
            <w:shd w:val="clear" w:color="auto" w:fill="auto"/>
            <w:vAlign w:val="center"/>
            <w:hideMark/>
          </w:tcPr>
          <w:p w14:paraId="401875BE"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69</w:t>
            </w:r>
          </w:p>
        </w:tc>
        <w:tc>
          <w:tcPr>
            <w:tcW w:w="2515" w:type="dxa"/>
            <w:vMerge/>
            <w:vAlign w:val="center"/>
            <w:hideMark/>
          </w:tcPr>
          <w:p w14:paraId="0569C422"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4595F21E" w14:textId="77777777" w:rsidR="00CD45C1" w:rsidRPr="00A33099" w:rsidRDefault="00CD45C1" w:rsidP="00CD45C1">
            <w:pPr>
              <w:spacing w:after="0"/>
              <w:ind w:left="0"/>
              <w:jc w:val="left"/>
              <w:rPr>
                <w:rFonts w:eastAsia="Times New Roman" w:cs="Times New Roman"/>
                <w:color w:val="000000"/>
                <w:lang w:val="en-GB" w:eastAsia="en-GB"/>
              </w:rPr>
            </w:pPr>
            <w:r>
              <w:rPr>
                <w:color w:val="000000"/>
                <w:szCs w:val="18"/>
              </w:rPr>
              <w:t>Spare</w:t>
            </w:r>
          </w:p>
        </w:tc>
        <w:tc>
          <w:tcPr>
            <w:tcW w:w="1560" w:type="dxa"/>
            <w:vAlign w:val="center"/>
          </w:tcPr>
          <w:p w14:paraId="2476315B" w14:textId="77777777" w:rsidR="00CD45C1" w:rsidRDefault="00CD45C1" w:rsidP="00CD45C1">
            <w:pPr>
              <w:spacing w:after="0"/>
              <w:ind w:left="0"/>
              <w:jc w:val="center"/>
              <w:rPr>
                <w:color w:val="000000"/>
                <w:szCs w:val="18"/>
              </w:rPr>
            </w:pPr>
          </w:p>
        </w:tc>
      </w:tr>
      <w:tr w:rsidR="00CD45C1" w:rsidRPr="00A33099" w14:paraId="0EFBF8DF" w14:textId="77777777" w:rsidTr="206866D1">
        <w:trPr>
          <w:trHeight w:val="312"/>
        </w:trPr>
        <w:tc>
          <w:tcPr>
            <w:tcW w:w="2107" w:type="dxa"/>
            <w:shd w:val="clear" w:color="auto" w:fill="auto"/>
            <w:vAlign w:val="center"/>
            <w:hideMark/>
          </w:tcPr>
          <w:p w14:paraId="522785A2"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70</w:t>
            </w:r>
          </w:p>
        </w:tc>
        <w:tc>
          <w:tcPr>
            <w:tcW w:w="2515" w:type="dxa"/>
            <w:vMerge/>
            <w:vAlign w:val="center"/>
            <w:hideMark/>
          </w:tcPr>
          <w:p w14:paraId="513E8240"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6617A864" w14:textId="77777777" w:rsidR="00CD45C1" w:rsidRPr="00A33099" w:rsidRDefault="00CD45C1" w:rsidP="00CD45C1">
            <w:pPr>
              <w:spacing w:after="0"/>
              <w:ind w:left="0"/>
              <w:jc w:val="left"/>
            </w:pPr>
            <w:r>
              <w:rPr>
                <w:b/>
                <w:bCs/>
                <w:color w:val="000000"/>
                <w:szCs w:val="18"/>
              </w:rPr>
              <w:t>Building Support (T1)</w:t>
            </w:r>
          </w:p>
        </w:tc>
        <w:tc>
          <w:tcPr>
            <w:tcW w:w="1560" w:type="dxa"/>
            <w:vAlign w:val="center"/>
          </w:tcPr>
          <w:p w14:paraId="34A3E7AF" w14:textId="77777777" w:rsidR="00CD45C1" w:rsidRDefault="00CD45C1" w:rsidP="00CD45C1">
            <w:pPr>
              <w:spacing w:after="0"/>
              <w:ind w:left="0"/>
              <w:jc w:val="center"/>
              <w:rPr>
                <w:b/>
                <w:bCs/>
                <w:color w:val="000000"/>
                <w:szCs w:val="18"/>
              </w:rPr>
            </w:pPr>
          </w:p>
        </w:tc>
      </w:tr>
      <w:tr w:rsidR="00CD45C1" w:rsidRPr="00A33099" w14:paraId="223F67F4" w14:textId="77777777" w:rsidTr="206866D1">
        <w:trPr>
          <w:trHeight w:val="330"/>
        </w:trPr>
        <w:tc>
          <w:tcPr>
            <w:tcW w:w="2107" w:type="dxa"/>
            <w:shd w:val="clear" w:color="auto" w:fill="auto"/>
            <w:vAlign w:val="center"/>
            <w:hideMark/>
          </w:tcPr>
          <w:p w14:paraId="738743BF"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71</w:t>
            </w:r>
          </w:p>
        </w:tc>
        <w:tc>
          <w:tcPr>
            <w:tcW w:w="2515" w:type="dxa"/>
            <w:vMerge/>
            <w:vAlign w:val="center"/>
            <w:hideMark/>
          </w:tcPr>
          <w:p w14:paraId="273EF431"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352AD4BE" w14:textId="77777777" w:rsidR="00CD45C1" w:rsidRPr="00A33099" w:rsidRDefault="00CD45C1" w:rsidP="00CD45C1">
            <w:pPr>
              <w:spacing w:after="0"/>
              <w:ind w:left="0"/>
              <w:jc w:val="left"/>
            </w:pPr>
            <w:r>
              <w:rPr>
                <w:b/>
                <w:bCs/>
                <w:color w:val="000000"/>
                <w:szCs w:val="18"/>
              </w:rPr>
              <w:t>Building Support (T2)</w:t>
            </w:r>
          </w:p>
        </w:tc>
        <w:tc>
          <w:tcPr>
            <w:tcW w:w="1560" w:type="dxa"/>
            <w:vAlign w:val="center"/>
          </w:tcPr>
          <w:p w14:paraId="473047CD" w14:textId="005AC413" w:rsidR="00CD45C1" w:rsidRDefault="589C00B1" w:rsidP="589C00B1">
            <w:pPr>
              <w:spacing w:after="0"/>
              <w:ind w:left="0"/>
              <w:jc w:val="center"/>
              <w:rPr>
                <w:b/>
                <w:bCs/>
                <w:color w:val="000000"/>
              </w:rPr>
            </w:pPr>
            <w:r w:rsidRPr="589C00B1">
              <w:rPr>
                <w:rFonts w:ascii="AkzidenzGroteskStd-Light" w:eastAsia="Times New Roman" w:hAnsi="AkzidenzGroteskStd-Light" w:cs="Times New Roman"/>
                <w:color w:val="000000"/>
                <w:lang w:val="en-GB" w:eastAsia="en-GB"/>
              </w:rPr>
              <w:t>√</w:t>
            </w:r>
          </w:p>
        </w:tc>
      </w:tr>
      <w:tr w:rsidR="00CD45C1" w:rsidRPr="00A33099" w14:paraId="6DEB9ED2" w14:textId="77777777" w:rsidTr="206866D1">
        <w:trPr>
          <w:trHeight w:val="330"/>
        </w:trPr>
        <w:tc>
          <w:tcPr>
            <w:tcW w:w="2107" w:type="dxa"/>
            <w:shd w:val="clear" w:color="auto" w:fill="auto"/>
            <w:vAlign w:val="center"/>
            <w:hideMark/>
          </w:tcPr>
          <w:p w14:paraId="7583C55E"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72</w:t>
            </w:r>
          </w:p>
        </w:tc>
        <w:tc>
          <w:tcPr>
            <w:tcW w:w="2515" w:type="dxa"/>
            <w:vMerge/>
            <w:vAlign w:val="center"/>
            <w:hideMark/>
          </w:tcPr>
          <w:p w14:paraId="5B379D29"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7F950B07" w14:textId="77777777" w:rsidR="00CD45C1" w:rsidRPr="00EA290C" w:rsidRDefault="00CD45C1" w:rsidP="00CD45C1">
            <w:pPr>
              <w:spacing w:after="0"/>
              <w:ind w:left="0"/>
              <w:jc w:val="left"/>
              <w:rPr>
                <w:b/>
                <w:bCs/>
                <w:color w:val="000000"/>
                <w:szCs w:val="18"/>
              </w:rPr>
            </w:pPr>
            <w:r>
              <w:rPr>
                <w:b/>
                <w:bCs/>
                <w:color w:val="000000"/>
                <w:szCs w:val="18"/>
              </w:rPr>
              <w:t>Building Support (T3)</w:t>
            </w:r>
          </w:p>
        </w:tc>
        <w:tc>
          <w:tcPr>
            <w:tcW w:w="1560" w:type="dxa"/>
            <w:vAlign w:val="center"/>
          </w:tcPr>
          <w:p w14:paraId="13D50348" w14:textId="77777777" w:rsidR="00CD45C1" w:rsidRDefault="00CD45C1" w:rsidP="00CD45C1">
            <w:pPr>
              <w:spacing w:after="0"/>
              <w:ind w:left="0"/>
              <w:jc w:val="center"/>
              <w:rPr>
                <w:b/>
                <w:bCs/>
                <w:color w:val="000000"/>
                <w:szCs w:val="18"/>
              </w:rPr>
            </w:pPr>
          </w:p>
        </w:tc>
      </w:tr>
      <w:tr w:rsidR="00CD45C1" w:rsidRPr="00A33099" w14:paraId="4A162AF6" w14:textId="77777777" w:rsidTr="206866D1">
        <w:trPr>
          <w:trHeight w:val="330"/>
        </w:trPr>
        <w:tc>
          <w:tcPr>
            <w:tcW w:w="2107" w:type="dxa"/>
            <w:shd w:val="clear" w:color="auto" w:fill="auto"/>
            <w:vAlign w:val="center"/>
            <w:hideMark/>
          </w:tcPr>
          <w:p w14:paraId="0338CAF0"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73</w:t>
            </w:r>
          </w:p>
        </w:tc>
        <w:tc>
          <w:tcPr>
            <w:tcW w:w="2515" w:type="dxa"/>
            <w:vMerge/>
            <w:vAlign w:val="center"/>
            <w:hideMark/>
          </w:tcPr>
          <w:p w14:paraId="34CE1B5A"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61FC0E15" w14:textId="65778A3D" w:rsidR="00CD45C1" w:rsidRPr="00A33099" w:rsidRDefault="00D4505D" w:rsidP="00CD45C1">
            <w:pPr>
              <w:spacing w:after="0"/>
              <w:ind w:left="0"/>
              <w:jc w:val="left"/>
              <w:rPr>
                <w:rFonts w:eastAsia="Times New Roman" w:cs="Times New Roman"/>
                <w:color w:val="000000"/>
                <w:szCs w:val="18"/>
                <w:lang w:val="en-GB" w:eastAsia="en-GB"/>
              </w:rPr>
            </w:pPr>
            <w:r>
              <w:rPr>
                <w:b/>
                <w:bCs/>
                <w:color w:val="000000"/>
                <w:szCs w:val="18"/>
              </w:rPr>
              <w:t>Building Support (T4)</w:t>
            </w:r>
          </w:p>
        </w:tc>
        <w:tc>
          <w:tcPr>
            <w:tcW w:w="1560" w:type="dxa"/>
            <w:vAlign w:val="center"/>
          </w:tcPr>
          <w:p w14:paraId="1DB529ED" w14:textId="77777777" w:rsidR="00CD45C1" w:rsidRDefault="00CD45C1" w:rsidP="00CD45C1">
            <w:pPr>
              <w:spacing w:after="0"/>
              <w:ind w:left="0"/>
              <w:jc w:val="center"/>
              <w:rPr>
                <w:color w:val="000000"/>
                <w:szCs w:val="18"/>
              </w:rPr>
            </w:pPr>
          </w:p>
        </w:tc>
      </w:tr>
      <w:tr w:rsidR="00CD45C1" w:rsidRPr="00A33099" w14:paraId="3C6C8B35" w14:textId="77777777" w:rsidTr="206866D1">
        <w:trPr>
          <w:trHeight w:val="330"/>
        </w:trPr>
        <w:tc>
          <w:tcPr>
            <w:tcW w:w="2107" w:type="dxa"/>
            <w:shd w:val="clear" w:color="auto" w:fill="auto"/>
            <w:vAlign w:val="center"/>
            <w:hideMark/>
          </w:tcPr>
          <w:p w14:paraId="4F7AEC3E"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74</w:t>
            </w:r>
          </w:p>
        </w:tc>
        <w:tc>
          <w:tcPr>
            <w:tcW w:w="2515" w:type="dxa"/>
            <w:vMerge/>
            <w:vAlign w:val="center"/>
            <w:hideMark/>
          </w:tcPr>
          <w:p w14:paraId="39C5EE4D"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7953C966"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Pump Room</w:t>
            </w:r>
          </w:p>
        </w:tc>
        <w:tc>
          <w:tcPr>
            <w:tcW w:w="1560" w:type="dxa"/>
            <w:vAlign w:val="center"/>
          </w:tcPr>
          <w:p w14:paraId="1E624E8F" w14:textId="77777777" w:rsidR="00CD45C1" w:rsidRDefault="00CD45C1" w:rsidP="00CD45C1">
            <w:pPr>
              <w:spacing w:after="0"/>
              <w:ind w:left="0"/>
              <w:jc w:val="center"/>
              <w:rPr>
                <w:b/>
                <w:bCs/>
                <w:color w:val="000000"/>
                <w:szCs w:val="18"/>
              </w:rPr>
            </w:pPr>
          </w:p>
        </w:tc>
      </w:tr>
      <w:tr w:rsidR="00CD45C1" w:rsidRPr="00A33099" w14:paraId="78059036" w14:textId="77777777" w:rsidTr="206866D1">
        <w:trPr>
          <w:trHeight w:val="330"/>
        </w:trPr>
        <w:tc>
          <w:tcPr>
            <w:tcW w:w="2107" w:type="dxa"/>
            <w:shd w:val="clear" w:color="auto" w:fill="auto"/>
            <w:vAlign w:val="center"/>
            <w:hideMark/>
          </w:tcPr>
          <w:p w14:paraId="2B254021"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75</w:t>
            </w:r>
          </w:p>
        </w:tc>
        <w:tc>
          <w:tcPr>
            <w:tcW w:w="2515" w:type="dxa"/>
            <w:vMerge/>
            <w:vAlign w:val="center"/>
            <w:hideMark/>
          </w:tcPr>
          <w:p w14:paraId="4F19FD97"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33226E43" w14:textId="77777777" w:rsidR="00CD45C1" w:rsidRPr="00A33099" w:rsidRDefault="00CD45C1" w:rsidP="00CD45C1">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4AECC31A" w14:textId="77777777" w:rsidR="00CD45C1" w:rsidRDefault="00CD45C1" w:rsidP="00CD45C1">
            <w:pPr>
              <w:spacing w:after="0"/>
              <w:ind w:left="0"/>
              <w:jc w:val="center"/>
              <w:rPr>
                <w:color w:val="000000"/>
                <w:szCs w:val="18"/>
              </w:rPr>
            </w:pPr>
          </w:p>
        </w:tc>
      </w:tr>
      <w:tr w:rsidR="00CD45C1" w:rsidRPr="00A33099" w14:paraId="5E74D75E" w14:textId="77777777" w:rsidTr="206866D1">
        <w:trPr>
          <w:trHeight w:val="330"/>
        </w:trPr>
        <w:tc>
          <w:tcPr>
            <w:tcW w:w="2107" w:type="dxa"/>
            <w:shd w:val="clear" w:color="auto" w:fill="auto"/>
            <w:vAlign w:val="center"/>
            <w:hideMark/>
          </w:tcPr>
          <w:p w14:paraId="087A6AAC"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76</w:t>
            </w:r>
          </w:p>
        </w:tc>
        <w:tc>
          <w:tcPr>
            <w:tcW w:w="2515" w:type="dxa"/>
            <w:vMerge/>
            <w:vAlign w:val="center"/>
            <w:hideMark/>
          </w:tcPr>
          <w:p w14:paraId="5B5AF01F"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4ABAB279"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ETS</w:t>
            </w:r>
          </w:p>
        </w:tc>
        <w:tc>
          <w:tcPr>
            <w:tcW w:w="1560" w:type="dxa"/>
            <w:vAlign w:val="center"/>
          </w:tcPr>
          <w:p w14:paraId="775DA44B" w14:textId="77777777" w:rsidR="00CD45C1" w:rsidRDefault="00CD45C1" w:rsidP="00CD45C1">
            <w:pPr>
              <w:spacing w:after="0"/>
              <w:ind w:left="0"/>
              <w:jc w:val="center"/>
              <w:rPr>
                <w:b/>
                <w:bCs/>
                <w:color w:val="000000"/>
                <w:szCs w:val="18"/>
              </w:rPr>
            </w:pPr>
          </w:p>
        </w:tc>
      </w:tr>
      <w:tr w:rsidR="00CD45C1" w:rsidRPr="00A33099" w14:paraId="0D4CA4D2" w14:textId="77777777" w:rsidTr="206866D1">
        <w:trPr>
          <w:trHeight w:val="330"/>
        </w:trPr>
        <w:tc>
          <w:tcPr>
            <w:tcW w:w="2107" w:type="dxa"/>
            <w:shd w:val="clear" w:color="auto" w:fill="auto"/>
            <w:vAlign w:val="center"/>
            <w:hideMark/>
          </w:tcPr>
          <w:p w14:paraId="43771062"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77</w:t>
            </w:r>
          </w:p>
        </w:tc>
        <w:tc>
          <w:tcPr>
            <w:tcW w:w="2515" w:type="dxa"/>
            <w:vMerge/>
            <w:vAlign w:val="center"/>
            <w:hideMark/>
          </w:tcPr>
          <w:p w14:paraId="49BC5445" w14:textId="77777777" w:rsidR="00CD45C1" w:rsidRPr="00A33099" w:rsidRDefault="00CD45C1" w:rsidP="00CD45C1">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58F9BEA5"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PPP</w:t>
            </w:r>
          </w:p>
        </w:tc>
        <w:tc>
          <w:tcPr>
            <w:tcW w:w="1560" w:type="dxa"/>
            <w:vAlign w:val="center"/>
          </w:tcPr>
          <w:p w14:paraId="0013A925" w14:textId="77777777" w:rsidR="00CD45C1" w:rsidRDefault="00CD45C1" w:rsidP="00CD45C1">
            <w:pPr>
              <w:spacing w:after="0"/>
              <w:ind w:left="0"/>
              <w:jc w:val="center"/>
              <w:rPr>
                <w:b/>
                <w:bCs/>
                <w:color w:val="000000"/>
                <w:szCs w:val="18"/>
              </w:rPr>
            </w:pPr>
          </w:p>
        </w:tc>
      </w:tr>
      <w:tr w:rsidR="00DE1E10" w:rsidRPr="00A33099" w14:paraId="4CB7EAEC" w14:textId="77777777" w:rsidTr="206866D1">
        <w:trPr>
          <w:trHeight w:val="330"/>
        </w:trPr>
        <w:tc>
          <w:tcPr>
            <w:tcW w:w="2107" w:type="dxa"/>
            <w:shd w:val="clear" w:color="auto" w:fill="auto"/>
            <w:vAlign w:val="center"/>
            <w:hideMark/>
          </w:tcPr>
          <w:p w14:paraId="505BBE7E" w14:textId="77777777" w:rsidR="00DE1E10" w:rsidRPr="00A33099" w:rsidRDefault="00DE1E10" w:rsidP="00DE1E10">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78</w:t>
            </w:r>
          </w:p>
        </w:tc>
        <w:tc>
          <w:tcPr>
            <w:tcW w:w="2515" w:type="dxa"/>
            <w:vMerge/>
            <w:vAlign w:val="center"/>
            <w:hideMark/>
          </w:tcPr>
          <w:p w14:paraId="6AA7C3BA" w14:textId="77777777" w:rsidR="00DE1E10" w:rsidRPr="00A33099" w:rsidRDefault="00DE1E10" w:rsidP="00DE1E10">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410CAA09" w14:textId="38B7D4DF" w:rsidR="00DE1E10" w:rsidRPr="00A33099" w:rsidRDefault="00DE1E10" w:rsidP="00DE1E10">
            <w:pPr>
              <w:spacing w:after="0"/>
              <w:ind w:left="0"/>
              <w:jc w:val="left"/>
              <w:rPr>
                <w:rFonts w:eastAsia="Times New Roman" w:cs="Times New Roman"/>
                <w:color w:val="000000"/>
                <w:szCs w:val="18"/>
                <w:lang w:val="en-GB" w:eastAsia="en-GB"/>
              </w:rPr>
            </w:pPr>
            <w:r w:rsidRPr="00DE1E10">
              <w:rPr>
                <w:b/>
                <w:bCs/>
                <w:color w:val="000000"/>
                <w:szCs w:val="18"/>
              </w:rPr>
              <w:t>Electrical Communication Room</w:t>
            </w:r>
          </w:p>
        </w:tc>
        <w:tc>
          <w:tcPr>
            <w:tcW w:w="1560" w:type="dxa"/>
            <w:vAlign w:val="center"/>
          </w:tcPr>
          <w:p w14:paraId="1DE3F197" w14:textId="77777777" w:rsidR="00DE1E10" w:rsidRDefault="00DE1E10" w:rsidP="00DE1E10">
            <w:pPr>
              <w:spacing w:after="0"/>
              <w:ind w:left="0"/>
              <w:jc w:val="center"/>
              <w:rPr>
                <w:color w:val="000000"/>
                <w:szCs w:val="18"/>
              </w:rPr>
            </w:pPr>
          </w:p>
        </w:tc>
      </w:tr>
      <w:tr w:rsidR="00DE1E10" w:rsidRPr="00A33099" w14:paraId="5CF970B8" w14:textId="77777777" w:rsidTr="206866D1">
        <w:trPr>
          <w:trHeight w:val="330"/>
        </w:trPr>
        <w:tc>
          <w:tcPr>
            <w:tcW w:w="2107" w:type="dxa"/>
            <w:shd w:val="clear" w:color="auto" w:fill="auto"/>
            <w:vAlign w:val="center"/>
            <w:hideMark/>
          </w:tcPr>
          <w:p w14:paraId="46BC3AFF" w14:textId="77777777" w:rsidR="00DE1E10" w:rsidRPr="00A33099" w:rsidRDefault="00DE1E10" w:rsidP="00DE1E10">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lastRenderedPageBreak/>
              <w:t>79</w:t>
            </w:r>
          </w:p>
        </w:tc>
        <w:tc>
          <w:tcPr>
            <w:tcW w:w="2515" w:type="dxa"/>
            <w:vMerge/>
            <w:vAlign w:val="center"/>
            <w:hideMark/>
          </w:tcPr>
          <w:p w14:paraId="3E302B9E" w14:textId="77777777" w:rsidR="00DE1E10" w:rsidRPr="00A33099" w:rsidRDefault="00DE1E10" w:rsidP="00DE1E10">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59062437" w14:textId="40F6F285" w:rsidR="00DE1E10" w:rsidRPr="00A33099" w:rsidRDefault="00DE1E10" w:rsidP="00DE1E10">
            <w:pPr>
              <w:spacing w:after="0"/>
              <w:ind w:left="0"/>
              <w:jc w:val="left"/>
              <w:rPr>
                <w:rFonts w:eastAsia="Times New Roman" w:cs="Times New Roman"/>
                <w:color w:val="000000"/>
                <w:szCs w:val="18"/>
                <w:lang w:val="en-GB" w:eastAsia="en-GB"/>
              </w:rPr>
            </w:pPr>
            <w:r w:rsidRPr="009F686F">
              <w:rPr>
                <w:color w:val="000000"/>
                <w:szCs w:val="18"/>
              </w:rPr>
              <w:t>Spare</w:t>
            </w:r>
          </w:p>
        </w:tc>
        <w:tc>
          <w:tcPr>
            <w:tcW w:w="1560" w:type="dxa"/>
            <w:vAlign w:val="center"/>
          </w:tcPr>
          <w:p w14:paraId="5BA82753" w14:textId="77777777" w:rsidR="00DE1E10" w:rsidRDefault="00DE1E10" w:rsidP="00DE1E10">
            <w:pPr>
              <w:spacing w:after="0"/>
              <w:ind w:left="0"/>
              <w:jc w:val="center"/>
              <w:rPr>
                <w:color w:val="000000"/>
                <w:szCs w:val="18"/>
              </w:rPr>
            </w:pPr>
          </w:p>
        </w:tc>
      </w:tr>
      <w:tr w:rsidR="00DE1E10" w:rsidRPr="00A33099" w14:paraId="0616E67D" w14:textId="77777777" w:rsidTr="206866D1">
        <w:trPr>
          <w:trHeight w:val="330"/>
        </w:trPr>
        <w:tc>
          <w:tcPr>
            <w:tcW w:w="2107" w:type="dxa"/>
            <w:shd w:val="clear" w:color="auto" w:fill="auto"/>
            <w:vAlign w:val="center"/>
            <w:hideMark/>
          </w:tcPr>
          <w:p w14:paraId="68662D51" w14:textId="77777777" w:rsidR="00DE1E10" w:rsidRPr="00A33099" w:rsidRDefault="00DE1E10" w:rsidP="00DE1E10">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lastRenderedPageBreak/>
              <w:t>80</w:t>
            </w:r>
          </w:p>
        </w:tc>
        <w:tc>
          <w:tcPr>
            <w:tcW w:w="2515" w:type="dxa"/>
            <w:vMerge/>
            <w:vAlign w:val="center"/>
            <w:hideMark/>
          </w:tcPr>
          <w:p w14:paraId="32E55A89" w14:textId="77777777" w:rsidR="00DE1E10" w:rsidRPr="00A33099" w:rsidRDefault="00DE1E10" w:rsidP="00DE1E10">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23CF1901" w14:textId="33B54027" w:rsidR="00DE1E10" w:rsidRPr="00A33099" w:rsidRDefault="00DE1E10" w:rsidP="00DE1E10">
            <w:pPr>
              <w:spacing w:after="0"/>
              <w:ind w:left="0"/>
              <w:jc w:val="left"/>
              <w:rPr>
                <w:rFonts w:eastAsia="Times New Roman" w:cs="Times New Roman"/>
                <w:b/>
                <w:bCs/>
                <w:color w:val="000000"/>
                <w:szCs w:val="18"/>
                <w:lang w:val="en-GB" w:eastAsia="en-GB"/>
              </w:rPr>
            </w:pPr>
            <w:r w:rsidRPr="00DE1E10">
              <w:rPr>
                <w:b/>
                <w:bCs/>
                <w:color w:val="000000"/>
                <w:szCs w:val="18"/>
              </w:rPr>
              <w:t>Guard House</w:t>
            </w:r>
          </w:p>
        </w:tc>
        <w:tc>
          <w:tcPr>
            <w:tcW w:w="1560" w:type="dxa"/>
            <w:vAlign w:val="center"/>
          </w:tcPr>
          <w:p w14:paraId="5AFF1008" w14:textId="77777777" w:rsidR="00DE1E10" w:rsidRDefault="00DE1E10" w:rsidP="00DE1E10">
            <w:pPr>
              <w:spacing w:after="0"/>
              <w:ind w:left="0"/>
              <w:jc w:val="center"/>
              <w:rPr>
                <w:color w:val="000000"/>
                <w:szCs w:val="18"/>
              </w:rPr>
            </w:pPr>
          </w:p>
        </w:tc>
      </w:tr>
      <w:tr w:rsidR="00CD45C1" w:rsidRPr="00A33099" w14:paraId="17684F69" w14:textId="77777777" w:rsidTr="206866D1">
        <w:trPr>
          <w:trHeight w:val="330"/>
        </w:trPr>
        <w:tc>
          <w:tcPr>
            <w:tcW w:w="2107" w:type="dxa"/>
            <w:shd w:val="clear" w:color="auto" w:fill="auto"/>
            <w:vAlign w:val="center"/>
            <w:hideMark/>
          </w:tcPr>
          <w:p w14:paraId="37950C3F"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81</w:t>
            </w:r>
          </w:p>
        </w:tc>
        <w:tc>
          <w:tcPr>
            <w:tcW w:w="2515" w:type="dxa"/>
            <w:vMerge/>
            <w:vAlign w:val="center"/>
            <w:hideMark/>
          </w:tcPr>
          <w:p w14:paraId="6C03A79F"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3427DB0"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Supervisors Accommodation</w:t>
            </w:r>
          </w:p>
        </w:tc>
        <w:tc>
          <w:tcPr>
            <w:tcW w:w="1560" w:type="dxa"/>
            <w:vAlign w:val="center"/>
          </w:tcPr>
          <w:p w14:paraId="08DCBDC1" w14:textId="77777777" w:rsidR="00CD45C1" w:rsidRDefault="00CD45C1" w:rsidP="00CD45C1">
            <w:pPr>
              <w:spacing w:after="0"/>
              <w:ind w:left="0"/>
              <w:jc w:val="center"/>
              <w:rPr>
                <w:b/>
                <w:bCs/>
                <w:color w:val="000000"/>
                <w:szCs w:val="18"/>
              </w:rPr>
            </w:pPr>
          </w:p>
        </w:tc>
      </w:tr>
      <w:tr w:rsidR="00CD45C1" w:rsidRPr="00A33099" w14:paraId="0831EC4A" w14:textId="77777777" w:rsidTr="206866D1">
        <w:trPr>
          <w:trHeight w:val="330"/>
        </w:trPr>
        <w:tc>
          <w:tcPr>
            <w:tcW w:w="2107" w:type="dxa"/>
            <w:shd w:val="clear" w:color="auto" w:fill="auto"/>
            <w:vAlign w:val="center"/>
            <w:hideMark/>
          </w:tcPr>
          <w:p w14:paraId="17BB2EC3"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82</w:t>
            </w:r>
          </w:p>
        </w:tc>
        <w:tc>
          <w:tcPr>
            <w:tcW w:w="2515" w:type="dxa"/>
            <w:vMerge/>
            <w:vAlign w:val="center"/>
            <w:hideMark/>
          </w:tcPr>
          <w:p w14:paraId="02FDAA7D"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58822100"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Managers Accommodation</w:t>
            </w:r>
          </w:p>
        </w:tc>
        <w:tc>
          <w:tcPr>
            <w:tcW w:w="1560" w:type="dxa"/>
            <w:vAlign w:val="center"/>
          </w:tcPr>
          <w:p w14:paraId="1338E18F" w14:textId="77777777" w:rsidR="00CD45C1" w:rsidRDefault="00CD45C1" w:rsidP="00CD45C1">
            <w:pPr>
              <w:spacing w:after="0"/>
              <w:ind w:left="0"/>
              <w:jc w:val="center"/>
              <w:rPr>
                <w:b/>
                <w:bCs/>
                <w:color w:val="000000"/>
                <w:szCs w:val="18"/>
              </w:rPr>
            </w:pPr>
          </w:p>
        </w:tc>
      </w:tr>
      <w:tr w:rsidR="00CD45C1" w:rsidRPr="00A33099" w14:paraId="1C681964" w14:textId="77777777" w:rsidTr="206866D1">
        <w:trPr>
          <w:trHeight w:val="330"/>
        </w:trPr>
        <w:tc>
          <w:tcPr>
            <w:tcW w:w="2107" w:type="dxa"/>
            <w:shd w:val="clear" w:color="auto" w:fill="auto"/>
            <w:vAlign w:val="center"/>
            <w:hideMark/>
          </w:tcPr>
          <w:p w14:paraId="7E429557"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83</w:t>
            </w:r>
          </w:p>
        </w:tc>
        <w:tc>
          <w:tcPr>
            <w:tcW w:w="2515" w:type="dxa"/>
            <w:vMerge/>
            <w:vAlign w:val="center"/>
            <w:hideMark/>
          </w:tcPr>
          <w:p w14:paraId="5B682F3A"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6E8B164"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Department Heads Accommodation</w:t>
            </w:r>
          </w:p>
        </w:tc>
        <w:tc>
          <w:tcPr>
            <w:tcW w:w="1560" w:type="dxa"/>
            <w:vAlign w:val="center"/>
          </w:tcPr>
          <w:p w14:paraId="67EA23B1" w14:textId="77777777" w:rsidR="00CD45C1" w:rsidRDefault="00CD45C1" w:rsidP="00CD45C1">
            <w:pPr>
              <w:spacing w:after="0"/>
              <w:ind w:left="0"/>
              <w:jc w:val="center"/>
              <w:rPr>
                <w:b/>
                <w:bCs/>
                <w:color w:val="000000"/>
                <w:szCs w:val="18"/>
              </w:rPr>
            </w:pPr>
          </w:p>
        </w:tc>
      </w:tr>
      <w:tr w:rsidR="00CD45C1" w:rsidRPr="00A33099" w14:paraId="752BA886" w14:textId="77777777" w:rsidTr="206866D1">
        <w:trPr>
          <w:trHeight w:val="330"/>
        </w:trPr>
        <w:tc>
          <w:tcPr>
            <w:tcW w:w="2107" w:type="dxa"/>
            <w:shd w:val="clear" w:color="auto" w:fill="auto"/>
            <w:vAlign w:val="center"/>
            <w:hideMark/>
          </w:tcPr>
          <w:p w14:paraId="60A2CDDE"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84</w:t>
            </w:r>
          </w:p>
        </w:tc>
        <w:tc>
          <w:tcPr>
            <w:tcW w:w="2515" w:type="dxa"/>
            <w:vMerge/>
            <w:vAlign w:val="center"/>
            <w:hideMark/>
          </w:tcPr>
          <w:p w14:paraId="60C0B4DC"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5BE73563"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Executive Committee Accommodation</w:t>
            </w:r>
          </w:p>
        </w:tc>
        <w:tc>
          <w:tcPr>
            <w:tcW w:w="1560" w:type="dxa"/>
            <w:vAlign w:val="center"/>
          </w:tcPr>
          <w:p w14:paraId="4FF7EC28" w14:textId="77777777" w:rsidR="00CD45C1" w:rsidRDefault="00CD45C1" w:rsidP="00CD45C1">
            <w:pPr>
              <w:spacing w:after="0"/>
              <w:ind w:left="0"/>
              <w:jc w:val="center"/>
              <w:rPr>
                <w:b/>
                <w:bCs/>
                <w:color w:val="000000"/>
                <w:szCs w:val="18"/>
              </w:rPr>
            </w:pPr>
          </w:p>
        </w:tc>
      </w:tr>
      <w:tr w:rsidR="00CD45C1" w:rsidRPr="00A33099" w14:paraId="660272BB" w14:textId="77777777" w:rsidTr="206866D1">
        <w:trPr>
          <w:trHeight w:val="330"/>
        </w:trPr>
        <w:tc>
          <w:tcPr>
            <w:tcW w:w="2107" w:type="dxa"/>
            <w:shd w:val="clear" w:color="auto" w:fill="auto"/>
            <w:vAlign w:val="center"/>
          </w:tcPr>
          <w:p w14:paraId="26ED0F66" w14:textId="77777777" w:rsidR="00CD45C1" w:rsidRPr="00A33099" w:rsidRDefault="00CD45C1" w:rsidP="00CD45C1">
            <w:pPr>
              <w:spacing w:after="0"/>
              <w:ind w:left="0"/>
              <w:jc w:val="center"/>
              <w:rPr>
                <w:rFonts w:eastAsia="Times New Roman" w:cs="Times New Roman"/>
                <w:b/>
                <w:bCs/>
                <w:color w:val="000000"/>
                <w:szCs w:val="18"/>
                <w:lang w:val="en-GB" w:eastAsia="en-GB"/>
              </w:rPr>
            </w:pPr>
            <w:r>
              <w:rPr>
                <w:rFonts w:eastAsia="Times New Roman" w:cs="Times New Roman"/>
                <w:b/>
                <w:bCs/>
                <w:color w:val="000000"/>
                <w:szCs w:val="18"/>
                <w:lang w:val="en-GB" w:eastAsia="en-GB"/>
              </w:rPr>
              <w:t>85</w:t>
            </w:r>
          </w:p>
        </w:tc>
        <w:tc>
          <w:tcPr>
            <w:tcW w:w="2515" w:type="dxa"/>
            <w:vMerge/>
            <w:vAlign w:val="center"/>
          </w:tcPr>
          <w:p w14:paraId="6F747320"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tcPr>
          <w:p w14:paraId="61717FDE" w14:textId="77777777" w:rsidR="00CD45C1" w:rsidRDefault="00CD45C1" w:rsidP="00CD45C1">
            <w:pPr>
              <w:spacing w:after="0"/>
              <w:ind w:left="0"/>
              <w:jc w:val="left"/>
              <w:rPr>
                <w:b/>
                <w:bCs/>
                <w:color w:val="000000"/>
                <w:szCs w:val="18"/>
              </w:rPr>
            </w:pPr>
            <w:r>
              <w:rPr>
                <w:b/>
                <w:bCs/>
                <w:color w:val="000000"/>
                <w:szCs w:val="18"/>
              </w:rPr>
              <w:t>General Manager Accommodation</w:t>
            </w:r>
          </w:p>
        </w:tc>
        <w:tc>
          <w:tcPr>
            <w:tcW w:w="1560" w:type="dxa"/>
            <w:vAlign w:val="center"/>
          </w:tcPr>
          <w:p w14:paraId="5A43618E" w14:textId="77777777" w:rsidR="00CD45C1" w:rsidRDefault="00CD45C1" w:rsidP="00CD45C1">
            <w:pPr>
              <w:spacing w:after="0"/>
              <w:ind w:left="0"/>
              <w:jc w:val="center"/>
              <w:rPr>
                <w:b/>
                <w:bCs/>
                <w:color w:val="000000"/>
                <w:szCs w:val="18"/>
              </w:rPr>
            </w:pPr>
          </w:p>
        </w:tc>
      </w:tr>
      <w:tr w:rsidR="00CD45C1" w:rsidRPr="00A33099" w14:paraId="0A3F1F6F" w14:textId="77777777" w:rsidTr="206866D1">
        <w:trPr>
          <w:trHeight w:val="330"/>
        </w:trPr>
        <w:tc>
          <w:tcPr>
            <w:tcW w:w="2107" w:type="dxa"/>
            <w:shd w:val="clear" w:color="auto" w:fill="auto"/>
            <w:vAlign w:val="center"/>
          </w:tcPr>
          <w:p w14:paraId="06F84A3A" w14:textId="77777777" w:rsidR="00CD45C1" w:rsidRPr="00A33099" w:rsidRDefault="00CD45C1" w:rsidP="00CD45C1">
            <w:pPr>
              <w:spacing w:after="0"/>
              <w:ind w:left="0"/>
              <w:jc w:val="center"/>
              <w:rPr>
                <w:rFonts w:eastAsia="Times New Roman" w:cs="Times New Roman"/>
                <w:b/>
                <w:bCs/>
                <w:color w:val="000000"/>
                <w:szCs w:val="18"/>
                <w:lang w:val="en-GB" w:eastAsia="en-GB"/>
              </w:rPr>
            </w:pPr>
            <w:r>
              <w:rPr>
                <w:rFonts w:eastAsia="Times New Roman" w:cs="Times New Roman"/>
                <w:b/>
                <w:bCs/>
                <w:color w:val="000000"/>
                <w:szCs w:val="18"/>
                <w:lang w:val="en-GB" w:eastAsia="en-GB"/>
              </w:rPr>
              <w:t>86</w:t>
            </w:r>
          </w:p>
        </w:tc>
        <w:tc>
          <w:tcPr>
            <w:tcW w:w="2515" w:type="dxa"/>
            <w:vMerge/>
            <w:vAlign w:val="center"/>
          </w:tcPr>
          <w:p w14:paraId="7E4441D2"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tcPr>
          <w:p w14:paraId="1B9E22AE" w14:textId="77777777" w:rsidR="00CD45C1" w:rsidRDefault="00CD45C1" w:rsidP="00CD45C1">
            <w:pPr>
              <w:spacing w:after="0"/>
              <w:ind w:left="0"/>
              <w:jc w:val="left"/>
              <w:rPr>
                <w:b/>
                <w:bCs/>
                <w:color w:val="000000"/>
                <w:szCs w:val="18"/>
              </w:rPr>
            </w:pPr>
            <w:r>
              <w:rPr>
                <w:b/>
                <w:bCs/>
                <w:color w:val="000000"/>
                <w:szCs w:val="18"/>
              </w:rPr>
              <w:t xml:space="preserve">Staff accommodation </w:t>
            </w:r>
          </w:p>
        </w:tc>
        <w:tc>
          <w:tcPr>
            <w:tcW w:w="1560" w:type="dxa"/>
            <w:vAlign w:val="center"/>
          </w:tcPr>
          <w:p w14:paraId="1CA53DC3" w14:textId="77777777" w:rsidR="00CD45C1" w:rsidRDefault="00CD45C1" w:rsidP="00CD45C1">
            <w:pPr>
              <w:spacing w:after="0"/>
              <w:ind w:left="0"/>
              <w:jc w:val="center"/>
              <w:rPr>
                <w:b/>
                <w:bCs/>
                <w:color w:val="000000"/>
                <w:szCs w:val="18"/>
              </w:rPr>
            </w:pPr>
          </w:p>
        </w:tc>
      </w:tr>
      <w:tr w:rsidR="00CD45C1" w:rsidRPr="00A33099" w14:paraId="69657583" w14:textId="77777777" w:rsidTr="206866D1">
        <w:trPr>
          <w:trHeight w:val="330"/>
        </w:trPr>
        <w:tc>
          <w:tcPr>
            <w:tcW w:w="2107" w:type="dxa"/>
            <w:shd w:val="clear" w:color="auto" w:fill="auto"/>
            <w:vAlign w:val="center"/>
            <w:hideMark/>
          </w:tcPr>
          <w:p w14:paraId="32A5A4A4"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w:t>
            </w:r>
            <w:r>
              <w:rPr>
                <w:rFonts w:eastAsia="Times New Roman" w:cs="Times New Roman"/>
                <w:b/>
                <w:bCs/>
                <w:color w:val="000000"/>
                <w:szCs w:val="18"/>
                <w:lang w:val="en-GB" w:eastAsia="en-GB"/>
              </w:rPr>
              <w:t>7</w:t>
            </w:r>
          </w:p>
        </w:tc>
        <w:tc>
          <w:tcPr>
            <w:tcW w:w="2515" w:type="dxa"/>
            <w:vMerge w:val="restart"/>
            <w:shd w:val="clear" w:color="auto" w:fill="auto"/>
            <w:vAlign w:val="center"/>
            <w:hideMark/>
          </w:tcPr>
          <w:p w14:paraId="17A9EDB7"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Retail &amp; Office</w:t>
            </w:r>
          </w:p>
        </w:tc>
        <w:tc>
          <w:tcPr>
            <w:tcW w:w="3174" w:type="dxa"/>
            <w:shd w:val="clear" w:color="auto" w:fill="auto"/>
            <w:vAlign w:val="center"/>
            <w:hideMark/>
          </w:tcPr>
          <w:p w14:paraId="6D11398E" w14:textId="77777777" w:rsidR="00CD45C1" w:rsidRPr="00A33099" w:rsidRDefault="00CD45C1" w:rsidP="00CD45C1">
            <w:pPr>
              <w:spacing w:after="0"/>
              <w:ind w:left="0"/>
              <w:jc w:val="left"/>
              <w:rPr>
                <w:rFonts w:eastAsia="Times New Roman" w:cs="Times New Roman"/>
                <w:b/>
                <w:bCs/>
                <w:color w:val="000000"/>
                <w:szCs w:val="18"/>
                <w:lang w:val="en-GB" w:eastAsia="en-GB"/>
              </w:rPr>
            </w:pPr>
            <w:r>
              <w:rPr>
                <w:color w:val="000000"/>
                <w:szCs w:val="18"/>
              </w:rPr>
              <w:t>Spare</w:t>
            </w:r>
          </w:p>
        </w:tc>
        <w:tc>
          <w:tcPr>
            <w:tcW w:w="1560" w:type="dxa"/>
            <w:vAlign w:val="center"/>
          </w:tcPr>
          <w:p w14:paraId="48D9DFA4" w14:textId="77777777" w:rsidR="00CD45C1" w:rsidRDefault="00CD45C1" w:rsidP="00CD45C1">
            <w:pPr>
              <w:spacing w:after="0"/>
              <w:ind w:left="0"/>
              <w:jc w:val="center"/>
              <w:rPr>
                <w:color w:val="000000"/>
                <w:szCs w:val="18"/>
              </w:rPr>
            </w:pPr>
          </w:p>
        </w:tc>
      </w:tr>
      <w:tr w:rsidR="00CD45C1" w:rsidRPr="00A33099" w14:paraId="2BFDCB98" w14:textId="77777777" w:rsidTr="206866D1">
        <w:trPr>
          <w:trHeight w:val="330"/>
        </w:trPr>
        <w:tc>
          <w:tcPr>
            <w:tcW w:w="2107" w:type="dxa"/>
            <w:shd w:val="clear" w:color="auto" w:fill="auto"/>
            <w:vAlign w:val="center"/>
            <w:hideMark/>
          </w:tcPr>
          <w:p w14:paraId="745A01BF"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88</w:t>
            </w:r>
          </w:p>
        </w:tc>
        <w:tc>
          <w:tcPr>
            <w:tcW w:w="2515" w:type="dxa"/>
            <w:vMerge/>
            <w:vAlign w:val="center"/>
            <w:hideMark/>
          </w:tcPr>
          <w:p w14:paraId="3C01F074"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172538E" w14:textId="77777777" w:rsidR="00CD45C1" w:rsidRPr="00A33099" w:rsidRDefault="00CD45C1" w:rsidP="00CD45C1">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09FC3805" w14:textId="77777777" w:rsidR="00CD45C1" w:rsidRDefault="00CD45C1" w:rsidP="00CD45C1">
            <w:pPr>
              <w:spacing w:after="0"/>
              <w:ind w:left="0"/>
              <w:jc w:val="center"/>
              <w:rPr>
                <w:color w:val="000000"/>
                <w:szCs w:val="18"/>
              </w:rPr>
            </w:pPr>
          </w:p>
        </w:tc>
      </w:tr>
      <w:tr w:rsidR="00CD45C1" w:rsidRPr="00A33099" w14:paraId="522F4910" w14:textId="77777777" w:rsidTr="206866D1">
        <w:trPr>
          <w:trHeight w:val="330"/>
        </w:trPr>
        <w:tc>
          <w:tcPr>
            <w:tcW w:w="2107" w:type="dxa"/>
            <w:shd w:val="clear" w:color="auto" w:fill="auto"/>
            <w:vAlign w:val="center"/>
            <w:hideMark/>
          </w:tcPr>
          <w:p w14:paraId="42784D67"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89</w:t>
            </w:r>
          </w:p>
        </w:tc>
        <w:tc>
          <w:tcPr>
            <w:tcW w:w="2515" w:type="dxa"/>
            <w:vMerge/>
            <w:vAlign w:val="center"/>
            <w:hideMark/>
          </w:tcPr>
          <w:p w14:paraId="1C3E3153"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8F70CE1"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Retail &amp; Office</w:t>
            </w:r>
          </w:p>
        </w:tc>
        <w:tc>
          <w:tcPr>
            <w:tcW w:w="1560" w:type="dxa"/>
            <w:vAlign w:val="center"/>
          </w:tcPr>
          <w:p w14:paraId="58B5D167" w14:textId="77777777" w:rsidR="00CD45C1" w:rsidRDefault="00CD45C1" w:rsidP="00CD45C1">
            <w:pPr>
              <w:spacing w:after="0"/>
              <w:ind w:left="0"/>
              <w:jc w:val="center"/>
              <w:rPr>
                <w:b/>
                <w:bCs/>
                <w:color w:val="000000"/>
                <w:szCs w:val="18"/>
              </w:rPr>
            </w:pPr>
          </w:p>
        </w:tc>
      </w:tr>
      <w:tr w:rsidR="00CD45C1" w:rsidRPr="00A33099" w14:paraId="3E0941A0" w14:textId="77777777" w:rsidTr="206866D1">
        <w:trPr>
          <w:trHeight w:val="312"/>
        </w:trPr>
        <w:tc>
          <w:tcPr>
            <w:tcW w:w="2107" w:type="dxa"/>
            <w:shd w:val="clear" w:color="auto" w:fill="auto"/>
            <w:vAlign w:val="center"/>
            <w:hideMark/>
          </w:tcPr>
          <w:p w14:paraId="7B12D32F"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90</w:t>
            </w:r>
          </w:p>
        </w:tc>
        <w:tc>
          <w:tcPr>
            <w:tcW w:w="2515" w:type="dxa"/>
            <w:vMerge w:val="restart"/>
            <w:shd w:val="clear" w:color="auto" w:fill="auto"/>
            <w:vAlign w:val="center"/>
            <w:hideMark/>
          </w:tcPr>
          <w:p w14:paraId="1C3CB341"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 xml:space="preserve">Special Structures &amp; Buildings </w:t>
            </w:r>
          </w:p>
        </w:tc>
        <w:tc>
          <w:tcPr>
            <w:tcW w:w="3174" w:type="dxa"/>
            <w:shd w:val="clear" w:color="auto" w:fill="auto"/>
            <w:vAlign w:val="center"/>
            <w:hideMark/>
          </w:tcPr>
          <w:p w14:paraId="5FB57DC8" w14:textId="77777777" w:rsidR="00CD45C1" w:rsidRPr="00A33099" w:rsidRDefault="00CD45C1" w:rsidP="00CD45C1">
            <w:pPr>
              <w:spacing w:after="0"/>
              <w:ind w:left="0"/>
              <w:jc w:val="left"/>
              <w:rPr>
                <w:rFonts w:eastAsia="Times New Roman" w:cs="Times New Roman"/>
                <w:b/>
                <w:bCs/>
                <w:color w:val="000000"/>
                <w:szCs w:val="18"/>
                <w:lang w:val="en-GB" w:eastAsia="en-GB"/>
              </w:rPr>
            </w:pPr>
            <w:r>
              <w:rPr>
                <w:color w:val="000000"/>
                <w:szCs w:val="18"/>
              </w:rPr>
              <w:t>Spare</w:t>
            </w:r>
          </w:p>
        </w:tc>
        <w:tc>
          <w:tcPr>
            <w:tcW w:w="1560" w:type="dxa"/>
            <w:vAlign w:val="center"/>
          </w:tcPr>
          <w:p w14:paraId="50A75233" w14:textId="77777777" w:rsidR="00CD45C1" w:rsidRDefault="00CD45C1" w:rsidP="00CD45C1">
            <w:pPr>
              <w:spacing w:after="0"/>
              <w:ind w:left="0"/>
              <w:jc w:val="center"/>
              <w:rPr>
                <w:color w:val="000000"/>
                <w:szCs w:val="18"/>
              </w:rPr>
            </w:pPr>
          </w:p>
        </w:tc>
      </w:tr>
      <w:tr w:rsidR="00CD45C1" w:rsidRPr="00A33099" w14:paraId="370F3631" w14:textId="77777777" w:rsidTr="206866D1">
        <w:trPr>
          <w:trHeight w:val="330"/>
        </w:trPr>
        <w:tc>
          <w:tcPr>
            <w:tcW w:w="2107" w:type="dxa"/>
            <w:shd w:val="clear" w:color="auto" w:fill="auto"/>
            <w:vAlign w:val="center"/>
            <w:hideMark/>
          </w:tcPr>
          <w:p w14:paraId="04275B77"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91</w:t>
            </w:r>
          </w:p>
        </w:tc>
        <w:tc>
          <w:tcPr>
            <w:tcW w:w="2515" w:type="dxa"/>
            <w:vMerge/>
            <w:vAlign w:val="center"/>
            <w:hideMark/>
          </w:tcPr>
          <w:p w14:paraId="74EC8A84"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18AE330" w14:textId="77777777" w:rsidR="00CD45C1" w:rsidRPr="00A33099" w:rsidRDefault="00CD45C1" w:rsidP="00CD45C1">
            <w:pPr>
              <w:spacing w:after="0"/>
              <w:ind w:left="0"/>
              <w:jc w:val="left"/>
              <w:rPr>
                <w:rFonts w:eastAsia="Times New Roman" w:cs="Times New Roman"/>
                <w:b/>
                <w:bCs/>
                <w:color w:val="000000"/>
                <w:szCs w:val="18"/>
                <w:lang w:val="en-GB" w:eastAsia="en-GB"/>
              </w:rPr>
            </w:pPr>
            <w:r>
              <w:rPr>
                <w:color w:val="000000"/>
                <w:szCs w:val="18"/>
              </w:rPr>
              <w:t>Spare</w:t>
            </w:r>
          </w:p>
        </w:tc>
        <w:tc>
          <w:tcPr>
            <w:tcW w:w="1560" w:type="dxa"/>
            <w:vAlign w:val="center"/>
          </w:tcPr>
          <w:p w14:paraId="383A7E62" w14:textId="77777777" w:rsidR="00CD45C1" w:rsidRDefault="00CD45C1" w:rsidP="00CD45C1">
            <w:pPr>
              <w:spacing w:after="0"/>
              <w:ind w:left="0"/>
              <w:jc w:val="center"/>
              <w:rPr>
                <w:color w:val="000000"/>
                <w:szCs w:val="18"/>
              </w:rPr>
            </w:pPr>
          </w:p>
        </w:tc>
      </w:tr>
      <w:tr w:rsidR="00CD45C1" w:rsidRPr="00A33099" w14:paraId="760F6925" w14:textId="77777777" w:rsidTr="206866D1">
        <w:trPr>
          <w:trHeight w:val="330"/>
        </w:trPr>
        <w:tc>
          <w:tcPr>
            <w:tcW w:w="2107" w:type="dxa"/>
            <w:shd w:val="clear" w:color="auto" w:fill="auto"/>
            <w:vAlign w:val="center"/>
            <w:hideMark/>
          </w:tcPr>
          <w:p w14:paraId="5D9EBF4E"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92</w:t>
            </w:r>
          </w:p>
        </w:tc>
        <w:tc>
          <w:tcPr>
            <w:tcW w:w="2515" w:type="dxa"/>
            <w:vMerge/>
            <w:vAlign w:val="center"/>
            <w:hideMark/>
          </w:tcPr>
          <w:p w14:paraId="2E1DF472"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E377C79" w14:textId="77777777" w:rsidR="00CD45C1" w:rsidRPr="00A33099" w:rsidRDefault="00CD45C1" w:rsidP="00CD45C1">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41AF1D9A" w14:textId="77777777" w:rsidR="00CD45C1" w:rsidRDefault="00CD45C1" w:rsidP="00CD45C1">
            <w:pPr>
              <w:spacing w:after="0"/>
              <w:ind w:left="0"/>
              <w:jc w:val="center"/>
              <w:rPr>
                <w:color w:val="000000"/>
                <w:szCs w:val="18"/>
              </w:rPr>
            </w:pPr>
          </w:p>
        </w:tc>
      </w:tr>
      <w:tr w:rsidR="00CD45C1" w:rsidRPr="00A33099" w14:paraId="51D2F81D" w14:textId="77777777" w:rsidTr="206866D1">
        <w:trPr>
          <w:trHeight w:val="330"/>
        </w:trPr>
        <w:tc>
          <w:tcPr>
            <w:tcW w:w="2107" w:type="dxa"/>
            <w:shd w:val="clear" w:color="auto" w:fill="auto"/>
            <w:vAlign w:val="center"/>
            <w:hideMark/>
          </w:tcPr>
          <w:p w14:paraId="4841A63A"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93</w:t>
            </w:r>
          </w:p>
        </w:tc>
        <w:tc>
          <w:tcPr>
            <w:tcW w:w="2515" w:type="dxa"/>
            <w:vMerge/>
            <w:vAlign w:val="center"/>
            <w:hideMark/>
          </w:tcPr>
          <w:p w14:paraId="1992ED98"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4B190A0" w14:textId="6F9304A4" w:rsidR="00CD45C1" w:rsidRPr="008E599C" w:rsidRDefault="008E599C" w:rsidP="00CD45C1">
            <w:pPr>
              <w:spacing w:after="0"/>
              <w:ind w:left="0"/>
              <w:jc w:val="left"/>
              <w:rPr>
                <w:b/>
                <w:bCs/>
                <w:color w:val="000000"/>
                <w:szCs w:val="18"/>
              </w:rPr>
            </w:pPr>
            <w:r w:rsidRPr="008E599C">
              <w:rPr>
                <w:b/>
                <w:bCs/>
                <w:color w:val="000000"/>
                <w:szCs w:val="18"/>
              </w:rPr>
              <w:t>Privacy Screen</w:t>
            </w:r>
          </w:p>
        </w:tc>
        <w:tc>
          <w:tcPr>
            <w:tcW w:w="1560" w:type="dxa"/>
            <w:vAlign w:val="center"/>
          </w:tcPr>
          <w:p w14:paraId="1B060AA4" w14:textId="77777777" w:rsidR="00CD45C1" w:rsidRDefault="00CD45C1" w:rsidP="00CD45C1">
            <w:pPr>
              <w:spacing w:after="0"/>
              <w:ind w:left="0"/>
              <w:jc w:val="center"/>
              <w:rPr>
                <w:color w:val="000000"/>
                <w:szCs w:val="18"/>
              </w:rPr>
            </w:pPr>
          </w:p>
        </w:tc>
      </w:tr>
      <w:tr w:rsidR="00CD45C1" w:rsidRPr="00A33099" w14:paraId="4E928729" w14:textId="77777777" w:rsidTr="206866D1">
        <w:trPr>
          <w:trHeight w:val="330"/>
        </w:trPr>
        <w:tc>
          <w:tcPr>
            <w:tcW w:w="2107" w:type="dxa"/>
            <w:shd w:val="clear" w:color="auto" w:fill="auto"/>
            <w:vAlign w:val="center"/>
            <w:hideMark/>
          </w:tcPr>
          <w:p w14:paraId="258555C4"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94</w:t>
            </w:r>
          </w:p>
        </w:tc>
        <w:tc>
          <w:tcPr>
            <w:tcW w:w="2515" w:type="dxa"/>
            <w:vMerge/>
            <w:vAlign w:val="center"/>
            <w:hideMark/>
          </w:tcPr>
          <w:p w14:paraId="073802E5"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AD3B1A2" w14:textId="77777777" w:rsidR="00CD45C1" w:rsidRPr="00A33099" w:rsidRDefault="00CD45C1" w:rsidP="00CD45C1">
            <w:pPr>
              <w:spacing w:after="0"/>
              <w:ind w:left="0"/>
              <w:jc w:val="left"/>
              <w:rPr>
                <w:rFonts w:eastAsia="Times New Roman" w:cs="Times New Roman"/>
                <w:color w:val="000000"/>
                <w:szCs w:val="18"/>
                <w:lang w:val="en-GB" w:eastAsia="en-GB"/>
              </w:rPr>
            </w:pPr>
            <w:r>
              <w:rPr>
                <w:b/>
                <w:bCs/>
                <w:color w:val="000000"/>
                <w:szCs w:val="18"/>
              </w:rPr>
              <w:t>Exterior Canopies</w:t>
            </w:r>
          </w:p>
        </w:tc>
        <w:tc>
          <w:tcPr>
            <w:tcW w:w="1560" w:type="dxa"/>
            <w:vAlign w:val="center"/>
          </w:tcPr>
          <w:p w14:paraId="76524E4B" w14:textId="77777777" w:rsidR="00CD45C1" w:rsidRDefault="00CD45C1" w:rsidP="00CD45C1">
            <w:pPr>
              <w:spacing w:after="0"/>
              <w:ind w:left="0"/>
              <w:jc w:val="center"/>
              <w:rPr>
                <w:b/>
                <w:bCs/>
                <w:color w:val="000000"/>
                <w:szCs w:val="18"/>
              </w:rPr>
            </w:pPr>
          </w:p>
        </w:tc>
      </w:tr>
      <w:tr w:rsidR="00CD45C1" w:rsidRPr="00A33099" w14:paraId="4F9EE52E" w14:textId="77777777" w:rsidTr="206866D1">
        <w:trPr>
          <w:trHeight w:val="330"/>
        </w:trPr>
        <w:tc>
          <w:tcPr>
            <w:tcW w:w="2107" w:type="dxa"/>
            <w:shd w:val="clear" w:color="auto" w:fill="auto"/>
            <w:vAlign w:val="center"/>
            <w:hideMark/>
          </w:tcPr>
          <w:p w14:paraId="665809BB"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95</w:t>
            </w:r>
          </w:p>
        </w:tc>
        <w:tc>
          <w:tcPr>
            <w:tcW w:w="2515" w:type="dxa"/>
            <w:vMerge w:val="restart"/>
            <w:shd w:val="clear" w:color="auto" w:fill="auto"/>
            <w:vAlign w:val="center"/>
            <w:hideMark/>
          </w:tcPr>
          <w:p w14:paraId="5A7A42F8"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 xml:space="preserve">Marina </w:t>
            </w:r>
          </w:p>
        </w:tc>
        <w:tc>
          <w:tcPr>
            <w:tcW w:w="3174" w:type="dxa"/>
            <w:shd w:val="clear" w:color="auto" w:fill="auto"/>
            <w:vAlign w:val="center"/>
            <w:hideMark/>
          </w:tcPr>
          <w:p w14:paraId="1F67FD7C"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Yacht Club</w:t>
            </w:r>
          </w:p>
        </w:tc>
        <w:tc>
          <w:tcPr>
            <w:tcW w:w="1560" w:type="dxa"/>
            <w:vAlign w:val="center"/>
          </w:tcPr>
          <w:p w14:paraId="73744C45" w14:textId="77777777" w:rsidR="00CD45C1" w:rsidRDefault="00CD45C1" w:rsidP="00CD45C1">
            <w:pPr>
              <w:spacing w:after="0"/>
              <w:ind w:left="0"/>
              <w:jc w:val="center"/>
              <w:rPr>
                <w:b/>
                <w:bCs/>
                <w:color w:val="000000"/>
                <w:szCs w:val="18"/>
              </w:rPr>
            </w:pPr>
          </w:p>
        </w:tc>
      </w:tr>
      <w:tr w:rsidR="00CD45C1" w:rsidRPr="00A33099" w14:paraId="07978CD8" w14:textId="77777777" w:rsidTr="206866D1">
        <w:trPr>
          <w:trHeight w:val="330"/>
        </w:trPr>
        <w:tc>
          <w:tcPr>
            <w:tcW w:w="2107" w:type="dxa"/>
            <w:shd w:val="clear" w:color="auto" w:fill="auto"/>
            <w:vAlign w:val="center"/>
            <w:hideMark/>
          </w:tcPr>
          <w:p w14:paraId="1DCB0821"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96</w:t>
            </w:r>
          </w:p>
        </w:tc>
        <w:tc>
          <w:tcPr>
            <w:tcW w:w="2515" w:type="dxa"/>
            <w:vMerge/>
            <w:vAlign w:val="center"/>
            <w:hideMark/>
          </w:tcPr>
          <w:p w14:paraId="11039B7B"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527067B8"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Marina</w:t>
            </w:r>
          </w:p>
        </w:tc>
        <w:tc>
          <w:tcPr>
            <w:tcW w:w="1560" w:type="dxa"/>
            <w:vAlign w:val="center"/>
          </w:tcPr>
          <w:p w14:paraId="3D47D3DD" w14:textId="77777777" w:rsidR="00CD45C1" w:rsidRDefault="00CD45C1" w:rsidP="00CD45C1">
            <w:pPr>
              <w:spacing w:after="0"/>
              <w:ind w:left="0"/>
              <w:jc w:val="center"/>
              <w:rPr>
                <w:b/>
                <w:bCs/>
                <w:color w:val="000000"/>
                <w:szCs w:val="18"/>
              </w:rPr>
            </w:pPr>
          </w:p>
        </w:tc>
      </w:tr>
      <w:tr w:rsidR="00CD45C1" w:rsidRPr="00A33099" w14:paraId="03DE0089" w14:textId="77777777" w:rsidTr="206866D1">
        <w:trPr>
          <w:trHeight w:val="330"/>
        </w:trPr>
        <w:tc>
          <w:tcPr>
            <w:tcW w:w="2107" w:type="dxa"/>
            <w:shd w:val="clear" w:color="auto" w:fill="auto"/>
            <w:vAlign w:val="center"/>
            <w:hideMark/>
          </w:tcPr>
          <w:p w14:paraId="5C02FFDA"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97</w:t>
            </w:r>
          </w:p>
        </w:tc>
        <w:tc>
          <w:tcPr>
            <w:tcW w:w="2515" w:type="dxa"/>
            <w:vMerge/>
            <w:vAlign w:val="center"/>
            <w:hideMark/>
          </w:tcPr>
          <w:p w14:paraId="7A1E2FAC"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317E5BF" w14:textId="77777777" w:rsidR="00CD45C1" w:rsidRPr="00A33099" w:rsidRDefault="00CD45C1" w:rsidP="00CD45C1">
            <w:pPr>
              <w:spacing w:after="0"/>
              <w:ind w:left="0"/>
              <w:jc w:val="left"/>
              <w:rPr>
                <w:rFonts w:eastAsia="Times New Roman" w:cs="Times New Roman"/>
                <w:b/>
                <w:bCs/>
                <w:color w:val="000000"/>
                <w:szCs w:val="18"/>
                <w:lang w:val="en-GB" w:eastAsia="en-GB"/>
              </w:rPr>
            </w:pPr>
            <w:r>
              <w:rPr>
                <w:b/>
                <w:bCs/>
                <w:color w:val="000000"/>
                <w:szCs w:val="18"/>
              </w:rPr>
              <w:t>Boat House</w:t>
            </w:r>
          </w:p>
        </w:tc>
        <w:tc>
          <w:tcPr>
            <w:tcW w:w="1560" w:type="dxa"/>
            <w:vAlign w:val="center"/>
          </w:tcPr>
          <w:p w14:paraId="76D5D1C9" w14:textId="77777777" w:rsidR="00CD45C1" w:rsidRDefault="00CD45C1" w:rsidP="00CD45C1">
            <w:pPr>
              <w:spacing w:after="0"/>
              <w:ind w:left="0"/>
              <w:jc w:val="center"/>
              <w:rPr>
                <w:b/>
                <w:bCs/>
                <w:color w:val="000000"/>
                <w:szCs w:val="18"/>
              </w:rPr>
            </w:pPr>
          </w:p>
        </w:tc>
      </w:tr>
      <w:tr w:rsidR="00CD45C1" w:rsidRPr="00A33099" w14:paraId="0F820786" w14:textId="77777777" w:rsidTr="206866D1">
        <w:trPr>
          <w:trHeight w:val="330"/>
        </w:trPr>
        <w:tc>
          <w:tcPr>
            <w:tcW w:w="2107" w:type="dxa"/>
            <w:shd w:val="clear" w:color="auto" w:fill="auto"/>
            <w:vAlign w:val="center"/>
            <w:hideMark/>
          </w:tcPr>
          <w:p w14:paraId="76C74CA0"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98</w:t>
            </w:r>
          </w:p>
        </w:tc>
        <w:tc>
          <w:tcPr>
            <w:tcW w:w="2515" w:type="dxa"/>
            <w:vMerge/>
            <w:vAlign w:val="center"/>
            <w:hideMark/>
          </w:tcPr>
          <w:p w14:paraId="56D3938E"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DD08B20" w14:textId="77777777" w:rsidR="00CD45C1" w:rsidRPr="00A33099" w:rsidRDefault="00CD45C1" w:rsidP="00CD45C1">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14760A9E" w14:textId="77777777" w:rsidR="00CD45C1" w:rsidRDefault="00CD45C1" w:rsidP="00CD45C1">
            <w:pPr>
              <w:spacing w:after="0"/>
              <w:ind w:left="0"/>
              <w:jc w:val="center"/>
              <w:rPr>
                <w:color w:val="000000"/>
                <w:szCs w:val="18"/>
              </w:rPr>
            </w:pPr>
          </w:p>
        </w:tc>
      </w:tr>
      <w:tr w:rsidR="00CD45C1" w:rsidRPr="00A33099" w14:paraId="0FD95295" w14:textId="77777777" w:rsidTr="206866D1">
        <w:trPr>
          <w:trHeight w:val="330"/>
        </w:trPr>
        <w:tc>
          <w:tcPr>
            <w:tcW w:w="2107" w:type="dxa"/>
            <w:shd w:val="clear" w:color="auto" w:fill="auto"/>
            <w:vAlign w:val="center"/>
            <w:hideMark/>
          </w:tcPr>
          <w:p w14:paraId="0A675508" w14:textId="77777777" w:rsidR="00CD45C1" w:rsidRPr="00A33099" w:rsidRDefault="00CD45C1" w:rsidP="00CD45C1">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99</w:t>
            </w:r>
          </w:p>
        </w:tc>
        <w:tc>
          <w:tcPr>
            <w:tcW w:w="2515" w:type="dxa"/>
            <w:vMerge/>
            <w:vAlign w:val="center"/>
            <w:hideMark/>
          </w:tcPr>
          <w:p w14:paraId="3935D3F8" w14:textId="77777777" w:rsidR="00CD45C1" w:rsidRPr="00A33099" w:rsidRDefault="00CD45C1" w:rsidP="00CD45C1">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111B68C" w14:textId="77777777" w:rsidR="00CD45C1" w:rsidRPr="00A33099" w:rsidRDefault="00CD45C1" w:rsidP="00CD45C1">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7F94F072" w14:textId="77777777" w:rsidR="00CD45C1" w:rsidRDefault="00CD45C1" w:rsidP="00CD45C1">
            <w:pPr>
              <w:spacing w:after="0"/>
              <w:ind w:left="0"/>
              <w:jc w:val="center"/>
              <w:rPr>
                <w:color w:val="000000"/>
                <w:szCs w:val="18"/>
              </w:rPr>
            </w:pPr>
          </w:p>
        </w:tc>
      </w:tr>
    </w:tbl>
    <w:p w14:paraId="70B0D775" w14:textId="77777777" w:rsidR="00A27AF1" w:rsidRDefault="00A27AF1" w:rsidP="00A27AF1"/>
    <w:p w14:paraId="1144562D" w14:textId="717C6A25" w:rsidR="008430A1" w:rsidRPr="000C02D2" w:rsidRDefault="000A16BE" w:rsidP="008430A1">
      <w:pPr>
        <w:rPr>
          <w:b/>
        </w:rPr>
      </w:pPr>
      <w:r>
        <w:rPr>
          <w:b/>
        </w:rPr>
        <w:t xml:space="preserve">Building </w:t>
      </w:r>
      <w:r w:rsidR="008430A1">
        <w:rPr>
          <w:b/>
        </w:rPr>
        <w:t>Levels</w:t>
      </w:r>
    </w:p>
    <w:p w14:paraId="6A426C5F" w14:textId="1AB46FC3" w:rsidR="008430A1" w:rsidRDefault="00D8138D" w:rsidP="00A732C0">
      <w:pPr>
        <w:pStyle w:val="Header"/>
        <w:tabs>
          <w:tab w:val="clear" w:pos="4680"/>
          <w:tab w:val="clear" w:pos="9360"/>
        </w:tabs>
        <w:spacing w:after="120"/>
      </w:pPr>
      <w:r>
        <w:t xml:space="preserve">2 alphanumeric characters that </w:t>
      </w:r>
      <w:r w:rsidRPr="00497AFD">
        <w:t xml:space="preserve">relate </w:t>
      </w:r>
      <w:r w:rsidRPr="00D8138D">
        <w:t>to Levels and Locations and is made up of two characters</w:t>
      </w:r>
      <w:r w:rsidR="00835487">
        <w:t xml:space="preserve">. This should align with the agreed project nomenclature outlined </w:t>
      </w:r>
      <w:r w:rsidR="00835487" w:rsidRPr="00223573">
        <w:t xml:space="preserve">in Section 6.6 below. A guide to those codes as well as standard non-floor level codes </w:t>
      </w:r>
      <w:r w:rsidR="00223573" w:rsidRPr="00223573">
        <w:t xml:space="preserve">is as follows in the Red Sea Naming Convention </w:t>
      </w:r>
      <w:r w:rsidR="00223573" w:rsidRPr="003C267E">
        <w:rPr>
          <w:rFonts w:hint="eastAsia"/>
        </w:rPr>
        <w:t>displayed in the PMIS Manual.</w:t>
      </w:r>
    </w:p>
    <w:p w14:paraId="32A61B20" w14:textId="77777777" w:rsidR="000A16BE" w:rsidRDefault="000A16BE" w:rsidP="000A16BE">
      <w:pPr>
        <w:spacing w:line="264" w:lineRule="auto"/>
        <w:ind w:left="0" w:firstLine="720"/>
        <w:jc w:val="left"/>
        <w:rPr>
          <w:b/>
        </w:rPr>
      </w:pPr>
    </w:p>
    <w:p w14:paraId="71CEFC6F" w14:textId="3158B3D5" w:rsidR="00A83431" w:rsidRPr="00FC114D" w:rsidRDefault="00DD5DD3" w:rsidP="00A732C0">
      <w:pPr>
        <w:rPr>
          <w:b/>
        </w:rPr>
      </w:pPr>
      <w:r w:rsidRPr="003A3AF7">
        <w:rPr>
          <w:b/>
        </w:rPr>
        <w:t>Document</w:t>
      </w:r>
      <w:r>
        <w:rPr>
          <w:b/>
        </w:rPr>
        <w:t xml:space="preserve"> </w:t>
      </w:r>
      <w:r w:rsidR="00A83431" w:rsidRPr="00FC114D">
        <w:rPr>
          <w:b/>
        </w:rPr>
        <w:t>Type</w:t>
      </w:r>
    </w:p>
    <w:p w14:paraId="2CB71D12" w14:textId="2AE83F2E" w:rsidR="00A83431" w:rsidRDefault="00A83431" w:rsidP="00A83431">
      <w:r>
        <w:t>A three-character alphanumeric code that indicates the type of information held within the information container.</w:t>
      </w:r>
    </w:p>
    <w:p w14:paraId="2ACC8DC5" w14:textId="7BEF48E0" w:rsidR="00223573" w:rsidRDefault="00223573" w:rsidP="00A732C0">
      <w:pPr>
        <w:pStyle w:val="BodyTextIndent"/>
      </w:pPr>
      <w:r w:rsidRPr="003C267E">
        <w:rPr>
          <w:rFonts w:hint="eastAsia"/>
        </w:rPr>
        <w:t>Refer to the Red Sea Naming Convention displayed in the PMIS Manual.</w:t>
      </w:r>
    </w:p>
    <w:p w14:paraId="2A9D3663" w14:textId="77777777" w:rsidR="00A83431" w:rsidRDefault="00A83431" w:rsidP="00A732C0">
      <w:pPr>
        <w:pStyle w:val="Header"/>
      </w:pPr>
    </w:p>
    <w:p w14:paraId="6C3C4629" w14:textId="17D8DD16" w:rsidR="00A83431" w:rsidRPr="00FC114D" w:rsidRDefault="00A83431" w:rsidP="00A83431">
      <w:pPr>
        <w:rPr>
          <w:b/>
        </w:rPr>
      </w:pPr>
      <w:r>
        <w:rPr>
          <w:b/>
        </w:rPr>
        <w:t>Discipline</w:t>
      </w:r>
      <w:r w:rsidR="00DD5DD3">
        <w:rPr>
          <w:b/>
        </w:rPr>
        <w:t xml:space="preserve"> </w:t>
      </w:r>
      <w:r w:rsidR="00FC3E23">
        <w:rPr>
          <w:b/>
        </w:rPr>
        <w:t xml:space="preserve">/ </w:t>
      </w:r>
      <w:r w:rsidR="000A16BE">
        <w:rPr>
          <w:b/>
        </w:rPr>
        <w:t>R</w:t>
      </w:r>
      <w:r w:rsidR="00FC3E23">
        <w:rPr>
          <w:b/>
        </w:rPr>
        <w:t>ole</w:t>
      </w:r>
    </w:p>
    <w:p w14:paraId="24805CD6" w14:textId="77777777" w:rsidR="00FA46C7" w:rsidRDefault="00FA46C7" w:rsidP="00FA46C7">
      <w:bookmarkStart w:id="85" w:name="_Hlk64300905"/>
      <w:bookmarkStart w:id="86" w:name="_Hlk64309805"/>
      <w:r w:rsidRPr="00FA46C7">
        <w:rPr>
          <w:szCs w:val="18"/>
        </w:rPr>
        <w:t xml:space="preserve">The is a two-character indicating the discipline. Refer to the </w:t>
      </w:r>
      <w:r w:rsidRPr="00FA46C7">
        <w:rPr>
          <w:rFonts w:cs="Arial" w:hint="eastAsia"/>
          <w:color w:val="AE912E"/>
          <w:szCs w:val="18"/>
        </w:rPr>
        <w:t xml:space="preserve">Red Sea </w:t>
      </w:r>
      <w:r w:rsidRPr="00FA46C7">
        <w:rPr>
          <w:rFonts w:cs="Arial"/>
          <w:color w:val="AE912E"/>
          <w:szCs w:val="18"/>
        </w:rPr>
        <w:t>Project Document Management System in the</w:t>
      </w:r>
      <w:r w:rsidRPr="00FA46C7">
        <w:rPr>
          <w:rFonts w:cs="Arial" w:hint="eastAsia"/>
          <w:color w:val="AE912E"/>
          <w:szCs w:val="18"/>
        </w:rPr>
        <w:t xml:space="preserve"> PMIS Manual</w:t>
      </w:r>
      <w:r w:rsidRPr="00FA46C7">
        <w:rPr>
          <w:rStyle w:val="normaltextrun"/>
          <w:rFonts w:ascii="Playfair Display" w:hAnsi="Playfair Display"/>
          <w:i/>
          <w:iCs/>
          <w:color w:val="AE9142" w:themeColor="text1"/>
          <w:szCs w:val="18"/>
          <w:shd w:val="clear" w:color="auto" w:fill="FFFFFF"/>
        </w:rPr>
        <w:t xml:space="preserve"> </w:t>
      </w:r>
      <w:r w:rsidRPr="00FA46C7">
        <w:rPr>
          <w:rStyle w:val="normaltextrun"/>
          <w:rFonts w:ascii="Playfair Display" w:hAnsi="Playfair Display" w:hint="eastAsia"/>
          <w:i/>
          <w:iCs/>
          <w:szCs w:val="18"/>
          <w:shd w:val="clear" w:color="auto" w:fill="FFFFFF"/>
        </w:rPr>
        <w:t>and to</w:t>
      </w:r>
      <w:r w:rsidRPr="00FA46C7">
        <w:rPr>
          <w:rStyle w:val="normaltextrun"/>
          <w:rFonts w:ascii="Playfair Display" w:hAnsi="Playfair Display"/>
          <w:i/>
          <w:iCs/>
          <w:color w:val="AE9142" w:themeColor="text1"/>
          <w:szCs w:val="18"/>
          <w:shd w:val="clear" w:color="auto" w:fill="FFFFFF"/>
        </w:rPr>
        <w:t xml:space="preserve"> </w:t>
      </w:r>
      <w:r w:rsidRPr="00FA46C7">
        <w:rPr>
          <w:rFonts w:cs="Arial"/>
          <w:color w:val="AE912E"/>
          <w:szCs w:val="18"/>
        </w:rPr>
        <w:t>[Drawing Series Numbers] (Appendix O)</w:t>
      </w:r>
      <w:r w:rsidRPr="00FA46C7">
        <w:rPr>
          <w:rStyle w:val="normaltextrun"/>
          <w:rFonts w:ascii="Playfair Display" w:hAnsi="Playfair Display"/>
          <w:i/>
          <w:iCs/>
          <w:color w:val="AE9142" w:themeColor="text1"/>
          <w:szCs w:val="18"/>
          <w:shd w:val="clear" w:color="auto" w:fill="FFFFFF"/>
        </w:rPr>
        <w:t>.</w:t>
      </w:r>
      <w:bookmarkEnd w:id="85"/>
    </w:p>
    <w:bookmarkEnd w:id="86"/>
    <w:p w14:paraId="5F9092A0" w14:textId="32F7B6DD" w:rsidR="00223573" w:rsidRDefault="00223573" w:rsidP="00A732C0">
      <w:pPr>
        <w:pStyle w:val="Header"/>
      </w:pPr>
    </w:p>
    <w:p w14:paraId="3F12063C" w14:textId="3950371F" w:rsidR="00A83431" w:rsidRDefault="001C704B" w:rsidP="00A83431">
      <w:pPr>
        <w:rPr>
          <w:b/>
        </w:rPr>
      </w:pPr>
      <w:r>
        <w:rPr>
          <w:b/>
        </w:rPr>
        <w:t>Series</w:t>
      </w:r>
      <w:r w:rsidR="00DD5DD3">
        <w:rPr>
          <w:b/>
        </w:rPr>
        <w:t xml:space="preserve"> </w:t>
      </w:r>
      <w:r w:rsidR="00A83431" w:rsidRPr="00D80E28">
        <w:rPr>
          <w:b/>
        </w:rPr>
        <w:t>Number</w:t>
      </w:r>
    </w:p>
    <w:p w14:paraId="041D8CDE" w14:textId="6AA4547F" w:rsidR="00030E85" w:rsidRDefault="00A83431" w:rsidP="00A732C0">
      <w:pPr>
        <w:pStyle w:val="BodyTextIndent"/>
      </w:pPr>
      <w:r w:rsidRPr="00D80E28">
        <w:t xml:space="preserve">This is a unique 5-character code. The first two characters of the number </w:t>
      </w:r>
      <w:r w:rsidR="000A16BE">
        <w:t>sho</w:t>
      </w:r>
      <w:r w:rsidRPr="00D80E28">
        <w:t>uld be used to signify an ‘element code’ that further classifies the file. One classification code system should be chosen and consistently used by all project teams.</w:t>
      </w:r>
      <w:r w:rsidR="00562E0C">
        <w:t xml:space="preserve"> </w:t>
      </w:r>
      <w:r w:rsidR="00562E0C" w:rsidRPr="00562E0C">
        <w:t>This number should always be used sequentially with leading zeroes</w:t>
      </w:r>
      <w:r w:rsidR="00562E0C">
        <w:t>.</w:t>
      </w:r>
    </w:p>
    <w:p w14:paraId="4D121CF0" w14:textId="5EC1FDF5" w:rsidR="00030E85" w:rsidRDefault="752BBA52" w:rsidP="00030E85">
      <w:r>
        <w:t>i.e. Package Series (</w:t>
      </w:r>
      <w:r w:rsidRPr="752BBA52">
        <w:rPr>
          <w:b/>
          <w:bCs/>
          <w:color w:val="FF0000"/>
        </w:rPr>
        <w:t>10</w:t>
      </w:r>
      <w:r>
        <w:t>XXX), multi-use number i.e. zone or building number (XX</w:t>
      </w:r>
      <w:r w:rsidRPr="752BBA52">
        <w:rPr>
          <w:b/>
          <w:bCs/>
          <w:color w:val="FF0000"/>
        </w:rPr>
        <w:t>4</w:t>
      </w:r>
      <w:r>
        <w:t>XX) and the drawing number (XXX</w:t>
      </w:r>
      <w:r w:rsidRPr="752BBA52">
        <w:rPr>
          <w:b/>
          <w:bCs/>
          <w:color w:val="FF0000"/>
        </w:rPr>
        <w:t>01</w:t>
      </w:r>
      <w:r>
        <w:t>)</w:t>
      </w:r>
    </w:p>
    <w:p w14:paraId="78615C7D" w14:textId="77777777" w:rsidR="00FA46C7" w:rsidRPr="004A22A8" w:rsidRDefault="00FA46C7" w:rsidP="00FA46C7">
      <w:bookmarkStart w:id="87" w:name="_Hlk64300937"/>
      <w:bookmarkStart w:id="88" w:name="_Hlk64321288"/>
      <w:r w:rsidRPr="00127220">
        <w:rPr>
          <w:rFonts w:hint="eastAsia"/>
        </w:rPr>
        <w:lastRenderedPageBreak/>
        <w:t xml:space="preserve">Refer to the </w:t>
      </w:r>
      <w:r w:rsidRPr="000D6DE5">
        <w:rPr>
          <w:szCs w:val="18"/>
        </w:rPr>
        <w:t xml:space="preserve">Refer to the </w:t>
      </w:r>
      <w:r w:rsidRPr="0031526D">
        <w:rPr>
          <w:rFonts w:cs="Arial" w:hint="eastAsia"/>
          <w:color w:val="AE912E"/>
          <w:szCs w:val="18"/>
        </w:rPr>
        <w:t xml:space="preserve">Red Sea </w:t>
      </w:r>
      <w:r w:rsidRPr="0031526D">
        <w:rPr>
          <w:rFonts w:cs="Arial"/>
          <w:color w:val="AE912E"/>
          <w:szCs w:val="18"/>
        </w:rPr>
        <w:t>Document Management System in the</w:t>
      </w:r>
      <w:r w:rsidRPr="0031526D">
        <w:rPr>
          <w:rFonts w:cs="Arial" w:hint="eastAsia"/>
          <w:color w:val="AE912E"/>
          <w:szCs w:val="18"/>
        </w:rPr>
        <w:t xml:space="preserve"> PMIS Manual</w:t>
      </w:r>
      <w:r>
        <w:rPr>
          <w:rStyle w:val="normaltextrun"/>
          <w:rFonts w:ascii="Playfair Display" w:hAnsi="Playfair Display"/>
          <w:i/>
          <w:iCs/>
          <w:color w:val="AE9142" w:themeColor="text1"/>
          <w:szCs w:val="18"/>
          <w:shd w:val="clear" w:color="auto" w:fill="FFFFFF"/>
        </w:rPr>
        <w:t xml:space="preserve"> </w:t>
      </w:r>
      <w:r w:rsidRPr="00B04B1D">
        <w:rPr>
          <w:rStyle w:val="normaltextrun"/>
          <w:rFonts w:ascii="Playfair Display" w:hAnsi="Playfair Display" w:hint="eastAsia"/>
          <w:i/>
          <w:iCs/>
          <w:szCs w:val="18"/>
          <w:shd w:val="clear" w:color="auto" w:fill="FFFFFF"/>
        </w:rPr>
        <w:t>and to</w:t>
      </w:r>
      <w:r>
        <w:rPr>
          <w:rStyle w:val="normaltextrun"/>
          <w:rFonts w:ascii="Playfair Display" w:hAnsi="Playfair Display"/>
          <w:i/>
          <w:iCs/>
          <w:color w:val="AE9142" w:themeColor="text1"/>
          <w:szCs w:val="18"/>
          <w:shd w:val="clear" w:color="auto" w:fill="FFFFFF"/>
        </w:rPr>
        <w:t xml:space="preserve"> </w:t>
      </w:r>
      <w:r w:rsidRPr="002248EC">
        <w:rPr>
          <w:rFonts w:cs="Arial"/>
          <w:color w:val="AE912E"/>
          <w:szCs w:val="18"/>
        </w:rPr>
        <w:t>[Drawing Series Numbers] (Appendix O)</w:t>
      </w:r>
      <w:r w:rsidRPr="00127220">
        <w:rPr>
          <w:rFonts w:hint="eastAsia"/>
        </w:rPr>
        <w:t>.</w:t>
      </w:r>
      <w:bookmarkEnd w:id="87"/>
    </w:p>
    <w:bookmarkEnd w:id="88"/>
    <w:p w14:paraId="5A2B48CF" w14:textId="77161255" w:rsidR="752BBA52" w:rsidRDefault="752BBA52" w:rsidP="752BBA52"/>
    <w:p w14:paraId="485B9BAD" w14:textId="3B8ADE3D" w:rsidR="000F103E" w:rsidRPr="00250BE1" w:rsidRDefault="000F103E" w:rsidP="000F103E">
      <w:pPr>
        <w:spacing w:after="0"/>
        <w:rPr>
          <w:b/>
        </w:rPr>
      </w:pPr>
      <w:r w:rsidRPr="00250BE1">
        <w:rPr>
          <w:b/>
        </w:rPr>
        <w:t>Additional Information</w:t>
      </w:r>
      <w:r>
        <w:rPr>
          <w:b/>
        </w:rPr>
        <w:t xml:space="preserve"> for Submissions</w:t>
      </w:r>
    </w:p>
    <w:p w14:paraId="7D7018AE" w14:textId="77777777" w:rsidR="000F103E" w:rsidRDefault="000F103E" w:rsidP="000F103E">
      <w:pPr>
        <w:spacing w:after="0"/>
      </w:pPr>
    </w:p>
    <w:p w14:paraId="506FCD70" w14:textId="3D4A7290" w:rsidR="000F103E" w:rsidRDefault="000F103E" w:rsidP="000F103E">
      <w:pPr>
        <w:spacing w:after="0"/>
      </w:pPr>
      <w:r>
        <w:t xml:space="preserve">Additional information parameters and their values shall be added to each sheet/title block when uploading or submitting on Aconex. The Contract/Work Package code and Revision number should not be included in the drawing or models name but should be stated for data entries on Aconex upload only. </w:t>
      </w:r>
    </w:p>
    <w:p w14:paraId="6C290FD6" w14:textId="322AC760" w:rsidR="000F103E" w:rsidRDefault="000F103E" w:rsidP="000F103E">
      <w:pPr>
        <w:spacing w:after="0"/>
      </w:pPr>
    </w:p>
    <w:p w14:paraId="7E516FE3" w14:textId="77777777" w:rsidR="000F103E" w:rsidRPr="000C02D2" w:rsidRDefault="000F103E" w:rsidP="000F103E">
      <w:pPr>
        <w:rPr>
          <w:b/>
        </w:rPr>
      </w:pPr>
      <w:r>
        <w:rPr>
          <w:b/>
        </w:rPr>
        <w:t>Contract/Work Package</w:t>
      </w:r>
    </w:p>
    <w:p w14:paraId="153E4E14" w14:textId="77777777" w:rsidR="000F103E" w:rsidRPr="00250BE1" w:rsidRDefault="000F103E" w:rsidP="000F103E">
      <w:r>
        <w:t xml:space="preserve">An alphabetic code that represents the work package. </w:t>
      </w:r>
    </w:p>
    <w:tbl>
      <w:tblPr>
        <w:tblStyle w:val="GridTable441"/>
        <w:tblW w:w="9540" w:type="dxa"/>
        <w:tblInd w:w="625" w:type="dxa"/>
        <w:tblLayout w:type="fixed"/>
        <w:tblLook w:val="04A0" w:firstRow="1" w:lastRow="0" w:firstColumn="1" w:lastColumn="0" w:noHBand="0" w:noVBand="1"/>
      </w:tblPr>
      <w:tblGrid>
        <w:gridCol w:w="1355"/>
        <w:gridCol w:w="3415"/>
        <w:gridCol w:w="1404"/>
        <w:gridCol w:w="3366"/>
      </w:tblGrid>
      <w:tr w:rsidR="000F103E" w:rsidRPr="00F11BC9" w14:paraId="252E15AA" w14:textId="77777777" w:rsidTr="0694C631">
        <w:trPr>
          <w:cnfStyle w:val="100000000000" w:firstRow="1" w:lastRow="0" w:firstColumn="0" w:lastColumn="0" w:oddVBand="0" w:evenVBand="0" w:oddHBand="0"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12461D6D" w14:textId="77777777" w:rsidR="000F103E" w:rsidRPr="00F11BC9" w:rsidRDefault="000F103E" w:rsidP="00425594">
            <w:pPr>
              <w:ind w:left="0"/>
              <w:jc w:val="left"/>
            </w:pPr>
            <w:r w:rsidRPr="00FC114D">
              <w:rPr>
                <w:rFonts w:cstheme="minorHAnsi"/>
              </w:rPr>
              <w:t xml:space="preserve">Code (2 </w:t>
            </w:r>
            <w:r>
              <w:rPr>
                <w:rFonts w:cstheme="minorHAnsi"/>
              </w:rPr>
              <w:t xml:space="preserve">or 3 </w:t>
            </w:r>
            <w:r w:rsidRPr="00FC114D">
              <w:rPr>
                <w:rFonts w:cstheme="minorHAnsi"/>
              </w:rPr>
              <w:t>alphanumeric characters)</w:t>
            </w:r>
          </w:p>
        </w:tc>
        <w:tc>
          <w:tcPr>
            <w:tcW w:w="0"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26E38F01" w14:textId="77777777" w:rsidR="000F103E" w:rsidRPr="00FC114D" w:rsidRDefault="000F103E" w:rsidP="00425594">
            <w:pPr>
              <w:ind w:left="0"/>
              <w:jc w:val="left"/>
              <w:cnfStyle w:val="100000000000" w:firstRow="1" w:lastRow="0" w:firstColumn="0" w:lastColumn="0" w:oddVBand="0" w:evenVBand="0" w:oddHBand="0" w:evenHBand="0" w:firstRowFirstColumn="0" w:firstRowLastColumn="0" w:lastRowFirstColumn="0" w:lastRowLastColumn="0"/>
              <w:rPr>
                <w:bCs w:val="0"/>
              </w:rPr>
            </w:pPr>
            <w:r>
              <w:rPr>
                <w:rFonts w:cstheme="minorHAnsi"/>
              </w:rPr>
              <w:t>Contract Name</w:t>
            </w:r>
          </w:p>
        </w:tc>
        <w:tc>
          <w:tcPr>
            <w:tcW w:w="0"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02F1D9E1" w14:textId="77777777" w:rsidR="000F103E" w:rsidRPr="00FC114D" w:rsidRDefault="000F103E" w:rsidP="00425594">
            <w:pPr>
              <w:ind w:left="0"/>
              <w:jc w:val="left"/>
              <w:cnfStyle w:val="100000000000" w:firstRow="1" w:lastRow="0" w:firstColumn="0" w:lastColumn="0" w:oddVBand="0" w:evenVBand="0" w:oddHBand="0" w:evenHBand="0" w:firstRowFirstColumn="0" w:firstRowLastColumn="0" w:lastRowFirstColumn="0" w:lastRowLastColumn="0"/>
              <w:rPr>
                <w:bCs w:val="0"/>
              </w:rPr>
            </w:pPr>
            <w:r w:rsidRPr="00FC114D">
              <w:rPr>
                <w:rFonts w:cstheme="minorHAnsi"/>
              </w:rPr>
              <w:t xml:space="preserve">Code (2 </w:t>
            </w:r>
            <w:r>
              <w:rPr>
                <w:rFonts w:cstheme="minorHAnsi"/>
              </w:rPr>
              <w:t xml:space="preserve">or 3 </w:t>
            </w:r>
            <w:r w:rsidRPr="00FC114D">
              <w:rPr>
                <w:rFonts w:cstheme="minorHAnsi"/>
              </w:rPr>
              <w:t>alphanumeric characters)</w:t>
            </w:r>
          </w:p>
        </w:tc>
        <w:tc>
          <w:tcPr>
            <w:tcW w:w="0"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13404F47" w14:textId="77777777" w:rsidR="000F103E" w:rsidRPr="00F11BC9" w:rsidRDefault="000F103E" w:rsidP="00425594">
            <w:pPr>
              <w:ind w:left="0"/>
              <w:jc w:val="left"/>
              <w:cnfStyle w:val="100000000000" w:firstRow="1" w:lastRow="0" w:firstColumn="0" w:lastColumn="0" w:oddVBand="0" w:evenVBand="0" w:oddHBand="0" w:evenHBand="0" w:firstRowFirstColumn="0" w:firstRowLastColumn="0" w:lastRowFirstColumn="0" w:lastRowLastColumn="0"/>
            </w:pPr>
            <w:r>
              <w:rPr>
                <w:rFonts w:cstheme="minorHAnsi"/>
              </w:rPr>
              <w:t>Contract Name</w:t>
            </w:r>
          </w:p>
        </w:tc>
      </w:tr>
      <w:tr w:rsidR="000F103E" w:rsidRPr="00C300A7" w14:paraId="6EB8F233" w14:textId="77777777" w:rsidTr="0694C63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770"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401CE15" w14:textId="77777777" w:rsidR="000F103E" w:rsidRPr="00C300A7" w:rsidRDefault="000F103E" w:rsidP="00425594">
            <w:pPr>
              <w:ind w:left="0"/>
              <w:jc w:val="left"/>
            </w:pPr>
            <w:r>
              <w:t>Design</w:t>
            </w:r>
          </w:p>
        </w:tc>
        <w:tc>
          <w:tcPr>
            <w:tcW w:w="4770"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44BE5BB" w14:textId="77777777" w:rsidR="000F103E" w:rsidRPr="00250BE1"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Construction</w:t>
            </w:r>
          </w:p>
        </w:tc>
      </w:tr>
      <w:tr w:rsidR="000F103E" w:rsidRPr="00C300A7" w14:paraId="1733E2F7" w14:textId="77777777" w:rsidTr="0694C631">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830825E" w14:textId="77777777" w:rsidR="000F103E" w:rsidRPr="000B427B" w:rsidRDefault="000F103E" w:rsidP="00425594">
            <w:pPr>
              <w:ind w:left="0"/>
              <w:jc w:val="left"/>
              <w:rPr>
                <w:bCs w:val="0"/>
              </w:rPr>
            </w:pPr>
            <w:r>
              <w:rPr>
                <w:bCs w:val="0"/>
              </w:rPr>
              <w:t>D01</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8062319" w14:textId="629FEC69" w:rsidR="000F103E" w:rsidRPr="00694303"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 xml:space="preserve">Design Consultancy ‐ Signature Architect ‐ Hotel </w:t>
            </w:r>
            <w:r w:rsidR="00FA46C7">
              <w:rPr>
                <w:rFonts w:cs="Calibri"/>
                <w:color w:val="404040"/>
                <w:lang w:val="en-GB"/>
              </w:rPr>
              <w:t>East</w:t>
            </w:r>
            <w:r w:rsidR="00FA46C7" w:rsidRPr="1BC59E09">
              <w:rPr>
                <w:rFonts w:cs="Calibri"/>
                <w:color w:val="404040"/>
                <w:lang w:val="en-GB"/>
              </w:rPr>
              <w:t xml:space="preserve"> #1</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E7D2C7A" w14:textId="77777777" w:rsidR="000F103E" w:rsidRPr="009D548D"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sidRPr="00250BE1">
              <w:rPr>
                <w:b/>
              </w:rPr>
              <w:t>C04</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3203F94" w14:textId="48289A97" w:rsidR="000F103E" w:rsidRPr="0046422D"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 xml:space="preserve">Construction Works ‐ MEP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7051690B" w14:textId="77777777" w:rsidTr="0694C63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vMerge w:val="restar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71BF967" w14:textId="4D8ACD9D" w:rsidR="1BC59E09" w:rsidRDefault="1BC59E09" w:rsidP="1BC59E09">
            <w:pPr>
              <w:ind w:left="0"/>
              <w:jc w:val="left"/>
            </w:pPr>
            <w:r>
              <w:t>D02</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262FEBB" w14:textId="1086CC35" w:rsidR="000F103E" w:rsidRPr="00694303" w:rsidRDefault="1BC59E09" w:rsidP="1BC59E09">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1BC59E09">
              <w:rPr>
                <w:rFonts w:cs="Calibri"/>
                <w:color w:val="404040"/>
                <w:lang w:val="en-GB"/>
              </w:rPr>
              <w:t>Design consultancy ‐ Structural Engineering ‐ Hotel</w:t>
            </w:r>
            <w:r w:rsidR="00FA46C7">
              <w:rPr>
                <w:rFonts w:cs="Calibri"/>
                <w:color w:val="404040"/>
                <w:lang w:val="en-GB"/>
              </w:rPr>
              <w:t xml:space="preserve"> East</w:t>
            </w:r>
            <w:r w:rsidRPr="1BC59E09">
              <w:rPr>
                <w:rFonts w:cs="Calibri"/>
                <w:color w:val="404040"/>
                <w:lang w:val="en-GB"/>
              </w:rPr>
              <w:t xml:space="preserve"> #1</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AD2F3F2" w14:textId="77777777" w:rsidR="000F103E" w:rsidRPr="009D548D"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sidRPr="00250BE1">
              <w:rPr>
                <w:b/>
              </w:rPr>
              <w:t>C05</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9E5649A" w14:textId="40B7317C" w:rsidR="000F103E" w:rsidRPr="0046422D" w:rsidRDefault="52B5D628" w:rsidP="52B5D628">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52B5D628">
              <w:rPr>
                <w:rFonts w:cs="Calibri"/>
                <w:color w:val="404040"/>
                <w:lang w:val="en-GB"/>
              </w:rPr>
              <w:t xml:space="preserve">Construction Works ‐ Hotel Fit‐Out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6E07FC86" w14:textId="77777777" w:rsidTr="0694C631">
        <w:trPr>
          <w:trHeight w:val="302"/>
        </w:trPr>
        <w:tc>
          <w:tcPr>
            <w:cnfStyle w:val="001000000000" w:firstRow="0" w:lastRow="0" w:firstColumn="1" w:lastColumn="0" w:oddVBand="0" w:evenVBand="0" w:oddHBand="0" w:evenHBand="0" w:firstRowFirstColumn="0" w:firstRowLastColumn="0" w:lastRowFirstColumn="0" w:lastRowLastColumn="0"/>
            <w:tcW w:w="1355" w:type="dxa"/>
            <w:vMerge/>
          </w:tcPr>
          <w:p w14:paraId="7E37C9FF" w14:textId="77777777" w:rsidR="000F103E" w:rsidRDefault="000F103E" w:rsidP="00425594">
            <w:pPr>
              <w:ind w:left="0"/>
              <w:jc w:val="left"/>
            </w:pPr>
            <w:r w:rsidRPr="00A146D3">
              <w:rPr>
                <w:bCs w:val="0"/>
              </w:rPr>
              <w:t>D0</w:t>
            </w:r>
            <w:r>
              <w:rPr>
                <w:bCs w:val="0"/>
              </w:rPr>
              <w:t>3</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D4D3758" w14:textId="3F2F56C8" w:rsidR="000F103E" w:rsidRPr="00694303" w:rsidRDefault="1BC59E09" w:rsidP="1BC59E09">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1BC59E09">
              <w:rPr>
                <w:rFonts w:cs="Calibri"/>
                <w:color w:val="404040"/>
                <w:lang w:val="en-GB"/>
              </w:rPr>
              <w:t xml:space="preserve">Design Consultancy ‐ MEP &amp; Infrastructure Engineering ‐ Hotel </w:t>
            </w:r>
            <w:r w:rsidR="00FA46C7">
              <w:rPr>
                <w:rFonts w:cs="Calibri"/>
                <w:color w:val="404040"/>
                <w:lang w:val="en-GB"/>
              </w:rPr>
              <w:t>East</w:t>
            </w:r>
            <w:r w:rsidR="00FA46C7" w:rsidRPr="1BC59E09">
              <w:rPr>
                <w:rFonts w:cs="Calibri"/>
                <w:color w:val="404040"/>
                <w:lang w:val="en-GB"/>
              </w:rPr>
              <w:t xml:space="preserve"> #1</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651009C" w14:textId="77777777" w:rsidR="000F103E"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C06</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C91521C" w14:textId="0DE1858B" w:rsidR="000F103E" w:rsidRPr="0046422D" w:rsidRDefault="000F103E" w:rsidP="00425594">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00250BE1">
              <w:rPr>
                <w:rFonts w:cs="Calibri"/>
                <w:color w:val="404040"/>
                <w:szCs w:val="18"/>
                <w:lang w:val="en-GB"/>
              </w:rPr>
              <w:t xml:space="preserve">Construction Works ‐ Specialized Waterproofing and Roofing Systems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1C10C744" w14:textId="77777777" w:rsidTr="0694C63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36F805D" w14:textId="77777777" w:rsidR="000F103E" w:rsidRDefault="000F103E" w:rsidP="00425594">
            <w:pPr>
              <w:ind w:left="0"/>
              <w:jc w:val="left"/>
            </w:pPr>
            <w:r w:rsidRPr="00A146D3">
              <w:rPr>
                <w:bCs w:val="0"/>
              </w:rPr>
              <w:t>D0</w:t>
            </w:r>
            <w:r>
              <w:rPr>
                <w:bCs w:val="0"/>
              </w:rPr>
              <w:t>4</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79C47FA" w14:textId="13391CC6" w:rsidR="000F103E" w:rsidRPr="00694303" w:rsidRDefault="000F103E" w:rsidP="00425594">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lang w:val="en-GB"/>
              </w:rPr>
            </w:pPr>
            <w:r w:rsidRPr="00250BE1">
              <w:rPr>
                <w:rFonts w:cs="Calibri"/>
                <w:color w:val="404040"/>
                <w:szCs w:val="18"/>
                <w:lang w:val="en-GB"/>
              </w:rPr>
              <w:t xml:space="preserve">Design Consultancy ‐ Interior Design ‐ Hotel </w:t>
            </w:r>
            <w:r w:rsidR="00FA46C7">
              <w:rPr>
                <w:rFonts w:cs="Calibri"/>
                <w:color w:val="404040"/>
                <w:lang w:val="en-GB"/>
              </w:rPr>
              <w:t>East</w:t>
            </w:r>
            <w:r w:rsidR="00FA46C7" w:rsidRPr="1BC59E09">
              <w:rPr>
                <w:rFonts w:cs="Calibri"/>
                <w:color w:val="404040"/>
                <w:lang w:val="en-GB"/>
              </w:rPr>
              <w:t xml:space="preserve"> #1</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18213A5" w14:textId="77777777" w:rsidR="000F103E"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C07</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63861E7" w14:textId="6E126002" w:rsidR="000F103E" w:rsidRPr="0046422D" w:rsidRDefault="000F103E" w:rsidP="00425594">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lang w:val="en-GB"/>
              </w:rPr>
            </w:pPr>
            <w:r w:rsidRPr="00250BE1">
              <w:rPr>
                <w:rFonts w:cs="Calibri"/>
                <w:color w:val="404040"/>
                <w:szCs w:val="18"/>
                <w:lang w:val="en-GB"/>
              </w:rPr>
              <w:t xml:space="preserve">Supply &amp; Installation ‐ Aluminium and Glazing Façade System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16185280" w14:textId="77777777" w:rsidTr="0694C631">
        <w:trPr>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AB94834" w14:textId="77777777" w:rsidR="000F103E" w:rsidRDefault="000F103E" w:rsidP="00425594">
            <w:pPr>
              <w:ind w:left="0"/>
              <w:jc w:val="left"/>
            </w:pPr>
            <w:r w:rsidRPr="00A146D3">
              <w:rPr>
                <w:bCs w:val="0"/>
              </w:rPr>
              <w:t>D0</w:t>
            </w:r>
            <w:r>
              <w:rPr>
                <w:bCs w:val="0"/>
              </w:rPr>
              <w:t>5</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113DE30" w14:textId="6C961E7D" w:rsidR="000F103E" w:rsidRPr="00694303" w:rsidRDefault="000F103E" w:rsidP="00425594">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00250BE1">
              <w:rPr>
                <w:rFonts w:cs="Calibri"/>
                <w:color w:val="404040"/>
                <w:szCs w:val="18"/>
                <w:lang w:val="en-GB"/>
              </w:rPr>
              <w:t xml:space="preserve">Design Consultancy ‐ Landscape ‐ Hotel </w:t>
            </w:r>
            <w:r w:rsidR="00FA46C7">
              <w:rPr>
                <w:rFonts w:cs="Calibri"/>
                <w:color w:val="404040"/>
                <w:lang w:val="en-GB"/>
              </w:rPr>
              <w:t>East</w:t>
            </w:r>
            <w:r w:rsidR="00FA46C7" w:rsidRPr="1BC59E09">
              <w:rPr>
                <w:rFonts w:cs="Calibri"/>
                <w:color w:val="404040"/>
                <w:lang w:val="en-GB"/>
              </w:rPr>
              <w:t xml:space="preserve"> #1</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23FB579" w14:textId="77777777" w:rsidR="000F103E"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C08</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21BB39" w14:textId="75A5FA28" w:rsidR="000F103E" w:rsidRPr="0046422D" w:rsidRDefault="000F103E" w:rsidP="00425594">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00250BE1">
              <w:rPr>
                <w:rFonts w:cs="Calibri"/>
                <w:color w:val="404040"/>
                <w:szCs w:val="18"/>
                <w:lang w:val="en-GB"/>
              </w:rPr>
              <w:t xml:space="preserve">Supply &amp; Installation ‐ Bathroom Pods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0ECC74ED" w14:textId="77777777" w:rsidTr="0694C63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E21B558" w14:textId="77777777" w:rsidR="000F103E" w:rsidRDefault="000F103E" w:rsidP="00425594">
            <w:pPr>
              <w:ind w:left="0"/>
              <w:jc w:val="left"/>
            </w:pPr>
            <w:r w:rsidRPr="00A146D3">
              <w:rPr>
                <w:bCs w:val="0"/>
              </w:rPr>
              <w:t>D0</w:t>
            </w:r>
            <w:r>
              <w:rPr>
                <w:bCs w:val="0"/>
              </w:rPr>
              <w:t>6</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E36B754" w14:textId="22430370" w:rsidR="000F103E" w:rsidRPr="00694303" w:rsidRDefault="000F103E" w:rsidP="00425594">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lang w:val="en-GB"/>
              </w:rPr>
            </w:pPr>
            <w:r w:rsidRPr="00250BE1">
              <w:rPr>
                <w:rFonts w:cs="Calibri"/>
                <w:color w:val="404040"/>
                <w:szCs w:val="18"/>
                <w:lang w:val="en-GB"/>
              </w:rPr>
              <w:t xml:space="preserve">Design Consultancy ‐ Executive Architect ‐ Hotel </w:t>
            </w:r>
            <w:r w:rsidR="00FA46C7">
              <w:rPr>
                <w:rFonts w:cs="Calibri"/>
                <w:color w:val="404040"/>
                <w:lang w:val="en-GB"/>
              </w:rPr>
              <w:t>East</w:t>
            </w:r>
            <w:r w:rsidR="00FA46C7" w:rsidRPr="1BC59E09">
              <w:rPr>
                <w:rFonts w:cs="Calibri"/>
                <w:color w:val="404040"/>
                <w:lang w:val="en-GB"/>
              </w:rPr>
              <w:t xml:space="preserve"> #1</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423DA80" w14:textId="77777777" w:rsidR="000F103E"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C09</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E8210D4" w14:textId="01368AB4" w:rsidR="000F103E" w:rsidRPr="0046422D" w:rsidRDefault="000F103E" w:rsidP="00425594">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lang w:val="en-GB"/>
              </w:rPr>
            </w:pPr>
            <w:r w:rsidRPr="00250BE1">
              <w:rPr>
                <w:rFonts w:cs="Calibri"/>
                <w:color w:val="404040"/>
                <w:szCs w:val="18"/>
                <w:lang w:val="en-GB"/>
              </w:rPr>
              <w:t xml:space="preserve">Supply &amp; Installation ‐ BMU System ‐ Hotel </w:t>
            </w:r>
            <w:r w:rsidR="00FA46C7">
              <w:rPr>
                <w:rFonts w:cs="Calibri"/>
                <w:color w:val="404040"/>
                <w:lang w:val="en-GB"/>
              </w:rPr>
              <w:t>East</w:t>
            </w:r>
            <w:r w:rsidR="00FA46C7" w:rsidRPr="1BC59E09">
              <w:rPr>
                <w:rFonts w:cs="Calibri"/>
                <w:color w:val="404040"/>
                <w:lang w:val="en-GB"/>
              </w:rPr>
              <w:t xml:space="preserve"> #1</w:t>
            </w:r>
          </w:p>
        </w:tc>
      </w:tr>
      <w:tr w:rsidR="0694C631" w14:paraId="2F0AA9FA" w14:textId="77777777" w:rsidTr="0694C631">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A23B440" w14:textId="0A5F31D7" w:rsidR="0694C631" w:rsidRDefault="0694C631" w:rsidP="0694C631">
            <w:pPr>
              <w:ind w:left="0"/>
              <w:jc w:val="left"/>
              <w:rPr>
                <w:szCs w:val="18"/>
              </w:rPr>
            </w:pPr>
            <w:r w:rsidRPr="0694C631">
              <w:rPr>
                <w:szCs w:val="18"/>
              </w:rPr>
              <w:t>D07</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976BEF2" w14:textId="7DE0ED42" w:rsidR="0694C631" w:rsidRDefault="0694C631" w:rsidP="0694C631">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0694C631">
              <w:rPr>
                <w:rFonts w:cs="Calibri"/>
                <w:color w:val="404040"/>
                <w:szCs w:val="18"/>
                <w:lang w:val="en-GB"/>
              </w:rPr>
              <w:t xml:space="preserve">Design Consultancy ‐ Pools &amp; Spa ‐ Hotel #3    </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5B920C5" w14:textId="681DC2FD" w:rsidR="0694C631" w:rsidRDefault="0694C631" w:rsidP="0694C631">
            <w:pPr>
              <w:jc w:val="left"/>
              <w:cnfStyle w:val="000000000000" w:firstRow="0" w:lastRow="0" w:firstColumn="0" w:lastColumn="0" w:oddVBand="0" w:evenVBand="0" w:oddHBand="0" w:evenHBand="0" w:firstRowFirstColumn="0" w:firstRowLastColumn="0" w:lastRowFirstColumn="0" w:lastRowLastColumn="0"/>
              <w:rPr>
                <w:b/>
                <w:bCs/>
                <w:szCs w:val="18"/>
              </w:rPr>
            </w:pP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F77A10C" w14:textId="6F085305" w:rsidR="0694C631" w:rsidRDefault="0694C631" w:rsidP="0694C631">
            <w:pPr>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p>
        </w:tc>
      </w:tr>
      <w:tr w:rsidR="000F103E" w:rsidRPr="00C300A7" w14:paraId="5F991161" w14:textId="77777777" w:rsidTr="0694C63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770"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4AE6EC1" w14:textId="77777777" w:rsidR="000F103E" w:rsidRPr="00C300A7" w:rsidRDefault="000F103E" w:rsidP="00425594">
            <w:pPr>
              <w:ind w:left="0"/>
              <w:jc w:val="left"/>
            </w:pPr>
            <w:r>
              <w:t>Framework Agreement</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2DBC6F8"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C10</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46CDE4E" w14:textId="09C58CF9" w:rsidR="000F103E" w:rsidRPr="0046422D"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 xml:space="preserve">Supply &amp; Installation ‐ Cladding Façade System (GRP/Precast)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4CF7301E" w14:textId="77777777" w:rsidTr="0694C631">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E3C952D" w14:textId="77777777" w:rsidR="000F103E" w:rsidRPr="000B427B" w:rsidRDefault="000F103E" w:rsidP="00425594">
            <w:pPr>
              <w:ind w:left="0"/>
              <w:jc w:val="left"/>
              <w:rPr>
                <w:bCs w:val="0"/>
              </w:rPr>
            </w:pPr>
            <w:r>
              <w:rPr>
                <w:bCs w:val="0"/>
              </w:rPr>
              <w:t>F01</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5339825" w14:textId="60436112" w:rsidR="000F103E" w:rsidRPr="009D548D"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 xml:space="preserve">Framework Agreement ‐ Acoustics ‐ Hotel </w:t>
            </w:r>
            <w:r w:rsidR="00FA46C7">
              <w:rPr>
                <w:rFonts w:cs="Calibri"/>
                <w:color w:val="404040"/>
                <w:lang w:val="en-GB"/>
              </w:rPr>
              <w:t>East</w:t>
            </w:r>
            <w:r w:rsidR="00FA46C7" w:rsidRPr="1BC59E09">
              <w:rPr>
                <w:rFonts w:cs="Calibri"/>
                <w:color w:val="404040"/>
                <w:lang w:val="en-GB"/>
              </w:rPr>
              <w:t xml:space="preserve"> #1</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7609124" w14:textId="77777777" w:rsidR="000F103E" w:rsidRPr="000B427B"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C11</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EACF9C6" w14:textId="483BDD85" w:rsidR="000F103E" w:rsidRPr="0046422D"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 xml:space="preserve">Supply &amp; Installation ‐ Doors and Frames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581BB623" w14:textId="77777777" w:rsidTr="0694C63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1FDCD3C" w14:textId="77777777" w:rsidR="000F103E" w:rsidRDefault="000F103E" w:rsidP="00425594">
            <w:pPr>
              <w:ind w:left="0"/>
              <w:jc w:val="left"/>
              <w:rPr>
                <w:bCs w:val="0"/>
              </w:rPr>
            </w:pPr>
            <w:r>
              <w:rPr>
                <w:bCs w:val="0"/>
              </w:rPr>
              <w:t>F03</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0B74493" w14:textId="1F060684" w:rsidR="000F103E" w:rsidRPr="009D548D" w:rsidRDefault="000F103E" w:rsidP="00425594">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lang w:val="en-GB"/>
              </w:rPr>
            </w:pPr>
            <w:r w:rsidRPr="00CE4987">
              <w:rPr>
                <w:rFonts w:cs="Calibri"/>
                <w:color w:val="404040"/>
                <w:szCs w:val="18"/>
                <w:lang w:val="en-GB"/>
              </w:rPr>
              <w:t xml:space="preserve">ESIA (FA) ‐ </w:t>
            </w:r>
            <w:r w:rsidRPr="00CF09F3">
              <w:rPr>
                <w:rFonts w:cs="Calibri"/>
                <w:color w:val="404040"/>
                <w:szCs w:val="18"/>
                <w:lang w:val="en-GB"/>
              </w:rPr>
              <w:t xml:space="preserve">Hotel </w:t>
            </w:r>
            <w:r w:rsidR="00FA46C7">
              <w:rPr>
                <w:rFonts w:cs="Calibri"/>
                <w:color w:val="404040"/>
                <w:lang w:val="en-GB"/>
              </w:rPr>
              <w:t>East</w:t>
            </w:r>
            <w:r w:rsidR="00FA46C7" w:rsidRPr="1BC59E09">
              <w:rPr>
                <w:rFonts w:cs="Calibri"/>
                <w:color w:val="404040"/>
                <w:lang w:val="en-GB"/>
              </w:rPr>
              <w:t xml:space="preserve"> #1</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CE83B5"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C12</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A9F9B74" w14:textId="71A898EC" w:rsidR="000F103E" w:rsidRPr="0046422D"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 xml:space="preserve">Supply &amp; Installation ‐ FF&amp;E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473D54DB" w14:textId="77777777" w:rsidTr="0694C631">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A274670" w14:textId="77777777" w:rsidR="000F103E" w:rsidRPr="000B427B" w:rsidRDefault="000F103E" w:rsidP="00425594">
            <w:pPr>
              <w:ind w:left="0"/>
              <w:jc w:val="left"/>
              <w:rPr>
                <w:bCs w:val="0"/>
              </w:rPr>
            </w:pPr>
            <w:r>
              <w:rPr>
                <w:bCs w:val="0"/>
              </w:rPr>
              <w:t>F04</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FC61BD8" w14:textId="147C42C9" w:rsidR="000F103E" w:rsidRPr="00746D26"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 xml:space="preserve">Fire and Life Safety Engineering (FA) ‐ </w:t>
            </w:r>
            <w:r w:rsidRPr="00CF09F3">
              <w:rPr>
                <w:rFonts w:cs="Calibri"/>
                <w:color w:val="404040"/>
                <w:szCs w:val="18"/>
                <w:lang w:val="en-GB"/>
              </w:rPr>
              <w:t xml:space="preserve">Hotel </w:t>
            </w:r>
            <w:r w:rsidR="00FA46C7">
              <w:rPr>
                <w:rFonts w:cs="Calibri"/>
                <w:color w:val="404040"/>
                <w:lang w:val="en-GB"/>
              </w:rPr>
              <w:t>East</w:t>
            </w:r>
            <w:r w:rsidR="00FA46C7" w:rsidRPr="1BC59E09">
              <w:rPr>
                <w:rFonts w:cs="Calibri"/>
                <w:color w:val="404040"/>
                <w:lang w:val="en-GB"/>
              </w:rPr>
              <w:t xml:space="preserve"> #1</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E26E930" w14:textId="77777777" w:rsidR="000F103E" w:rsidRPr="000B427B"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C13</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5CCA75B" w14:textId="055E44E5" w:rsidR="000F103E" w:rsidRPr="0046422D"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 xml:space="preserve">Supply &amp; Installation ‐ Kitchen Equipment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74E8742A" w14:textId="77777777" w:rsidTr="0694C63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6ED26B5" w14:textId="77777777" w:rsidR="000F103E" w:rsidRPr="000B427B" w:rsidRDefault="000F103E" w:rsidP="00425594">
            <w:pPr>
              <w:ind w:left="0"/>
              <w:jc w:val="left"/>
              <w:rPr>
                <w:bCs w:val="0"/>
              </w:rPr>
            </w:pPr>
            <w:r>
              <w:rPr>
                <w:bCs w:val="0"/>
              </w:rPr>
              <w:t>F05</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2F2BCBB" w14:textId="668865C5" w:rsidR="000F103E" w:rsidRPr="00746D26"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 xml:space="preserve">Kitchen, Laundry, and Waste Management Design (FA) ‐ </w:t>
            </w:r>
            <w:r w:rsidRPr="00CF09F3">
              <w:rPr>
                <w:rFonts w:cs="Calibri"/>
                <w:color w:val="404040"/>
                <w:szCs w:val="18"/>
                <w:lang w:val="en-GB"/>
              </w:rPr>
              <w:t xml:space="preserve">Hotel </w:t>
            </w:r>
            <w:r w:rsidR="00FA46C7">
              <w:rPr>
                <w:rFonts w:cs="Calibri"/>
                <w:color w:val="404040"/>
                <w:lang w:val="en-GB"/>
              </w:rPr>
              <w:t>East</w:t>
            </w:r>
            <w:r w:rsidR="00FA46C7" w:rsidRPr="1BC59E09">
              <w:rPr>
                <w:rFonts w:cs="Calibri"/>
                <w:color w:val="404040"/>
                <w:lang w:val="en-GB"/>
              </w:rPr>
              <w:t xml:space="preserve"> #1</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53F16A4"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C14</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0548112" w14:textId="0EEAFB90"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 xml:space="preserve">Supply &amp; Installation ‐ Laundry Equipment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4A4989E8" w14:textId="77777777" w:rsidTr="0694C631">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4BD6D5D" w14:textId="77777777" w:rsidR="000F103E" w:rsidRPr="000B427B" w:rsidRDefault="000F103E" w:rsidP="00425594">
            <w:pPr>
              <w:ind w:left="0"/>
              <w:jc w:val="left"/>
              <w:rPr>
                <w:bCs w:val="0"/>
              </w:rPr>
            </w:pPr>
            <w:r>
              <w:rPr>
                <w:bCs w:val="0"/>
              </w:rPr>
              <w:t>F06</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219573C" w14:textId="56200AF7" w:rsidR="000F103E" w:rsidRPr="00746D26"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 xml:space="preserve">Framework Agreement – Operator Supplies and Equipment (OS&amp;E) ‐ </w:t>
            </w:r>
            <w:r w:rsidRPr="00CF09F3">
              <w:rPr>
                <w:rFonts w:cs="Calibri"/>
                <w:color w:val="404040"/>
                <w:szCs w:val="18"/>
                <w:lang w:val="en-GB"/>
              </w:rPr>
              <w:t xml:space="preserve">Hotel </w:t>
            </w:r>
            <w:r w:rsidR="00FA46C7">
              <w:rPr>
                <w:rFonts w:cs="Calibri"/>
                <w:color w:val="404040"/>
                <w:lang w:val="en-GB"/>
              </w:rPr>
              <w:t>East</w:t>
            </w:r>
            <w:r w:rsidR="00FA46C7" w:rsidRPr="1BC59E09">
              <w:rPr>
                <w:rFonts w:cs="Calibri"/>
                <w:color w:val="404040"/>
                <w:lang w:val="en-GB"/>
              </w:rPr>
              <w:t xml:space="preserve"> #1</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1347974" w14:textId="77777777" w:rsidR="000F103E" w:rsidRPr="000B427B"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C15</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5243D1E" w14:textId="7A226D19" w:rsidR="000F103E" w:rsidRPr="00E76BA9"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 xml:space="preserve">Supply &amp; Installation ‐ Lifts and Vertical Transportation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2122D214" w14:textId="77777777" w:rsidTr="0694C63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23C533D" w14:textId="77777777" w:rsidR="000F103E" w:rsidRPr="000B427B" w:rsidRDefault="000F103E" w:rsidP="00425594">
            <w:pPr>
              <w:ind w:left="0"/>
              <w:jc w:val="left"/>
              <w:rPr>
                <w:bCs w:val="0"/>
              </w:rPr>
            </w:pPr>
            <w:r>
              <w:rPr>
                <w:bCs w:val="0"/>
              </w:rPr>
              <w:t>F07</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F520959" w14:textId="1FCB9363" w:rsidR="000F103E" w:rsidRPr="00746D26"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 xml:space="preserve">Sustainability (FA) ‐ </w:t>
            </w:r>
            <w:r w:rsidRPr="00CF09F3">
              <w:rPr>
                <w:rFonts w:cs="Calibri"/>
                <w:color w:val="404040"/>
                <w:szCs w:val="18"/>
                <w:lang w:val="en-GB"/>
              </w:rPr>
              <w:t xml:space="preserve">Hotel </w:t>
            </w:r>
            <w:r w:rsidR="00FA46C7">
              <w:rPr>
                <w:rFonts w:cs="Calibri"/>
                <w:color w:val="404040"/>
                <w:lang w:val="en-GB"/>
              </w:rPr>
              <w:t>East</w:t>
            </w:r>
            <w:r w:rsidR="00FA46C7" w:rsidRPr="1BC59E09">
              <w:rPr>
                <w:rFonts w:cs="Calibri"/>
                <w:color w:val="404040"/>
                <w:lang w:val="en-GB"/>
              </w:rPr>
              <w:t xml:space="preserve"> #1</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3D9265"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C16</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A260F38" w14:textId="4A21CCAE"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 xml:space="preserve">Supply &amp; Installation ‐ OS&amp;E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1628EC2F" w14:textId="77777777" w:rsidTr="0694C631">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FE2111F" w14:textId="77777777" w:rsidR="000F103E" w:rsidRPr="000B427B" w:rsidRDefault="000F103E" w:rsidP="00425594">
            <w:pPr>
              <w:ind w:left="0"/>
              <w:jc w:val="left"/>
              <w:rPr>
                <w:bCs w:val="0"/>
              </w:rPr>
            </w:pPr>
            <w:r>
              <w:rPr>
                <w:bCs w:val="0"/>
              </w:rPr>
              <w:t>F08</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EB7B385" w14:textId="0EC9A8CF" w:rsidR="000F103E" w:rsidRPr="00746D26"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 xml:space="preserve">Vertical Transportation (FA) ‐ </w:t>
            </w:r>
            <w:r w:rsidRPr="00CF09F3">
              <w:rPr>
                <w:rFonts w:cs="Calibri"/>
                <w:color w:val="404040"/>
                <w:szCs w:val="18"/>
                <w:lang w:val="en-GB"/>
              </w:rPr>
              <w:t xml:space="preserve">Hotel </w:t>
            </w:r>
            <w:r w:rsidR="00FA46C7">
              <w:rPr>
                <w:rFonts w:cs="Calibri"/>
                <w:color w:val="404040"/>
                <w:lang w:val="en-GB"/>
              </w:rPr>
              <w:t>East</w:t>
            </w:r>
            <w:r w:rsidR="00FA46C7" w:rsidRPr="1BC59E09">
              <w:rPr>
                <w:rFonts w:cs="Calibri"/>
                <w:color w:val="404040"/>
                <w:lang w:val="en-GB"/>
              </w:rPr>
              <w:t xml:space="preserve"> #1</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86EC650" w14:textId="77777777" w:rsidR="000F103E" w:rsidRPr="000B427B"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C17</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CBAD277" w14:textId="2F795135" w:rsidR="000F103E" w:rsidRPr="00E76BA9"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 xml:space="preserve">Supply &amp; Installation ‐ Signage and Wayfinding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2FBACEC3" w14:textId="77777777" w:rsidTr="0694C63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AF98F75" w14:textId="77777777" w:rsidR="000F103E" w:rsidRPr="000B427B" w:rsidRDefault="000F103E" w:rsidP="00425594">
            <w:pPr>
              <w:ind w:left="0"/>
              <w:jc w:val="left"/>
              <w:rPr>
                <w:bCs w:val="0"/>
              </w:rPr>
            </w:pPr>
            <w:r>
              <w:rPr>
                <w:bCs w:val="0"/>
              </w:rPr>
              <w:t>F09</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30140D1" w14:textId="60EF4D85" w:rsidR="000F103E" w:rsidRPr="00746D26"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 xml:space="preserve">Framework Agreement – Wind Tunnelling ‐ </w:t>
            </w:r>
            <w:r w:rsidRPr="00CF09F3">
              <w:rPr>
                <w:rFonts w:cs="Calibri"/>
                <w:color w:val="404040"/>
                <w:szCs w:val="18"/>
                <w:lang w:val="en-GB"/>
              </w:rPr>
              <w:t xml:space="preserve">Hotel </w:t>
            </w:r>
            <w:r w:rsidR="00FA46C7">
              <w:rPr>
                <w:rFonts w:cs="Calibri"/>
                <w:color w:val="404040"/>
                <w:lang w:val="en-GB"/>
              </w:rPr>
              <w:t>East</w:t>
            </w:r>
            <w:r w:rsidR="00FA46C7" w:rsidRPr="1BC59E09">
              <w:rPr>
                <w:rFonts w:cs="Calibri"/>
                <w:color w:val="404040"/>
                <w:lang w:val="en-GB"/>
              </w:rPr>
              <w:t xml:space="preserve"> #1</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2204614"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C18</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B2D30EE" w14:textId="649E1CBC"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 xml:space="preserve">Supply &amp; Installation ‐ Special Lighting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420DBC2A" w14:textId="77777777" w:rsidTr="0694C631">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C9AE070" w14:textId="77777777" w:rsidR="000F103E" w:rsidRPr="000B427B" w:rsidRDefault="000F103E" w:rsidP="00425594">
            <w:pPr>
              <w:ind w:left="0"/>
              <w:jc w:val="left"/>
              <w:rPr>
                <w:bCs w:val="0"/>
              </w:rPr>
            </w:pPr>
            <w:r>
              <w:rPr>
                <w:bCs w:val="0"/>
              </w:rPr>
              <w:t>F10</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CA0FB1C" w14:textId="261B0CD2" w:rsidR="000F103E" w:rsidRPr="00746D26"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 xml:space="preserve">Survey Works ‐ Bathymetric/Topo/Geotech (FA) ‐ </w:t>
            </w:r>
            <w:r w:rsidRPr="00CF09F3">
              <w:rPr>
                <w:rFonts w:cs="Calibri"/>
                <w:color w:val="404040"/>
                <w:szCs w:val="18"/>
                <w:lang w:val="en-GB"/>
              </w:rPr>
              <w:t xml:space="preserve">Hotel </w:t>
            </w:r>
            <w:r w:rsidR="00FA46C7">
              <w:rPr>
                <w:rFonts w:cs="Calibri"/>
                <w:color w:val="404040"/>
                <w:lang w:val="en-GB"/>
              </w:rPr>
              <w:t>East</w:t>
            </w:r>
            <w:r w:rsidR="00FA46C7" w:rsidRPr="1BC59E09">
              <w:rPr>
                <w:rFonts w:cs="Calibri"/>
                <w:color w:val="404040"/>
                <w:lang w:val="en-GB"/>
              </w:rPr>
              <w:t xml:space="preserve"> #1</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6CE3384" w14:textId="77777777" w:rsidR="000F103E" w:rsidRPr="000B427B"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C19</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F9B40B2" w14:textId="761EB15C" w:rsidR="000F103E" w:rsidRPr="00E76BA9"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 xml:space="preserve">Supply &amp; Installation ‐ Special Theming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47716557" w14:textId="77777777" w:rsidTr="0694C63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3F86662" w14:textId="77777777" w:rsidR="000F103E" w:rsidRPr="000B427B" w:rsidRDefault="000F103E" w:rsidP="00425594">
            <w:pPr>
              <w:ind w:left="0"/>
              <w:jc w:val="left"/>
              <w:rPr>
                <w:bCs w:val="0"/>
              </w:rPr>
            </w:pPr>
            <w:r>
              <w:rPr>
                <w:bCs w:val="0"/>
              </w:rPr>
              <w:t>F11</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B7C9040" w14:textId="1C2FA1C4" w:rsidR="000F103E" w:rsidRPr="00746D26"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 xml:space="preserve">Framework Agreement – Independent Commissioning Agent ‐ </w:t>
            </w:r>
            <w:r w:rsidRPr="00CF09F3">
              <w:rPr>
                <w:rFonts w:cs="Calibri"/>
                <w:color w:val="404040"/>
                <w:szCs w:val="18"/>
                <w:lang w:val="en-GB"/>
              </w:rPr>
              <w:t xml:space="preserve">Hotel </w:t>
            </w:r>
            <w:r w:rsidR="00FA46C7">
              <w:rPr>
                <w:rFonts w:cs="Calibri"/>
                <w:color w:val="404040"/>
                <w:lang w:val="en-GB"/>
              </w:rPr>
              <w:t>East</w:t>
            </w:r>
            <w:r w:rsidR="00FA46C7" w:rsidRPr="1BC59E09">
              <w:rPr>
                <w:rFonts w:cs="Calibri"/>
                <w:color w:val="404040"/>
                <w:lang w:val="en-GB"/>
              </w:rPr>
              <w:t xml:space="preserve"> #1</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4B6A823"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C20</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E5D2C18" w14:textId="5FEDF151"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 xml:space="preserve">Supply &amp; Installation ‐ Specialized Access System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7F541B19" w14:textId="77777777" w:rsidTr="0694C631">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449A587" w14:textId="77777777" w:rsidR="000F103E" w:rsidRPr="000B427B" w:rsidRDefault="000F103E" w:rsidP="00425594">
            <w:pPr>
              <w:ind w:left="0"/>
              <w:jc w:val="left"/>
              <w:rPr>
                <w:bCs w:val="0"/>
              </w:rPr>
            </w:pPr>
            <w:r w:rsidRPr="000B427B">
              <w:rPr>
                <w:bCs w:val="0"/>
              </w:rPr>
              <w:t>F</w:t>
            </w:r>
            <w:r>
              <w:rPr>
                <w:bCs w:val="0"/>
              </w:rPr>
              <w:t>12</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8600D99" w14:textId="77777777" w:rsidR="000F103E" w:rsidRPr="00250BE1" w:rsidRDefault="000F103E" w:rsidP="00425594">
            <w:pPr>
              <w:autoSpaceDE w:val="0"/>
              <w:autoSpaceDN w:val="0"/>
              <w:adjustRightInd w:val="0"/>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00250BE1">
              <w:rPr>
                <w:rFonts w:cs="Calibri"/>
                <w:color w:val="404040"/>
                <w:szCs w:val="18"/>
                <w:lang w:val="en-GB"/>
              </w:rPr>
              <w:t>Framework Agreement – O&amp;M Technical Author, Testing Agency/Handover &amp;</w:t>
            </w:r>
          </w:p>
          <w:p w14:paraId="17F69375" w14:textId="47213612" w:rsidR="000F103E" w:rsidRPr="00746D26"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 xml:space="preserve">Commissioning Consultant ‐ </w:t>
            </w:r>
            <w:r w:rsidRPr="00CF09F3">
              <w:rPr>
                <w:rFonts w:cs="Calibri"/>
                <w:color w:val="404040"/>
                <w:szCs w:val="18"/>
                <w:lang w:val="en-GB"/>
              </w:rPr>
              <w:t xml:space="preserve">Hotel </w:t>
            </w:r>
            <w:r w:rsidR="00FA46C7">
              <w:rPr>
                <w:rFonts w:cs="Calibri"/>
                <w:color w:val="404040"/>
                <w:lang w:val="en-GB"/>
              </w:rPr>
              <w:t>East</w:t>
            </w:r>
            <w:r w:rsidR="00FA46C7" w:rsidRPr="1BC59E09">
              <w:rPr>
                <w:rFonts w:cs="Calibri"/>
                <w:color w:val="404040"/>
                <w:lang w:val="en-GB"/>
              </w:rPr>
              <w:t xml:space="preserve"> #1</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83A021" w14:textId="77777777" w:rsidR="000F103E" w:rsidRPr="000B427B"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C21</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9A30DC4" w14:textId="7E8386E3" w:rsidR="000F103E" w:rsidRPr="00E76BA9"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 xml:space="preserve">Supply &amp; Installation ‐ Stone Works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37217D7E" w14:textId="77777777" w:rsidTr="0694C63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bottom"/>
          </w:tcPr>
          <w:p w14:paraId="58A09ADF" w14:textId="77777777" w:rsidR="000F103E" w:rsidRPr="000B427B" w:rsidRDefault="000F103E" w:rsidP="00425594">
            <w:pPr>
              <w:ind w:left="0"/>
              <w:jc w:val="left"/>
              <w:rPr>
                <w:bCs w:val="0"/>
              </w:rPr>
            </w:pPr>
            <w:r>
              <w:rPr>
                <w:bCs w:val="0"/>
              </w:rPr>
              <w:lastRenderedPageBreak/>
              <w:t>F13</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462428B" w14:textId="70D8542A" w:rsidR="000F103E" w:rsidRPr="00746D26"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 xml:space="preserve">Framework Agreement – Spa &amp; Wellness ‐ </w:t>
            </w:r>
            <w:r w:rsidRPr="00CF09F3">
              <w:rPr>
                <w:rFonts w:cs="Calibri"/>
                <w:color w:val="404040"/>
                <w:szCs w:val="18"/>
                <w:lang w:val="en-GB"/>
              </w:rPr>
              <w:t xml:space="preserve">Hotel </w:t>
            </w:r>
            <w:r w:rsidR="00FA46C7">
              <w:rPr>
                <w:rFonts w:cs="Calibri"/>
                <w:color w:val="404040"/>
                <w:lang w:val="en-GB"/>
              </w:rPr>
              <w:t>East</w:t>
            </w:r>
            <w:r w:rsidR="00FA46C7" w:rsidRPr="1BC59E09">
              <w:rPr>
                <w:rFonts w:cs="Calibri"/>
                <w:color w:val="404040"/>
                <w:lang w:val="en-GB"/>
              </w:rPr>
              <w:t xml:space="preserve"> #1</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89F86B1"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C23</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AFF16FB" w14:textId="4F36B683"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 xml:space="preserve">Construction Works ‐ Landscaping &amp; Irrigation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3979535E" w14:textId="77777777" w:rsidTr="0694C631">
        <w:trPr>
          <w:trHeight w:val="302"/>
        </w:trPr>
        <w:tc>
          <w:tcPr>
            <w:cnfStyle w:val="001000000000" w:firstRow="0" w:lastRow="0" w:firstColumn="1" w:lastColumn="0" w:oddVBand="0" w:evenVBand="0" w:oddHBand="0" w:evenHBand="0" w:firstRowFirstColumn="0" w:firstRowLastColumn="0" w:lastRowFirstColumn="0" w:lastRowLastColumn="0"/>
            <w:tcW w:w="4770"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bottom"/>
          </w:tcPr>
          <w:p w14:paraId="1AD80A3E" w14:textId="77777777" w:rsidR="000F103E" w:rsidRPr="009D548D" w:rsidRDefault="000F103E" w:rsidP="00425594">
            <w:pPr>
              <w:ind w:left="0"/>
              <w:jc w:val="left"/>
              <w:rPr>
                <w:rFonts w:cs="Calibri"/>
                <w:color w:val="404040"/>
                <w:szCs w:val="18"/>
                <w:lang w:val="en-GB"/>
              </w:rPr>
            </w:pPr>
            <w:r w:rsidRPr="009D548D">
              <w:t>Construction</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D0D9A3A" w14:textId="77777777" w:rsidR="000F103E"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C24</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DE29BA1" w14:textId="49F16089" w:rsidR="000F103E" w:rsidRPr="00E76BA9" w:rsidRDefault="000F103E" w:rsidP="00425594">
            <w:pPr>
              <w:ind w:left="0"/>
              <w:jc w:val="left"/>
              <w:cnfStyle w:val="000000000000" w:firstRow="0" w:lastRow="0" w:firstColumn="0" w:lastColumn="0" w:oddVBand="0" w:evenVBand="0" w:oddHBand="0" w:evenHBand="0" w:firstRowFirstColumn="0" w:firstRowLastColumn="0" w:lastRowFirstColumn="0" w:lastRowLastColumn="0"/>
              <w:rPr>
                <w:szCs w:val="18"/>
              </w:rPr>
            </w:pPr>
            <w:r w:rsidRPr="00250BE1">
              <w:rPr>
                <w:rFonts w:cs="Calibri"/>
                <w:color w:val="404040"/>
                <w:szCs w:val="18"/>
                <w:lang w:val="en-GB"/>
              </w:rPr>
              <w:t xml:space="preserve">Construction Works ‐ Swimming Pool, Spa, Water Feature, and Gym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2363F720" w14:textId="77777777" w:rsidTr="0694C63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E801BDB" w14:textId="77777777" w:rsidR="000F103E" w:rsidRPr="009D548D" w:rsidRDefault="000F103E" w:rsidP="00425594">
            <w:pPr>
              <w:ind w:left="0"/>
              <w:jc w:val="left"/>
              <w:rPr>
                <w:bCs w:val="0"/>
              </w:rPr>
            </w:pPr>
            <w:r w:rsidRPr="009D548D">
              <w:t>C01</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3B9912E" w14:textId="1F9272B9" w:rsidR="000F103E" w:rsidRPr="0046422D" w:rsidRDefault="000F103E" w:rsidP="00425594">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lang w:val="en-GB"/>
              </w:rPr>
            </w:pPr>
            <w:r w:rsidRPr="00250BE1">
              <w:rPr>
                <w:rFonts w:cs="Calibri"/>
                <w:color w:val="404040"/>
                <w:szCs w:val="18"/>
                <w:lang w:val="en-GB"/>
              </w:rPr>
              <w:t xml:space="preserve">Enabling Works ‐ Hotel </w:t>
            </w:r>
            <w:r w:rsidR="00FA46C7">
              <w:rPr>
                <w:rFonts w:cs="Calibri"/>
                <w:color w:val="404040"/>
                <w:lang w:val="en-GB"/>
              </w:rPr>
              <w:t>East</w:t>
            </w:r>
            <w:r w:rsidR="00FA46C7" w:rsidRPr="1BC59E09">
              <w:rPr>
                <w:rFonts w:cs="Calibri"/>
                <w:color w:val="404040"/>
                <w:lang w:val="en-GB"/>
              </w:rPr>
              <w:t xml:space="preserve"> #1</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03457C" w14:textId="77777777"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szCs w:val="18"/>
              </w:rPr>
            </w:pPr>
            <w:r w:rsidRPr="00E76BA9">
              <w:rPr>
                <w:b/>
                <w:szCs w:val="18"/>
              </w:rPr>
              <w:t>C26</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58D9399" w14:textId="456609DB"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 xml:space="preserve">Construction Works ‐ Beach Beautification ‐ Hotel </w:t>
            </w:r>
            <w:r w:rsidR="00FA46C7">
              <w:rPr>
                <w:rFonts w:cs="Calibri"/>
                <w:color w:val="404040"/>
                <w:lang w:val="en-GB"/>
              </w:rPr>
              <w:t>East</w:t>
            </w:r>
            <w:r w:rsidR="00FA46C7" w:rsidRPr="1BC59E09">
              <w:rPr>
                <w:rFonts w:cs="Calibri"/>
                <w:color w:val="404040"/>
                <w:lang w:val="en-GB"/>
              </w:rPr>
              <w:t xml:space="preserve"> #1</w:t>
            </w:r>
          </w:p>
        </w:tc>
      </w:tr>
      <w:tr w:rsidR="000F103E" w:rsidRPr="00C300A7" w14:paraId="75D31DC6" w14:textId="77777777" w:rsidTr="0694C631">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D0C5659" w14:textId="77777777" w:rsidR="000F103E" w:rsidRPr="009D548D" w:rsidRDefault="000F103E" w:rsidP="00425594">
            <w:pPr>
              <w:ind w:left="0"/>
              <w:jc w:val="left"/>
              <w:rPr>
                <w:bCs w:val="0"/>
              </w:rPr>
            </w:pPr>
            <w:r w:rsidRPr="009D548D">
              <w:t>C02</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D59785C" w14:textId="77777777" w:rsidR="000F103E" w:rsidRPr="00250BE1" w:rsidRDefault="000F103E" w:rsidP="00425594">
            <w:pPr>
              <w:autoSpaceDE w:val="0"/>
              <w:autoSpaceDN w:val="0"/>
              <w:adjustRightInd w:val="0"/>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00250BE1">
              <w:rPr>
                <w:rFonts w:cs="Calibri"/>
                <w:color w:val="404040"/>
                <w:szCs w:val="18"/>
                <w:lang w:val="en-GB"/>
              </w:rPr>
              <w:t>Construction Works ‐ Structural Concrete, Piling, Foundation, and Dewatering ‐</w:t>
            </w:r>
          </w:p>
          <w:p w14:paraId="1C6B4E12" w14:textId="763E7BF6" w:rsidR="000F103E" w:rsidRPr="0046422D" w:rsidRDefault="000F103E" w:rsidP="00425594">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00250BE1">
              <w:rPr>
                <w:rFonts w:cs="Calibri"/>
                <w:color w:val="404040"/>
                <w:szCs w:val="18"/>
                <w:lang w:val="en-GB"/>
              </w:rPr>
              <w:t xml:space="preserve">Hotel </w:t>
            </w:r>
            <w:r w:rsidR="00FA46C7">
              <w:rPr>
                <w:rFonts w:cs="Calibri"/>
                <w:color w:val="404040"/>
                <w:lang w:val="en-GB"/>
              </w:rPr>
              <w:t>East</w:t>
            </w:r>
            <w:r w:rsidR="00FA46C7" w:rsidRPr="1BC59E09">
              <w:rPr>
                <w:rFonts w:cs="Calibri"/>
                <w:color w:val="404040"/>
                <w:lang w:val="en-GB"/>
              </w:rPr>
              <w:t xml:space="preserve"> #1</w:t>
            </w:r>
          </w:p>
        </w:tc>
        <w:tc>
          <w:tcPr>
            <w:tcW w:w="4770"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B9ECAB3" w14:textId="77777777" w:rsidR="000F103E" w:rsidRPr="00250BE1"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szCs w:val="18"/>
              </w:rPr>
            </w:pPr>
            <w:r w:rsidRPr="00250BE1">
              <w:rPr>
                <w:b/>
                <w:szCs w:val="18"/>
              </w:rPr>
              <w:t>Operations</w:t>
            </w:r>
          </w:p>
        </w:tc>
      </w:tr>
      <w:tr w:rsidR="000F103E" w:rsidRPr="00C300A7" w14:paraId="345A131D" w14:textId="77777777" w:rsidTr="0694C63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F2A3296" w14:textId="77777777" w:rsidR="000F103E" w:rsidRPr="009D548D" w:rsidRDefault="000F103E" w:rsidP="00425594">
            <w:pPr>
              <w:ind w:left="0"/>
              <w:jc w:val="left"/>
              <w:rPr>
                <w:bCs w:val="0"/>
              </w:rPr>
            </w:pPr>
            <w:r w:rsidRPr="009D548D">
              <w:t>C03</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0E36F7F" w14:textId="2A958A94" w:rsidR="000F103E" w:rsidRPr="0046422D" w:rsidRDefault="000F103E" w:rsidP="00425594">
            <w:pPr>
              <w:ind w:left="0"/>
              <w:jc w:val="left"/>
              <w:cnfStyle w:val="000000100000" w:firstRow="0" w:lastRow="0" w:firstColumn="0" w:lastColumn="0" w:oddVBand="0" w:evenVBand="0" w:oddHBand="1" w:evenHBand="0" w:firstRowFirstColumn="0" w:firstRowLastColumn="0" w:lastRowFirstColumn="0" w:lastRowLastColumn="0"/>
              <w:rPr>
                <w:rFonts w:cs="Calibri"/>
                <w:color w:val="404040"/>
                <w:szCs w:val="18"/>
                <w:lang w:val="en-GB"/>
              </w:rPr>
            </w:pPr>
            <w:r w:rsidRPr="00250BE1">
              <w:rPr>
                <w:rFonts w:cs="Calibri"/>
                <w:color w:val="404040"/>
                <w:szCs w:val="18"/>
                <w:lang w:val="en-GB"/>
              </w:rPr>
              <w:t xml:space="preserve">Construction Works ‐ Structural Steel ‐ Hotel </w:t>
            </w:r>
            <w:r w:rsidR="00FA46C7">
              <w:rPr>
                <w:rFonts w:cs="Calibri"/>
                <w:color w:val="404040"/>
                <w:lang w:val="en-GB"/>
              </w:rPr>
              <w:t>East</w:t>
            </w:r>
            <w:r w:rsidR="00FA46C7" w:rsidRPr="1BC59E09">
              <w:rPr>
                <w:rFonts w:cs="Calibri"/>
                <w:color w:val="404040"/>
                <w:lang w:val="en-GB"/>
              </w:rPr>
              <w:t xml:space="preserve"> #1</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0392E28" w14:textId="77777777"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szCs w:val="18"/>
              </w:rPr>
            </w:pPr>
            <w:r w:rsidRPr="00E76BA9">
              <w:rPr>
                <w:b/>
                <w:szCs w:val="18"/>
              </w:rPr>
              <w:t>O01</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CAC9842" w14:textId="4EA3E846"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szCs w:val="18"/>
              </w:rPr>
            </w:pPr>
            <w:r w:rsidRPr="00250BE1">
              <w:rPr>
                <w:rFonts w:cs="Calibri"/>
                <w:color w:val="404040"/>
                <w:szCs w:val="18"/>
                <w:lang w:val="en-GB"/>
              </w:rPr>
              <w:t xml:space="preserve">Operation Services ‐ Hotel </w:t>
            </w:r>
            <w:r w:rsidR="00FA46C7">
              <w:rPr>
                <w:rFonts w:cs="Calibri"/>
                <w:color w:val="404040"/>
                <w:lang w:val="en-GB"/>
              </w:rPr>
              <w:t>East</w:t>
            </w:r>
            <w:r w:rsidR="00FA46C7" w:rsidRPr="1BC59E09">
              <w:rPr>
                <w:rFonts w:cs="Calibri"/>
                <w:color w:val="404040"/>
                <w:lang w:val="en-GB"/>
              </w:rPr>
              <w:t xml:space="preserve"> #1</w:t>
            </w:r>
          </w:p>
        </w:tc>
      </w:tr>
    </w:tbl>
    <w:p w14:paraId="7E9C122D" w14:textId="250D1688" w:rsidR="000F103E" w:rsidRDefault="000F103E" w:rsidP="000F103E">
      <w:pPr>
        <w:rPr>
          <w:b/>
        </w:rPr>
      </w:pPr>
    </w:p>
    <w:p w14:paraId="447255F6" w14:textId="77777777" w:rsidR="000F103E" w:rsidRDefault="000F103E" w:rsidP="000F103E">
      <w:pPr>
        <w:rPr>
          <w:b/>
        </w:rPr>
      </w:pPr>
      <w:bookmarkStart w:id="89" w:name="_Toc7370727"/>
      <w:r w:rsidRPr="00250BE1">
        <w:rPr>
          <w:b/>
        </w:rPr>
        <w:t>Document Revision</w:t>
      </w:r>
      <w:bookmarkEnd w:id="89"/>
    </w:p>
    <w:p w14:paraId="7158A3E4" w14:textId="605373E0" w:rsidR="000F103E" w:rsidRDefault="000F103E" w:rsidP="000F103E">
      <w:r>
        <w:t xml:space="preserve">An alphabetic code that represents the revision of the drawing at each Project Stage. </w:t>
      </w:r>
    </w:p>
    <w:p w14:paraId="09FF4A15" w14:textId="77777777" w:rsidR="003C267E" w:rsidRPr="004A22A8" w:rsidRDefault="003C267E" w:rsidP="003C267E">
      <w:r w:rsidRPr="001731C8">
        <w:rPr>
          <w:rFonts w:hint="eastAsia"/>
        </w:rPr>
        <w:t>Refer to the Red Sea Naming Convention displayed in the PMIS Manual.</w:t>
      </w:r>
    </w:p>
    <w:p w14:paraId="5B81932C" w14:textId="217279A9" w:rsidR="00A83431" w:rsidRPr="003161B6" w:rsidRDefault="6194296E" w:rsidP="00984F53">
      <w:pPr>
        <w:pStyle w:val="Heading2"/>
      </w:pPr>
      <w:bookmarkStart w:id="90" w:name="_Toc87828932"/>
      <w:r>
        <w:t>Level / Location Naming</w:t>
      </w:r>
      <w:bookmarkEnd w:id="90"/>
    </w:p>
    <w:p w14:paraId="03BBCE7D" w14:textId="41B5B073" w:rsidR="00A83431" w:rsidRDefault="00A83431" w:rsidP="007F4E82">
      <w:r>
        <w:t>A two-character alphanumeric code that represents the level or story of the building.</w:t>
      </w:r>
    </w:p>
    <w:tbl>
      <w:tblPr>
        <w:tblStyle w:val="GridTable441"/>
        <w:tblW w:w="9576" w:type="dxa"/>
        <w:tblInd w:w="625" w:type="dxa"/>
        <w:tblLayout w:type="fixed"/>
        <w:tblLook w:val="04A0" w:firstRow="1" w:lastRow="0" w:firstColumn="1" w:lastColumn="0" w:noHBand="0" w:noVBand="1"/>
      </w:tblPr>
      <w:tblGrid>
        <w:gridCol w:w="889"/>
        <w:gridCol w:w="5285"/>
        <w:gridCol w:w="1875"/>
        <w:gridCol w:w="1527"/>
      </w:tblGrid>
      <w:tr w:rsidR="008F54B5" w:rsidRPr="00B340FD" w14:paraId="1953FA10" w14:textId="77777777" w:rsidTr="0E30EEDD">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348C3936" w14:textId="77777777" w:rsidR="008F54B5" w:rsidRPr="00F11BC9" w:rsidRDefault="008F54B5" w:rsidP="00772DD7">
            <w:pPr>
              <w:ind w:left="0"/>
              <w:jc w:val="left"/>
            </w:pPr>
            <w:bookmarkStart w:id="91" w:name="_Hlk69199736"/>
            <w:r w:rsidRPr="00FC114D">
              <w:rPr>
                <w:rFonts w:cstheme="minorHAnsi"/>
              </w:rPr>
              <w:t>Code</w:t>
            </w:r>
          </w:p>
        </w:tc>
        <w:tc>
          <w:tcPr>
            <w:tcW w:w="5285"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027BA03E" w14:textId="77777777" w:rsidR="008F54B5" w:rsidRPr="00F11BC9" w:rsidRDefault="008F54B5" w:rsidP="00772DD7">
            <w:pPr>
              <w:ind w:left="0"/>
              <w:jc w:val="left"/>
              <w:cnfStyle w:val="100000000000" w:firstRow="1" w:lastRow="0" w:firstColumn="0" w:lastColumn="0" w:oddVBand="0" w:evenVBand="0" w:oddHBand="0" w:evenHBand="0" w:firstRowFirstColumn="0" w:firstRowLastColumn="0" w:lastRowFirstColumn="0" w:lastRowLastColumn="0"/>
            </w:pPr>
            <w:r>
              <w:rPr>
                <w:rFonts w:cstheme="minorHAnsi"/>
              </w:rPr>
              <w:t>Description</w:t>
            </w:r>
          </w:p>
        </w:tc>
        <w:tc>
          <w:tcPr>
            <w:tcW w:w="1875"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5BBF12E9" w14:textId="77777777" w:rsidR="008F54B5" w:rsidRDefault="008F54B5" w:rsidP="00772DD7">
            <w:pPr>
              <w:ind w:left="0"/>
              <w:jc w:val="left"/>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Type</w:t>
            </w:r>
          </w:p>
        </w:tc>
        <w:tc>
          <w:tcPr>
            <w:tcW w:w="1527"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4C454AD0" w14:textId="0C1F2A61" w:rsidR="008F54B5" w:rsidRDefault="008F54B5" w:rsidP="0049028E">
            <w:pPr>
              <w:ind w:left="0"/>
              <w:jc w:val="cente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 xml:space="preserve">In use on </w:t>
            </w:r>
            <w:r w:rsidR="00027899">
              <w:rPr>
                <w:rFonts w:cstheme="minorHAnsi"/>
              </w:rPr>
              <w:t>HE1</w:t>
            </w:r>
          </w:p>
        </w:tc>
      </w:tr>
      <w:tr w:rsidR="008F54B5" w:rsidRPr="00B340FD" w14:paraId="4871E710" w14:textId="77777777" w:rsidTr="0E30EED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5ACEBE3" w14:textId="77777777" w:rsidR="008F54B5" w:rsidRPr="00C52162" w:rsidRDefault="008F54B5" w:rsidP="00772DD7">
            <w:pPr>
              <w:ind w:left="0"/>
              <w:jc w:val="left"/>
              <w:rPr>
                <w:b w:val="0"/>
                <w:i/>
              </w:rPr>
            </w:pPr>
            <w:r w:rsidRPr="00C52162">
              <w:rPr>
                <w:rFonts w:hint="eastAsia"/>
                <w:i/>
              </w:rPr>
              <w:t>ZZ</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5E24686" w14:textId="77777777" w:rsidR="008F54B5" w:rsidRPr="00C52162" w:rsidRDefault="008F54B5" w:rsidP="00772DD7">
            <w:pPr>
              <w:ind w:left="0"/>
              <w:jc w:val="left"/>
              <w:cnfStyle w:val="000000100000" w:firstRow="0" w:lastRow="0" w:firstColumn="0" w:lastColumn="0" w:oddVBand="0" w:evenVBand="0" w:oddHBand="1" w:evenHBand="0" w:firstRowFirstColumn="0" w:firstRowLastColumn="0" w:lastRowFirstColumn="0" w:lastRowLastColumn="0"/>
              <w:rPr>
                <w:bCs/>
                <w:i/>
              </w:rPr>
            </w:pPr>
            <w:r w:rsidRPr="00C52162">
              <w:rPr>
                <w:rFonts w:hint="eastAsia"/>
                <w:bCs/>
                <w:i/>
              </w:rPr>
              <w:t>Multiple Levels</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4B83B1A" w14:textId="77777777" w:rsidR="008F54B5" w:rsidRPr="00C52162" w:rsidRDefault="008F54B5" w:rsidP="00772DD7">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AC025AB" w14:textId="77777777" w:rsidR="008F54B5" w:rsidRPr="0049028E" w:rsidRDefault="008F54B5" w:rsidP="0049028E">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8F54B5" w:rsidRPr="00B340FD" w14:paraId="0BCD8B9E" w14:textId="77777777" w:rsidTr="0E30EEDD">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4BA37C3" w14:textId="77777777" w:rsidR="008F54B5" w:rsidRPr="00C52162" w:rsidRDefault="008F54B5" w:rsidP="00772DD7">
            <w:pPr>
              <w:ind w:left="0"/>
              <w:jc w:val="left"/>
              <w:rPr>
                <w:b w:val="0"/>
                <w:i/>
              </w:rPr>
            </w:pPr>
            <w:r w:rsidRPr="00C52162">
              <w:rPr>
                <w:rFonts w:hint="eastAsia"/>
                <w:i/>
              </w:rPr>
              <w:t>XX</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6FA23B6" w14:textId="77777777" w:rsidR="008F54B5" w:rsidRPr="00C52162" w:rsidRDefault="008F54B5" w:rsidP="00772DD7">
            <w:pPr>
              <w:ind w:left="0"/>
              <w:jc w:val="left"/>
              <w:cnfStyle w:val="000000000000" w:firstRow="0" w:lastRow="0" w:firstColumn="0" w:lastColumn="0" w:oddVBand="0" w:evenVBand="0" w:oddHBand="0" w:evenHBand="0" w:firstRowFirstColumn="0" w:firstRowLastColumn="0" w:lastRowFirstColumn="0" w:lastRowLastColumn="0"/>
              <w:rPr>
                <w:i/>
              </w:rPr>
            </w:pPr>
            <w:r w:rsidRPr="00C52162">
              <w:rPr>
                <w:rFonts w:hint="eastAsia"/>
                <w:i/>
              </w:rPr>
              <w:t>No Level Applicable</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538B7DC" w14:textId="77777777" w:rsidR="008F54B5" w:rsidRPr="00C52162" w:rsidRDefault="008F54B5" w:rsidP="00772DD7">
            <w:pPr>
              <w:ind w:left="0"/>
              <w:jc w:val="left"/>
              <w:cnfStyle w:val="000000000000" w:firstRow="0" w:lastRow="0" w:firstColumn="0" w:lastColumn="0" w:oddVBand="0" w:evenVBand="0" w:oddHBand="0" w:evenHBand="0" w:firstRowFirstColumn="0" w:firstRowLastColumn="0" w:lastRowFirstColumn="0" w:lastRowLastColumn="0"/>
              <w:rPr>
                <w:i/>
              </w:rPr>
            </w:pPr>
            <w:r w:rsidRPr="003458D1">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BF25C59" w14:textId="77777777" w:rsidR="008F54B5" w:rsidRPr="0049028E" w:rsidRDefault="008F54B5" w:rsidP="0049028E">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8F54B5" w:rsidRPr="00B340FD" w14:paraId="1B06176B" w14:textId="77777777" w:rsidTr="0E30EED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771D23C" w14:textId="77777777" w:rsidR="008F54B5" w:rsidRPr="00C52162" w:rsidRDefault="008F54B5" w:rsidP="00772DD7">
            <w:pPr>
              <w:ind w:left="0"/>
              <w:jc w:val="left"/>
              <w:rPr>
                <w:b w:val="0"/>
                <w:i/>
              </w:rPr>
            </w:pPr>
            <w:r w:rsidRPr="00C52162">
              <w:rPr>
                <w:rFonts w:hint="eastAsia"/>
                <w:i/>
              </w:rPr>
              <w:t>00</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49B3D96" w14:textId="77777777" w:rsidR="008F54B5" w:rsidRPr="00C52162" w:rsidRDefault="008F54B5" w:rsidP="00772DD7">
            <w:pPr>
              <w:ind w:left="0"/>
              <w:jc w:val="left"/>
              <w:cnfStyle w:val="000000100000" w:firstRow="0" w:lastRow="0" w:firstColumn="0" w:lastColumn="0" w:oddVBand="0" w:evenVBand="0" w:oddHBand="1" w:evenHBand="0" w:firstRowFirstColumn="0" w:firstRowLastColumn="0" w:lastRowFirstColumn="0" w:lastRowLastColumn="0"/>
              <w:rPr>
                <w:i/>
              </w:rPr>
            </w:pPr>
            <w:r w:rsidRPr="00C52162">
              <w:rPr>
                <w:rFonts w:hint="eastAsia"/>
                <w:i/>
              </w:rPr>
              <w:t>Base level of building (where GF is not appropriate)</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2966BA6" w14:textId="77777777" w:rsidR="008F54B5" w:rsidRPr="00C52162" w:rsidRDefault="008F54B5" w:rsidP="00772DD7">
            <w:pPr>
              <w:ind w:left="0"/>
              <w:jc w:val="left"/>
              <w:cnfStyle w:val="000000100000" w:firstRow="0" w:lastRow="0" w:firstColumn="0" w:lastColumn="0" w:oddVBand="0" w:evenVBand="0" w:oddHBand="1" w:evenHBand="0" w:firstRowFirstColumn="0" w:firstRowLastColumn="0" w:lastRowFirstColumn="0" w:lastRowLastColumn="0"/>
              <w:rPr>
                <w:i/>
              </w:rPr>
            </w:pPr>
            <w:r w:rsidRPr="003458D1">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FAC9611" w14:textId="77777777" w:rsidR="008F54B5" w:rsidRPr="0049028E" w:rsidRDefault="008F54B5" w:rsidP="0049028E">
            <w:pPr>
              <w:ind w:left="0"/>
              <w:jc w:val="center"/>
              <w:cnfStyle w:val="000000100000" w:firstRow="0" w:lastRow="0" w:firstColumn="0" w:lastColumn="0" w:oddVBand="0" w:evenVBand="0" w:oddHBand="1" w:evenHBand="0" w:firstRowFirstColumn="0" w:firstRowLastColumn="0" w:lastRowFirstColumn="0" w:lastRowLastColumn="0"/>
              <w:rPr>
                <w:bCs/>
                <w:iCs/>
              </w:rPr>
            </w:pPr>
            <w:r w:rsidRPr="007C3BE9">
              <w:rPr>
                <w:rFonts w:ascii="AkzidenzGroteskStd-Light" w:eastAsia="Times New Roman" w:hAnsi="AkzidenzGroteskStd-Light" w:cs="Times New Roman"/>
                <w:color w:val="000000"/>
                <w:szCs w:val="18"/>
                <w:lang w:val="en-GB" w:eastAsia="en-GB"/>
              </w:rPr>
              <w:t>√</w:t>
            </w:r>
          </w:p>
        </w:tc>
      </w:tr>
      <w:tr w:rsidR="008F54B5" w:rsidRPr="00B340FD" w14:paraId="3CA31DE5" w14:textId="77777777" w:rsidTr="0E30EEDD">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3BD267B" w14:textId="77777777" w:rsidR="008F54B5" w:rsidRPr="00C52162" w:rsidRDefault="008F54B5" w:rsidP="00772DD7">
            <w:pPr>
              <w:ind w:left="0"/>
              <w:jc w:val="left"/>
              <w:rPr>
                <w:b w:val="0"/>
                <w:i/>
              </w:rPr>
            </w:pPr>
            <w:r w:rsidRPr="00C52162">
              <w:rPr>
                <w:rFonts w:hint="eastAsia"/>
                <w:i/>
              </w:rPr>
              <w:t>01</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A7A28E2" w14:textId="77777777" w:rsidR="008F54B5" w:rsidRPr="00C52162" w:rsidRDefault="008F54B5" w:rsidP="00772DD7">
            <w:pPr>
              <w:ind w:left="0"/>
              <w:jc w:val="left"/>
              <w:cnfStyle w:val="000000000000" w:firstRow="0" w:lastRow="0" w:firstColumn="0" w:lastColumn="0" w:oddVBand="0" w:evenVBand="0" w:oddHBand="0" w:evenHBand="0" w:firstRowFirstColumn="0" w:firstRowLastColumn="0" w:lastRowFirstColumn="0" w:lastRowLastColumn="0"/>
              <w:rPr>
                <w:bCs/>
                <w:i/>
              </w:rPr>
            </w:pPr>
            <w:r w:rsidRPr="00C52162">
              <w:rPr>
                <w:rFonts w:hint="eastAsia"/>
                <w:bCs/>
                <w:i/>
              </w:rPr>
              <w:t xml:space="preserve">Level </w:t>
            </w:r>
            <w:r>
              <w:rPr>
                <w:bCs/>
                <w:i/>
              </w:rPr>
              <w:t>0</w:t>
            </w:r>
            <w:r w:rsidRPr="00C52162">
              <w:rPr>
                <w:rFonts w:hint="eastAsia"/>
                <w:bCs/>
                <w:i/>
              </w:rPr>
              <w:t>1</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B7F24AA" w14:textId="77777777" w:rsidR="008F54B5" w:rsidRPr="00C52162" w:rsidRDefault="008F54B5" w:rsidP="00772DD7">
            <w:pPr>
              <w:ind w:left="0"/>
              <w:jc w:val="left"/>
              <w:cnfStyle w:val="000000000000" w:firstRow="0" w:lastRow="0" w:firstColumn="0" w:lastColumn="0" w:oddVBand="0" w:evenVBand="0" w:oddHBand="0" w:evenHBand="0" w:firstRowFirstColumn="0" w:firstRowLastColumn="0" w:lastRowFirstColumn="0" w:lastRowLastColumn="0"/>
              <w:rPr>
                <w:bCs/>
                <w:i/>
              </w:rPr>
            </w:pPr>
            <w:r w:rsidRPr="003458D1">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7AE814C" w14:textId="77777777" w:rsidR="008F54B5" w:rsidRPr="0049028E" w:rsidRDefault="008F54B5" w:rsidP="0049028E">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8F54B5" w:rsidRPr="00B340FD" w14:paraId="7751EB2A" w14:textId="77777777" w:rsidTr="0E30EED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8BEB980" w14:textId="77777777" w:rsidR="008F54B5" w:rsidRPr="00C52162" w:rsidRDefault="008F54B5" w:rsidP="00772DD7">
            <w:pPr>
              <w:ind w:left="0"/>
              <w:jc w:val="left"/>
              <w:rPr>
                <w:i/>
              </w:rPr>
            </w:pPr>
            <w:r>
              <w:rPr>
                <w:i/>
              </w:rPr>
              <w:t>02</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7DF3F24" w14:textId="77777777" w:rsidR="008F54B5" w:rsidRPr="00C52162" w:rsidRDefault="008F54B5" w:rsidP="00772DD7">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Level 02</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A86012D" w14:textId="77777777" w:rsidR="008F54B5" w:rsidRPr="003458D1" w:rsidRDefault="008F54B5" w:rsidP="00772DD7">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1E7DE8F" w14:textId="77777777" w:rsidR="008F54B5" w:rsidRPr="0049028E" w:rsidRDefault="008F54B5" w:rsidP="0049028E">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8F54B5" w:rsidRPr="00B340FD" w14:paraId="05729B7E" w14:textId="77777777" w:rsidTr="0E30EEDD">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CB79495" w14:textId="77777777" w:rsidR="008F54B5" w:rsidRDefault="008F54B5" w:rsidP="00772DD7">
            <w:pPr>
              <w:ind w:left="0"/>
              <w:jc w:val="left"/>
              <w:rPr>
                <w:i/>
              </w:rPr>
            </w:pPr>
            <w:r>
              <w:rPr>
                <w:i/>
              </w:rPr>
              <w:t>03</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9CBE860" w14:textId="77777777" w:rsidR="008F54B5" w:rsidRDefault="008F54B5" w:rsidP="00772DD7">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 03</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E9E9952" w14:textId="77777777" w:rsidR="008F54B5" w:rsidRDefault="008F54B5" w:rsidP="00772DD7">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56CAE97" w14:textId="77777777" w:rsidR="008F54B5" w:rsidRPr="0049028E" w:rsidRDefault="008F54B5" w:rsidP="0049028E">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8F54B5" w:rsidRPr="00B340FD" w14:paraId="643C4B45" w14:textId="77777777" w:rsidTr="0E30EED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8C3F2F0" w14:textId="77777777" w:rsidR="008F54B5" w:rsidRPr="00DE2109" w:rsidRDefault="008F54B5" w:rsidP="00772DD7">
            <w:pPr>
              <w:ind w:left="0"/>
              <w:jc w:val="left"/>
              <w:rPr>
                <w:i/>
              </w:rPr>
            </w:pPr>
            <w:r w:rsidRPr="00C52162">
              <w:rPr>
                <w:rFonts w:hint="eastAsia"/>
                <w:i/>
              </w:rPr>
              <w:t>B1</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04BA393" w14:textId="77777777" w:rsidR="008F54B5" w:rsidRPr="00C52162" w:rsidRDefault="008F54B5" w:rsidP="00772DD7">
            <w:pPr>
              <w:ind w:left="0"/>
              <w:jc w:val="left"/>
              <w:cnfStyle w:val="000000100000" w:firstRow="0" w:lastRow="0" w:firstColumn="0" w:lastColumn="0" w:oddVBand="0" w:evenVBand="0" w:oddHBand="1" w:evenHBand="0" w:firstRowFirstColumn="0" w:firstRowLastColumn="0" w:lastRowFirstColumn="0" w:lastRowLastColumn="0"/>
              <w:rPr>
                <w:i/>
              </w:rPr>
            </w:pPr>
            <w:r w:rsidRPr="00C52162">
              <w:rPr>
                <w:rFonts w:hint="eastAsia"/>
                <w:i/>
              </w:rPr>
              <w:t>Basement 1</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0CF15B1" w14:textId="77777777" w:rsidR="008F54B5" w:rsidRPr="00C52162" w:rsidRDefault="008F54B5" w:rsidP="00772DD7">
            <w:pPr>
              <w:ind w:left="0"/>
              <w:jc w:val="left"/>
              <w:cnfStyle w:val="000000100000" w:firstRow="0" w:lastRow="0" w:firstColumn="0" w:lastColumn="0" w:oddVBand="0" w:evenVBand="0" w:oddHBand="1" w:evenHBand="0" w:firstRowFirstColumn="0" w:firstRowLastColumn="0" w:lastRowFirstColumn="0" w:lastRowLastColumn="0"/>
              <w:rPr>
                <w:i/>
              </w:rPr>
            </w:pPr>
            <w:r w:rsidRPr="003458D1">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3801899" w14:textId="77777777" w:rsidR="008F54B5" w:rsidRPr="0049028E" w:rsidRDefault="008F54B5" w:rsidP="0049028E">
            <w:pPr>
              <w:ind w:left="0"/>
              <w:jc w:val="center"/>
              <w:cnfStyle w:val="000000100000" w:firstRow="0" w:lastRow="0" w:firstColumn="0" w:lastColumn="0" w:oddVBand="0" w:evenVBand="0" w:oddHBand="1" w:evenHBand="0" w:firstRowFirstColumn="0" w:firstRowLastColumn="0" w:lastRowFirstColumn="0" w:lastRowLastColumn="0"/>
              <w:rPr>
                <w:bCs/>
                <w:iCs/>
              </w:rPr>
            </w:pPr>
            <w:r w:rsidRPr="007C3BE9">
              <w:rPr>
                <w:rFonts w:ascii="AkzidenzGroteskStd-Light" w:eastAsia="Times New Roman" w:hAnsi="AkzidenzGroteskStd-Light" w:cs="Times New Roman"/>
                <w:color w:val="000000"/>
                <w:szCs w:val="18"/>
                <w:lang w:val="en-GB" w:eastAsia="en-GB"/>
              </w:rPr>
              <w:t>√</w:t>
            </w:r>
          </w:p>
        </w:tc>
      </w:tr>
      <w:tr w:rsidR="008F54B5" w:rsidRPr="00B340FD" w14:paraId="3699BEFF" w14:textId="77777777" w:rsidTr="0E30EEDD">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8207DEA" w14:textId="77777777" w:rsidR="008F54B5" w:rsidRPr="00C52162" w:rsidRDefault="008F54B5" w:rsidP="00772DD7">
            <w:pPr>
              <w:ind w:left="0"/>
              <w:jc w:val="left"/>
              <w:rPr>
                <w:i/>
              </w:rPr>
            </w:pPr>
            <w:r>
              <w:rPr>
                <w:i/>
              </w:rPr>
              <w:t>B2</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18B70C6" w14:textId="77777777" w:rsidR="008F54B5" w:rsidRPr="00C52162" w:rsidRDefault="008F54B5" w:rsidP="00772DD7">
            <w:pPr>
              <w:ind w:left="0"/>
              <w:jc w:val="left"/>
              <w:cnfStyle w:val="000000000000" w:firstRow="0" w:lastRow="0" w:firstColumn="0" w:lastColumn="0" w:oddVBand="0" w:evenVBand="0" w:oddHBand="0" w:evenHBand="0" w:firstRowFirstColumn="0" w:firstRowLastColumn="0" w:lastRowFirstColumn="0" w:lastRowLastColumn="0"/>
              <w:rPr>
                <w:i/>
              </w:rPr>
            </w:pPr>
            <w:r>
              <w:rPr>
                <w:i/>
              </w:rPr>
              <w:t>Basement 2</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D720BA9" w14:textId="77777777" w:rsidR="008F54B5" w:rsidRPr="003458D1" w:rsidRDefault="008F54B5" w:rsidP="00772DD7">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B3620EC" w14:textId="77777777" w:rsidR="008F54B5" w:rsidRPr="0049028E" w:rsidRDefault="008F54B5" w:rsidP="0049028E">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8F54B5" w:rsidRPr="00B340FD" w14:paraId="79FCC2DB" w14:textId="77777777" w:rsidTr="0E30EED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3411E7E" w14:textId="77777777" w:rsidR="008F54B5" w:rsidRPr="00DE2109" w:rsidRDefault="008F54B5" w:rsidP="00772DD7">
            <w:pPr>
              <w:ind w:left="0"/>
              <w:jc w:val="left"/>
              <w:rPr>
                <w:i/>
              </w:rPr>
            </w:pPr>
            <w:r w:rsidRPr="00DE2109">
              <w:rPr>
                <w:i/>
              </w:rPr>
              <w:t>GF</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43BAA28" w14:textId="77777777" w:rsidR="008F54B5" w:rsidRPr="00DE2109" w:rsidRDefault="008F54B5" w:rsidP="00772DD7">
            <w:pPr>
              <w:ind w:left="0"/>
              <w:jc w:val="left"/>
              <w:cnfStyle w:val="000000100000" w:firstRow="0" w:lastRow="0" w:firstColumn="0" w:lastColumn="0" w:oddVBand="0" w:evenVBand="0" w:oddHBand="1" w:evenHBand="0" w:firstRowFirstColumn="0" w:firstRowLastColumn="0" w:lastRowFirstColumn="0" w:lastRowLastColumn="0"/>
              <w:rPr>
                <w:i/>
              </w:rPr>
            </w:pPr>
            <w:r w:rsidRPr="00DE2109">
              <w:rPr>
                <w:i/>
              </w:rPr>
              <w:t>Ground Floor Level</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FFB86F6" w14:textId="77777777" w:rsidR="008F54B5" w:rsidRPr="00DE2109" w:rsidRDefault="008F54B5" w:rsidP="00772DD7">
            <w:pPr>
              <w:ind w:left="0"/>
              <w:jc w:val="left"/>
              <w:cnfStyle w:val="000000100000" w:firstRow="0" w:lastRow="0" w:firstColumn="0" w:lastColumn="0" w:oddVBand="0" w:evenVBand="0" w:oddHBand="1" w:evenHBand="0" w:firstRowFirstColumn="0" w:firstRowLastColumn="0" w:lastRowFirstColumn="0" w:lastRowLastColumn="0"/>
              <w:rPr>
                <w:i/>
              </w:rPr>
            </w:pPr>
            <w:r w:rsidRPr="003458D1">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F7581AE" w14:textId="77777777" w:rsidR="008F54B5" w:rsidRPr="0049028E" w:rsidRDefault="008F54B5" w:rsidP="0049028E">
            <w:pPr>
              <w:ind w:left="0"/>
              <w:jc w:val="center"/>
              <w:cnfStyle w:val="000000100000" w:firstRow="0" w:lastRow="0" w:firstColumn="0" w:lastColumn="0" w:oddVBand="0" w:evenVBand="0" w:oddHBand="1" w:evenHBand="0" w:firstRowFirstColumn="0" w:firstRowLastColumn="0" w:lastRowFirstColumn="0" w:lastRowLastColumn="0"/>
              <w:rPr>
                <w:bCs/>
                <w:iCs/>
              </w:rPr>
            </w:pPr>
            <w:r w:rsidRPr="007C3BE9">
              <w:rPr>
                <w:rFonts w:ascii="AkzidenzGroteskStd-Light" w:eastAsia="Times New Roman" w:hAnsi="AkzidenzGroteskStd-Light" w:cs="Times New Roman"/>
                <w:color w:val="000000"/>
                <w:szCs w:val="18"/>
                <w:lang w:val="en-GB" w:eastAsia="en-GB"/>
              </w:rPr>
              <w:t>√</w:t>
            </w:r>
          </w:p>
        </w:tc>
      </w:tr>
      <w:tr w:rsidR="008F54B5" w:rsidRPr="00B340FD" w14:paraId="61208251" w14:textId="77777777" w:rsidTr="0E30EEDD">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0CC32CF" w14:textId="77777777" w:rsidR="008F54B5" w:rsidRPr="00DE2109" w:rsidRDefault="008F54B5" w:rsidP="00772DD7">
            <w:pPr>
              <w:ind w:left="0"/>
              <w:jc w:val="left"/>
              <w:rPr>
                <w:i/>
              </w:rPr>
            </w:pPr>
            <w:r w:rsidRPr="00DE2109">
              <w:rPr>
                <w:i/>
              </w:rPr>
              <w:t>RF</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4C614BA" w14:textId="77777777" w:rsidR="008F54B5" w:rsidRPr="00DE2109" w:rsidRDefault="008F54B5" w:rsidP="00772DD7">
            <w:pPr>
              <w:ind w:left="0"/>
              <w:jc w:val="left"/>
              <w:cnfStyle w:val="000000000000" w:firstRow="0" w:lastRow="0" w:firstColumn="0" w:lastColumn="0" w:oddVBand="0" w:evenVBand="0" w:oddHBand="0" w:evenHBand="0" w:firstRowFirstColumn="0" w:firstRowLastColumn="0" w:lastRowFirstColumn="0" w:lastRowLastColumn="0"/>
              <w:rPr>
                <w:i/>
              </w:rPr>
            </w:pPr>
            <w:r w:rsidRPr="00DE2109">
              <w:rPr>
                <w:i/>
              </w:rPr>
              <w:t>Roof Level</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E160235" w14:textId="77777777" w:rsidR="008F54B5" w:rsidRPr="00DE2109" w:rsidRDefault="008F54B5" w:rsidP="00772DD7">
            <w:pPr>
              <w:ind w:left="0"/>
              <w:jc w:val="left"/>
              <w:cnfStyle w:val="000000000000" w:firstRow="0" w:lastRow="0" w:firstColumn="0" w:lastColumn="0" w:oddVBand="0" w:evenVBand="0" w:oddHBand="0" w:evenHBand="0" w:firstRowFirstColumn="0" w:firstRowLastColumn="0" w:lastRowFirstColumn="0" w:lastRowLastColumn="0"/>
              <w:rPr>
                <w:i/>
              </w:rPr>
            </w:pPr>
            <w:r w:rsidRPr="003458D1">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D5F6E8A" w14:textId="77777777" w:rsidR="008F54B5" w:rsidRPr="0049028E" w:rsidRDefault="008F54B5" w:rsidP="0049028E">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8F54B5" w:rsidRPr="00B340FD" w14:paraId="646258D6" w14:textId="77777777" w:rsidTr="0E30EED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73443A1" w14:textId="77777777" w:rsidR="008F54B5" w:rsidRPr="00DE2109" w:rsidRDefault="008F54B5" w:rsidP="00772DD7">
            <w:pPr>
              <w:ind w:left="0"/>
              <w:jc w:val="left"/>
              <w:rPr>
                <w:i/>
              </w:rPr>
            </w:pPr>
            <w:r w:rsidRPr="00DE2109">
              <w:rPr>
                <w:i/>
              </w:rPr>
              <w:t>FN</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B134809" w14:textId="77777777" w:rsidR="008F54B5" w:rsidRPr="00DE2109" w:rsidRDefault="008F54B5" w:rsidP="00772DD7">
            <w:pPr>
              <w:ind w:left="0"/>
              <w:jc w:val="left"/>
              <w:cnfStyle w:val="000000100000" w:firstRow="0" w:lastRow="0" w:firstColumn="0" w:lastColumn="0" w:oddVBand="0" w:evenVBand="0" w:oddHBand="1" w:evenHBand="0" w:firstRowFirstColumn="0" w:firstRowLastColumn="0" w:lastRowFirstColumn="0" w:lastRowLastColumn="0"/>
              <w:rPr>
                <w:i/>
              </w:rPr>
            </w:pPr>
            <w:r w:rsidRPr="00DE2109">
              <w:rPr>
                <w:i/>
              </w:rPr>
              <w:t>Foundation level</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DBF6539" w14:textId="77777777" w:rsidR="008F54B5" w:rsidRPr="00DE2109" w:rsidRDefault="008F54B5" w:rsidP="00772DD7">
            <w:pPr>
              <w:ind w:left="0"/>
              <w:jc w:val="left"/>
              <w:cnfStyle w:val="000000100000" w:firstRow="0" w:lastRow="0" w:firstColumn="0" w:lastColumn="0" w:oddVBand="0" w:evenVBand="0" w:oddHBand="1" w:evenHBand="0" w:firstRowFirstColumn="0" w:firstRowLastColumn="0" w:lastRowFirstColumn="0" w:lastRowLastColumn="0"/>
              <w:rPr>
                <w:i/>
              </w:rPr>
            </w:pPr>
            <w:r w:rsidRPr="003458D1">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29B218A" w14:textId="77777777" w:rsidR="008F54B5" w:rsidRPr="0049028E" w:rsidRDefault="008F54B5" w:rsidP="0049028E">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8F54B5" w:rsidRPr="00B340FD" w14:paraId="2D2DFBC8" w14:textId="77777777" w:rsidTr="0E30EEDD">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BF7024E" w14:textId="77777777" w:rsidR="008F54B5" w:rsidRPr="00DE2109" w:rsidRDefault="008F54B5" w:rsidP="00772DD7">
            <w:pPr>
              <w:ind w:left="0"/>
              <w:jc w:val="left"/>
              <w:rPr>
                <w:i/>
              </w:rPr>
            </w:pPr>
            <w:r>
              <w:rPr>
                <w:i/>
              </w:rPr>
              <w:t>PL</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E2027C7" w14:textId="77777777" w:rsidR="008F54B5" w:rsidRPr="00DE2109" w:rsidRDefault="008F54B5" w:rsidP="00772DD7">
            <w:pPr>
              <w:ind w:left="0"/>
              <w:jc w:val="left"/>
              <w:cnfStyle w:val="000000000000" w:firstRow="0" w:lastRow="0" w:firstColumn="0" w:lastColumn="0" w:oddVBand="0" w:evenVBand="0" w:oddHBand="0" w:evenHBand="0" w:firstRowFirstColumn="0" w:firstRowLastColumn="0" w:lastRowFirstColumn="0" w:lastRowLastColumn="0"/>
              <w:rPr>
                <w:i/>
              </w:rPr>
            </w:pPr>
            <w:r>
              <w:rPr>
                <w:i/>
              </w:rPr>
              <w:t>Piling Level</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2A2D508" w14:textId="77777777" w:rsidR="008F54B5" w:rsidRPr="003458D1" w:rsidRDefault="008F54B5" w:rsidP="00772DD7">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BD388A4" w14:textId="77777777" w:rsidR="008F54B5" w:rsidRPr="0049028E" w:rsidRDefault="008F54B5" w:rsidP="0049028E">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8F54B5" w:rsidRPr="00B340FD" w14:paraId="6665C487" w14:textId="77777777" w:rsidTr="0E30EED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820F967" w14:textId="77777777" w:rsidR="008F54B5" w:rsidRDefault="008F54B5" w:rsidP="00772DD7">
            <w:pPr>
              <w:ind w:left="0"/>
              <w:jc w:val="left"/>
              <w:rPr>
                <w:i/>
              </w:rPr>
            </w:pPr>
            <w:r>
              <w:rPr>
                <w:i/>
              </w:rPr>
              <w:t>M1</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40CC4C8" w14:textId="77777777" w:rsidR="008F54B5" w:rsidRDefault="008F54B5" w:rsidP="00772DD7">
            <w:pPr>
              <w:ind w:left="0"/>
              <w:jc w:val="left"/>
              <w:cnfStyle w:val="000000100000" w:firstRow="0" w:lastRow="0" w:firstColumn="0" w:lastColumn="0" w:oddVBand="0" w:evenVBand="0" w:oddHBand="1" w:evenHBand="0" w:firstRowFirstColumn="0" w:firstRowLastColumn="0" w:lastRowFirstColumn="0" w:lastRowLastColumn="0"/>
              <w:rPr>
                <w:i/>
              </w:rPr>
            </w:pPr>
            <w:r>
              <w:rPr>
                <w:i/>
              </w:rPr>
              <w:t>Mezzanine Above Level 01</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8E5D065" w14:textId="77777777" w:rsidR="008F54B5" w:rsidRDefault="008F54B5" w:rsidP="00772DD7">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378A52F" w14:textId="77777777" w:rsidR="008F54B5" w:rsidRPr="0049028E" w:rsidRDefault="008F54B5" w:rsidP="0049028E">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8F54B5" w:rsidRPr="00B340FD" w14:paraId="251A3458" w14:textId="77777777" w:rsidTr="0E30EEDD">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93161AE" w14:textId="77777777" w:rsidR="008F54B5" w:rsidRDefault="008F54B5" w:rsidP="00772DD7">
            <w:pPr>
              <w:ind w:left="0"/>
              <w:jc w:val="left"/>
              <w:rPr>
                <w:i/>
              </w:rPr>
            </w:pPr>
            <w:r>
              <w:rPr>
                <w:i/>
              </w:rPr>
              <w:t>M2</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67D4CF8" w14:textId="77777777" w:rsidR="008F54B5" w:rsidRDefault="008F54B5" w:rsidP="00772DD7">
            <w:pPr>
              <w:ind w:left="0"/>
              <w:jc w:val="left"/>
              <w:cnfStyle w:val="000000000000" w:firstRow="0" w:lastRow="0" w:firstColumn="0" w:lastColumn="0" w:oddVBand="0" w:evenVBand="0" w:oddHBand="0" w:evenHBand="0" w:firstRowFirstColumn="0" w:firstRowLastColumn="0" w:lastRowFirstColumn="0" w:lastRowLastColumn="0"/>
              <w:rPr>
                <w:i/>
              </w:rPr>
            </w:pPr>
            <w:r>
              <w:rPr>
                <w:i/>
              </w:rPr>
              <w:t>Mezzanine Above Level 02</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FFE8A21" w14:textId="77777777" w:rsidR="008F54B5" w:rsidRDefault="008F54B5" w:rsidP="00772DD7">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305EB21" w14:textId="77777777" w:rsidR="008F54B5" w:rsidRPr="0049028E" w:rsidRDefault="008F54B5" w:rsidP="0049028E">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8F54B5" w:rsidRPr="00B340FD" w14:paraId="60BD7B7E" w14:textId="77777777" w:rsidTr="0E30EED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049" w:type="dxa"/>
            <w:gridSpan w:val="3"/>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956E843" w14:textId="77777777" w:rsidR="008F54B5" w:rsidRDefault="008F54B5" w:rsidP="00772DD7">
            <w:pPr>
              <w:ind w:left="0"/>
              <w:jc w:val="left"/>
              <w:rPr>
                <w:bCs w:val="0"/>
                <w:i/>
              </w:rPr>
            </w:pP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6193972" w14:textId="77777777" w:rsidR="008F54B5" w:rsidRPr="0049028E" w:rsidRDefault="008F54B5" w:rsidP="0049028E">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8F54B5" w:rsidRPr="00B340FD" w14:paraId="7D6C9413" w14:textId="77777777" w:rsidTr="0E30EEDD">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03769A3" w14:textId="77777777" w:rsidR="008F54B5" w:rsidRDefault="008F54B5" w:rsidP="00772DD7">
            <w:pPr>
              <w:ind w:left="0"/>
              <w:jc w:val="left"/>
              <w:rPr>
                <w:i/>
              </w:rPr>
            </w:pPr>
            <w:r w:rsidRPr="0049028E">
              <w:rPr>
                <w:i/>
              </w:rPr>
              <w:t>K1</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8DC7C63" w14:textId="77777777" w:rsidR="008F54B5" w:rsidRDefault="008F54B5" w:rsidP="00772DD7">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Standard King Type-1</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D9CCA90" w14:textId="77777777" w:rsidR="008F54B5" w:rsidRDefault="008F54B5" w:rsidP="00772DD7">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313E609" w14:textId="2358C736" w:rsidR="008F54B5" w:rsidRPr="0049028E" w:rsidRDefault="5185E1BB" w:rsidP="5185E1BB">
            <w:pPr>
              <w:ind w:left="0"/>
              <w:jc w:val="center"/>
              <w:cnfStyle w:val="000000000000" w:firstRow="0" w:lastRow="0" w:firstColumn="0" w:lastColumn="0" w:oddVBand="0" w:evenVBand="0" w:oddHBand="0" w:evenHBand="0" w:firstRowFirstColumn="0" w:firstRowLastColumn="0" w:lastRowFirstColumn="0" w:lastRowLastColumn="0"/>
              <w:rPr>
                <w:b/>
                <w:bCs/>
                <w:color w:val="000000"/>
              </w:rPr>
            </w:pPr>
            <w:r w:rsidRPr="5185E1BB">
              <w:rPr>
                <w:rFonts w:ascii="AkzidenzGroteskStd-Light" w:eastAsia="Times New Roman" w:hAnsi="AkzidenzGroteskStd-Light" w:cs="Times New Roman"/>
                <w:color w:val="000000"/>
                <w:lang w:val="en-GB" w:eastAsia="en-GB"/>
              </w:rPr>
              <w:t>√</w:t>
            </w:r>
          </w:p>
        </w:tc>
      </w:tr>
      <w:tr w:rsidR="008F54B5" w:rsidRPr="00B340FD" w14:paraId="411C896F" w14:textId="77777777" w:rsidTr="0E30EED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9798E91" w14:textId="77777777" w:rsidR="008F54B5" w:rsidRDefault="008F54B5" w:rsidP="00772DD7">
            <w:pPr>
              <w:ind w:left="0"/>
              <w:jc w:val="left"/>
              <w:rPr>
                <w:i/>
              </w:rPr>
            </w:pPr>
            <w:r w:rsidRPr="0049028E">
              <w:rPr>
                <w:i/>
              </w:rPr>
              <w:t>K2</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75F3FA5" w14:textId="77777777" w:rsidR="008F54B5" w:rsidRDefault="008F54B5" w:rsidP="00772DD7">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Standard King Type-2</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C197727" w14:textId="77777777" w:rsidR="008F54B5" w:rsidRDefault="008F54B5" w:rsidP="00772DD7">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7FD07AE" w14:textId="4047C2BC" w:rsidR="008F54B5" w:rsidRPr="0049028E" w:rsidRDefault="5185E1BB" w:rsidP="5185E1BB">
            <w:pPr>
              <w:ind w:left="0"/>
              <w:jc w:val="center"/>
              <w:cnfStyle w:val="000000100000" w:firstRow="0" w:lastRow="0" w:firstColumn="0" w:lastColumn="0" w:oddVBand="0" w:evenVBand="0" w:oddHBand="1" w:evenHBand="0" w:firstRowFirstColumn="0" w:firstRowLastColumn="0" w:lastRowFirstColumn="0" w:lastRowLastColumn="0"/>
              <w:rPr>
                <w:b/>
                <w:bCs/>
                <w:color w:val="000000"/>
              </w:rPr>
            </w:pPr>
            <w:r w:rsidRPr="5185E1BB">
              <w:rPr>
                <w:rFonts w:ascii="AkzidenzGroteskStd-Light" w:eastAsia="Times New Roman" w:hAnsi="AkzidenzGroteskStd-Light" w:cs="Times New Roman"/>
                <w:color w:val="000000"/>
                <w:lang w:val="en-GB" w:eastAsia="en-GB"/>
              </w:rPr>
              <w:t>√</w:t>
            </w:r>
          </w:p>
        </w:tc>
      </w:tr>
      <w:tr w:rsidR="008F54B5" w:rsidRPr="00B340FD" w14:paraId="7290F27B" w14:textId="77777777" w:rsidTr="0E30EEDD">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ED13E76" w14:textId="77777777" w:rsidR="008F54B5" w:rsidRDefault="008F54B5" w:rsidP="00772DD7">
            <w:pPr>
              <w:ind w:left="0"/>
              <w:jc w:val="left"/>
              <w:rPr>
                <w:i/>
              </w:rPr>
            </w:pPr>
            <w:r w:rsidRPr="0049028E">
              <w:rPr>
                <w:i/>
              </w:rPr>
              <w:t>K3</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C563E96" w14:textId="77777777" w:rsidR="008F54B5" w:rsidRDefault="008F54B5" w:rsidP="00772DD7">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Standard King Type-3</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3ABD4EF" w14:textId="77777777" w:rsidR="008F54B5" w:rsidRDefault="008F54B5" w:rsidP="00772DD7">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214C9DE" w14:textId="77777777" w:rsidR="008F54B5" w:rsidRPr="0049028E" w:rsidRDefault="008F54B5" w:rsidP="0049028E">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8F54B5" w:rsidRPr="00B340FD" w14:paraId="62512D5E" w14:textId="77777777" w:rsidTr="0E30EED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DB358AA" w14:textId="77777777" w:rsidR="008F54B5" w:rsidRDefault="008F54B5" w:rsidP="00772DD7">
            <w:pPr>
              <w:ind w:left="0"/>
              <w:jc w:val="left"/>
              <w:rPr>
                <w:i/>
              </w:rPr>
            </w:pPr>
            <w:r w:rsidRPr="0049028E">
              <w:rPr>
                <w:i/>
              </w:rPr>
              <w:t>Q1</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45D459B" w14:textId="77777777" w:rsidR="008F54B5" w:rsidRDefault="008F54B5" w:rsidP="00772DD7">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Standard Queen Type-1</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944089A" w14:textId="77777777" w:rsidR="008F54B5" w:rsidRDefault="008F54B5" w:rsidP="00772DD7">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20AC5C0" w14:textId="7B42670A" w:rsidR="008F54B5" w:rsidRPr="0049028E" w:rsidRDefault="5185E1BB" w:rsidP="5185E1BB">
            <w:pPr>
              <w:ind w:left="0"/>
              <w:jc w:val="center"/>
              <w:cnfStyle w:val="000000100000" w:firstRow="0" w:lastRow="0" w:firstColumn="0" w:lastColumn="0" w:oddVBand="0" w:evenVBand="0" w:oddHBand="1" w:evenHBand="0" w:firstRowFirstColumn="0" w:firstRowLastColumn="0" w:lastRowFirstColumn="0" w:lastRowLastColumn="0"/>
              <w:rPr>
                <w:b/>
                <w:bCs/>
                <w:color w:val="000000"/>
              </w:rPr>
            </w:pPr>
            <w:r w:rsidRPr="5185E1BB">
              <w:rPr>
                <w:rFonts w:ascii="AkzidenzGroteskStd-Light" w:eastAsia="Times New Roman" w:hAnsi="AkzidenzGroteskStd-Light" w:cs="Times New Roman"/>
                <w:color w:val="000000"/>
                <w:lang w:val="en-GB" w:eastAsia="en-GB"/>
              </w:rPr>
              <w:t>√</w:t>
            </w:r>
          </w:p>
        </w:tc>
      </w:tr>
      <w:tr w:rsidR="008F54B5" w:rsidRPr="00B340FD" w14:paraId="36A997D2" w14:textId="77777777" w:rsidTr="0E30EEDD">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F464816" w14:textId="77777777" w:rsidR="008F54B5" w:rsidRDefault="008F54B5" w:rsidP="00772DD7">
            <w:pPr>
              <w:ind w:left="0"/>
              <w:jc w:val="left"/>
              <w:rPr>
                <w:i/>
              </w:rPr>
            </w:pPr>
            <w:r w:rsidRPr="0049028E">
              <w:rPr>
                <w:i/>
              </w:rPr>
              <w:t>Q2</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6486523" w14:textId="77777777" w:rsidR="008F54B5" w:rsidRDefault="008F54B5" w:rsidP="00772DD7">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Standard Queen Type-2</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25CADD5" w14:textId="77777777" w:rsidR="008F54B5" w:rsidRDefault="008F54B5" w:rsidP="00772DD7">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8858E1B" w14:textId="77777777" w:rsidR="008F54B5" w:rsidRPr="0049028E" w:rsidRDefault="008F54B5" w:rsidP="0049028E">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8F54B5" w:rsidRPr="00B340FD" w14:paraId="7CB871DF" w14:textId="77777777" w:rsidTr="0E30EED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332306D" w14:textId="77777777" w:rsidR="008F54B5" w:rsidRDefault="008F54B5" w:rsidP="00772DD7">
            <w:pPr>
              <w:ind w:left="0"/>
              <w:jc w:val="left"/>
              <w:rPr>
                <w:i/>
              </w:rPr>
            </w:pPr>
            <w:r w:rsidRPr="0049028E">
              <w:rPr>
                <w:i/>
              </w:rPr>
              <w:t>Q3</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77896F8" w14:textId="77777777" w:rsidR="008F54B5" w:rsidRDefault="008F54B5" w:rsidP="00772DD7">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Standard Double Queen Type-1</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8448BF9" w14:textId="77777777" w:rsidR="008F54B5" w:rsidRDefault="008F54B5" w:rsidP="00772DD7">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8BAAE2C" w14:textId="77777777" w:rsidR="008F54B5" w:rsidRPr="0049028E" w:rsidRDefault="008F54B5" w:rsidP="0049028E">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8F54B5" w:rsidRPr="00B340FD" w14:paraId="7AF4BB2F" w14:textId="77777777" w:rsidTr="0E30EEDD">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AF57870" w14:textId="77777777" w:rsidR="008F54B5" w:rsidRDefault="008F54B5" w:rsidP="00772DD7">
            <w:pPr>
              <w:ind w:left="0"/>
              <w:jc w:val="left"/>
              <w:rPr>
                <w:i/>
              </w:rPr>
            </w:pPr>
            <w:r w:rsidRPr="0049028E">
              <w:rPr>
                <w:i/>
              </w:rPr>
              <w:t>Q4</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61A476A" w14:textId="77777777" w:rsidR="008F54B5" w:rsidRDefault="008F54B5" w:rsidP="00772DD7">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Standard Double Queen Type-2</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9328878" w14:textId="77777777" w:rsidR="008F54B5" w:rsidRDefault="008F54B5" w:rsidP="00772DD7">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2AA5111" w14:textId="77777777" w:rsidR="008F54B5" w:rsidRPr="0049028E" w:rsidRDefault="008F54B5" w:rsidP="0049028E">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8F54B5" w:rsidRPr="00B340FD" w14:paraId="7EAB2375" w14:textId="77777777" w:rsidTr="0E30EED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9BDFB41" w14:textId="77777777" w:rsidR="008F54B5" w:rsidRDefault="008F54B5" w:rsidP="00772DD7">
            <w:pPr>
              <w:ind w:left="0"/>
              <w:jc w:val="left"/>
              <w:rPr>
                <w:i/>
              </w:rPr>
            </w:pPr>
            <w:r w:rsidRPr="0049028E">
              <w:rPr>
                <w:i/>
              </w:rPr>
              <w:t>J1</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85CA5C9" w14:textId="77777777" w:rsidR="008F54B5" w:rsidRDefault="008F54B5" w:rsidP="00772DD7">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Junior Suite</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550DA34" w14:textId="77777777" w:rsidR="008F54B5" w:rsidRDefault="008F54B5" w:rsidP="00772DD7">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9CFA9A0" w14:textId="3D4AB52D" w:rsidR="008F54B5" w:rsidRPr="0049028E" w:rsidRDefault="5185E1BB" w:rsidP="5185E1BB">
            <w:pPr>
              <w:ind w:left="0"/>
              <w:jc w:val="center"/>
              <w:cnfStyle w:val="000000100000" w:firstRow="0" w:lastRow="0" w:firstColumn="0" w:lastColumn="0" w:oddVBand="0" w:evenVBand="0" w:oddHBand="1" w:evenHBand="0" w:firstRowFirstColumn="0" w:firstRowLastColumn="0" w:lastRowFirstColumn="0" w:lastRowLastColumn="0"/>
              <w:rPr>
                <w:b/>
                <w:bCs/>
                <w:color w:val="000000"/>
              </w:rPr>
            </w:pPr>
            <w:r w:rsidRPr="5185E1BB">
              <w:rPr>
                <w:rFonts w:ascii="AkzidenzGroteskStd-Light" w:eastAsia="Times New Roman" w:hAnsi="AkzidenzGroteskStd-Light" w:cs="Times New Roman"/>
                <w:color w:val="000000"/>
                <w:lang w:val="en-GB" w:eastAsia="en-GB"/>
              </w:rPr>
              <w:t>√</w:t>
            </w:r>
          </w:p>
        </w:tc>
      </w:tr>
      <w:tr w:rsidR="008F54B5" w:rsidRPr="00B340FD" w14:paraId="273E63BB" w14:textId="77777777" w:rsidTr="0E30EEDD">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67C3286" w14:textId="77777777" w:rsidR="008F54B5" w:rsidRPr="006C0DA1" w:rsidRDefault="008F54B5" w:rsidP="00772DD7">
            <w:pPr>
              <w:ind w:left="0"/>
              <w:jc w:val="left"/>
              <w:rPr>
                <w:i/>
              </w:rPr>
            </w:pPr>
            <w:r>
              <w:rPr>
                <w:i/>
              </w:rPr>
              <w:t>J2</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5AAEB43" w14:textId="77777777" w:rsidR="008F54B5" w:rsidRPr="006C0DA1" w:rsidRDefault="008F54B5" w:rsidP="00772DD7">
            <w:pPr>
              <w:ind w:left="0"/>
              <w:jc w:val="left"/>
              <w:cnfStyle w:val="000000000000" w:firstRow="0" w:lastRow="0" w:firstColumn="0" w:lastColumn="0" w:oddVBand="0" w:evenVBand="0" w:oddHBand="0" w:evenHBand="0" w:firstRowFirstColumn="0" w:firstRowLastColumn="0" w:lastRowFirstColumn="0" w:lastRowLastColumn="0"/>
              <w:rPr>
                <w:i/>
              </w:rPr>
            </w:pPr>
            <w:r>
              <w:rPr>
                <w:i/>
              </w:rPr>
              <w:t>Junior Beach Suite</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104619" w14:textId="77777777" w:rsidR="008F54B5" w:rsidRPr="006C0DA1" w:rsidRDefault="008F54B5" w:rsidP="00772DD7">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05E2857" w14:textId="77777777" w:rsidR="008F54B5" w:rsidRPr="0049028E" w:rsidRDefault="008F54B5" w:rsidP="0049028E">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8F54B5" w:rsidRPr="00B340FD" w14:paraId="61643A2E" w14:textId="77777777" w:rsidTr="0E30EED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F84B369" w14:textId="77777777" w:rsidR="008F54B5" w:rsidRDefault="008F54B5" w:rsidP="00772DD7">
            <w:pPr>
              <w:ind w:left="0"/>
              <w:jc w:val="left"/>
              <w:rPr>
                <w:i/>
              </w:rPr>
            </w:pPr>
            <w:r>
              <w:rPr>
                <w:i/>
              </w:rPr>
              <w:t>J3</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0E378A5" w14:textId="77777777" w:rsidR="008F54B5" w:rsidRDefault="008F54B5" w:rsidP="00772DD7">
            <w:pPr>
              <w:ind w:left="0"/>
              <w:jc w:val="left"/>
              <w:cnfStyle w:val="000000100000" w:firstRow="0" w:lastRow="0" w:firstColumn="0" w:lastColumn="0" w:oddVBand="0" w:evenVBand="0" w:oddHBand="1" w:evenHBand="0" w:firstRowFirstColumn="0" w:firstRowLastColumn="0" w:lastRowFirstColumn="0" w:lastRowLastColumn="0"/>
              <w:rPr>
                <w:i/>
              </w:rPr>
            </w:pPr>
            <w:r>
              <w:rPr>
                <w:i/>
              </w:rPr>
              <w:t>Junior Beach Top Plaza</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1981FF0" w14:textId="77777777" w:rsidR="008F54B5" w:rsidRDefault="008F54B5" w:rsidP="00772DD7">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40E3DC2" w14:textId="77777777" w:rsidR="008F54B5" w:rsidRPr="0049028E" w:rsidRDefault="008F54B5" w:rsidP="0049028E">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8F54B5" w:rsidRPr="00B340FD" w14:paraId="3FE29A55" w14:textId="77777777" w:rsidTr="0E30EEDD">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D18D68B" w14:textId="77777777" w:rsidR="008F54B5" w:rsidRDefault="008F54B5" w:rsidP="00772DD7">
            <w:pPr>
              <w:ind w:left="0"/>
              <w:jc w:val="left"/>
              <w:rPr>
                <w:i/>
              </w:rPr>
            </w:pPr>
            <w:r w:rsidRPr="0049028E">
              <w:rPr>
                <w:i/>
              </w:rPr>
              <w:t>S1</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CEB788D" w14:textId="5F7DF40B" w:rsidR="008F54B5" w:rsidRDefault="5185E1BB" w:rsidP="5185E1BB">
            <w:pPr>
              <w:ind w:left="0"/>
              <w:jc w:val="left"/>
              <w:cnfStyle w:val="000000000000" w:firstRow="0" w:lastRow="0" w:firstColumn="0" w:lastColumn="0" w:oddVBand="0" w:evenVBand="0" w:oddHBand="0" w:evenHBand="0" w:firstRowFirstColumn="0" w:firstRowLastColumn="0" w:lastRowFirstColumn="0" w:lastRowLastColumn="0"/>
              <w:rPr>
                <w:i/>
                <w:iCs/>
              </w:rPr>
            </w:pPr>
            <w:r w:rsidRPr="5185E1BB">
              <w:rPr>
                <w:i/>
                <w:iCs/>
              </w:rPr>
              <w:t>Bedroom Suite Type-1</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07C7BD6" w14:textId="77777777" w:rsidR="008F54B5" w:rsidRDefault="008F54B5" w:rsidP="00772DD7">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2A78694" w14:textId="00DED549" w:rsidR="008F54B5" w:rsidRPr="0049028E" w:rsidRDefault="5185E1BB" w:rsidP="5185E1BB">
            <w:pPr>
              <w:ind w:left="0"/>
              <w:jc w:val="center"/>
              <w:cnfStyle w:val="000000000000" w:firstRow="0" w:lastRow="0" w:firstColumn="0" w:lastColumn="0" w:oddVBand="0" w:evenVBand="0" w:oddHBand="0" w:evenHBand="0" w:firstRowFirstColumn="0" w:firstRowLastColumn="0" w:lastRowFirstColumn="0" w:lastRowLastColumn="0"/>
              <w:rPr>
                <w:b/>
                <w:bCs/>
                <w:color w:val="000000"/>
              </w:rPr>
            </w:pPr>
            <w:r w:rsidRPr="5185E1BB">
              <w:rPr>
                <w:rFonts w:ascii="AkzidenzGroteskStd-Light" w:eastAsia="Times New Roman" w:hAnsi="AkzidenzGroteskStd-Light" w:cs="Times New Roman"/>
                <w:color w:val="000000"/>
                <w:lang w:val="en-GB" w:eastAsia="en-GB"/>
              </w:rPr>
              <w:t>√</w:t>
            </w:r>
          </w:p>
        </w:tc>
      </w:tr>
      <w:tr w:rsidR="008F54B5" w:rsidRPr="00B340FD" w14:paraId="46D53172" w14:textId="77777777" w:rsidTr="0E30EED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3477C0D" w14:textId="77777777" w:rsidR="008F54B5" w:rsidRDefault="008F54B5" w:rsidP="00772DD7">
            <w:pPr>
              <w:ind w:left="0"/>
              <w:jc w:val="left"/>
              <w:rPr>
                <w:i/>
              </w:rPr>
            </w:pPr>
            <w:r w:rsidRPr="0049028E">
              <w:rPr>
                <w:i/>
              </w:rPr>
              <w:lastRenderedPageBreak/>
              <w:t>S2</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86F0260" w14:textId="187B9504" w:rsidR="008F54B5" w:rsidRDefault="008F54B5" w:rsidP="00772DD7">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Bedroom Suite Type-</w:t>
            </w:r>
            <w:r>
              <w:rPr>
                <w:i/>
              </w:rPr>
              <w:t>2</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5BAD5E4" w14:textId="77777777" w:rsidR="008F54B5" w:rsidRDefault="008F54B5" w:rsidP="00772DD7">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BAC94CD" w14:textId="68AC798B" w:rsidR="008F54B5" w:rsidRPr="0049028E" w:rsidRDefault="008F54B5" w:rsidP="5185E1BB">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eastAsia="Times New Roman" w:hAnsi="AkzidenzGroteskStd-Light" w:cs="Times New Roman"/>
                <w:color w:val="000000"/>
                <w:lang w:val="en-GB" w:eastAsia="en-GB"/>
              </w:rPr>
            </w:pPr>
          </w:p>
        </w:tc>
      </w:tr>
      <w:tr w:rsidR="008F54B5" w:rsidRPr="00B340FD" w14:paraId="606050EF" w14:textId="77777777" w:rsidTr="0E30EEDD">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BD6CC5C" w14:textId="77777777" w:rsidR="008F54B5" w:rsidRDefault="008F54B5" w:rsidP="00772DD7">
            <w:pPr>
              <w:ind w:left="0"/>
              <w:jc w:val="left"/>
              <w:rPr>
                <w:i/>
              </w:rPr>
            </w:pPr>
            <w:r w:rsidRPr="0049028E">
              <w:rPr>
                <w:i/>
              </w:rPr>
              <w:t>S3</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A6ADF7A" w14:textId="0B448A65" w:rsidR="008F54B5" w:rsidRDefault="008F54B5" w:rsidP="00772DD7">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Bedroom Suite Type-</w:t>
            </w:r>
            <w:r>
              <w:rPr>
                <w:i/>
              </w:rPr>
              <w:t>3</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10C4779" w14:textId="77777777" w:rsidR="008F54B5" w:rsidRDefault="008F54B5" w:rsidP="00772DD7">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F1EEC68" w14:textId="78CE02BE" w:rsidR="008F54B5" w:rsidRPr="0049028E" w:rsidRDefault="008F54B5" w:rsidP="5185E1BB">
            <w:pPr>
              <w:ind w:left="0"/>
              <w:jc w:val="center"/>
              <w:cnfStyle w:val="000000000000" w:firstRow="0" w:lastRow="0" w:firstColumn="0" w:lastColumn="0" w:oddVBand="0" w:evenVBand="0" w:oddHBand="0" w:evenHBand="0" w:firstRowFirstColumn="0" w:firstRowLastColumn="0" w:lastRowFirstColumn="0" w:lastRowLastColumn="0"/>
              <w:rPr>
                <w:rFonts w:ascii="AkzidenzGroteskStd-Light" w:eastAsia="Times New Roman" w:hAnsi="AkzidenzGroteskStd-Light" w:cs="Times New Roman"/>
                <w:color w:val="000000"/>
                <w:lang w:val="en-GB" w:eastAsia="en-GB"/>
              </w:rPr>
            </w:pPr>
          </w:p>
        </w:tc>
      </w:tr>
      <w:tr w:rsidR="008F54B5" w:rsidRPr="00B340FD" w14:paraId="190E19FC" w14:textId="77777777" w:rsidTr="0E30EED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A0DC41A" w14:textId="77777777" w:rsidR="008F54B5" w:rsidRDefault="008F54B5" w:rsidP="00772DD7">
            <w:pPr>
              <w:ind w:left="0"/>
              <w:jc w:val="left"/>
              <w:rPr>
                <w:i/>
              </w:rPr>
            </w:pPr>
            <w:r w:rsidRPr="0049028E">
              <w:rPr>
                <w:i/>
              </w:rPr>
              <w:t>S4</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D290D23" w14:textId="1DE865A7" w:rsidR="008F54B5" w:rsidRDefault="00365A71" w:rsidP="00772DD7">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Bedroom Suite Type-</w:t>
            </w:r>
            <w:r>
              <w:rPr>
                <w:i/>
              </w:rPr>
              <w:t>4</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AE9BC94" w14:textId="77777777" w:rsidR="008F54B5" w:rsidRDefault="008F54B5" w:rsidP="00772DD7">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3F42A79" w14:textId="603BFCE9" w:rsidR="008F54B5" w:rsidRPr="0049028E" w:rsidRDefault="008F54B5" w:rsidP="0E30EEDD">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eastAsia="Times New Roman" w:hAnsi="AkzidenzGroteskStd-Light" w:cs="Times New Roman"/>
                <w:color w:val="000000"/>
                <w:lang w:val="en-GB" w:eastAsia="en-GB"/>
              </w:rPr>
            </w:pPr>
          </w:p>
        </w:tc>
      </w:tr>
      <w:tr w:rsidR="008F54B5" w:rsidRPr="00B340FD" w14:paraId="22A40D96" w14:textId="77777777" w:rsidTr="0E30EEDD">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D078A99" w14:textId="77777777" w:rsidR="008F54B5" w:rsidRPr="006C0DA1" w:rsidRDefault="008F54B5" w:rsidP="00772DD7">
            <w:pPr>
              <w:ind w:left="0"/>
              <w:jc w:val="left"/>
              <w:rPr>
                <w:i/>
              </w:rPr>
            </w:pPr>
            <w:r>
              <w:rPr>
                <w:i/>
              </w:rPr>
              <w:t>S5</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55CF64F" w14:textId="7B5CB13F" w:rsidR="008F54B5" w:rsidRPr="006C0DA1" w:rsidRDefault="00365A71" w:rsidP="00772DD7">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Bedroom Suite Type-</w:t>
            </w:r>
            <w:r>
              <w:rPr>
                <w:i/>
              </w:rPr>
              <w:t>5</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A620FA9" w14:textId="77777777" w:rsidR="008F54B5" w:rsidRPr="006C0DA1" w:rsidRDefault="008F54B5" w:rsidP="00772DD7">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EFFB3DE" w14:textId="2BD52AFC" w:rsidR="008F54B5" w:rsidRPr="0049028E" w:rsidRDefault="008F54B5" w:rsidP="0E30EEDD">
            <w:pPr>
              <w:ind w:left="0"/>
              <w:jc w:val="center"/>
              <w:cnfStyle w:val="000000000000" w:firstRow="0" w:lastRow="0" w:firstColumn="0" w:lastColumn="0" w:oddVBand="0" w:evenVBand="0" w:oddHBand="0" w:evenHBand="0" w:firstRowFirstColumn="0" w:firstRowLastColumn="0" w:lastRowFirstColumn="0" w:lastRowLastColumn="0"/>
              <w:rPr>
                <w:rFonts w:ascii="AkzidenzGroteskStd-Light" w:eastAsia="Times New Roman" w:hAnsi="AkzidenzGroteskStd-Light" w:cs="Times New Roman"/>
                <w:color w:val="000000"/>
                <w:lang w:val="en-GB" w:eastAsia="en-GB"/>
              </w:rPr>
            </w:pPr>
          </w:p>
        </w:tc>
      </w:tr>
      <w:tr w:rsidR="00365A71" w:rsidRPr="00B340FD" w14:paraId="4047C4D3" w14:textId="77777777" w:rsidTr="0E30EED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E2F30CF" w14:textId="0DCCDD9C" w:rsidR="00365A71" w:rsidRDefault="00365A71" w:rsidP="00772DD7">
            <w:pPr>
              <w:ind w:left="0"/>
              <w:jc w:val="left"/>
              <w:rPr>
                <w:i/>
              </w:rPr>
            </w:pPr>
            <w:r>
              <w:rPr>
                <w:i/>
              </w:rPr>
              <w:t>S6</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3701F02" w14:textId="20434C2C" w:rsidR="00365A71" w:rsidRDefault="00365A71" w:rsidP="00772DD7">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Bedroom Suite Type-</w:t>
            </w:r>
            <w:r>
              <w:rPr>
                <w:i/>
              </w:rPr>
              <w:t>6</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F627734" w14:textId="5A80FD3B" w:rsidR="00365A71" w:rsidRDefault="00365A71" w:rsidP="00772DD7">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F83D9D0" w14:textId="77777777" w:rsidR="00365A71" w:rsidRPr="0049028E" w:rsidRDefault="00365A71" w:rsidP="0E30EEDD">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eastAsia="Times New Roman" w:hAnsi="AkzidenzGroteskStd-Light" w:cs="Times New Roman"/>
                <w:color w:val="000000"/>
                <w:lang w:val="en-GB" w:eastAsia="en-GB"/>
              </w:rPr>
            </w:pPr>
          </w:p>
        </w:tc>
      </w:tr>
      <w:tr w:rsidR="00365A71" w:rsidRPr="00B340FD" w14:paraId="0248180E" w14:textId="77777777" w:rsidTr="0E30EEDD">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A3B854E" w14:textId="4D950508" w:rsidR="00365A71" w:rsidRDefault="00365A71" w:rsidP="00772DD7">
            <w:pPr>
              <w:ind w:left="0"/>
              <w:jc w:val="left"/>
              <w:rPr>
                <w:i/>
              </w:rPr>
            </w:pPr>
            <w:r>
              <w:rPr>
                <w:i/>
              </w:rPr>
              <w:t>S7</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875DFD2" w14:textId="0B5150B3" w:rsidR="00365A71" w:rsidRDefault="00365A71" w:rsidP="00772DD7">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Bedroom Suite Type-</w:t>
            </w:r>
            <w:r>
              <w:rPr>
                <w:i/>
              </w:rPr>
              <w:t>7</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D185701" w14:textId="217F9C4C" w:rsidR="00365A71" w:rsidRDefault="00365A71" w:rsidP="00772DD7">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9CE816C" w14:textId="77777777" w:rsidR="00365A71" w:rsidRPr="0049028E" w:rsidRDefault="00365A71" w:rsidP="0E30EEDD">
            <w:pPr>
              <w:ind w:left="0"/>
              <w:jc w:val="center"/>
              <w:cnfStyle w:val="000000000000" w:firstRow="0" w:lastRow="0" w:firstColumn="0" w:lastColumn="0" w:oddVBand="0" w:evenVBand="0" w:oddHBand="0" w:evenHBand="0" w:firstRowFirstColumn="0" w:firstRowLastColumn="0" w:lastRowFirstColumn="0" w:lastRowLastColumn="0"/>
              <w:rPr>
                <w:rFonts w:ascii="AkzidenzGroteskStd-Light" w:eastAsia="Times New Roman" w:hAnsi="AkzidenzGroteskStd-Light" w:cs="Times New Roman"/>
                <w:color w:val="000000"/>
                <w:lang w:val="en-GB" w:eastAsia="en-GB"/>
              </w:rPr>
            </w:pPr>
          </w:p>
        </w:tc>
      </w:tr>
      <w:tr w:rsidR="00365A71" w:rsidRPr="00B340FD" w14:paraId="2BAA787D" w14:textId="77777777" w:rsidTr="0E30EED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AFEC44E" w14:textId="30084B30" w:rsidR="00365A71" w:rsidRDefault="00365A71" w:rsidP="00772DD7">
            <w:pPr>
              <w:ind w:left="0"/>
              <w:jc w:val="left"/>
              <w:rPr>
                <w:i/>
              </w:rPr>
            </w:pPr>
            <w:r>
              <w:rPr>
                <w:i/>
              </w:rPr>
              <w:t>S8</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ABDC944" w14:textId="71EB7D29" w:rsidR="00365A71" w:rsidRDefault="00365A71" w:rsidP="00772DD7">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Bedroom Suite Type-</w:t>
            </w:r>
            <w:r>
              <w:rPr>
                <w:i/>
              </w:rPr>
              <w:t>8</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DDF02E1" w14:textId="379BDD9C" w:rsidR="00365A71" w:rsidRDefault="00365A71" w:rsidP="00772DD7">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F7E4F05" w14:textId="77777777" w:rsidR="00365A71" w:rsidRPr="0049028E" w:rsidRDefault="00365A71" w:rsidP="0E30EEDD">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eastAsia="Times New Roman" w:hAnsi="AkzidenzGroteskStd-Light" w:cs="Times New Roman"/>
                <w:color w:val="000000"/>
                <w:lang w:val="en-GB" w:eastAsia="en-GB"/>
              </w:rPr>
            </w:pPr>
          </w:p>
        </w:tc>
      </w:tr>
      <w:tr w:rsidR="00365A71" w:rsidRPr="00B340FD" w14:paraId="752F7609" w14:textId="77777777" w:rsidTr="0E30EEDD">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3DA051" w14:textId="33C9CFA6" w:rsidR="00365A71" w:rsidRDefault="00365A71" w:rsidP="00772DD7">
            <w:pPr>
              <w:ind w:left="0"/>
              <w:jc w:val="left"/>
              <w:rPr>
                <w:i/>
              </w:rPr>
            </w:pPr>
            <w:r>
              <w:rPr>
                <w:i/>
              </w:rPr>
              <w:t>S9</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43C2043" w14:textId="57EACFD3" w:rsidR="00365A71" w:rsidRDefault="00365A71" w:rsidP="00772DD7">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Bedroom Suite Type-</w:t>
            </w:r>
            <w:r>
              <w:rPr>
                <w:i/>
              </w:rPr>
              <w:t>9</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AE8634" w14:textId="719186E1" w:rsidR="00365A71" w:rsidRDefault="00365A71" w:rsidP="00772DD7">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F5F46E4" w14:textId="77777777" w:rsidR="00365A71" w:rsidRPr="0049028E" w:rsidRDefault="00365A71" w:rsidP="0E30EEDD">
            <w:pPr>
              <w:ind w:left="0"/>
              <w:jc w:val="center"/>
              <w:cnfStyle w:val="000000000000" w:firstRow="0" w:lastRow="0" w:firstColumn="0" w:lastColumn="0" w:oddVBand="0" w:evenVBand="0" w:oddHBand="0" w:evenHBand="0" w:firstRowFirstColumn="0" w:firstRowLastColumn="0" w:lastRowFirstColumn="0" w:lastRowLastColumn="0"/>
              <w:rPr>
                <w:rFonts w:ascii="AkzidenzGroteskStd-Light" w:eastAsia="Times New Roman" w:hAnsi="AkzidenzGroteskStd-Light" w:cs="Times New Roman"/>
                <w:color w:val="000000"/>
                <w:lang w:val="en-GB" w:eastAsia="en-GB"/>
              </w:rPr>
            </w:pPr>
          </w:p>
        </w:tc>
      </w:tr>
      <w:tr w:rsidR="00365A71" w:rsidRPr="00B340FD" w14:paraId="1F5B2696" w14:textId="77777777" w:rsidTr="0E30EED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95E4E20" w14:textId="2A199112" w:rsidR="00365A71" w:rsidRDefault="00365A71" w:rsidP="00772DD7">
            <w:pPr>
              <w:ind w:left="0"/>
              <w:jc w:val="left"/>
              <w:rPr>
                <w:i/>
              </w:rPr>
            </w:pPr>
            <w:r>
              <w:rPr>
                <w:i/>
              </w:rPr>
              <w:t>D1</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1E7E763" w14:textId="75C86D51" w:rsidR="00365A71" w:rsidRDefault="00365A71" w:rsidP="00772DD7">
            <w:pPr>
              <w:ind w:left="0"/>
              <w:jc w:val="left"/>
              <w:cnfStyle w:val="000000100000" w:firstRow="0" w:lastRow="0" w:firstColumn="0" w:lastColumn="0" w:oddVBand="0" w:evenVBand="0" w:oddHBand="1" w:evenHBand="0" w:firstRowFirstColumn="0" w:firstRowLastColumn="0" w:lastRowFirstColumn="0" w:lastRowLastColumn="0"/>
              <w:rPr>
                <w:i/>
              </w:rPr>
            </w:pPr>
            <w:r>
              <w:rPr>
                <w:i/>
              </w:rPr>
              <w:t>Duplex Suite</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8A4788F" w14:textId="76F06470" w:rsidR="00365A71" w:rsidRDefault="00365A71" w:rsidP="00772DD7">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8B1FD9C" w14:textId="77777777" w:rsidR="00365A71" w:rsidRPr="0049028E" w:rsidRDefault="00365A71" w:rsidP="0E30EEDD">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eastAsia="Times New Roman" w:hAnsi="AkzidenzGroteskStd-Light" w:cs="Times New Roman"/>
                <w:color w:val="000000"/>
                <w:lang w:val="en-GB" w:eastAsia="en-GB"/>
              </w:rPr>
            </w:pPr>
          </w:p>
        </w:tc>
      </w:tr>
      <w:tr w:rsidR="00DE1E10" w:rsidRPr="00B340FD" w14:paraId="37274A5A" w14:textId="77777777" w:rsidTr="0E30EEDD">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4A61C37" w14:textId="198F3A4D" w:rsidR="00DE1E10" w:rsidRPr="00DE1E10" w:rsidRDefault="00DE1E10" w:rsidP="00DE1E10">
            <w:pPr>
              <w:ind w:left="0"/>
              <w:jc w:val="left"/>
              <w:rPr>
                <w:i/>
              </w:rPr>
            </w:pPr>
            <w:r w:rsidRPr="00DE1E10">
              <w:rPr>
                <w:i/>
                <w:szCs w:val="18"/>
              </w:rPr>
              <w:t>U1</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39524A7" w14:textId="26BC5DC3" w:rsidR="00DE1E10" w:rsidRPr="00DE1E10" w:rsidRDefault="00DE1E10" w:rsidP="00DE1E10">
            <w:pPr>
              <w:ind w:left="0"/>
              <w:jc w:val="left"/>
              <w:cnfStyle w:val="000000000000" w:firstRow="0" w:lastRow="0" w:firstColumn="0" w:lastColumn="0" w:oddVBand="0" w:evenVBand="0" w:oddHBand="0" w:evenHBand="0" w:firstRowFirstColumn="0" w:firstRowLastColumn="0" w:lastRowFirstColumn="0" w:lastRowLastColumn="0"/>
              <w:rPr>
                <w:i/>
              </w:rPr>
            </w:pPr>
            <w:r w:rsidRPr="00DE1E10">
              <w:rPr>
                <w:i/>
                <w:szCs w:val="18"/>
              </w:rPr>
              <w:t>Guestroom MEP Type-1</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BABD6C2" w14:textId="2365C7C0" w:rsidR="00DE1E10" w:rsidRPr="00DE1E10" w:rsidRDefault="00DE1E10" w:rsidP="00DE1E10">
            <w:pPr>
              <w:ind w:left="0"/>
              <w:jc w:val="left"/>
              <w:cnfStyle w:val="000000000000" w:firstRow="0" w:lastRow="0" w:firstColumn="0" w:lastColumn="0" w:oddVBand="0" w:evenVBand="0" w:oddHBand="0" w:evenHBand="0" w:firstRowFirstColumn="0" w:firstRowLastColumn="0" w:lastRowFirstColumn="0" w:lastRowLastColumn="0"/>
              <w:rPr>
                <w:bCs/>
                <w:i/>
              </w:rPr>
            </w:pPr>
            <w:r w:rsidRPr="00DE1E10">
              <w:rPr>
                <w:bCs/>
                <w:i/>
                <w:szCs w:val="18"/>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A5AC43D" w14:textId="77777777" w:rsidR="00DE1E10" w:rsidRPr="5185E1BB" w:rsidRDefault="00DE1E10" w:rsidP="00DE1E10">
            <w:pPr>
              <w:ind w:left="0"/>
              <w:jc w:val="center"/>
              <w:cnfStyle w:val="000000000000" w:firstRow="0" w:lastRow="0" w:firstColumn="0" w:lastColumn="0" w:oddVBand="0" w:evenVBand="0" w:oddHBand="0" w:evenHBand="0" w:firstRowFirstColumn="0" w:firstRowLastColumn="0" w:lastRowFirstColumn="0" w:lastRowLastColumn="0"/>
              <w:rPr>
                <w:rFonts w:ascii="AkzidenzGroteskStd-Light" w:eastAsia="Times New Roman" w:hAnsi="AkzidenzGroteskStd-Light" w:cs="Times New Roman"/>
                <w:color w:val="000000"/>
                <w:lang w:val="en-GB" w:eastAsia="en-GB"/>
              </w:rPr>
            </w:pPr>
          </w:p>
        </w:tc>
      </w:tr>
      <w:tr w:rsidR="00DE1E10" w:rsidRPr="00B340FD" w14:paraId="6DF45803" w14:textId="77777777" w:rsidTr="0E30EED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7BD0387" w14:textId="12ACD649" w:rsidR="00DE1E10" w:rsidRPr="00DE1E10" w:rsidRDefault="00DE1E10" w:rsidP="00DE1E10">
            <w:pPr>
              <w:ind w:left="0"/>
              <w:jc w:val="left"/>
              <w:rPr>
                <w:i/>
              </w:rPr>
            </w:pPr>
            <w:r w:rsidRPr="00DE1E10">
              <w:rPr>
                <w:i/>
                <w:szCs w:val="18"/>
              </w:rPr>
              <w:t>U2</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93D3C98" w14:textId="0BA57794" w:rsidR="00DE1E10" w:rsidRPr="00DE1E10" w:rsidRDefault="00DE1E10" w:rsidP="00DE1E10">
            <w:pPr>
              <w:ind w:left="0"/>
              <w:jc w:val="left"/>
              <w:cnfStyle w:val="000000100000" w:firstRow="0" w:lastRow="0" w:firstColumn="0" w:lastColumn="0" w:oddVBand="0" w:evenVBand="0" w:oddHBand="1" w:evenHBand="0" w:firstRowFirstColumn="0" w:firstRowLastColumn="0" w:lastRowFirstColumn="0" w:lastRowLastColumn="0"/>
              <w:rPr>
                <w:i/>
              </w:rPr>
            </w:pPr>
            <w:r w:rsidRPr="00DE1E10">
              <w:rPr>
                <w:i/>
                <w:szCs w:val="18"/>
              </w:rPr>
              <w:t>Guestroom MEP Type-2</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D4A5216" w14:textId="65E92010" w:rsidR="00DE1E10" w:rsidRPr="00DE1E10" w:rsidRDefault="00DE1E10" w:rsidP="00DE1E10">
            <w:pPr>
              <w:ind w:left="0"/>
              <w:jc w:val="left"/>
              <w:cnfStyle w:val="000000100000" w:firstRow="0" w:lastRow="0" w:firstColumn="0" w:lastColumn="0" w:oddVBand="0" w:evenVBand="0" w:oddHBand="1" w:evenHBand="0" w:firstRowFirstColumn="0" w:firstRowLastColumn="0" w:lastRowFirstColumn="0" w:lastRowLastColumn="0"/>
              <w:rPr>
                <w:bCs/>
                <w:i/>
              </w:rPr>
            </w:pPr>
            <w:r w:rsidRPr="00DE1E10">
              <w:rPr>
                <w:bCs/>
                <w:i/>
                <w:szCs w:val="18"/>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73BD8AE" w14:textId="77777777" w:rsidR="00DE1E10" w:rsidRPr="5185E1BB" w:rsidRDefault="00DE1E10" w:rsidP="00DE1E10">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eastAsia="Times New Roman" w:hAnsi="AkzidenzGroteskStd-Light" w:cs="Times New Roman"/>
                <w:color w:val="000000"/>
                <w:lang w:val="en-GB" w:eastAsia="en-GB"/>
              </w:rPr>
            </w:pPr>
          </w:p>
        </w:tc>
      </w:tr>
    </w:tbl>
    <w:p w14:paraId="6BC2525D" w14:textId="77777777" w:rsidR="000E2EA6" w:rsidRDefault="000E2EA6" w:rsidP="00DE1E10">
      <w:pPr>
        <w:ind w:left="0"/>
      </w:pPr>
      <w:bookmarkStart w:id="92" w:name="_Hlk63697504"/>
      <w:bookmarkStart w:id="93" w:name="_Hlk63701402"/>
      <w:bookmarkEnd w:id="91"/>
    </w:p>
    <w:p w14:paraId="3E8B78A9" w14:textId="1398E628" w:rsidR="000E2EA6" w:rsidRDefault="000E2EA6" w:rsidP="000E2EA6">
      <w:r w:rsidRPr="000E2EA6">
        <w:rPr>
          <w:rFonts w:hint="eastAsia"/>
        </w:rPr>
        <w:t>Refer to the Red Sea Naming Convention displayed in the PMIS Manual.</w:t>
      </w:r>
      <w:bookmarkEnd w:id="92"/>
    </w:p>
    <w:p w14:paraId="3E9F7288" w14:textId="052D5EE1" w:rsidR="004D15E4" w:rsidRDefault="6194296E" w:rsidP="00835487">
      <w:pPr>
        <w:pStyle w:val="Heading2"/>
      </w:pPr>
      <w:bookmarkStart w:id="94" w:name="_Toc87828933"/>
      <w:bookmarkEnd w:id="93"/>
      <w:r>
        <w:t>Rooms &amp; Doors Naming Convention &amp; Codes</w:t>
      </w:r>
      <w:bookmarkEnd w:id="94"/>
    </w:p>
    <w:p w14:paraId="4C3186B5" w14:textId="095A0850" w:rsidR="008C16D5" w:rsidRDefault="00356CE7" w:rsidP="008C16D5">
      <w:r>
        <w:t xml:space="preserve">Rooms </w:t>
      </w:r>
      <w:r w:rsidR="00BE4B61">
        <w:t>naming conventio</w:t>
      </w:r>
      <w:r w:rsidR="00BE4B61">
        <w:rPr>
          <w:rFonts w:hint="eastAsia"/>
        </w:rPr>
        <w:t>n</w:t>
      </w:r>
      <w:r w:rsidR="00BE4B61">
        <w:t xml:space="preserve"> should</w:t>
      </w:r>
      <w:r w:rsidR="005F3DC5">
        <w:t xml:space="preserve"> follow the design brief requirement</w:t>
      </w:r>
      <w:r w:rsidR="005F3DC5">
        <w:rPr>
          <w:rFonts w:hint="eastAsia"/>
        </w:rPr>
        <w:t>s</w:t>
      </w:r>
      <w:r w:rsidR="005F3DC5">
        <w:t xml:space="preserve"> and should be </w:t>
      </w:r>
      <w:r w:rsidR="00D51868">
        <w:t xml:space="preserve">clearly identifiable. </w:t>
      </w:r>
      <w:r w:rsidR="00D51868">
        <w:rPr>
          <w:rFonts w:hint="eastAsia"/>
        </w:rPr>
        <w:t>R</w:t>
      </w:r>
      <w:r w:rsidR="00D51868">
        <w:t>ooms Codes should</w:t>
      </w:r>
      <w:r w:rsidR="00BE4B61">
        <w:t xml:space="preserve"> allow for unique rooms identification</w:t>
      </w:r>
      <w:r w:rsidR="00A36E91">
        <w:t xml:space="preserve">. </w:t>
      </w:r>
    </w:p>
    <w:p w14:paraId="5DFDAD71" w14:textId="318C4716" w:rsidR="00A36E91" w:rsidRPr="000B4843" w:rsidRDefault="00A36E91" w:rsidP="00D25A74">
      <w:r>
        <w:rPr>
          <w:rFonts w:hint="eastAsia"/>
        </w:rPr>
        <w:t>D</w:t>
      </w:r>
      <w:r>
        <w:t xml:space="preserve">oors </w:t>
      </w:r>
      <w:r w:rsidR="007F60F9">
        <w:t xml:space="preserve">codes provides every door in the building with an identification, which is further referred to in the door and ironmongery schedule. </w:t>
      </w:r>
      <w:r w:rsidR="007F60F9">
        <w:rPr>
          <w:rFonts w:hint="eastAsia"/>
        </w:rPr>
        <w:t>D</w:t>
      </w:r>
      <w:r w:rsidR="007F60F9">
        <w:t xml:space="preserve">oors are named after the </w:t>
      </w:r>
      <w:r w:rsidR="00B133B1">
        <w:t>r</w:t>
      </w:r>
      <w:r w:rsidR="007F60F9">
        <w:t>oom they are leading into</w:t>
      </w:r>
      <w:r w:rsidR="00B133B1">
        <w:t xml:space="preserve">. If more doors are present in the same room </w:t>
      </w:r>
      <w:r w:rsidR="00F55FD2">
        <w:t>the ending number within the door code will receiv</w:t>
      </w:r>
      <w:r w:rsidR="00F55FD2">
        <w:rPr>
          <w:rFonts w:hint="eastAsia"/>
        </w:rPr>
        <w:t>e</w:t>
      </w:r>
      <w:r w:rsidR="00F55FD2">
        <w:t xml:space="preserve"> and incremental number. </w:t>
      </w:r>
    </w:p>
    <w:p w14:paraId="439D32C2" w14:textId="1E638E81" w:rsidR="002405AD" w:rsidRDefault="6194296E" w:rsidP="002405AD">
      <w:pPr>
        <w:pStyle w:val="Heading2"/>
      </w:pPr>
      <w:bookmarkStart w:id="95" w:name="_Toc87828934"/>
      <w:r>
        <w:t>Revit Views Naming Convention</w:t>
      </w:r>
      <w:bookmarkEnd w:id="95"/>
      <w:r>
        <w:t xml:space="preserve"> </w:t>
      </w:r>
    </w:p>
    <w:p w14:paraId="074EB936" w14:textId="1162419F" w:rsidR="00273A4A" w:rsidRDefault="003D7A1F" w:rsidP="008E40E7">
      <w:r>
        <w:rPr>
          <w:rFonts w:hint="eastAsia"/>
        </w:rPr>
        <w:t>R</w:t>
      </w:r>
      <w:r>
        <w:t xml:space="preserve">evit views </w:t>
      </w:r>
      <w:r w:rsidR="00CD1E51">
        <w:t xml:space="preserve">are to be named in a consistent way using clear, descriptive </w:t>
      </w:r>
      <w:r w:rsidR="00401DE8">
        <w:t xml:space="preserve">naming protocol </w:t>
      </w:r>
      <w:r w:rsidR="00CD1E51">
        <w:t xml:space="preserve">following </w:t>
      </w:r>
      <w:r w:rsidR="00AA3722">
        <w:t>the “</w:t>
      </w:r>
      <w:r w:rsidR="00AA3722" w:rsidRPr="00D25A74">
        <w:rPr>
          <w:rFonts w:hint="eastAsia"/>
          <w:b/>
          <w:bCs/>
        </w:rPr>
        <w:t>Camel Case</w:t>
      </w:r>
      <w:r w:rsidR="00AA3722">
        <w:rPr>
          <w:b/>
          <w:bCs/>
        </w:rPr>
        <w:t>”</w:t>
      </w:r>
      <w:r w:rsidR="00AA3722">
        <w:t xml:space="preserve"> syntax</w:t>
      </w:r>
      <w:r w:rsidR="00CE7481">
        <w:t xml:space="preserve">. </w:t>
      </w:r>
      <w:r w:rsidR="00273A4A">
        <w:t>This is applicable to all Plan, Sections</w:t>
      </w:r>
      <w:r w:rsidR="002D00BF">
        <w:t xml:space="preserve">, </w:t>
      </w:r>
      <w:r w:rsidR="00273A4A">
        <w:t>Elevations</w:t>
      </w:r>
      <w:r w:rsidR="002D00BF">
        <w:t>, Schedules and Legend Views</w:t>
      </w:r>
      <w:r w:rsidR="00401DE8">
        <w:t>.</w:t>
      </w:r>
    </w:p>
    <w:p w14:paraId="12226E5D" w14:textId="77777777" w:rsidR="00FA46C7" w:rsidRPr="00FA46C7" w:rsidRDefault="00FA46C7" w:rsidP="00FA46C7">
      <w:bookmarkStart w:id="96" w:name="_Hlk64300993"/>
      <w:bookmarkStart w:id="97" w:name="_Hlk64309871"/>
      <w:r w:rsidRPr="00FA46C7">
        <w:t>Prior to publish the models to BIM360, a Publish Set should be created and including 3D views:</w:t>
      </w:r>
    </w:p>
    <w:p w14:paraId="0E90C227" w14:textId="48A9274C" w:rsidR="006C21DD" w:rsidRDefault="6194296E" w:rsidP="00835487">
      <w:pPr>
        <w:pStyle w:val="Heading2"/>
      </w:pPr>
      <w:bookmarkStart w:id="98" w:name="_Toc75209652"/>
      <w:bookmarkStart w:id="99" w:name="_Toc75255864"/>
      <w:bookmarkStart w:id="100" w:name="_Toc75209653"/>
      <w:bookmarkStart w:id="101" w:name="_Toc75255865"/>
      <w:bookmarkStart w:id="102" w:name="_Toc75209654"/>
      <w:bookmarkStart w:id="103" w:name="_Toc75255866"/>
      <w:bookmarkStart w:id="104" w:name="_Toc87828935"/>
      <w:bookmarkEnd w:id="96"/>
      <w:bookmarkEnd w:id="97"/>
      <w:bookmarkEnd w:id="98"/>
      <w:bookmarkEnd w:id="99"/>
      <w:bookmarkEnd w:id="100"/>
      <w:bookmarkEnd w:id="101"/>
      <w:bookmarkEnd w:id="102"/>
      <w:bookmarkEnd w:id="103"/>
      <w:r>
        <w:t>Worksets</w:t>
      </w:r>
      <w:bookmarkEnd w:id="104"/>
    </w:p>
    <w:p w14:paraId="18B5791C" w14:textId="6694D8DF" w:rsidR="00E527A5" w:rsidRDefault="00E527A5" w:rsidP="00E527A5">
      <w:r>
        <w:t xml:space="preserve">Worksets should be named in a consistent and logical manner to aid navigation in the project browser. Workset </w:t>
      </w:r>
      <w:r w:rsidR="00953543">
        <w:t>organization</w:t>
      </w:r>
      <w:r>
        <w:t xml:space="preserve"> should be carefully considered to provide the most efficient working environment for the Design Team</w:t>
      </w:r>
      <w:r w:rsidR="00953543">
        <w:t>s</w:t>
      </w:r>
      <w:r>
        <w:t xml:space="preserve">. </w:t>
      </w:r>
    </w:p>
    <w:tbl>
      <w:tblPr>
        <w:tblStyle w:val="TableGrid"/>
        <w:tblpPr w:leftFromText="180" w:rightFromText="180" w:vertAnchor="text" w:horzAnchor="margin" w:tblpXSpec="center" w:tblpY="4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1214"/>
        <w:gridCol w:w="189"/>
        <w:gridCol w:w="727"/>
        <w:gridCol w:w="792"/>
      </w:tblGrid>
      <w:tr w:rsidR="00E527A5" w14:paraId="75C128C4" w14:textId="77777777" w:rsidTr="003A3AF7">
        <w:tc>
          <w:tcPr>
            <w:tcW w:w="0" w:type="auto"/>
            <w:gridSpan w:val="2"/>
          </w:tcPr>
          <w:p w14:paraId="04F3E37E" w14:textId="1190F4E7" w:rsidR="00E527A5" w:rsidRDefault="00FB0CF9" w:rsidP="000133B3">
            <w:pPr>
              <w:jc w:val="center"/>
            </w:pPr>
            <w:r>
              <w:t>Discipline</w:t>
            </w:r>
          </w:p>
        </w:tc>
        <w:tc>
          <w:tcPr>
            <w:tcW w:w="0" w:type="auto"/>
          </w:tcPr>
          <w:p w14:paraId="1B6B14B8" w14:textId="77777777" w:rsidR="00E527A5" w:rsidRDefault="00E527A5" w:rsidP="00D25A74">
            <w:pPr>
              <w:ind w:left="0"/>
            </w:pPr>
            <w:r>
              <w:rPr>
                <w:color w:val="BFBFBF" w:themeColor="background1" w:themeShade="BF"/>
              </w:rPr>
              <w:t>Zone</w:t>
            </w:r>
          </w:p>
        </w:tc>
        <w:tc>
          <w:tcPr>
            <w:tcW w:w="0" w:type="auto"/>
            <w:vAlign w:val="center"/>
          </w:tcPr>
          <w:p w14:paraId="7606964E" w14:textId="77777777" w:rsidR="00E527A5" w:rsidRDefault="00E527A5" w:rsidP="00D25A74">
            <w:pPr>
              <w:ind w:left="0"/>
            </w:pPr>
            <w:r>
              <w:t>Content</w:t>
            </w:r>
          </w:p>
        </w:tc>
      </w:tr>
      <w:tr w:rsidR="00E527A5" w14:paraId="34F941E9" w14:textId="77777777" w:rsidTr="003A3AF7">
        <w:trPr>
          <w:trHeight w:val="363"/>
        </w:trPr>
        <w:tc>
          <w:tcPr>
            <w:tcW w:w="0" w:type="auto"/>
            <w:vAlign w:val="center"/>
          </w:tcPr>
          <w:p w14:paraId="0E45DFEA" w14:textId="15CD29D6" w:rsidR="00E527A5" w:rsidRPr="00D25A74" w:rsidRDefault="00E527A5" w:rsidP="000133B3">
            <w:pPr>
              <w:jc w:val="right"/>
              <w:rPr>
                <w:rFonts w:ascii="Akzidenz-Grotesk Std Bold" w:hAnsi="Akzidenz-Grotesk Std Bold"/>
                <w:sz w:val="32"/>
                <w:szCs w:val="32"/>
              </w:rPr>
            </w:pPr>
            <w:r w:rsidRPr="00D25A74">
              <w:rPr>
                <w:rFonts w:ascii="Akzidenz-Grotesk Std Bold" w:hAnsi="Akzidenz-Grotesk Std Bold"/>
                <w:sz w:val="32"/>
                <w:szCs w:val="32"/>
              </w:rPr>
              <w:t>A</w:t>
            </w:r>
            <w:r w:rsidR="00953543" w:rsidRPr="00D25A74">
              <w:rPr>
                <w:rFonts w:ascii="Akzidenz-Grotesk Std Bold" w:hAnsi="Akzidenz-Grotesk Std Bold"/>
                <w:sz w:val="32"/>
                <w:szCs w:val="32"/>
              </w:rPr>
              <w:t>R</w:t>
            </w:r>
          </w:p>
        </w:tc>
        <w:tc>
          <w:tcPr>
            <w:tcW w:w="0" w:type="auto"/>
          </w:tcPr>
          <w:p w14:paraId="29ABDF76" w14:textId="08AF8D8A" w:rsidR="00E527A5" w:rsidRPr="00D25A74" w:rsidRDefault="00DB40AB" w:rsidP="00D25A74">
            <w:pPr>
              <w:ind w:left="0"/>
              <w:rPr>
                <w:rFonts w:ascii="Akzidenz-Grotesk Std Bold" w:hAnsi="Akzidenz-Grotesk Std Bold"/>
                <w:sz w:val="32"/>
                <w:szCs w:val="32"/>
              </w:rPr>
            </w:pPr>
            <w:r w:rsidRPr="00D25A74">
              <w:rPr>
                <w:rFonts w:ascii="Akzidenz-Grotesk Std Bold" w:hAnsi="Akzidenz-Grotesk Std Bold"/>
                <w:sz w:val="32"/>
                <w:szCs w:val="32"/>
              </w:rPr>
              <w:t>-</w:t>
            </w:r>
          </w:p>
        </w:tc>
        <w:tc>
          <w:tcPr>
            <w:tcW w:w="0" w:type="auto"/>
          </w:tcPr>
          <w:p w14:paraId="41A88856" w14:textId="0A14EA4C" w:rsidR="00E527A5" w:rsidRPr="00D25A74" w:rsidRDefault="00E527A5" w:rsidP="00D25A74">
            <w:pPr>
              <w:ind w:left="0"/>
              <w:rPr>
                <w:rFonts w:ascii="Akzidenz-Grotesk Std Bold" w:hAnsi="Akzidenz-Grotesk Std Bold"/>
                <w:sz w:val="32"/>
                <w:szCs w:val="32"/>
              </w:rPr>
            </w:pPr>
            <w:r w:rsidRPr="00D25A74">
              <w:rPr>
                <w:rFonts w:ascii="Akzidenz-Grotesk Std Bold" w:hAnsi="Akzidenz-Grotesk Std Bold"/>
                <w:color w:val="BFBFBF" w:themeColor="background1" w:themeShade="BF"/>
                <w:sz w:val="32"/>
                <w:szCs w:val="32"/>
              </w:rPr>
              <w:t>T1</w:t>
            </w:r>
            <w:r w:rsidR="00856699" w:rsidRPr="00D25A74">
              <w:rPr>
                <w:rFonts w:ascii="Akzidenz-Grotesk Std Bold" w:hAnsi="Akzidenz-Grotesk Std Bold"/>
                <w:color w:val="BFBFBF" w:themeColor="background1" w:themeShade="BF"/>
                <w:sz w:val="32"/>
                <w:szCs w:val="32"/>
              </w:rPr>
              <w:t xml:space="preserve"> </w:t>
            </w:r>
            <w:r w:rsidR="00DB40AB" w:rsidRPr="00D25A74">
              <w:rPr>
                <w:rFonts w:ascii="Akzidenz-Grotesk Std Bold" w:hAnsi="Akzidenz-Grotesk Std Bold"/>
                <w:color w:val="BFBFBF" w:themeColor="background1" w:themeShade="BF"/>
                <w:sz w:val="32"/>
                <w:szCs w:val="32"/>
              </w:rPr>
              <w:t>-</w:t>
            </w:r>
          </w:p>
        </w:tc>
        <w:tc>
          <w:tcPr>
            <w:tcW w:w="0" w:type="auto"/>
          </w:tcPr>
          <w:p w14:paraId="7983163E" w14:textId="77777777" w:rsidR="00E527A5" w:rsidRPr="00D25A74" w:rsidRDefault="00E527A5" w:rsidP="00D25A74">
            <w:pPr>
              <w:ind w:left="0"/>
              <w:rPr>
                <w:rFonts w:ascii="Akzidenz-Grotesk Std Bold" w:hAnsi="Akzidenz-Grotesk Std Bold"/>
                <w:sz w:val="32"/>
                <w:szCs w:val="32"/>
              </w:rPr>
            </w:pPr>
            <w:r w:rsidRPr="00D25A74">
              <w:rPr>
                <w:rFonts w:ascii="Akzidenz-Grotesk Std Bold" w:hAnsi="Akzidenz-Grotesk Std Bold"/>
                <w:sz w:val="32"/>
                <w:szCs w:val="32"/>
              </w:rPr>
              <w:t>Cores</w:t>
            </w:r>
          </w:p>
        </w:tc>
      </w:tr>
      <w:tr w:rsidR="00E527A5" w14:paraId="659F18B6" w14:textId="77777777" w:rsidTr="003A3AF7">
        <w:tc>
          <w:tcPr>
            <w:tcW w:w="0" w:type="auto"/>
          </w:tcPr>
          <w:p w14:paraId="59624502" w14:textId="77777777" w:rsidR="00E527A5" w:rsidRDefault="00E527A5" w:rsidP="000133B3"/>
        </w:tc>
        <w:tc>
          <w:tcPr>
            <w:tcW w:w="0" w:type="auto"/>
          </w:tcPr>
          <w:p w14:paraId="29FE54DD" w14:textId="77777777" w:rsidR="00E527A5" w:rsidRDefault="00E527A5" w:rsidP="000133B3">
            <w:pPr>
              <w:jc w:val="center"/>
            </w:pPr>
          </w:p>
        </w:tc>
        <w:tc>
          <w:tcPr>
            <w:tcW w:w="0" w:type="auto"/>
          </w:tcPr>
          <w:p w14:paraId="1D0A74C9" w14:textId="77777777" w:rsidR="00E527A5" w:rsidRDefault="00E527A5" w:rsidP="00D25A74">
            <w:pPr>
              <w:ind w:left="0"/>
            </w:pPr>
            <w:r w:rsidRPr="002F499F">
              <w:rPr>
                <w:color w:val="BFBFBF" w:themeColor="background1" w:themeShade="BF"/>
              </w:rPr>
              <w:t>Optional</w:t>
            </w:r>
          </w:p>
        </w:tc>
        <w:tc>
          <w:tcPr>
            <w:tcW w:w="0" w:type="auto"/>
          </w:tcPr>
          <w:p w14:paraId="352EF5F9" w14:textId="77777777" w:rsidR="00E527A5" w:rsidRDefault="00E527A5" w:rsidP="000133B3">
            <w:pPr>
              <w:jc w:val="right"/>
            </w:pPr>
          </w:p>
        </w:tc>
      </w:tr>
    </w:tbl>
    <w:p w14:paraId="2383F45B" w14:textId="77777777" w:rsidR="00E527A5" w:rsidRDefault="00E527A5" w:rsidP="71E04479">
      <w:pPr>
        <w:ind w:left="0"/>
      </w:pPr>
    </w:p>
    <w:p w14:paraId="19D9AB9F" w14:textId="4E1164BC" w:rsidR="00E527A5" w:rsidRDefault="00E527A5" w:rsidP="300E7D12">
      <w:pPr>
        <w:ind w:left="0"/>
      </w:pPr>
    </w:p>
    <w:p w14:paraId="6561983B" w14:textId="77777777" w:rsidR="00E527A5" w:rsidRDefault="00E527A5" w:rsidP="00E527A5">
      <w:r>
        <w:t>Worksets are named with a role code, optional zone code and a description of the content.</w:t>
      </w:r>
    </w:p>
    <w:p w14:paraId="2FF99DE1" w14:textId="3F8A83DE" w:rsidR="00046D4F" w:rsidRPr="00D25A74" w:rsidRDefault="11604932" w:rsidP="00344497">
      <w:pPr>
        <w:pStyle w:val="ListParagraph"/>
        <w:numPr>
          <w:ilvl w:val="1"/>
          <w:numId w:val="33"/>
        </w:numPr>
      </w:pPr>
      <w:r>
        <w:t xml:space="preserve">Discipline - Identifies the owner of the object – Element author. </w:t>
      </w:r>
      <w:bookmarkStart w:id="105" w:name="_Toc35009059"/>
    </w:p>
    <w:p w14:paraId="0113B555" w14:textId="3FF1B929" w:rsidR="00314235" w:rsidRDefault="11604932" w:rsidP="00344497">
      <w:pPr>
        <w:pStyle w:val="ListParagraph"/>
        <w:numPr>
          <w:ilvl w:val="1"/>
          <w:numId w:val="33"/>
        </w:numPr>
      </w:pPr>
      <w:r>
        <w:t>Zone - Once Zones are defined, worksets can used this optional field to define zone specific worksets</w:t>
      </w:r>
      <w:bookmarkStart w:id="106" w:name="_Toc35009060"/>
      <w:bookmarkEnd w:id="105"/>
    </w:p>
    <w:p w14:paraId="37D74EEA" w14:textId="5C36696B" w:rsidR="00E527A5" w:rsidRDefault="11604932" w:rsidP="00344497">
      <w:pPr>
        <w:pStyle w:val="ListParagraph"/>
        <w:numPr>
          <w:ilvl w:val="1"/>
          <w:numId w:val="33"/>
        </w:numPr>
      </w:pPr>
      <w:r>
        <w:t>Content - Content is a description of the use of the workset. E.g. Interior (internal wall systems, doors, ceilings, rooms etc.), cladding or furniture. If a project is split by zone or function only the content code can be omitted.</w:t>
      </w:r>
      <w:bookmarkEnd w:id="106"/>
    </w:p>
    <w:p w14:paraId="2E770E3B" w14:textId="74AE73D7" w:rsidR="00314235" w:rsidRPr="009D599C" w:rsidRDefault="00314235">
      <w:r>
        <w:t>Note:</w:t>
      </w:r>
    </w:p>
    <w:p w14:paraId="59FB2C77" w14:textId="77777777" w:rsidR="00E527A5" w:rsidRPr="00D25A74" w:rsidRDefault="00E527A5" w:rsidP="00D25A74">
      <w:pPr>
        <w:rPr>
          <w:b/>
          <w:bCs/>
        </w:rPr>
      </w:pPr>
      <w:bookmarkStart w:id="107" w:name="_Toc35009061"/>
      <w:r w:rsidRPr="00D25A74">
        <w:rPr>
          <w:rFonts w:hint="eastAsia"/>
          <w:b/>
          <w:bCs/>
        </w:rPr>
        <w:t>Shared Levels and Grids Worksets</w:t>
      </w:r>
      <w:bookmarkEnd w:id="107"/>
    </w:p>
    <w:p w14:paraId="7634CB60" w14:textId="77777777" w:rsidR="002B70EE" w:rsidRDefault="00E527A5" w:rsidP="002B70EE">
      <w:r>
        <w:t xml:space="preserve">The Shared Levels and Grids worksets do not include the role code and is named </w:t>
      </w:r>
      <w:r w:rsidRPr="002847A1">
        <w:rPr>
          <w:i/>
        </w:rPr>
        <w:t>Shared Levels and Grids</w:t>
      </w:r>
      <w:r>
        <w:t xml:space="preserve"> as the default workset created in Revit. This is to enable all Design Disciplines to turn off all grids and levels from models linked in the sheet model(s). The grids and levels in the sheet model however will be placed in a workset with the role code. E.g. A-Shared Levels and Grids would be in the architectural sheet models</w:t>
      </w:r>
    </w:p>
    <w:p w14:paraId="6E00D6BF" w14:textId="6B96DDD8" w:rsidR="00C330A7" w:rsidRDefault="002B70EE" w:rsidP="003A3AF7">
      <w:r>
        <w:rPr>
          <w:rFonts w:hint="eastAsia"/>
        </w:rPr>
        <w:t>E</w:t>
      </w:r>
      <w:r>
        <w:t xml:space="preserve">ach </w:t>
      </w:r>
      <w:r w:rsidR="00606D70">
        <w:t>Linked Revit File will be placed in its own Workset following the naming conventio</w:t>
      </w:r>
      <w:r w:rsidR="00606D70">
        <w:rPr>
          <w:rFonts w:hint="eastAsia"/>
        </w:rPr>
        <w:t>n</w:t>
      </w:r>
      <w:r w:rsidR="00606D70">
        <w:t xml:space="preserve"> below:</w:t>
      </w:r>
    </w:p>
    <w:tbl>
      <w:tblPr>
        <w:tblStyle w:val="TableGrid"/>
        <w:tblpPr w:leftFromText="180" w:rightFromText="180" w:vertAnchor="text" w:horzAnchor="margin" w:tblpXSpec="center" w:tblpY="4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1030"/>
        <w:gridCol w:w="62"/>
        <w:gridCol w:w="1532"/>
        <w:gridCol w:w="2249"/>
      </w:tblGrid>
      <w:tr w:rsidR="00B504BF" w14:paraId="60AB443B" w14:textId="77777777" w:rsidTr="003A3AF7">
        <w:tc>
          <w:tcPr>
            <w:tcW w:w="0" w:type="auto"/>
            <w:gridSpan w:val="2"/>
          </w:tcPr>
          <w:p w14:paraId="21C9D786" w14:textId="107EF09B" w:rsidR="00DB40AB" w:rsidRDefault="009E56B1" w:rsidP="000133B3">
            <w:pPr>
              <w:jc w:val="center"/>
            </w:pPr>
            <w:r>
              <w:t xml:space="preserve">              </w:t>
            </w:r>
          </w:p>
        </w:tc>
        <w:tc>
          <w:tcPr>
            <w:tcW w:w="0" w:type="auto"/>
          </w:tcPr>
          <w:p w14:paraId="575DE122" w14:textId="5EAB5560" w:rsidR="00DB40AB" w:rsidRDefault="009E56B1" w:rsidP="000133B3">
            <w:pPr>
              <w:ind w:left="0"/>
            </w:pPr>
            <w:r>
              <w:rPr>
                <w:color w:val="BFBFBF" w:themeColor="background1" w:themeShade="BF"/>
              </w:rPr>
              <w:t xml:space="preserve">                                                                     </w:t>
            </w:r>
          </w:p>
        </w:tc>
        <w:tc>
          <w:tcPr>
            <w:tcW w:w="0" w:type="auto"/>
            <w:vAlign w:val="center"/>
          </w:tcPr>
          <w:p w14:paraId="4792AAB2" w14:textId="7C6CF2BE" w:rsidR="00DB40AB" w:rsidRDefault="00B1112F" w:rsidP="000133B3">
            <w:pPr>
              <w:ind w:left="0"/>
            </w:pPr>
            <w:r>
              <w:t>Link Name</w:t>
            </w:r>
          </w:p>
        </w:tc>
      </w:tr>
      <w:tr w:rsidR="00B504BF" w:rsidRPr="00C329AE" w14:paraId="0F15EAC4" w14:textId="77777777" w:rsidTr="003A3AF7">
        <w:trPr>
          <w:trHeight w:val="363"/>
        </w:trPr>
        <w:tc>
          <w:tcPr>
            <w:tcW w:w="0" w:type="auto"/>
            <w:vAlign w:val="center"/>
          </w:tcPr>
          <w:p w14:paraId="256575E9" w14:textId="4ACDBC3A" w:rsidR="00DB40AB" w:rsidRPr="00D25A74" w:rsidRDefault="00DB40AB" w:rsidP="000133B3">
            <w:pPr>
              <w:jc w:val="right"/>
              <w:rPr>
                <w:rFonts w:ascii="Akzidenz-Grotesk Std Bold" w:hAnsi="Akzidenz-Grotesk Std Bold"/>
                <w:sz w:val="32"/>
                <w:szCs w:val="32"/>
              </w:rPr>
            </w:pPr>
            <w:r w:rsidRPr="00D25A74">
              <w:rPr>
                <w:rFonts w:ascii="Akzidenz-Grotesk Std Bold" w:hAnsi="Akzidenz-Grotesk Std Bold"/>
                <w:sz w:val="32"/>
                <w:szCs w:val="32"/>
              </w:rPr>
              <w:t>ZZ-</w:t>
            </w:r>
          </w:p>
        </w:tc>
        <w:tc>
          <w:tcPr>
            <w:tcW w:w="0" w:type="auto"/>
          </w:tcPr>
          <w:p w14:paraId="40692364" w14:textId="4C75FB88" w:rsidR="00DB40AB" w:rsidRPr="00D25A74" w:rsidRDefault="00DB40AB" w:rsidP="000133B3">
            <w:pPr>
              <w:ind w:left="0"/>
              <w:rPr>
                <w:rFonts w:ascii="Akzidenz-Grotesk Std Bold" w:hAnsi="Akzidenz-Grotesk Std Bold"/>
                <w:sz w:val="32"/>
                <w:szCs w:val="32"/>
              </w:rPr>
            </w:pPr>
          </w:p>
        </w:tc>
        <w:tc>
          <w:tcPr>
            <w:tcW w:w="0" w:type="auto"/>
          </w:tcPr>
          <w:p w14:paraId="1C7F9291" w14:textId="27AC87EE" w:rsidR="00DB40AB" w:rsidRPr="00D25A74" w:rsidRDefault="00DB40AB" w:rsidP="000133B3">
            <w:pPr>
              <w:ind w:left="0"/>
              <w:rPr>
                <w:rFonts w:ascii="Akzidenz-Grotesk Std Bold" w:hAnsi="Akzidenz-Grotesk Std Bold"/>
                <w:sz w:val="32"/>
                <w:szCs w:val="32"/>
              </w:rPr>
            </w:pPr>
            <w:r w:rsidRPr="00D25A74">
              <w:rPr>
                <w:rFonts w:ascii="Akzidenz-Grotesk Std Bold" w:hAnsi="Akzidenz-Grotesk Std Bold"/>
                <w:sz w:val="32"/>
                <w:szCs w:val="32"/>
              </w:rPr>
              <w:t>Revit Links</w:t>
            </w:r>
            <w:r w:rsidR="009E56B1" w:rsidRPr="00D25A74">
              <w:rPr>
                <w:rFonts w:ascii="Akzidenz-Grotesk Std Bold" w:hAnsi="Akzidenz-Grotesk Std Bold"/>
                <w:sz w:val="32"/>
                <w:szCs w:val="32"/>
              </w:rPr>
              <w:t>-</w:t>
            </w:r>
          </w:p>
        </w:tc>
        <w:tc>
          <w:tcPr>
            <w:tcW w:w="0" w:type="auto"/>
          </w:tcPr>
          <w:p w14:paraId="652672FB" w14:textId="157B8CC2" w:rsidR="00DB40AB" w:rsidRPr="00D25A74" w:rsidRDefault="00B504BF" w:rsidP="000133B3">
            <w:pPr>
              <w:ind w:left="0"/>
              <w:rPr>
                <w:rFonts w:ascii="Akzidenz-Grotesk Std Bold" w:hAnsi="Akzidenz-Grotesk Std Bold"/>
                <w:sz w:val="32"/>
                <w:szCs w:val="32"/>
              </w:rPr>
            </w:pPr>
            <w:r w:rsidRPr="00D25A74">
              <w:rPr>
                <w:rFonts w:ascii="Akzidenz-Grotesk Std Bold" w:hAnsi="Akzidenz-Grotesk Std Bold"/>
                <w:sz w:val="32"/>
                <w:szCs w:val="32"/>
              </w:rPr>
              <w:t>Insert Link Name</w:t>
            </w:r>
          </w:p>
        </w:tc>
      </w:tr>
    </w:tbl>
    <w:p w14:paraId="4AB0BBFD" w14:textId="77777777" w:rsidR="00C330A7" w:rsidRPr="00993318" w:rsidRDefault="00C330A7" w:rsidP="00E527A5"/>
    <w:p w14:paraId="1C557C75" w14:textId="55A8F8DF" w:rsidR="00E527A5" w:rsidRDefault="00E527A5" w:rsidP="00E527A5"/>
    <w:p w14:paraId="540F84A6" w14:textId="77777777" w:rsidR="007F4E82" w:rsidRDefault="007F4E82" w:rsidP="007F4E82"/>
    <w:p w14:paraId="42FF4906" w14:textId="65DFC182" w:rsidR="007F4E82" w:rsidRDefault="007F4E82" w:rsidP="007F4E82">
      <w:r>
        <w:t>List of Worksets per Discipline:</w:t>
      </w:r>
    </w:p>
    <w:p w14:paraId="4E60793F" w14:textId="56A1350F" w:rsidR="00DC728F" w:rsidRDefault="007F4E82" w:rsidP="007F4E82">
      <w:r w:rsidRPr="00046F48">
        <w:rPr>
          <w:rFonts w:hint="eastAsia"/>
          <w:b/>
          <w:bCs/>
        </w:rPr>
        <w:lastRenderedPageBreak/>
        <w:t>- SIGNATURE ARCHITECT</w:t>
      </w:r>
    </w:p>
    <w:tbl>
      <w:tblPr>
        <w:tblStyle w:val="GridTable441"/>
        <w:tblW w:w="9293" w:type="dxa"/>
        <w:tblInd w:w="625" w:type="dxa"/>
        <w:tblLayout w:type="fixed"/>
        <w:tblLook w:val="04A0" w:firstRow="1" w:lastRow="0" w:firstColumn="1" w:lastColumn="0" w:noHBand="0" w:noVBand="1"/>
      </w:tblPr>
      <w:tblGrid>
        <w:gridCol w:w="3056"/>
        <w:gridCol w:w="6237"/>
      </w:tblGrid>
      <w:tr w:rsidR="0027716E" w:rsidRPr="00B340FD" w14:paraId="7BB41324" w14:textId="77777777" w:rsidTr="6D74575A">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826C31" w:themeColor="accent2" w:themeShade="BF"/>
              <w:left w:val="single" w:sz="4" w:space="0" w:color="826C31" w:themeColor="accent2" w:themeShade="BF"/>
              <w:right w:val="single" w:sz="4" w:space="0" w:color="826C31" w:themeColor="accent2" w:themeShade="BF"/>
            </w:tcBorders>
          </w:tcPr>
          <w:p w14:paraId="5653105D" w14:textId="05208CC2" w:rsidR="0027716E" w:rsidRPr="00780101" w:rsidRDefault="0027716E" w:rsidP="00305ED5">
            <w:pPr>
              <w:ind w:left="0"/>
              <w:jc w:val="left"/>
              <w:rPr>
                <w:bCs w:val="0"/>
              </w:rPr>
            </w:pPr>
            <w:r w:rsidRPr="00780101">
              <w:rPr>
                <w:rFonts w:cstheme="minorHAnsi" w:hint="eastAsia"/>
              </w:rPr>
              <w:t>Workset</w:t>
            </w:r>
          </w:p>
        </w:tc>
        <w:tc>
          <w:tcPr>
            <w:tcW w:w="6237" w:type="dxa"/>
            <w:tcBorders>
              <w:top w:val="single" w:sz="4" w:space="0" w:color="826C31" w:themeColor="accent2" w:themeShade="BF"/>
              <w:left w:val="single" w:sz="4" w:space="0" w:color="826C31" w:themeColor="accent2" w:themeShade="BF"/>
              <w:right w:val="single" w:sz="4" w:space="0" w:color="826C31" w:themeColor="accent2" w:themeShade="BF"/>
            </w:tcBorders>
          </w:tcPr>
          <w:p w14:paraId="4BA7B413" w14:textId="3BC425AA" w:rsidR="0027716E" w:rsidRPr="00780101" w:rsidRDefault="0027716E" w:rsidP="00305ED5">
            <w:pPr>
              <w:ind w:left="0"/>
              <w:jc w:val="left"/>
              <w:cnfStyle w:val="100000000000" w:firstRow="1" w:lastRow="0" w:firstColumn="0" w:lastColumn="0" w:oddVBand="0" w:evenVBand="0" w:oddHBand="0" w:evenHBand="0" w:firstRowFirstColumn="0" w:firstRowLastColumn="0" w:lastRowFirstColumn="0" w:lastRowLastColumn="0"/>
            </w:pPr>
            <w:r w:rsidRPr="00780101">
              <w:rPr>
                <w:rFonts w:cstheme="minorHAnsi" w:hint="eastAsia"/>
              </w:rPr>
              <w:t>Description</w:t>
            </w:r>
          </w:p>
        </w:tc>
      </w:tr>
      <w:tr w:rsidR="0027716E" w:rsidRPr="00B340FD" w14:paraId="4A5E5F9E" w14:textId="77777777" w:rsidTr="6D74575A">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AC6D351" w14:textId="2BB947C4" w:rsidR="00780101" w:rsidRPr="00D25A74" w:rsidRDefault="0027716E" w:rsidP="00305ED5">
            <w:pPr>
              <w:ind w:left="0"/>
              <w:jc w:val="left"/>
              <w:rPr>
                <w:rFonts w:cstheme="minorHAnsi"/>
                <w:b w:val="0"/>
                <w:bCs w:val="0"/>
                <w:i/>
              </w:rPr>
            </w:pPr>
            <w:r w:rsidRPr="00D25A74">
              <w:rPr>
                <w:rFonts w:cstheme="minorHAnsi" w:hint="eastAsia"/>
                <w:i/>
              </w:rPr>
              <w:t>AR-</w:t>
            </w:r>
            <w:r w:rsidR="00780101" w:rsidRPr="00D25A74">
              <w:rPr>
                <w:rFonts w:cstheme="minorHAnsi" w:hint="eastAsia"/>
                <w:i/>
              </w:rPr>
              <w:t>MASSING</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8A5C409" w14:textId="59458C8D" w:rsidR="0027716E" w:rsidRPr="00D25A74" w:rsidRDefault="006C19E4" w:rsidP="00305ED5">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D25A74">
              <w:rPr>
                <w:rFonts w:cstheme="minorHAnsi" w:hint="eastAsia"/>
                <w:i/>
              </w:rPr>
              <w:t xml:space="preserve">Insert Description Here </w:t>
            </w:r>
            <w:r w:rsidRPr="00D25A74">
              <w:rPr>
                <w:rFonts w:cstheme="minorHAnsi" w:hint="eastAsia"/>
                <w:i/>
              </w:rPr>
              <w:t>–</w:t>
            </w:r>
            <w:r w:rsidRPr="00D25A74">
              <w:rPr>
                <w:rFonts w:cstheme="minorHAnsi" w:hint="eastAsia"/>
                <w:i/>
              </w:rPr>
              <w:t xml:space="preserve"> Contains</w:t>
            </w:r>
            <w:r w:rsidRPr="00D25A74">
              <w:rPr>
                <w:rFonts w:cstheme="minorHAnsi" w:hint="eastAsia"/>
                <w:i/>
              </w:rPr>
              <w:t>…</w:t>
            </w:r>
            <w:r w:rsidRPr="00D25A74">
              <w:rPr>
                <w:rFonts w:cstheme="minorHAnsi" w:hint="eastAsia"/>
                <w:i/>
              </w:rPr>
              <w:t>etc</w:t>
            </w:r>
          </w:p>
        </w:tc>
      </w:tr>
      <w:tr w:rsidR="0027716E" w:rsidRPr="00B340FD" w14:paraId="738FD748" w14:textId="77777777" w:rsidTr="6D74575A">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CD7CAE0" w14:textId="7B2829C6" w:rsidR="0027716E" w:rsidRPr="00D25A74" w:rsidRDefault="00780101" w:rsidP="00305ED5">
            <w:pPr>
              <w:ind w:left="0"/>
              <w:jc w:val="left"/>
              <w:rPr>
                <w:i/>
                <w:szCs w:val="18"/>
              </w:rPr>
            </w:pPr>
            <w:r w:rsidRPr="00D25A74">
              <w:rPr>
                <w:rFonts w:hint="eastAsia"/>
                <w:i/>
                <w:szCs w:val="18"/>
              </w:rPr>
              <w:t>AR-INTERIOR</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D8E9FA8" w14:textId="1E757E30" w:rsidR="0027716E" w:rsidRPr="00D25A74" w:rsidRDefault="001D40DD" w:rsidP="00305ED5">
            <w:pPr>
              <w:ind w:left="0"/>
              <w:jc w:val="left"/>
              <w:cnfStyle w:val="000000000000" w:firstRow="0" w:lastRow="0" w:firstColumn="0" w:lastColumn="0" w:oddVBand="0" w:evenVBand="0" w:oddHBand="0" w:evenHBand="0" w:firstRowFirstColumn="0" w:firstRowLastColumn="0" w:lastRowFirstColumn="0" w:lastRowLastColumn="0"/>
              <w:rPr>
                <w:i/>
                <w:szCs w:val="18"/>
              </w:rPr>
            </w:pPr>
            <w:r w:rsidRPr="00D25A74">
              <w:rPr>
                <w:rFonts w:hint="eastAsia"/>
                <w:i/>
                <w:szCs w:val="18"/>
              </w:rPr>
              <w:t>Interior Elements</w:t>
            </w:r>
          </w:p>
        </w:tc>
      </w:tr>
      <w:tr w:rsidR="0027716E" w:rsidRPr="00B340FD" w14:paraId="575F1ECD" w14:textId="77777777" w:rsidTr="6D74575A">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2DE5933" w14:textId="0314621C" w:rsidR="0027716E" w:rsidRPr="00D25A74" w:rsidRDefault="00780101" w:rsidP="00305ED5">
            <w:pPr>
              <w:ind w:left="0"/>
              <w:jc w:val="left"/>
              <w:rPr>
                <w:i/>
                <w:szCs w:val="18"/>
              </w:rPr>
            </w:pPr>
            <w:r w:rsidRPr="00D25A74">
              <w:rPr>
                <w:rFonts w:hint="eastAsia"/>
                <w:i/>
                <w:szCs w:val="18"/>
              </w:rPr>
              <w:t>AR-CLADDING</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710B791" w14:textId="43062D09" w:rsidR="0027716E" w:rsidRPr="00D25A74" w:rsidRDefault="6D74575A" w:rsidP="6D74575A">
            <w:pPr>
              <w:ind w:left="0"/>
              <w:jc w:val="left"/>
              <w:cnfStyle w:val="000000100000" w:firstRow="0" w:lastRow="0" w:firstColumn="0" w:lastColumn="0" w:oddVBand="0" w:evenVBand="0" w:oddHBand="1" w:evenHBand="0" w:firstRowFirstColumn="0" w:firstRowLastColumn="0" w:lastRowFirstColumn="0" w:lastRowLastColumn="0"/>
              <w:rPr>
                <w:i/>
                <w:iCs/>
              </w:rPr>
            </w:pPr>
            <w:r w:rsidRPr="6D74575A">
              <w:rPr>
                <w:i/>
                <w:iCs/>
              </w:rPr>
              <w:t>Exterior Walls, Floors, doors</w:t>
            </w:r>
          </w:p>
        </w:tc>
      </w:tr>
      <w:tr w:rsidR="0027716E" w:rsidRPr="00B340FD" w14:paraId="34253E46" w14:textId="77777777" w:rsidTr="6D74575A">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809FC95" w14:textId="6581B7A7" w:rsidR="0027716E" w:rsidRPr="00D25A74" w:rsidRDefault="00780101" w:rsidP="00305ED5">
            <w:pPr>
              <w:ind w:left="0"/>
              <w:jc w:val="left"/>
              <w:rPr>
                <w:i/>
                <w:szCs w:val="18"/>
              </w:rPr>
            </w:pPr>
            <w:r w:rsidRPr="00D25A74">
              <w:rPr>
                <w:rFonts w:hint="eastAsia"/>
                <w:i/>
                <w:szCs w:val="18"/>
              </w:rPr>
              <w:t>AR-ROOF</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22BC4B0" w14:textId="7228B073" w:rsidR="0027716E" w:rsidRPr="00D25A74" w:rsidRDefault="00780101" w:rsidP="00305ED5">
            <w:pPr>
              <w:ind w:left="0"/>
              <w:jc w:val="left"/>
              <w:cnfStyle w:val="000000000000" w:firstRow="0" w:lastRow="0" w:firstColumn="0" w:lastColumn="0" w:oddVBand="0" w:evenVBand="0" w:oddHBand="0" w:evenHBand="0" w:firstRowFirstColumn="0" w:firstRowLastColumn="0" w:lastRowFirstColumn="0" w:lastRowLastColumn="0"/>
              <w:rPr>
                <w:i/>
                <w:szCs w:val="18"/>
              </w:rPr>
            </w:pPr>
            <w:r w:rsidRPr="00D25A74">
              <w:rPr>
                <w:rFonts w:hint="eastAsia"/>
                <w:i/>
                <w:szCs w:val="18"/>
              </w:rPr>
              <w:t>Roof Elements</w:t>
            </w:r>
          </w:p>
        </w:tc>
      </w:tr>
      <w:tr w:rsidR="0027716E" w:rsidRPr="00B340FD" w14:paraId="77A1078C" w14:textId="77777777" w:rsidTr="6D74575A">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CB237EF" w14:textId="5539293F" w:rsidR="0027716E" w:rsidRPr="00D25A74" w:rsidRDefault="00780101" w:rsidP="00305ED5">
            <w:pPr>
              <w:ind w:left="0"/>
              <w:jc w:val="left"/>
              <w:rPr>
                <w:i/>
                <w:szCs w:val="18"/>
              </w:rPr>
            </w:pPr>
            <w:r w:rsidRPr="00D25A74">
              <w:rPr>
                <w:rFonts w:hint="eastAsia"/>
                <w:i/>
                <w:szCs w:val="18"/>
              </w:rPr>
              <w:t>AR-TOPOGRAPHY</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C189F39" w14:textId="7E0305C3" w:rsidR="0027716E" w:rsidRPr="00D25A74" w:rsidRDefault="00780101" w:rsidP="00305ED5">
            <w:pPr>
              <w:ind w:left="0"/>
              <w:jc w:val="left"/>
              <w:cnfStyle w:val="000000100000" w:firstRow="0" w:lastRow="0" w:firstColumn="0" w:lastColumn="0" w:oddVBand="0" w:evenVBand="0" w:oddHBand="1" w:evenHBand="0" w:firstRowFirstColumn="0" w:firstRowLastColumn="0" w:lastRowFirstColumn="0" w:lastRowLastColumn="0"/>
              <w:rPr>
                <w:i/>
                <w:szCs w:val="18"/>
              </w:rPr>
            </w:pPr>
            <w:r w:rsidRPr="00D25A74">
              <w:rPr>
                <w:rFonts w:hint="eastAsia"/>
                <w:i/>
                <w:szCs w:val="18"/>
              </w:rPr>
              <w:t>Topography, Roads, Planting</w:t>
            </w:r>
          </w:p>
        </w:tc>
      </w:tr>
      <w:tr w:rsidR="0027716E" w:rsidRPr="00B340FD" w14:paraId="12C182A9" w14:textId="77777777" w:rsidTr="6D74575A">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B557AB3" w14:textId="6B769E44" w:rsidR="0027716E" w:rsidRPr="001731C8" w:rsidRDefault="49FF45B5" w:rsidP="49FF45B5">
            <w:pPr>
              <w:ind w:left="0"/>
              <w:jc w:val="left"/>
              <w:rPr>
                <w:i/>
                <w:szCs w:val="18"/>
              </w:rPr>
            </w:pPr>
            <w:r w:rsidRPr="001731C8">
              <w:rPr>
                <w:i/>
                <w:szCs w:val="18"/>
              </w:rPr>
              <w:t>ZZ-REVITLINKS - SPECIALTY RESTAURANT</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950FB32" w14:textId="192283D5" w:rsidR="0027716E" w:rsidRPr="001731C8" w:rsidRDefault="6D74575A" w:rsidP="6D74575A">
            <w:pPr>
              <w:ind w:left="0"/>
              <w:jc w:val="left"/>
              <w:cnfStyle w:val="000000000000" w:firstRow="0" w:lastRow="0" w:firstColumn="0" w:lastColumn="0" w:oddVBand="0" w:evenVBand="0" w:oddHBand="0" w:evenHBand="0" w:firstRowFirstColumn="0" w:firstRowLastColumn="0" w:lastRowFirstColumn="0" w:lastRowLastColumn="0"/>
              <w:rPr>
                <w:i/>
                <w:iCs/>
              </w:rPr>
            </w:pPr>
            <w:r w:rsidRPr="6D74575A">
              <w:rPr>
                <w:i/>
                <w:iCs/>
              </w:rPr>
              <w:t xml:space="preserve">Link for restaurant File </w:t>
            </w:r>
          </w:p>
        </w:tc>
      </w:tr>
      <w:tr w:rsidR="0027716E" w:rsidRPr="00B340FD" w14:paraId="762D846E" w14:textId="77777777" w:rsidTr="6D74575A">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7F67ADB" w14:textId="058DF00D" w:rsidR="0027716E" w:rsidRPr="001731C8" w:rsidRDefault="49FF45B5" w:rsidP="49FF45B5">
            <w:pPr>
              <w:ind w:left="0"/>
              <w:jc w:val="left"/>
              <w:rPr>
                <w:i/>
                <w:szCs w:val="18"/>
              </w:rPr>
            </w:pPr>
            <w:r w:rsidRPr="001731C8">
              <w:rPr>
                <w:i/>
                <w:szCs w:val="18"/>
              </w:rPr>
              <w:t>ZZ-REVITLINKS - MEETING + BANQUETTING</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AF9FF80" w14:textId="2439D643" w:rsidR="0027716E" w:rsidRPr="001731C8" w:rsidRDefault="6D74575A" w:rsidP="6D74575A">
            <w:pPr>
              <w:ind w:left="0"/>
              <w:jc w:val="left"/>
              <w:cnfStyle w:val="000000100000" w:firstRow="0" w:lastRow="0" w:firstColumn="0" w:lastColumn="0" w:oddVBand="0" w:evenVBand="0" w:oddHBand="1" w:evenHBand="0" w:firstRowFirstColumn="0" w:firstRowLastColumn="0" w:lastRowFirstColumn="0" w:lastRowLastColumn="0"/>
              <w:rPr>
                <w:i/>
                <w:iCs/>
              </w:rPr>
            </w:pPr>
            <w:r w:rsidRPr="6D74575A">
              <w:rPr>
                <w:i/>
                <w:iCs/>
              </w:rPr>
              <w:t>Link for meeting + Banqueting file</w:t>
            </w:r>
          </w:p>
          <w:p w14:paraId="45D4221D" w14:textId="228EBDA6" w:rsidR="0027716E" w:rsidRPr="001731C8" w:rsidRDefault="0027716E" w:rsidP="001731C8">
            <w:pPr>
              <w:ind w:left="0"/>
              <w:jc w:val="left"/>
              <w:cnfStyle w:val="000000100000" w:firstRow="0" w:lastRow="0" w:firstColumn="0" w:lastColumn="0" w:oddVBand="0" w:evenVBand="0" w:oddHBand="1" w:evenHBand="0" w:firstRowFirstColumn="0" w:firstRowLastColumn="0" w:lastRowFirstColumn="0" w:lastRowLastColumn="0"/>
              <w:rPr>
                <w:i/>
                <w:szCs w:val="18"/>
              </w:rPr>
            </w:pPr>
          </w:p>
        </w:tc>
      </w:tr>
      <w:tr w:rsidR="0027716E" w:rsidRPr="00B340FD" w14:paraId="0785B5CD" w14:textId="77777777" w:rsidTr="6D74575A">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042C3FC" w14:textId="2B71D140" w:rsidR="0027716E" w:rsidRPr="001731C8" w:rsidRDefault="49FF45B5" w:rsidP="49FF45B5">
            <w:pPr>
              <w:ind w:left="0"/>
              <w:jc w:val="left"/>
              <w:rPr>
                <w:i/>
                <w:szCs w:val="18"/>
              </w:rPr>
            </w:pPr>
            <w:r w:rsidRPr="001731C8">
              <w:rPr>
                <w:i/>
                <w:szCs w:val="18"/>
              </w:rPr>
              <w:t>ZZ-REVITLINKS - CENTRAL AMIENITIES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C655BF5" w14:textId="0B0C6404" w:rsidR="0027716E" w:rsidRPr="001731C8" w:rsidRDefault="6D74575A" w:rsidP="6D74575A">
            <w:pPr>
              <w:ind w:left="0"/>
              <w:jc w:val="left"/>
              <w:cnfStyle w:val="000000000000" w:firstRow="0" w:lastRow="0" w:firstColumn="0" w:lastColumn="0" w:oddVBand="0" w:evenVBand="0" w:oddHBand="0" w:evenHBand="0" w:firstRowFirstColumn="0" w:firstRowLastColumn="0" w:lastRowFirstColumn="0" w:lastRowLastColumn="0"/>
              <w:rPr>
                <w:i/>
                <w:iCs/>
              </w:rPr>
            </w:pPr>
            <w:r w:rsidRPr="6D74575A">
              <w:rPr>
                <w:i/>
                <w:iCs/>
              </w:rPr>
              <w:t>Link for central amenities file</w:t>
            </w:r>
          </w:p>
        </w:tc>
      </w:tr>
      <w:tr w:rsidR="49FF45B5" w14:paraId="13CD5194" w14:textId="77777777" w:rsidTr="6D74575A">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6FB0F69" w14:textId="46B31E9F" w:rsidR="49FF45B5" w:rsidRPr="001731C8" w:rsidRDefault="49FF45B5" w:rsidP="49FF45B5">
            <w:pPr>
              <w:ind w:left="0"/>
              <w:jc w:val="left"/>
              <w:rPr>
                <w:i/>
                <w:szCs w:val="18"/>
              </w:rPr>
            </w:pPr>
            <w:r w:rsidRPr="001731C8">
              <w:rPr>
                <w:i/>
                <w:szCs w:val="18"/>
              </w:rPr>
              <w:t>ZZ-REVITLINKS - SPA</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43B8B24" w14:textId="4A97A1EA" w:rsidR="49FF45B5" w:rsidRPr="001731C8" w:rsidRDefault="49FF45B5" w:rsidP="49FF45B5">
            <w:pPr>
              <w:ind w:left="0"/>
              <w:jc w:val="left"/>
              <w:cnfStyle w:val="000000100000" w:firstRow="0" w:lastRow="0" w:firstColumn="0" w:lastColumn="0" w:oddVBand="0" w:evenVBand="0" w:oddHBand="1" w:evenHBand="0" w:firstRowFirstColumn="0" w:firstRowLastColumn="0" w:lastRowFirstColumn="0" w:lastRowLastColumn="0"/>
              <w:rPr>
                <w:i/>
                <w:szCs w:val="18"/>
              </w:rPr>
            </w:pPr>
            <w:r w:rsidRPr="001731C8">
              <w:rPr>
                <w:i/>
                <w:szCs w:val="18"/>
              </w:rPr>
              <w:t>Link For spa file</w:t>
            </w:r>
          </w:p>
        </w:tc>
      </w:tr>
      <w:tr w:rsidR="49FF45B5" w14:paraId="61BD876C" w14:textId="77777777" w:rsidTr="6D74575A">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F1255BB" w14:textId="2557F464" w:rsidR="49FF45B5" w:rsidRPr="001731C8" w:rsidRDefault="49FF45B5" w:rsidP="49FF45B5">
            <w:pPr>
              <w:ind w:left="0"/>
              <w:jc w:val="left"/>
              <w:rPr>
                <w:i/>
                <w:szCs w:val="18"/>
              </w:rPr>
            </w:pPr>
            <w:r w:rsidRPr="001731C8">
              <w:rPr>
                <w:i/>
                <w:szCs w:val="18"/>
              </w:rPr>
              <w:t>ZZ-REVITLINKS - TOPOGRAPHY</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55F5E7A" w14:textId="1CDD434C" w:rsidR="49FF45B5" w:rsidRPr="001731C8" w:rsidRDefault="49FF45B5" w:rsidP="49FF45B5">
            <w:pPr>
              <w:ind w:left="0"/>
              <w:jc w:val="left"/>
              <w:cnfStyle w:val="000000000000" w:firstRow="0" w:lastRow="0" w:firstColumn="0" w:lastColumn="0" w:oddVBand="0" w:evenVBand="0" w:oddHBand="0" w:evenHBand="0" w:firstRowFirstColumn="0" w:firstRowLastColumn="0" w:lastRowFirstColumn="0" w:lastRowLastColumn="0"/>
              <w:rPr>
                <w:i/>
                <w:szCs w:val="18"/>
              </w:rPr>
            </w:pPr>
            <w:r w:rsidRPr="001731C8">
              <w:rPr>
                <w:i/>
                <w:szCs w:val="18"/>
              </w:rPr>
              <w:t>Link for topography sitewide</w:t>
            </w:r>
          </w:p>
        </w:tc>
      </w:tr>
      <w:tr w:rsidR="49FF45B5" w14:paraId="4C0C449E" w14:textId="77777777" w:rsidTr="6D74575A">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B0F6DB1" w14:textId="1B7FC033" w:rsidR="49FF45B5" w:rsidRPr="001731C8" w:rsidRDefault="49FF45B5" w:rsidP="006D30DA">
            <w:pPr>
              <w:ind w:left="0"/>
              <w:jc w:val="left"/>
              <w:rPr>
                <w:i/>
                <w:szCs w:val="18"/>
              </w:rPr>
            </w:pPr>
            <w:r w:rsidRPr="001731C8">
              <w:rPr>
                <w:i/>
                <w:szCs w:val="18"/>
              </w:rPr>
              <w:t>ZZ-REVITLINKS - HOTEL ROOMS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C8D68B5" w14:textId="02116158" w:rsidR="49FF45B5" w:rsidRPr="001731C8" w:rsidRDefault="49FF45B5" w:rsidP="49FF45B5">
            <w:pPr>
              <w:ind w:left="0"/>
              <w:jc w:val="left"/>
              <w:cnfStyle w:val="000000100000" w:firstRow="0" w:lastRow="0" w:firstColumn="0" w:lastColumn="0" w:oddVBand="0" w:evenVBand="0" w:oddHBand="1" w:evenHBand="0" w:firstRowFirstColumn="0" w:firstRowLastColumn="0" w:lastRowFirstColumn="0" w:lastRowLastColumn="0"/>
              <w:rPr>
                <w:i/>
                <w:szCs w:val="18"/>
              </w:rPr>
            </w:pPr>
            <w:r w:rsidRPr="001731C8">
              <w:rPr>
                <w:i/>
                <w:szCs w:val="18"/>
              </w:rPr>
              <w:t>Link For hotel room layout site wide</w:t>
            </w:r>
          </w:p>
        </w:tc>
      </w:tr>
      <w:tr w:rsidR="300E7D12" w14:paraId="0083BED1" w14:textId="77777777" w:rsidTr="6D74575A">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E826A9F" w14:textId="05B2B475" w:rsidR="300E7D12" w:rsidRPr="001731C8" w:rsidRDefault="300E7D12" w:rsidP="001731C8">
            <w:pPr>
              <w:ind w:left="0"/>
              <w:jc w:val="left"/>
              <w:rPr>
                <w:i/>
                <w:szCs w:val="18"/>
              </w:rPr>
            </w:pPr>
            <w:r w:rsidRPr="001731C8">
              <w:rPr>
                <w:i/>
                <w:szCs w:val="18"/>
              </w:rPr>
              <w:t>AR_BOH_COMP</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8450839" w14:textId="27E79D71" w:rsidR="300E7D12" w:rsidRPr="001731C8" w:rsidRDefault="300E7D12" w:rsidP="001731C8">
            <w:pPr>
              <w:ind w:left="0"/>
              <w:jc w:val="left"/>
              <w:cnfStyle w:val="000000000000" w:firstRow="0" w:lastRow="0" w:firstColumn="0" w:lastColumn="0" w:oddVBand="0" w:evenVBand="0" w:oddHBand="0" w:evenHBand="0" w:firstRowFirstColumn="0" w:firstRowLastColumn="0" w:lastRowFirstColumn="0" w:lastRowLastColumn="0"/>
              <w:rPr>
                <w:i/>
                <w:szCs w:val="18"/>
              </w:rPr>
            </w:pPr>
            <w:r w:rsidRPr="001731C8">
              <w:rPr>
                <w:i/>
                <w:szCs w:val="18"/>
              </w:rPr>
              <w:t>FOS BOH C</w:t>
            </w:r>
            <w:r w:rsidR="007F4E82">
              <w:rPr>
                <w:i/>
                <w:szCs w:val="18"/>
              </w:rPr>
              <w:t>o</w:t>
            </w:r>
            <w:r w:rsidRPr="001731C8">
              <w:rPr>
                <w:i/>
                <w:szCs w:val="18"/>
              </w:rPr>
              <w:t xml:space="preserve">mponents </w:t>
            </w:r>
          </w:p>
        </w:tc>
      </w:tr>
      <w:tr w:rsidR="6D74575A" w14:paraId="2DFDDFBF" w14:textId="77777777" w:rsidTr="6D74575A">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BA03058" w14:textId="06C018FD" w:rsidR="6D74575A" w:rsidRDefault="6D74575A" w:rsidP="6D74575A">
            <w:pPr>
              <w:spacing w:after="120"/>
              <w:ind w:left="0"/>
              <w:jc w:val="left"/>
              <w:rPr>
                <w:i/>
                <w:iCs/>
              </w:rPr>
            </w:pPr>
            <w:r w:rsidRPr="6D74575A">
              <w:rPr>
                <w:i/>
                <w:iCs/>
              </w:rPr>
              <w:t>XX-AR- Landscape Design</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F0474FF" w14:textId="5A6019A7" w:rsidR="6D74575A" w:rsidRDefault="6D74575A" w:rsidP="6D74575A">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6D74575A">
              <w:rPr>
                <w:i/>
                <w:iCs/>
              </w:rPr>
              <w:t>Elements In Landscape Consultant Scope</w:t>
            </w:r>
          </w:p>
        </w:tc>
      </w:tr>
      <w:tr w:rsidR="6D74575A" w14:paraId="43152CCD" w14:textId="77777777" w:rsidTr="6D74575A">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DA6EE7E" w14:textId="2A756640" w:rsidR="6D74575A" w:rsidRDefault="6D74575A" w:rsidP="6D74575A">
            <w:pPr>
              <w:spacing w:after="120"/>
              <w:ind w:left="0"/>
              <w:jc w:val="left"/>
              <w:rPr>
                <w:i/>
                <w:iCs/>
              </w:rPr>
            </w:pPr>
            <w:r w:rsidRPr="6D74575A">
              <w:rPr>
                <w:i/>
                <w:iCs/>
              </w:rPr>
              <w:t>XX- AR-Executive Architects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C3ADA2D" w14:textId="345AD3E5" w:rsidR="6D74575A" w:rsidRDefault="6D74575A" w:rsidP="006D30DA">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6D74575A">
              <w:rPr>
                <w:i/>
                <w:iCs/>
              </w:rPr>
              <w:t>Elements In Executive Architect Consultant Scope</w:t>
            </w:r>
          </w:p>
        </w:tc>
      </w:tr>
      <w:tr w:rsidR="6D74575A" w14:paraId="29696D5D" w14:textId="77777777" w:rsidTr="6D74575A">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3685E07" w14:textId="615FA295" w:rsidR="6D74575A" w:rsidRDefault="6D74575A" w:rsidP="6D74575A">
            <w:pPr>
              <w:spacing w:after="120"/>
              <w:ind w:left="0"/>
              <w:jc w:val="left"/>
              <w:rPr>
                <w:i/>
                <w:iCs/>
              </w:rPr>
            </w:pPr>
            <w:r w:rsidRPr="6D74575A">
              <w:rPr>
                <w:i/>
                <w:iCs/>
              </w:rPr>
              <w:t>XX- AR-Interior Design</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5D33BD1" w14:textId="20A9FCFA" w:rsidR="6D74575A" w:rsidRDefault="6D74575A" w:rsidP="6D74575A">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6D74575A">
              <w:rPr>
                <w:i/>
                <w:iCs/>
              </w:rPr>
              <w:t>Elements In Interior Design Consultant Scope</w:t>
            </w:r>
          </w:p>
        </w:tc>
      </w:tr>
      <w:tr w:rsidR="6D74575A" w14:paraId="716C283A" w14:textId="77777777" w:rsidTr="6D74575A">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054B2E8" w14:textId="282B5008" w:rsidR="6D74575A" w:rsidRDefault="6D74575A" w:rsidP="6D74575A">
            <w:pPr>
              <w:spacing w:after="120"/>
              <w:ind w:left="0"/>
              <w:jc w:val="left"/>
              <w:rPr>
                <w:i/>
                <w:iCs/>
              </w:rPr>
            </w:pPr>
            <w:r w:rsidRPr="6D74575A">
              <w:rPr>
                <w:i/>
                <w:iCs/>
              </w:rPr>
              <w:t>XX- AR- Structural Engineer</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E56CA23" w14:textId="59A4F3D6" w:rsidR="6D74575A" w:rsidRDefault="6D74575A" w:rsidP="006D30DA">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6D74575A">
              <w:rPr>
                <w:i/>
                <w:iCs/>
              </w:rPr>
              <w:t>Elements In Structural Consultant Scope</w:t>
            </w:r>
          </w:p>
        </w:tc>
      </w:tr>
      <w:tr w:rsidR="6D74575A" w14:paraId="0D9FB3B9" w14:textId="77777777" w:rsidTr="6D74575A">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D139824" w14:textId="55834A6D" w:rsidR="6D74575A" w:rsidRDefault="6D74575A" w:rsidP="6D74575A">
            <w:pPr>
              <w:spacing w:after="120"/>
              <w:ind w:left="0"/>
              <w:jc w:val="left"/>
              <w:rPr>
                <w:i/>
                <w:iCs/>
              </w:rPr>
            </w:pPr>
            <w:r w:rsidRPr="6D74575A">
              <w:rPr>
                <w:i/>
                <w:iCs/>
              </w:rPr>
              <w:t>XX- AR- MEP Engineer</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FAF3686" w14:textId="305F78AB" w:rsidR="6D74575A" w:rsidRDefault="6D74575A" w:rsidP="006D30DA">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6D74575A">
              <w:rPr>
                <w:i/>
                <w:iCs/>
              </w:rPr>
              <w:t>Elements In MEP Consultant Scope</w:t>
            </w:r>
          </w:p>
        </w:tc>
      </w:tr>
    </w:tbl>
    <w:p w14:paraId="450CF9CA" w14:textId="6B25EC76" w:rsidR="00B504BF" w:rsidRPr="000B4843" w:rsidRDefault="00B504BF" w:rsidP="53B83D8F">
      <w:pPr>
        <w:rPr>
          <w:rFonts w:ascii="Playfair Display" w:eastAsia="Playfair Display" w:hAnsi="Playfair Display" w:cs="Playfair Display"/>
          <w:szCs w:val="18"/>
        </w:rPr>
      </w:pPr>
    </w:p>
    <w:p w14:paraId="4A9AFAD8" w14:textId="5D81AF2D" w:rsidR="00F666CB" w:rsidRPr="00295ACC" w:rsidRDefault="00F666CB" w:rsidP="00F666CB">
      <w:pPr>
        <w:rPr>
          <w:b/>
          <w:bCs/>
        </w:rPr>
      </w:pPr>
      <w:r>
        <w:rPr>
          <w:rFonts w:hint="eastAsia"/>
          <w:b/>
          <w:bCs/>
        </w:rPr>
        <w:t>- EXECUTIVE ARCHITECT</w:t>
      </w:r>
      <w:r w:rsidRPr="00B8188B">
        <w:rPr>
          <w:rFonts w:hint="eastAsia"/>
          <w:b/>
          <w:bCs/>
        </w:rPr>
        <w:t xml:space="preserve"> (</w:t>
      </w:r>
      <w:r w:rsidR="00C22B86">
        <w:rPr>
          <w:b/>
          <w:bCs/>
        </w:rPr>
        <w:t>KAA</w:t>
      </w:r>
      <w:r w:rsidRPr="00B8188B">
        <w:rPr>
          <w:rFonts w:hint="eastAsia"/>
          <w:b/>
          <w:bCs/>
        </w:rPr>
        <w:t>)</w:t>
      </w:r>
    </w:p>
    <w:tbl>
      <w:tblPr>
        <w:tblStyle w:val="TRSDC-Gold"/>
        <w:tblW w:w="0" w:type="auto"/>
        <w:tblInd w:w="704" w:type="dxa"/>
        <w:tblLook w:val="04A0" w:firstRow="1" w:lastRow="0" w:firstColumn="1" w:lastColumn="0" w:noHBand="0" w:noVBand="1"/>
      </w:tblPr>
      <w:tblGrid>
        <w:gridCol w:w="3056"/>
        <w:gridCol w:w="6237"/>
      </w:tblGrid>
      <w:tr w:rsidR="006F67BF" w14:paraId="65532461" w14:textId="77777777" w:rsidTr="00C22B86">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056" w:type="dxa"/>
          </w:tcPr>
          <w:p w14:paraId="037CB86F" w14:textId="77777777" w:rsidR="006F67BF" w:rsidRDefault="006F67BF" w:rsidP="00A83DB9">
            <w:pPr>
              <w:ind w:left="0"/>
              <w:jc w:val="left"/>
            </w:pPr>
            <w:r>
              <w:t>Workset KAA</w:t>
            </w:r>
          </w:p>
        </w:tc>
        <w:tc>
          <w:tcPr>
            <w:tcW w:w="6237" w:type="dxa"/>
          </w:tcPr>
          <w:p w14:paraId="62BC1A8B" w14:textId="77777777" w:rsidR="006F67BF" w:rsidRDefault="006F67BF" w:rsidP="00A83DB9">
            <w:pPr>
              <w:ind w:left="0"/>
              <w:jc w:val="left"/>
              <w:cnfStyle w:val="100000000000" w:firstRow="1" w:lastRow="0" w:firstColumn="0" w:lastColumn="0" w:oddVBand="0" w:evenVBand="0" w:oddHBand="0" w:evenHBand="0" w:firstRowFirstColumn="0" w:firstRowLastColumn="0" w:lastRowFirstColumn="0" w:lastRowLastColumn="0"/>
            </w:pPr>
            <w:r w:rsidRPr="5F10705B">
              <w:t>Description</w:t>
            </w:r>
          </w:p>
        </w:tc>
      </w:tr>
      <w:tr w:rsidR="006F67BF" w14:paraId="230AF83B" w14:textId="77777777" w:rsidTr="00C22B8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Pr>
          <w:p w14:paraId="41A78DEE" w14:textId="77777777" w:rsidR="006F67BF" w:rsidRPr="006F67BF" w:rsidRDefault="006F67BF" w:rsidP="00A83DB9">
            <w:pPr>
              <w:ind w:left="0"/>
              <w:jc w:val="left"/>
              <w:rPr>
                <w:rFonts w:asciiTheme="minorHAnsi" w:eastAsiaTheme="minorEastAsia" w:hAnsiTheme="minorHAnsi" w:cstheme="minorBidi"/>
                <w:i/>
                <w:color w:val="auto"/>
                <w:lang w:val="en-US" w:eastAsia="en-US"/>
              </w:rPr>
            </w:pPr>
            <w:r w:rsidRPr="006F67BF">
              <w:rPr>
                <w:rFonts w:asciiTheme="minorHAnsi" w:eastAsiaTheme="minorEastAsia" w:hAnsiTheme="minorHAnsi" w:cstheme="minorBidi"/>
                <w:i/>
                <w:color w:val="auto"/>
                <w:lang w:val="en-US" w:eastAsia="en-US"/>
              </w:rPr>
              <w:t>00.0_LVLS_GRID</w:t>
            </w:r>
          </w:p>
        </w:tc>
        <w:tc>
          <w:tcPr>
            <w:tcW w:w="6237" w:type="dxa"/>
          </w:tcPr>
          <w:p w14:paraId="53FCC47E" w14:textId="77777777" w:rsidR="006F67BF" w:rsidRPr="00F666CB" w:rsidRDefault="006F67BF" w:rsidP="00A83DB9">
            <w:pPr>
              <w:ind w:left="0"/>
              <w:jc w:val="left"/>
              <w:cnfStyle w:val="000000100000" w:firstRow="0" w:lastRow="0" w:firstColumn="0" w:lastColumn="0" w:oddVBand="0" w:evenVBand="0" w:oddHBand="1" w:evenHBand="0" w:firstRowFirstColumn="0" w:firstRowLastColumn="0" w:lastRowFirstColumn="0" w:lastRowLastColumn="0"/>
              <w:rPr>
                <w:i/>
                <w:iCs/>
                <w:color w:val="auto"/>
              </w:rPr>
            </w:pPr>
            <w:r w:rsidRPr="00F666CB">
              <w:rPr>
                <w:i/>
                <w:iCs/>
                <w:color w:val="auto"/>
              </w:rPr>
              <w:t>All Levels and Grids Excluding Structural Levels</w:t>
            </w:r>
          </w:p>
        </w:tc>
      </w:tr>
      <w:tr w:rsidR="006F67BF" w14:paraId="664598FC" w14:textId="77777777" w:rsidTr="00C22B86">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Pr>
          <w:p w14:paraId="76E1BCD5" w14:textId="77777777" w:rsidR="006F67BF" w:rsidRPr="006F67BF" w:rsidRDefault="006F67BF" w:rsidP="00A83DB9">
            <w:pPr>
              <w:ind w:left="0"/>
              <w:jc w:val="left"/>
              <w:rPr>
                <w:rFonts w:asciiTheme="minorHAnsi" w:eastAsiaTheme="minorEastAsia" w:hAnsiTheme="minorHAnsi" w:cstheme="minorBidi"/>
                <w:i/>
                <w:color w:val="auto"/>
                <w:lang w:val="en-US" w:eastAsia="en-US"/>
              </w:rPr>
            </w:pPr>
            <w:r w:rsidRPr="006F67BF">
              <w:rPr>
                <w:rFonts w:asciiTheme="minorHAnsi" w:eastAsiaTheme="minorEastAsia" w:hAnsiTheme="minorHAnsi" w:cstheme="minorBidi"/>
                <w:i/>
                <w:color w:val="auto"/>
                <w:lang w:val="en-US" w:eastAsia="en-US"/>
              </w:rPr>
              <w:t>00.1_ROAD_SIDE</w:t>
            </w:r>
          </w:p>
        </w:tc>
        <w:tc>
          <w:tcPr>
            <w:tcW w:w="6237" w:type="dxa"/>
          </w:tcPr>
          <w:p w14:paraId="4D162992" w14:textId="77777777" w:rsidR="006F67BF" w:rsidRPr="00F666CB" w:rsidRDefault="006F67BF" w:rsidP="00A83DB9">
            <w:pPr>
              <w:ind w:left="0"/>
              <w:jc w:val="left"/>
              <w:cnfStyle w:val="000000010000" w:firstRow="0" w:lastRow="0" w:firstColumn="0" w:lastColumn="0" w:oddVBand="0" w:evenVBand="0" w:oddHBand="0" w:evenHBand="1" w:firstRowFirstColumn="0" w:firstRowLastColumn="0" w:lastRowFirstColumn="0" w:lastRowLastColumn="0"/>
              <w:rPr>
                <w:i/>
                <w:iCs/>
                <w:color w:val="auto"/>
              </w:rPr>
            </w:pPr>
            <w:r w:rsidRPr="00F666CB">
              <w:rPr>
                <w:i/>
                <w:iCs/>
                <w:color w:val="auto"/>
              </w:rPr>
              <w:t>External Roads and Sidewalks</w:t>
            </w:r>
          </w:p>
        </w:tc>
      </w:tr>
      <w:tr w:rsidR="006F67BF" w14:paraId="5D775057" w14:textId="77777777" w:rsidTr="00C22B8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Pr>
          <w:p w14:paraId="170AD850" w14:textId="77777777" w:rsidR="006F67BF" w:rsidRPr="006F67BF" w:rsidRDefault="006F67BF" w:rsidP="00A83DB9">
            <w:pPr>
              <w:ind w:left="0"/>
              <w:jc w:val="left"/>
              <w:rPr>
                <w:rFonts w:asciiTheme="minorHAnsi" w:eastAsiaTheme="minorEastAsia" w:hAnsiTheme="minorHAnsi" w:cstheme="minorBidi"/>
                <w:i/>
                <w:color w:val="auto"/>
                <w:lang w:val="en-US" w:eastAsia="en-US"/>
              </w:rPr>
            </w:pPr>
            <w:r w:rsidRPr="006F67BF">
              <w:rPr>
                <w:rFonts w:asciiTheme="minorHAnsi" w:eastAsiaTheme="minorEastAsia" w:hAnsiTheme="minorHAnsi" w:cstheme="minorBidi"/>
                <w:i/>
                <w:color w:val="auto"/>
                <w:lang w:val="en-US" w:eastAsia="en-US"/>
              </w:rPr>
              <w:t>01.1_STRU_LVLS</w:t>
            </w:r>
          </w:p>
        </w:tc>
        <w:tc>
          <w:tcPr>
            <w:tcW w:w="6237" w:type="dxa"/>
          </w:tcPr>
          <w:p w14:paraId="16192399" w14:textId="77777777" w:rsidR="006F67BF" w:rsidRPr="00F666CB" w:rsidRDefault="006F67BF" w:rsidP="00A83DB9">
            <w:pPr>
              <w:ind w:left="0"/>
              <w:jc w:val="left"/>
              <w:cnfStyle w:val="000000100000" w:firstRow="0" w:lastRow="0" w:firstColumn="0" w:lastColumn="0" w:oddVBand="0" w:evenVBand="0" w:oddHBand="1" w:evenHBand="0" w:firstRowFirstColumn="0" w:firstRowLastColumn="0" w:lastRowFirstColumn="0" w:lastRowLastColumn="0"/>
              <w:rPr>
                <w:i/>
                <w:iCs/>
                <w:color w:val="auto"/>
              </w:rPr>
            </w:pPr>
            <w:r w:rsidRPr="00F666CB">
              <w:rPr>
                <w:i/>
                <w:iCs/>
                <w:color w:val="auto"/>
              </w:rPr>
              <w:t>Structural Levels</w:t>
            </w:r>
          </w:p>
        </w:tc>
      </w:tr>
      <w:tr w:rsidR="006F67BF" w14:paraId="5AF66702" w14:textId="77777777" w:rsidTr="00C22B86">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Pr>
          <w:p w14:paraId="4551F671" w14:textId="77777777" w:rsidR="006F67BF" w:rsidRPr="006F67BF" w:rsidRDefault="006F67BF" w:rsidP="00A83DB9">
            <w:pPr>
              <w:ind w:left="0"/>
              <w:jc w:val="left"/>
              <w:rPr>
                <w:rFonts w:asciiTheme="minorHAnsi" w:eastAsiaTheme="minorEastAsia" w:hAnsiTheme="minorHAnsi" w:cstheme="minorBidi"/>
                <w:i/>
                <w:color w:val="auto"/>
                <w:lang w:val="en-US" w:eastAsia="en-US"/>
              </w:rPr>
            </w:pPr>
            <w:r w:rsidRPr="006F67BF">
              <w:rPr>
                <w:rFonts w:asciiTheme="minorHAnsi" w:eastAsiaTheme="minorEastAsia" w:hAnsiTheme="minorHAnsi" w:cstheme="minorBidi"/>
                <w:i/>
                <w:color w:val="auto"/>
                <w:lang w:val="en-US" w:eastAsia="en-US"/>
              </w:rPr>
              <w:t>01.2_STRU_COMP</w:t>
            </w:r>
          </w:p>
        </w:tc>
        <w:tc>
          <w:tcPr>
            <w:tcW w:w="6237" w:type="dxa"/>
          </w:tcPr>
          <w:p w14:paraId="746828E9" w14:textId="77777777" w:rsidR="006F67BF" w:rsidRPr="00F666CB" w:rsidRDefault="006F67BF" w:rsidP="00A83DB9">
            <w:pPr>
              <w:ind w:left="0"/>
              <w:jc w:val="left"/>
              <w:cnfStyle w:val="000000010000" w:firstRow="0" w:lastRow="0" w:firstColumn="0" w:lastColumn="0" w:oddVBand="0" w:evenVBand="0" w:oddHBand="0" w:evenHBand="1" w:firstRowFirstColumn="0" w:firstRowLastColumn="0" w:lastRowFirstColumn="0" w:lastRowLastColumn="0"/>
              <w:rPr>
                <w:i/>
                <w:iCs/>
                <w:color w:val="auto"/>
              </w:rPr>
            </w:pPr>
            <w:r w:rsidRPr="00F666CB">
              <w:rPr>
                <w:i/>
                <w:iCs/>
                <w:color w:val="auto"/>
              </w:rPr>
              <w:t>Structural Components in the Architectural Models</w:t>
            </w:r>
          </w:p>
        </w:tc>
      </w:tr>
      <w:tr w:rsidR="006F67BF" w14:paraId="60BEEBB1" w14:textId="77777777" w:rsidTr="00C22B8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Pr>
          <w:p w14:paraId="39DA9503" w14:textId="77777777" w:rsidR="006F67BF" w:rsidRPr="006F67BF" w:rsidRDefault="006F67BF" w:rsidP="00A83DB9">
            <w:pPr>
              <w:ind w:left="0"/>
              <w:jc w:val="left"/>
              <w:rPr>
                <w:rFonts w:asciiTheme="minorHAnsi" w:eastAsiaTheme="minorEastAsia" w:hAnsiTheme="minorHAnsi" w:cstheme="minorBidi"/>
                <w:i/>
                <w:color w:val="auto"/>
                <w:lang w:val="en-US" w:eastAsia="en-US"/>
              </w:rPr>
            </w:pPr>
            <w:r w:rsidRPr="006F67BF">
              <w:rPr>
                <w:rFonts w:asciiTheme="minorHAnsi" w:eastAsiaTheme="minorEastAsia" w:hAnsiTheme="minorHAnsi" w:cstheme="minorBidi"/>
                <w:i/>
                <w:color w:val="auto"/>
                <w:lang w:val="en-US" w:eastAsia="en-US"/>
              </w:rPr>
              <w:t>02.1_SKIN_COMP</w:t>
            </w:r>
          </w:p>
        </w:tc>
        <w:tc>
          <w:tcPr>
            <w:tcW w:w="6237" w:type="dxa"/>
          </w:tcPr>
          <w:p w14:paraId="11937367" w14:textId="77777777" w:rsidR="006F67BF" w:rsidRPr="00F666CB" w:rsidRDefault="006F67BF" w:rsidP="00A83DB9">
            <w:pPr>
              <w:ind w:left="0"/>
              <w:jc w:val="left"/>
              <w:cnfStyle w:val="000000100000" w:firstRow="0" w:lastRow="0" w:firstColumn="0" w:lastColumn="0" w:oddVBand="0" w:evenVBand="0" w:oddHBand="1" w:evenHBand="0" w:firstRowFirstColumn="0" w:firstRowLastColumn="0" w:lastRowFirstColumn="0" w:lastRowLastColumn="0"/>
              <w:rPr>
                <w:i/>
                <w:iCs/>
                <w:color w:val="auto"/>
              </w:rPr>
            </w:pPr>
            <w:r w:rsidRPr="00F666CB">
              <w:rPr>
                <w:i/>
                <w:iCs/>
                <w:color w:val="auto"/>
              </w:rPr>
              <w:t>Skin Components</w:t>
            </w:r>
          </w:p>
        </w:tc>
      </w:tr>
      <w:tr w:rsidR="006F67BF" w14:paraId="338939F1" w14:textId="77777777" w:rsidTr="00C22B86">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Pr>
          <w:p w14:paraId="1764C4C3" w14:textId="77777777" w:rsidR="006F67BF" w:rsidRPr="006F67BF" w:rsidRDefault="006F67BF" w:rsidP="00A83DB9">
            <w:pPr>
              <w:ind w:left="0"/>
              <w:jc w:val="left"/>
              <w:rPr>
                <w:rFonts w:asciiTheme="minorHAnsi" w:eastAsiaTheme="minorEastAsia" w:hAnsiTheme="minorHAnsi" w:cstheme="minorBidi"/>
                <w:i/>
                <w:color w:val="auto"/>
                <w:lang w:val="en-US" w:eastAsia="en-US"/>
              </w:rPr>
            </w:pPr>
            <w:r w:rsidRPr="006F67BF">
              <w:rPr>
                <w:rFonts w:asciiTheme="minorHAnsi" w:eastAsiaTheme="minorEastAsia" w:hAnsiTheme="minorHAnsi" w:cstheme="minorBidi"/>
                <w:i/>
                <w:color w:val="auto"/>
                <w:lang w:val="en-US" w:eastAsia="en-US"/>
              </w:rPr>
              <w:t>02.2_EXTR_FNSH</w:t>
            </w:r>
          </w:p>
        </w:tc>
        <w:tc>
          <w:tcPr>
            <w:tcW w:w="6237" w:type="dxa"/>
          </w:tcPr>
          <w:p w14:paraId="0FDD300E" w14:textId="77777777" w:rsidR="006F67BF" w:rsidRPr="00F666CB" w:rsidRDefault="006F67BF" w:rsidP="00A83DB9">
            <w:pPr>
              <w:ind w:left="0"/>
              <w:jc w:val="left"/>
              <w:cnfStyle w:val="000000010000" w:firstRow="0" w:lastRow="0" w:firstColumn="0" w:lastColumn="0" w:oddVBand="0" w:evenVBand="0" w:oddHBand="0" w:evenHBand="1" w:firstRowFirstColumn="0" w:firstRowLastColumn="0" w:lastRowFirstColumn="0" w:lastRowLastColumn="0"/>
              <w:rPr>
                <w:i/>
                <w:iCs/>
                <w:color w:val="auto"/>
              </w:rPr>
            </w:pPr>
            <w:r w:rsidRPr="00F666CB">
              <w:rPr>
                <w:i/>
                <w:iCs/>
                <w:color w:val="auto"/>
              </w:rPr>
              <w:t>External Finishes (Cladding, Plastering, etc…)</w:t>
            </w:r>
          </w:p>
        </w:tc>
      </w:tr>
      <w:tr w:rsidR="006F67BF" w14:paraId="466CF351" w14:textId="77777777" w:rsidTr="00C22B8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Pr>
          <w:p w14:paraId="32809683" w14:textId="77777777" w:rsidR="006F67BF" w:rsidRPr="006F67BF" w:rsidRDefault="006F67BF" w:rsidP="00A83DB9">
            <w:pPr>
              <w:ind w:left="0"/>
              <w:jc w:val="left"/>
              <w:rPr>
                <w:rFonts w:asciiTheme="minorHAnsi" w:eastAsiaTheme="minorEastAsia" w:hAnsiTheme="minorHAnsi" w:cstheme="minorBidi"/>
                <w:i/>
                <w:color w:val="auto"/>
                <w:lang w:val="en-US" w:eastAsia="en-US"/>
              </w:rPr>
            </w:pPr>
            <w:r w:rsidRPr="006F67BF">
              <w:rPr>
                <w:rFonts w:asciiTheme="minorHAnsi" w:eastAsiaTheme="minorEastAsia" w:hAnsiTheme="minorHAnsi" w:cstheme="minorBidi"/>
                <w:i/>
                <w:color w:val="auto"/>
                <w:lang w:val="en-US" w:eastAsia="en-US"/>
              </w:rPr>
              <w:t>03.1_INTR_COMP</w:t>
            </w:r>
          </w:p>
        </w:tc>
        <w:tc>
          <w:tcPr>
            <w:tcW w:w="6237" w:type="dxa"/>
          </w:tcPr>
          <w:p w14:paraId="0A1AEFC4" w14:textId="77777777" w:rsidR="006F67BF" w:rsidRPr="00F666CB" w:rsidRDefault="006F67BF" w:rsidP="00A83DB9">
            <w:pPr>
              <w:ind w:left="0"/>
              <w:jc w:val="left"/>
              <w:cnfStyle w:val="000000100000" w:firstRow="0" w:lastRow="0" w:firstColumn="0" w:lastColumn="0" w:oddVBand="0" w:evenVBand="0" w:oddHBand="1" w:evenHBand="0" w:firstRowFirstColumn="0" w:firstRowLastColumn="0" w:lastRowFirstColumn="0" w:lastRowLastColumn="0"/>
              <w:rPr>
                <w:i/>
                <w:iCs/>
                <w:color w:val="auto"/>
              </w:rPr>
            </w:pPr>
            <w:r w:rsidRPr="00F666CB">
              <w:rPr>
                <w:i/>
                <w:iCs/>
                <w:color w:val="auto"/>
              </w:rPr>
              <w:t>Architectural Internal Components (Walls, Doors, Flooring, etc..)</w:t>
            </w:r>
          </w:p>
        </w:tc>
      </w:tr>
      <w:tr w:rsidR="006F67BF" w14:paraId="1868ACE8" w14:textId="77777777" w:rsidTr="00C22B86">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Pr>
          <w:p w14:paraId="5CBF3E58" w14:textId="77777777" w:rsidR="006F67BF" w:rsidRPr="006F67BF" w:rsidRDefault="006F67BF" w:rsidP="00A83DB9">
            <w:pPr>
              <w:ind w:left="0"/>
              <w:jc w:val="left"/>
              <w:rPr>
                <w:rFonts w:asciiTheme="minorHAnsi" w:eastAsiaTheme="minorEastAsia" w:hAnsiTheme="minorHAnsi" w:cstheme="minorBidi"/>
                <w:i/>
                <w:color w:val="auto"/>
                <w:lang w:val="en-US" w:eastAsia="en-US"/>
              </w:rPr>
            </w:pPr>
            <w:r w:rsidRPr="006F67BF">
              <w:rPr>
                <w:rFonts w:asciiTheme="minorHAnsi" w:eastAsiaTheme="minorEastAsia" w:hAnsiTheme="minorHAnsi" w:cstheme="minorBidi"/>
                <w:i/>
                <w:color w:val="auto"/>
                <w:lang w:val="en-US" w:eastAsia="en-US"/>
              </w:rPr>
              <w:t>03.2_INTR_CLNG</w:t>
            </w:r>
          </w:p>
        </w:tc>
        <w:tc>
          <w:tcPr>
            <w:tcW w:w="6237" w:type="dxa"/>
          </w:tcPr>
          <w:p w14:paraId="2FC7A098" w14:textId="77777777" w:rsidR="006F67BF" w:rsidRPr="00F666CB" w:rsidRDefault="006F67BF" w:rsidP="00A83DB9">
            <w:pPr>
              <w:ind w:left="0"/>
              <w:jc w:val="left"/>
              <w:cnfStyle w:val="000000010000" w:firstRow="0" w:lastRow="0" w:firstColumn="0" w:lastColumn="0" w:oddVBand="0" w:evenVBand="0" w:oddHBand="0" w:evenHBand="1" w:firstRowFirstColumn="0" w:firstRowLastColumn="0" w:lastRowFirstColumn="0" w:lastRowLastColumn="0"/>
              <w:rPr>
                <w:i/>
                <w:iCs/>
                <w:color w:val="auto"/>
              </w:rPr>
            </w:pPr>
            <w:r w:rsidRPr="00F666CB">
              <w:rPr>
                <w:i/>
                <w:iCs/>
                <w:color w:val="auto"/>
              </w:rPr>
              <w:t>Ceiling Components</w:t>
            </w:r>
          </w:p>
        </w:tc>
      </w:tr>
      <w:tr w:rsidR="006F67BF" w14:paraId="0339725B" w14:textId="77777777" w:rsidTr="00C22B8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Pr>
          <w:p w14:paraId="02BDF0EA" w14:textId="77777777" w:rsidR="006F67BF" w:rsidRPr="006F67BF" w:rsidRDefault="006F67BF" w:rsidP="00A83DB9">
            <w:pPr>
              <w:ind w:left="0"/>
              <w:jc w:val="left"/>
              <w:rPr>
                <w:rFonts w:asciiTheme="minorHAnsi" w:eastAsiaTheme="minorEastAsia" w:hAnsiTheme="minorHAnsi" w:cstheme="minorBidi"/>
                <w:i/>
                <w:color w:val="auto"/>
                <w:lang w:val="en-US" w:eastAsia="en-US"/>
              </w:rPr>
            </w:pPr>
            <w:r w:rsidRPr="006F67BF">
              <w:rPr>
                <w:rFonts w:asciiTheme="minorHAnsi" w:eastAsiaTheme="minorEastAsia" w:hAnsiTheme="minorHAnsi" w:cstheme="minorBidi"/>
                <w:i/>
                <w:color w:val="auto"/>
                <w:lang w:val="en-US" w:eastAsia="en-US"/>
              </w:rPr>
              <w:t>03.3_INTR_ROOM</w:t>
            </w:r>
          </w:p>
        </w:tc>
        <w:tc>
          <w:tcPr>
            <w:tcW w:w="6237" w:type="dxa"/>
          </w:tcPr>
          <w:p w14:paraId="4BCFF010" w14:textId="77777777" w:rsidR="006F67BF" w:rsidRPr="00F666CB" w:rsidRDefault="006F67BF" w:rsidP="00A83DB9">
            <w:pPr>
              <w:ind w:left="0"/>
              <w:jc w:val="left"/>
              <w:cnfStyle w:val="000000100000" w:firstRow="0" w:lastRow="0" w:firstColumn="0" w:lastColumn="0" w:oddVBand="0" w:evenVBand="0" w:oddHBand="1" w:evenHBand="0" w:firstRowFirstColumn="0" w:firstRowLastColumn="0" w:lastRowFirstColumn="0" w:lastRowLastColumn="0"/>
              <w:rPr>
                <w:i/>
                <w:iCs/>
                <w:color w:val="auto"/>
              </w:rPr>
            </w:pPr>
            <w:r w:rsidRPr="00F666CB">
              <w:rPr>
                <w:i/>
                <w:iCs/>
                <w:color w:val="auto"/>
              </w:rPr>
              <w:t>Room Components</w:t>
            </w:r>
          </w:p>
        </w:tc>
      </w:tr>
      <w:tr w:rsidR="006F67BF" w14:paraId="55583C99" w14:textId="77777777" w:rsidTr="00C22B86">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Pr>
          <w:p w14:paraId="4DE4BDB0" w14:textId="77777777" w:rsidR="006F67BF" w:rsidRPr="006F67BF" w:rsidRDefault="006F67BF" w:rsidP="00A83DB9">
            <w:pPr>
              <w:ind w:left="0"/>
              <w:jc w:val="left"/>
              <w:rPr>
                <w:rFonts w:asciiTheme="minorHAnsi" w:eastAsiaTheme="minorEastAsia" w:hAnsiTheme="minorHAnsi" w:cstheme="minorBidi"/>
                <w:i/>
                <w:color w:val="auto"/>
                <w:lang w:val="en-US" w:eastAsia="en-US"/>
              </w:rPr>
            </w:pPr>
            <w:r w:rsidRPr="006F67BF">
              <w:rPr>
                <w:rFonts w:asciiTheme="minorHAnsi" w:eastAsiaTheme="minorEastAsia" w:hAnsiTheme="minorHAnsi" w:cstheme="minorBidi"/>
                <w:i/>
                <w:color w:val="auto"/>
                <w:lang w:val="en-US" w:eastAsia="en-US"/>
              </w:rPr>
              <w:t>03.4_INTR_FURN</w:t>
            </w:r>
          </w:p>
        </w:tc>
        <w:tc>
          <w:tcPr>
            <w:tcW w:w="6237" w:type="dxa"/>
          </w:tcPr>
          <w:p w14:paraId="5B4DDE5B" w14:textId="77777777" w:rsidR="006F67BF" w:rsidRPr="00F666CB" w:rsidRDefault="006F67BF" w:rsidP="00A83DB9">
            <w:pPr>
              <w:ind w:left="0"/>
              <w:jc w:val="left"/>
              <w:cnfStyle w:val="000000010000" w:firstRow="0" w:lastRow="0" w:firstColumn="0" w:lastColumn="0" w:oddVBand="0" w:evenVBand="0" w:oddHBand="0" w:evenHBand="1" w:firstRowFirstColumn="0" w:firstRowLastColumn="0" w:lastRowFirstColumn="0" w:lastRowLastColumn="0"/>
              <w:rPr>
                <w:i/>
                <w:iCs/>
                <w:color w:val="auto"/>
              </w:rPr>
            </w:pPr>
            <w:r w:rsidRPr="00F666CB">
              <w:rPr>
                <w:i/>
                <w:iCs/>
                <w:color w:val="auto"/>
              </w:rPr>
              <w:t>Furniture Components</w:t>
            </w:r>
          </w:p>
        </w:tc>
      </w:tr>
      <w:tr w:rsidR="006F67BF" w14:paraId="52FB0FA4" w14:textId="77777777" w:rsidTr="00C22B8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Pr>
          <w:p w14:paraId="351996DE" w14:textId="77777777" w:rsidR="006F67BF" w:rsidRPr="006F67BF" w:rsidRDefault="006F67BF" w:rsidP="00A83DB9">
            <w:pPr>
              <w:ind w:left="0"/>
              <w:jc w:val="left"/>
              <w:rPr>
                <w:rFonts w:asciiTheme="minorHAnsi" w:eastAsiaTheme="minorEastAsia" w:hAnsiTheme="minorHAnsi" w:cstheme="minorBidi"/>
                <w:i/>
                <w:color w:val="auto"/>
                <w:lang w:val="en-US" w:eastAsia="en-US"/>
              </w:rPr>
            </w:pPr>
            <w:r w:rsidRPr="006F67BF">
              <w:rPr>
                <w:rFonts w:asciiTheme="minorHAnsi" w:eastAsiaTheme="minorEastAsia" w:hAnsiTheme="minorHAnsi" w:cstheme="minorBidi"/>
                <w:i/>
                <w:color w:val="auto"/>
                <w:lang w:val="en-US" w:eastAsia="en-US"/>
              </w:rPr>
              <w:t>04.1_SITE_COMP</w:t>
            </w:r>
          </w:p>
        </w:tc>
        <w:tc>
          <w:tcPr>
            <w:tcW w:w="6237" w:type="dxa"/>
          </w:tcPr>
          <w:p w14:paraId="31BDA1F5" w14:textId="77777777" w:rsidR="006F67BF" w:rsidRPr="00F666CB" w:rsidRDefault="006F67BF" w:rsidP="00A83DB9">
            <w:pPr>
              <w:ind w:left="0"/>
              <w:jc w:val="left"/>
              <w:cnfStyle w:val="000000100000" w:firstRow="0" w:lastRow="0" w:firstColumn="0" w:lastColumn="0" w:oddVBand="0" w:evenVBand="0" w:oddHBand="1" w:evenHBand="0" w:firstRowFirstColumn="0" w:firstRowLastColumn="0" w:lastRowFirstColumn="0" w:lastRowLastColumn="0"/>
              <w:rPr>
                <w:i/>
                <w:iCs/>
                <w:color w:val="auto"/>
              </w:rPr>
            </w:pPr>
            <w:r w:rsidRPr="00F666CB">
              <w:rPr>
                <w:i/>
                <w:iCs/>
                <w:color w:val="auto"/>
              </w:rPr>
              <w:t>Building Related Site Components</w:t>
            </w:r>
          </w:p>
        </w:tc>
      </w:tr>
      <w:tr w:rsidR="006F67BF" w14:paraId="7014C5AF" w14:textId="77777777" w:rsidTr="00C22B86">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Pr>
          <w:p w14:paraId="0493E60A" w14:textId="77777777" w:rsidR="006F67BF" w:rsidRPr="006F67BF" w:rsidRDefault="006F67BF" w:rsidP="00A83DB9">
            <w:pPr>
              <w:ind w:left="0"/>
              <w:jc w:val="left"/>
              <w:rPr>
                <w:rFonts w:asciiTheme="minorHAnsi" w:eastAsiaTheme="minorEastAsia" w:hAnsiTheme="minorHAnsi" w:cstheme="minorBidi"/>
                <w:i/>
                <w:color w:val="auto"/>
                <w:lang w:val="en-US" w:eastAsia="en-US"/>
              </w:rPr>
            </w:pPr>
            <w:r w:rsidRPr="006F67BF">
              <w:rPr>
                <w:rFonts w:asciiTheme="minorHAnsi" w:eastAsiaTheme="minorEastAsia" w:hAnsiTheme="minorHAnsi" w:cstheme="minorBidi"/>
                <w:i/>
                <w:color w:val="auto"/>
                <w:lang w:val="en-US" w:eastAsia="en-US"/>
              </w:rPr>
              <w:t>05.1_PLMG_COMP</w:t>
            </w:r>
          </w:p>
        </w:tc>
        <w:tc>
          <w:tcPr>
            <w:tcW w:w="6237" w:type="dxa"/>
          </w:tcPr>
          <w:p w14:paraId="38ECD0D8" w14:textId="77777777" w:rsidR="006F67BF" w:rsidRPr="00F666CB" w:rsidRDefault="006F67BF" w:rsidP="00A83DB9">
            <w:pPr>
              <w:ind w:left="0"/>
              <w:jc w:val="left"/>
              <w:cnfStyle w:val="000000010000" w:firstRow="0" w:lastRow="0" w:firstColumn="0" w:lastColumn="0" w:oddVBand="0" w:evenVBand="0" w:oddHBand="0" w:evenHBand="1" w:firstRowFirstColumn="0" w:firstRowLastColumn="0" w:lastRowFirstColumn="0" w:lastRowLastColumn="0"/>
              <w:rPr>
                <w:i/>
                <w:iCs/>
                <w:color w:val="auto"/>
              </w:rPr>
            </w:pPr>
            <w:r w:rsidRPr="00F666CB">
              <w:rPr>
                <w:i/>
                <w:iCs/>
                <w:color w:val="auto"/>
              </w:rPr>
              <w:t>Plumbing Fixtures Components in Architectural Models</w:t>
            </w:r>
          </w:p>
        </w:tc>
      </w:tr>
      <w:tr w:rsidR="006F67BF" w14:paraId="1CC3C5EB" w14:textId="77777777" w:rsidTr="00C22B8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Pr>
          <w:p w14:paraId="67F0B4E5" w14:textId="77777777" w:rsidR="006F67BF" w:rsidRPr="006F67BF" w:rsidRDefault="006F67BF" w:rsidP="00A83DB9">
            <w:pPr>
              <w:ind w:left="0"/>
              <w:jc w:val="left"/>
              <w:rPr>
                <w:rFonts w:asciiTheme="minorHAnsi" w:eastAsiaTheme="minorEastAsia" w:hAnsiTheme="minorHAnsi" w:cstheme="minorBidi"/>
                <w:i/>
                <w:color w:val="auto"/>
                <w:lang w:val="en-US" w:eastAsia="en-US"/>
              </w:rPr>
            </w:pPr>
            <w:r w:rsidRPr="006F67BF">
              <w:rPr>
                <w:rFonts w:asciiTheme="minorHAnsi" w:eastAsiaTheme="minorEastAsia" w:hAnsiTheme="minorHAnsi" w:cstheme="minorBidi"/>
                <w:i/>
                <w:color w:val="auto"/>
                <w:lang w:val="en-US" w:eastAsia="en-US"/>
              </w:rPr>
              <w:t>20.0_HIDE_ALL</w:t>
            </w:r>
          </w:p>
        </w:tc>
        <w:tc>
          <w:tcPr>
            <w:tcW w:w="6237" w:type="dxa"/>
          </w:tcPr>
          <w:p w14:paraId="1858ABCE" w14:textId="77777777" w:rsidR="006F67BF" w:rsidRPr="00F666CB" w:rsidRDefault="006F67BF" w:rsidP="00A83DB9">
            <w:pPr>
              <w:ind w:left="0"/>
              <w:jc w:val="left"/>
              <w:cnfStyle w:val="000000100000" w:firstRow="0" w:lastRow="0" w:firstColumn="0" w:lastColumn="0" w:oddVBand="0" w:evenVBand="0" w:oddHBand="1" w:evenHBand="0" w:firstRowFirstColumn="0" w:firstRowLastColumn="0" w:lastRowFirstColumn="0" w:lastRowLastColumn="0"/>
              <w:rPr>
                <w:i/>
                <w:iCs/>
                <w:color w:val="auto"/>
              </w:rPr>
            </w:pPr>
            <w:r w:rsidRPr="00F666CB">
              <w:rPr>
                <w:i/>
                <w:iCs/>
                <w:color w:val="auto"/>
              </w:rPr>
              <w:t>Components that Needs to be Hidden in All Views</w:t>
            </w:r>
          </w:p>
        </w:tc>
      </w:tr>
      <w:tr w:rsidR="006F67BF" w14:paraId="387059ED" w14:textId="77777777" w:rsidTr="00C22B86">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Pr>
          <w:p w14:paraId="1D8C982C" w14:textId="77777777" w:rsidR="006F67BF" w:rsidRPr="006F67BF" w:rsidRDefault="006F67BF" w:rsidP="00A83DB9">
            <w:pPr>
              <w:ind w:left="0"/>
              <w:jc w:val="left"/>
              <w:rPr>
                <w:rFonts w:asciiTheme="minorHAnsi" w:eastAsiaTheme="minorEastAsia" w:hAnsiTheme="minorHAnsi" w:cstheme="minorBidi"/>
                <w:i/>
                <w:color w:val="auto"/>
                <w:lang w:val="en-US" w:eastAsia="en-US"/>
              </w:rPr>
            </w:pPr>
            <w:r w:rsidRPr="006F67BF">
              <w:rPr>
                <w:rFonts w:asciiTheme="minorHAnsi" w:eastAsiaTheme="minorEastAsia" w:hAnsiTheme="minorHAnsi" w:cstheme="minorBidi"/>
                <w:i/>
                <w:color w:val="auto"/>
                <w:lang w:val="en-US" w:eastAsia="en-US"/>
              </w:rPr>
              <w:t>20.1_LINK_DATM</w:t>
            </w:r>
          </w:p>
        </w:tc>
        <w:tc>
          <w:tcPr>
            <w:tcW w:w="6237" w:type="dxa"/>
          </w:tcPr>
          <w:p w14:paraId="35B6949F" w14:textId="77777777" w:rsidR="006F67BF" w:rsidRPr="00F666CB" w:rsidRDefault="006F67BF" w:rsidP="00A83DB9">
            <w:pPr>
              <w:ind w:left="0"/>
              <w:jc w:val="left"/>
              <w:cnfStyle w:val="000000010000" w:firstRow="0" w:lastRow="0" w:firstColumn="0" w:lastColumn="0" w:oddVBand="0" w:evenVBand="0" w:oddHBand="0" w:evenHBand="1" w:firstRowFirstColumn="0" w:firstRowLastColumn="0" w:lastRowFirstColumn="0" w:lastRowLastColumn="0"/>
              <w:rPr>
                <w:i/>
                <w:iCs/>
                <w:color w:val="auto"/>
              </w:rPr>
            </w:pPr>
            <w:r w:rsidRPr="00F666CB">
              <w:rPr>
                <w:i/>
                <w:iCs/>
                <w:color w:val="auto"/>
              </w:rPr>
              <w:t>Datum Link in Order to Control Separately</w:t>
            </w:r>
          </w:p>
        </w:tc>
      </w:tr>
      <w:tr w:rsidR="006F67BF" w14:paraId="10DAC389" w14:textId="77777777" w:rsidTr="00C22B8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Pr>
          <w:p w14:paraId="49369B7C" w14:textId="77777777" w:rsidR="006F67BF" w:rsidRPr="006F67BF" w:rsidRDefault="006F67BF" w:rsidP="00A83DB9">
            <w:pPr>
              <w:ind w:left="0"/>
              <w:jc w:val="left"/>
              <w:rPr>
                <w:rFonts w:asciiTheme="minorHAnsi" w:eastAsiaTheme="minorEastAsia" w:hAnsiTheme="minorHAnsi" w:cstheme="minorBidi"/>
                <w:i/>
                <w:color w:val="auto"/>
                <w:lang w:val="en-US" w:eastAsia="en-US"/>
              </w:rPr>
            </w:pPr>
            <w:r w:rsidRPr="006F67BF">
              <w:rPr>
                <w:rFonts w:asciiTheme="minorHAnsi" w:eastAsiaTheme="minorEastAsia" w:hAnsiTheme="minorHAnsi" w:cstheme="minorBidi"/>
                <w:i/>
                <w:color w:val="auto"/>
                <w:lang w:val="en-US" w:eastAsia="en-US"/>
              </w:rPr>
              <w:t>20.2_LINK_ALL</w:t>
            </w:r>
          </w:p>
        </w:tc>
        <w:tc>
          <w:tcPr>
            <w:tcW w:w="6237" w:type="dxa"/>
          </w:tcPr>
          <w:p w14:paraId="4EF7BB56" w14:textId="77777777" w:rsidR="006F67BF" w:rsidRPr="00F666CB" w:rsidRDefault="006F67BF" w:rsidP="00A83DB9">
            <w:pPr>
              <w:ind w:left="0"/>
              <w:jc w:val="left"/>
              <w:cnfStyle w:val="000000100000" w:firstRow="0" w:lastRow="0" w:firstColumn="0" w:lastColumn="0" w:oddVBand="0" w:evenVBand="0" w:oddHBand="1" w:evenHBand="0" w:firstRowFirstColumn="0" w:firstRowLastColumn="0" w:lastRowFirstColumn="0" w:lastRowLastColumn="0"/>
              <w:rPr>
                <w:i/>
                <w:iCs/>
                <w:color w:val="auto"/>
              </w:rPr>
            </w:pPr>
            <w:r w:rsidRPr="00F666CB">
              <w:rPr>
                <w:i/>
                <w:iCs/>
                <w:color w:val="auto"/>
              </w:rPr>
              <w:t>All Linked Models</w:t>
            </w:r>
          </w:p>
        </w:tc>
      </w:tr>
      <w:tr w:rsidR="006F67BF" w14:paraId="5A800F7A" w14:textId="77777777" w:rsidTr="00C22B86">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Pr>
          <w:p w14:paraId="338C2AD3" w14:textId="77777777" w:rsidR="006F67BF" w:rsidRPr="006F67BF" w:rsidRDefault="006F67BF" w:rsidP="00A83DB9">
            <w:pPr>
              <w:ind w:left="0"/>
              <w:jc w:val="left"/>
              <w:rPr>
                <w:rFonts w:asciiTheme="minorHAnsi" w:eastAsiaTheme="minorEastAsia" w:hAnsiTheme="minorHAnsi" w:cstheme="minorBidi"/>
                <w:i/>
                <w:color w:val="auto"/>
                <w:lang w:val="en-US" w:eastAsia="en-US"/>
              </w:rPr>
            </w:pPr>
            <w:r w:rsidRPr="006F67BF">
              <w:rPr>
                <w:rFonts w:asciiTheme="minorHAnsi" w:eastAsiaTheme="minorEastAsia" w:hAnsiTheme="minorHAnsi" w:cstheme="minorBidi"/>
                <w:i/>
                <w:color w:val="auto"/>
                <w:lang w:val="en-US" w:eastAsia="en-US"/>
              </w:rPr>
              <w:t>20.3_LINK_MEP</w:t>
            </w:r>
          </w:p>
        </w:tc>
        <w:tc>
          <w:tcPr>
            <w:tcW w:w="6237" w:type="dxa"/>
          </w:tcPr>
          <w:p w14:paraId="2353A224" w14:textId="77777777" w:rsidR="006F67BF" w:rsidRPr="00F666CB" w:rsidRDefault="006F67BF" w:rsidP="00A83DB9">
            <w:pPr>
              <w:ind w:left="0"/>
              <w:jc w:val="left"/>
              <w:cnfStyle w:val="000000010000" w:firstRow="0" w:lastRow="0" w:firstColumn="0" w:lastColumn="0" w:oddVBand="0" w:evenVBand="0" w:oddHBand="0" w:evenHBand="1" w:firstRowFirstColumn="0" w:firstRowLastColumn="0" w:lastRowFirstColumn="0" w:lastRowLastColumn="0"/>
              <w:rPr>
                <w:i/>
                <w:iCs/>
                <w:color w:val="auto"/>
              </w:rPr>
            </w:pPr>
            <w:r w:rsidRPr="00F666CB">
              <w:rPr>
                <w:i/>
                <w:iCs/>
                <w:color w:val="auto"/>
              </w:rPr>
              <w:t>MEP Linked Models</w:t>
            </w:r>
          </w:p>
        </w:tc>
      </w:tr>
      <w:tr w:rsidR="006F67BF" w14:paraId="1C46D6B8" w14:textId="77777777" w:rsidTr="00C22B8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Pr>
          <w:p w14:paraId="7DDE9156" w14:textId="77777777" w:rsidR="006F67BF" w:rsidRPr="006F67BF" w:rsidRDefault="006F67BF" w:rsidP="00A83DB9">
            <w:pPr>
              <w:ind w:left="0"/>
              <w:jc w:val="left"/>
              <w:rPr>
                <w:rFonts w:asciiTheme="minorHAnsi" w:eastAsiaTheme="minorEastAsia" w:hAnsiTheme="minorHAnsi" w:cstheme="minorBidi"/>
                <w:i/>
                <w:color w:val="auto"/>
                <w:lang w:val="en-US" w:eastAsia="en-US"/>
              </w:rPr>
            </w:pPr>
            <w:r w:rsidRPr="006F67BF">
              <w:rPr>
                <w:rFonts w:asciiTheme="minorHAnsi" w:eastAsiaTheme="minorEastAsia" w:hAnsiTheme="minorHAnsi" w:cstheme="minorBidi"/>
                <w:i/>
                <w:color w:val="auto"/>
                <w:lang w:val="en-US" w:eastAsia="en-US"/>
              </w:rPr>
              <w:t>20.4_REFR_PLAN</w:t>
            </w:r>
          </w:p>
        </w:tc>
        <w:tc>
          <w:tcPr>
            <w:tcW w:w="6237" w:type="dxa"/>
          </w:tcPr>
          <w:p w14:paraId="5E7A7E29" w14:textId="77777777" w:rsidR="006F67BF" w:rsidRPr="00F666CB" w:rsidRDefault="006F67BF" w:rsidP="00A83DB9">
            <w:pPr>
              <w:ind w:left="0"/>
              <w:jc w:val="left"/>
              <w:cnfStyle w:val="000000100000" w:firstRow="0" w:lastRow="0" w:firstColumn="0" w:lastColumn="0" w:oddVBand="0" w:evenVBand="0" w:oddHBand="1" w:evenHBand="0" w:firstRowFirstColumn="0" w:firstRowLastColumn="0" w:lastRowFirstColumn="0" w:lastRowLastColumn="0"/>
              <w:rPr>
                <w:i/>
                <w:iCs/>
                <w:color w:val="auto"/>
              </w:rPr>
            </w:pPr>
            <w:r w:rsidRPr="00F666CB">
              <w:rPr>
                <w:i/>
                <w:iCs/>
                <w:color w:val="auto"/>
              </w:rPr>
              <w:t>Reference Planes</w:t>
            </w:r>
          </w:p>
        </w:tc>
      </w:tr>
    </w:tbl>
    <w:p w14:paraId="21688DAB" w14:textId="2CE89DE5" w:rsidR="00A263BF" w:rsidRDefault="00A263BF" w:rsidP="00A263BF"/>
    <w:p w14:paraId="72FE2A36" w14:textId="334A2A5C" w:rsidR="00A263BF" w:rsidRPr="008F1A81" w:rsidRDefault="00A263BF" w:rsidP="00A263BF">
      <w:pPr>
        <w:rPr>
          <w:b/>
          <w:bCs/>
        </w:rPr>
      </w:pPr>
      <w:r>
        <w:rPr>
          <w:b/>
          <w:bCs/>
        </w:rPr>
        <w:t xml:space="preserve">- </w:t>
      </w:r>
      <w:r w:rsidRPr="008F1A81">
        <w:rPr>
          <w:b/>
          <w:bCs/>
        </w:rPr>
        <w:t>Kitchen &amp; Laundry consultant</w:t>
      </w:r>
    </w:p>
    <w:tbl>
      <w:tblPr>
        <w:tblStyle w:val="GridTable441"/>
        <w:tblW w:w="9293" w:type="dxa"/>
        <w:tblInd w:w="704" w:type="dxa"/>
        <w:tblLayout w:type="fixed"/>
        <w:tblLook w:val="04A0" w:firstRow="1" w:lastRow="0" w:firstColumn="1" w:lastColumn="0" w:noHBand="0" w:noVBand="1"/>
      </w:tblPr>
      <w:tblGrid>
        <w:gridCol w:w="4646"/>
        <w:gridCol w:w="4647"/>
      </w:tblGrid>
      <w:tr w:rsidR="00A263BF" w14:paraId="26946276" w14:textId="77777777" w:rsidTr="008F1A81">
        <w:trPr>
          <w:cnfStyle w:val="100000000000" w:firstRow="1" w:lastRow="0" w:firstColumn="0" w:lastColumn="0" w:oddVBand="0" w:evenVBand="0" w:oddHBand="0" w:evenHBand="0" w:firstRowFirstColumn="0" w:firstRowLastColumn="0" w:lastRowFirstColumn="0" w:lastRowLastColumn="0"/>
          <w:trHeight w:val="269"/>
          <w:tblHeader/>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826C31" w:themeColor="accent2" w:themeShade="BF"/>
              <w:left w:val="single" w:sz="4" w:space="0" w:color="826C31" w:themeColor="accent2" w:themeShade="BF"/>
              <w:right w:val="single" w:sz="4" w:space="0" w:color="826C31" w:themeColor="accent2" w:themeShade="BF"/>
            </w:tcBorders>
          </w:tcPr>
          <w:p w14:paraId="6EC0B6A8" w14:textId="5959056D" w:rsidR="00A263BF" w:rsidRDefault="00A263BF" w:rsidP="00A83DB9">
            <w:pPr>
              <w:spacing w:after="120"/>
              <w:ind w:left="0"/>
              <w:jc w:val="left"/>
            </w:pPr>
            <w:r w:rsidRPr="4865DB55">
              <w:lastRenderedPageBreak/>
              <w:t>Workset (</w:t>
            </w:r>
            <w:r>
              <w:t>HAA</w:t>
            </w:r>
            <w:r w:rsidRPr="4865DB55">
              <w:t>)</w:t>
            </w:r>
          </w:p>
        </w:tc>
        <w:tc>
          <w:tcPr>
            <w:tcW w:w="4647" w:type="dxa"/>
            <w:tcBorders>
              <w:top w:val="single" w:sz="4" w:space="0" w:color="826C31" w:themeColor="accent2" w:themeShade="BF"/>
              <w:left w:val="single" w:sz="4" w:space="0" w:color="826C31" w:themeColor="accent2" w:themeShade="BF"/>
              <w:right w:val="single" w:sz="4" w:space="0" w:color="826C31" w:themeColor="accent2" w:themeShade="BF"/>
            </w:tcBorders>
          </w:tcPr>
          <w:p w14:paraId="722C3FB1" w14:textId="77777777" w:rsidR="00A263BF" w:rsidRDefault="00A263BF" w:rsidP="00A83DB9">
            <w:pPr>
              <w:spacing w:after="120"/>
              <w:ind w:left="0"/>
              <w:jc w:val="left"/>
              <w:cnfStyle w:val="100000000000" w:firstRow="1" w:lastRow="0" w:firstColumn="0" w:lastColumn="0" w:oddVBand="0" w:evenVBand="0" w:oddHBand="0" w:evenHBand="0" w:firstRowFirstColumn="0" w:firstRowLastColumn="0" w:lastRowFirstColumn="0" w:lastRowLastColumn="0"/>
            </w:pPr>
            <w:r w:rsidRPr="38DB6240">
              <w:t>Description</w:t>
            </w:r>
          </w:p>
        </w:tc>
      </w:tr>
      <w:tr w:rsidR="00A263BF" w:rsidRPr="00FD149C" w14:paraId="431409F3" w14:textId="77777777" w:rsidTr="008F1A8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59217C5" w14:textId="77777777" w:rsidR="00A263BF" w:rsidRPr="00684AE6" w:rsidRDefault="00A263BF" w:rsidP="00A83DB9">
            <w:pPr>
              <w:ind w:left="0"/>
              <w:jc w:val="left"/>
              <w:rPr>
                <w:i/>
                <w:iCs/>
              </w:rPr>
            </w:pPr>
            <w:r w:rsidRPr="00684AE6">
              <w:rPr>
                <w:i/>
                <w:iCs/>
              </w:rPr>
              <w:t xml:space="preserve"> HAA-Desired wall location</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0A69E4E" w14:textId="77777777" w:rsidR="00A263BF" w:rsidRPr="00684AE6" w:rsidRDefault="00A263BF" w:rsidP="00A83DB9">
            <w:pPr>
              <w:ind w:left="0"/>
              <w:jc w:val="left"/>
              <w:cnfStyle w:val="000000100000" w:firstRow="0" w:lastRow="0" w:firstColumn="0" w:lastColumn="0" w:oddVBand="0" w:evenVBand="0" w:oddHBand="1" w:evenHBand="0" w:firstRowFirstColumn="0" w:firstRowLastColumn="0" w:lastRowFirstColumn="0" w:lastRowLastColumn="0"/>
              <w:rPr>
                <w:i/>
                <w:iCs/>
              </w:rPr>
            </w:pPr>
            <w:r w:rsidRPr="007E2771">
              <w:rPr>
                <w:i/>
                <w:iCs/>
              </w:rPr>
              <w:t xml:space="preserve"> Walls and doors requested to achieve desired kitchen layouts and flow</w:t>
            </w:r>
          </w:p>
        </w:tc>
      </w:tr>
      <w:tr w:rsidR="00A263BF" w:rsidRPr="00FD149C" w14:paraId="271D4446" w14:textId="77777777" w:rsidTr="008F1A81">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2CE939B" w14:textId="77777777" w:rsidR="00A263BF" w:rsidRPr="00FD149C" w:rsidRDefault="00A263BF" w:rsidP="00A83DB9">
            <w:pPr>
              <w:ind w:left="0"/>
              <w:jc w:val="left"/>
              <w:rPr>
                <w:i/>
                <w:iCs/>
              </w:rPr>
            </w:pPr>
            <w:r w:rsidRPr="00A71906">
              <w:rPr>
                <w:i/>
                <w:iCs/>
              </w:rPr>
              <w:t>HAA-Catering</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A018376" w14:textId="77777777" w:rsidR="00A263BF" w:rsidRPr="00FD149C" w:rsidRDefault="00A263BF" w:rsidP="00A83DB9">
            <w:pPr>
              <w:ind w:left="0"/>
              <w:jc w:val="left"/>
              <w:cnfStyle w:val="000000000000" w:firstRow="0" w:lastRow="0" w:firstColumn="0" w:lastColumn="0" w:oddVBand="0" w:evenVBand="0" w:oddHBand="0" w:evenHBand="0" w:firstRowFirstColumn="0" w:firstRowLastColumn="0" w:lastRowFirstColumn="0" w:lastRowLastColumn="0"/>
              <w:rPr>
                <w:i/>
                <w:iCs/>
              </w:rPr>
            </w:pPr>
            <w:r w:rsidRPr="007E2771">
              <w:rPr>
                <w:i/>
                <w:iCs/>
              </w:rPr>
              <w:t xml:space="preserve"> All equipment and fabricated elements</w:t>
            </w:r>
          </w:p>
        </w:tc>
      </w:tr>
      <w:tr w:rsidR="00A263BF" w:rsidRPr="00FD149C" w14:paraId="30728EFA" w14:textId="77777777" w:rsidTr="008F1A8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8D0F564" w14:textId="77777777" w:rsidR="00A263BF" w:rsidRPr="00FD149C" w:rsidRDefault="00A263BF" w:rsidP="00A83DB9">
            <w:pPr>
              <w:ind w:left="0"/>
              <w:jc w:val="left"/>
              <w:rPr>
                <w:i/>
                <w:iCs/>
              </w:rPr>
            </w:pPr>
            <w:r w:rsidRPr="00A71906">
              <w:rPr>
                <w:i/>
                <w:iCs/>
              </w:rPr>
              <w:t>HAA-Number &amp; Notes</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362CD80" w14:textId="77777777" w:rsidR="00A263BF" w:rsidRPr="00FD149C" w:rsidRDefault="00A263BF" w:rsidP="00A83DB9">
            <w:pPr>
              <w:ind w:left="0"/>
              <w:jc w:val="left"/>
              <w:cnfStyle w:val="000000100000" w:firstRow="0" w:lastRow="0" w:firstColumn="0" w:lastColumn="0" w:oddVBand="0" w:evenVBand="0" w:oddHBand="1" w:evenHBand="0" w:firstRowFirstColumn="0" w:firstRowLastColumn="0" w:lastRowFirstColumn="0" w:lastRowLastColumn="0"/>
              <w:rPr>
                <w:i/>
                <w:iCs/>
              </w:rPr>
            </w:pPr>
            <w:r w:rsidRPr="007E2771">
              <w:rPr>
                <w:i/>
                <w:iCs/>
              </w:rPr>
              <w:t xml:space="preserve"> Annotations</w:t>
            </w:r>
          </w:p>
        </w:tc>
      </w:tr>
      <w:tr w:rsidR="00A263BF" w:rsidRPr="00FD149C" w14:paraId="32B22918" w14:textId="77777777" w:rsidTr="008F1A81">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5E3E0D1" w14:textId="77777777" w:rsidR="00A263BF" w:rsidRPr="009E0545" w:rsidRDefault="00A263BF" w:rsidP="00A83DB9">
            <w:pPr>
              <w:ind w:left="0"/>
              <w:jc w:val="left"/>
              <w:rPr>
                <w:i/>
                <w:iCs/>
              </w:rPr>
            </w:pPr>
            <w:r w:rsidRPr="007E2771">
              <w:rPr>
                <w:i/>
                <w:iCs/>
              </w:rPr>
              <w:t>HAA</w:t>
            </w:r>
            <w:r>
              <w:rPr>
                <w:i/>
                <w:iCs/>
              </w:rPr>
              <w:t>-</w:t>
            </w:r>
            <w:r w:rsidRPr="007E2771">
              <w:rPr>
                <w:i/>
                <w:iCs/>
              </w:rPr>
              <w:t xml:space="preserve"> Catering Casework</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2347D28" w14:textId="77777777" w:rsidR="00A263BF" w:rsidRPr="00FD149C" w:rsidRDefault="00A263BF" w:rsidP="00A83DB9">
            <w:pPr>
              <w:ind w:left="0"/>
              <w:jc w:val="left"/>
              <w:cnfStyle w:val="000000000000" w:firstRow="0" w:lastRow="0" w:firstColumn="0" w:lastColumn="0" w:oddVBand="0" w:evenVBand="0" w:oddHBand="0" w:evenHBand="0" w:firstRowFirstColumn="0" w:firstRowLastColumn="0" w:lastRowFirstColumn="0" w:lastRowLastColumn="0"/>
              <w:rPr>
                <w:i/>
                <w:iCs/>
              </w:rPr>
            </w:pPr>
            <w:r w:rsidRPr="007E2771">
              <w:rPr>
                <w:i/>
                <w:iCs/>
              </w:rPr>
              <w:t>Requested separate fronts and tops by interiors</w:t>
            </w:r>
          </w:p>
        </w:tc>
      </w:tr>
      <w:tr w:rsidR="002415E6" w:rsidRPr="00FD149C" w14:paraId="42E4B10E" w14:textId="77777777" w:rsidTr="008F1A8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7DF5516" w14:textId="693ED258" w:rsidR="002415E6" w:rsidRPr="00FD149C" w:rsidRDefault="002415E6" w:rsidP="002415E6">
            <w:pPr>
              <w:ind w:left="0"/>
              <w:jc w:val="left"/>
              <w:rPr>
                <w:i/>
                <w:iCs/>
              </w:rPr>
            </w:pPr>
            <w:ins w:id="108" w:author="Andrea Aita" w:date="2021-09-07T16:17:00Z">
              <w:r w:rsidRPr="00684AE6">
                <w:rPr>
                  <w:i/>
                  <w:iCs/>
                </w:rPr>
                <w:t xml:space="preserve"> HAA-Desired wall location</w:t>
              </w:r>
            </w:ins>
            <w:del w:id="109" w:author="Andrea Aita" w:date="2021-09-07T16:17:00Z">
              <w:r w:rsidRPr="00A71906" w:rsidDel="00D7162D">
                <w:rPr>
                  <w:i/>
                  <w:iCs/>
                </w:rPr>
                <w:delText>HAA-Architecture</w:delText>
              </w:r>
            </w:del>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DD015E4" w14:textId="3F797308" w:rsidR="002415E6" w:rsidRPr="00FD149C" w:rsidRDefault="002415E6" w:rsidP="002415E6">
            <w:pPr>
              <w:ind w:left="0"/>
              <w:jc w:val="left"/>
              <w:cnfStyle w:val="000000100000" w:firstRow="0" w:lastRow="0" w:firstColumn="0" w:lastColumn="0" w:oddVBand="0" w:evenVBand="0" w:oddHBand="1" w:evenHBand="0" w:firstRowFirstColumn="0" w:firstRowLastColumn="0" w:lastRowFirstColumn="0" w:lastRowLastColumn="0"/>
              <w:rPr>
                <w:i/>
                <w:iCs/>
              </w:rPr>
            </w:pPr>
            <w:ins w:id="110" w:author="Andrea Aita" w:date="2021-09-07T16:17:00Z">
              <w:r w:rsidRPr="007E2771">
                <w:rPr>
                  <w:i/>
                  <w:iCs/>
                </w:rPr>
                <w:t xml:space="preserve"> Walls and doors requested to achieve desired kitchen layouts and flow</w:t>
              </w:r>
            </w:ins>
            <w:del w:id="111" w:author="Andrea Aita" w:date="2021-09-07T16:17:00Z">
              <w:r w:rsidRPr="007E2771" w:rsidDel="00D7162D">
                <w:rPr>
                  <w:i/>
                  <w:iCs/>
                </w:rPr>
                <w:delText xml:space="preserve"> </w:delText>
              </w:r>
              <w:r w:rsidRPr="00DA0B22" w:rsidDel="00D7162D">
                <w:rPr>
                  <w:i/>
                  <w:iCs/>
                </w:rPr>
                <w:delText>Architects’</w:delText>
              </w:r>
              <w:r w:rsidRPr="007E2771" w:rsidDel="00D7162D">
                <w:rPr>
                  <w:i/>
                  <w:iCs/>
                </w:rPr>
                <w:delText xml:space="preserve"> models and drawings</w:delText>
              </w:r>
            </w:del>
          </w:p>
        </w:tc>
      </w:tr>
      <w:tr w:rsidR="002415E6" w:rsidRPr="00FD149C" w14:paraId="4B52AEC3" w14:textId="77777777" w:rsidTr="008F1A81">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A694F22" w14:textId="510C268B" w:rsidR="002415E6" w:rsidRPr="00FD149C" w:rsidRDefault="002415E6" w:rsidP="002415E6">
            <w:pPr>
              <w:ind w:left="0"/>
              <w:jc w:val="left"/>
              <w:rPr>
                <w:i/>
                <w:iCs/>
              </w:rPr>
            </w:pPr>
            <w:ins w:id="112" w:author="Andrea Aita" w:date="2021-09-07T16:17:00Z">
              <w:r w:rsidRPr="00A71906">
                <w:rPr>
                  <w:i/>
                  <w:iCs/>
                </w:rPr>
                <w:t>HAA-Catering</w:t>
              </w:r>
            </w:ins>
            <w:del w:id="113" w:author="Andrea Aita" w:date="2021-09-07T16:17:00Z">
              <w:r w:rsidRPr="00A71906" w:rsidDel="00D7162D">
                <w:rPr>
                  <w:i/>
                  <w:iCs/>
                </w:rPr>
                <w:delText>HAA-Structure</w:delText>
              </w:r>
            </w:del>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50DBE85" w14:textId="6ADE7F9E" w:rsidR="002415E6" w:rsidRPr="00FD149C" w:rsidRDefault="002415E6" w:rsidP="002415E6">
            <w:pPr>
              <w:ind w:left="0"/>
              <w:jc w:val="left"/>
              <w:cnfStyle w:val="000000000000" w:firstRow="0" w:lastRow="0" w:firstColumn="0" w:lastColumn="0" w:oddVBand="0" w:evenVBand="0" w:oddHBand="0" w:evenHBand="0" w:firstRowFirstColumn="0" w:firstRowLastColumn="0" w:lastRowFirstColumn="0" w:lastRowLastColumn="0"/>
              <w:rPr>
                <w:i/>
                <w:iCs/>
              </w:rPr>
            </w:pPr>
            <w:ins w:id="114" w:author="Andrea Aita" w:date="2021-09-07T16:17:00Z">
              <w:r w:rsidRPr="007E2771">
                <w:rPr>
                  <w:i/>
                  <w:iCs/>
                </w:rPr>
                <w:t xml:space="preserve"> All equipment and fabricated elements</w:t>
              </w:r>
            </w:ins>
            <w:del w:id="115" w:author="Andrea Aita" w:date="2021-09-07T16:17:00Z">
              <w:r w:rsidRPr="007E2771" w:rsidDel="00D7162D">
                <w:rPr>
                  <w:i/>
                  <w:iCs/>
                </w:rPr>
                <w:delText xml:space="preserve"> Structures models and drawings</w:delText>
              </w:r>
            </w:del>
          </w:p>
        </w:tc>
      </w:tr>
      <w:tr w:rsidR="002415E6" w:rsidRPr="00FD149C" w14:paraId="64EB3D6C" w14:textId="77777777" w:rsidTr="008F1A8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E073C64" w14:textId="561AFB62" w:rsidR="002415E6" w:rsidRPr="00FD149C" w:rsidRDefault="002415E6" w:rsidP="002415E6">
            <w:pPr>
              <w:ind w:left="0"/>
              <w:jc w:val="left"/>
              <w:rPr>
                <w:i/>
                <w:iCs/>
              </w:rPr>
            </w:pPr>
            <w:ins w:id="116" w:author="Andrea Aita" w:date="2021-09-07T16:17:00Z">
              <w:r w:rsidRPr="00A71906">
                <w:rPr>
                  <w:i/>
                  <w:iCs/>
                </w:rPr>
                <w:t>HAA-Number &amp; Notes</w:t>
              </w:r>
            </w:ins>
            <w:del w:id="117" w:author="Andrea Aita" w:date="2021-09-07T16:17:00Z">
              <w:r w:rsidRPr="00A71906" w:rsidDel="00D7162D">
                <w:rPr>
                  <w:i/>
                  <w:iCs/>
                </w:rPr>
                <w:delText>HAA-Interiors</w:delText>
              </w:r>
            </w:del>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6A4A218" w14:textId="555D1F72" w:rsidR="002415E6" w:rsidRPr="00FD149C" w:rsidRDefault="002415E6" w:rsidP="002415E6">
            <w:pPr>
              <w:ind w:left="0"/>
              <w:jc w:val="left"/>
              <w:cnfStyle w:val="000000100000" w:firstRow="0" w:lastRow="0" w:firstColumn="0" w:lastColumn="0" w:oddVBand="0" w:evenVBand="0" w:oddHBand="1" w:evenHBand="0" w:firstRowFirstColumn="0" w:firstRowLastColumn="0" w:lastRowFirstColumn="0" w:lastRowLastColumn="0"/>
              <w:rPr>
                <w:i/>
                <w:iCs/>
              </w:rPr>
            </w:pPr>
            <w:ins w:id="118" w:author="Andrea Aita" w:date="2021-09-07T16:17:00Z">
              <w:r w:rsidRPr="007E2771">
                <w:rPr>
                  <w:i/>
                  <w:iCs/>
                </w:rPr>
                <w:t xml:space="preserve"> Annotations</w:t>
              </w:r>
            </w:ins>
            <w:del w:id="119" w:author="Andrea Aita" w:date="2021-09-07T16:17:00Z">
              <w:r w:rsidRPr="007E2771" w:rsidDel="00D7162D">
                <w:rPr>
                  <w:i/>
                  <w:iCs/>
                </w:rPr>
                <w:delText xml:space="preserve"> Interiors models and drawings</w:delText>
              </w:r>
            </w:del>
          </w:p>
        </w:tc>
      </w:tr>
      <w:tr w:rsidR="002415E6" w:rsidRPr="00FD149C" w14:paraId="563B296F" w14:textId="77777777" w:rsidTr="008F1A81">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FA035BF" w14:textId="0858D341" w:rsidR="002415E6" w:rsidRPr="00FD149C" w:rsidRDefault="002415E6" w:rsidP="002415E6">
            <w:pPr>
              <w:ind w:left="0"/>
              <w:jc w:val="left"/>
              <w:rPr>
                <w:i/>
                <w:iCs/>
              </w:rPr>
            </w:pPr>
            <w:ins w:id="120" w:author="Andrea Aita" w:date="2021-09-07T16:17:00Z">
              <w:r w:rsidRPr="007E2771">
                <w:rPr>
                  <w:i/>
                  <w:iCs/>
                </w:rPr>
                <w:t>HAA</w:t>
              </w:r>
              <w:r>
                <w:rPr>
                  <w:i/>
                  <w:iCs/>
                </w:rPr>
                <w:t>-</w:t>
              </w:r>
              <w:r w:rsidRPr="007E2771">
                <w:rPr>
                  <w:i/>
                  <w:iCs/>
                </w:rPr>
                <w:t xml:space="preserve"> Catering Casework</w:t>
              </w:r>
            </w:ins>
            <w:del w:id="121" w:author="Andrea Aita" w:date="2021-09-07T16:17:00Z">
              <w:r w:rsidRPr="009E0545" w:rsidDel="00D7162D">
                <w:rPr>
                  <w:i/>
                  <w:iCs/>
                </w:rPr>
                <w:delText>HAA</w:delText>
              </w:r>
              <w:r w:rsidDel="00D7162D">
                <w:rPr>
                  <w:i/>
                  <w:iCs/>
                </w:rPr>
                <w:delText>-</w:delText>
              </w:r>
              <w:r w:rsidRPr="009E0545" w:rsidDel="00D7162D">
                <w:rPr>
                  <w:i/>
                  <w:iCs/>
                </w:rPr>
                <w:delText>Area Title</w:delText>
              </w:r>
            </w:del>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03AAE3D" w14:textId="52E61FDD" w:rsidR="002415E6" w:rsidRPr="00FD149C" w:rsidRDefault="002415E6" w:rsidP="002415E6">
            <w:pPr>
              <w:ind w:left="0"/>
              <w:jc w:val="left"/>
              <w:cnfStyle w:val="000000000000" w:firstRow="0" w:lastRow="0" w:firstColumn="0" w:lastColumn="0" w:oddVBand="0" w:evenVBand="0" w:oddHBand="0" w:evenHBand="0" w:firstRowFirstColumn="0" w:firstRowLastColumn="0" w:lastRowFirstColumn="0" w:lastRowLastColumn="0"/>
              <w:rPr>
                <w:i/>
                <w:iCs/>
              </w:rPr>
            </w:pPr>
            <w:ins w:id="122" w:author="Andrea Aita" w:date="2021-09-07T16:17:00Z">
              <w:r w:rsidRPr="007E2771">
                <w:rPr>
                  <w:i/>
                  <w:iCs/>
                </w:rPr>
                <w:t>Requested separate fronts and tops by interiors</w:t>
              </w:r>
            </w:ins>
            <w:del w:id="123" w:author="Andrea Aita" w:date="2021-09-07T16:17:00Z">
              <w:r w:rsidDel="00D7162D">
                <w:rPr>
                  <w:i/>
                  <w:iCs/>
                </w:rPr>
                <w:delText>Areas titles</w:delText>
              </w:r>
            </w:del>
          </w:p>
        </w:tc>
      </w:tr>
      <w:tr w:rsidR="002415E6" w:rsidRPr="00FD149C" w14:paraId="50ED1302" w14:textId="77777777" w:rsidTr="008F1A8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6B167E8" w14:textId="058F5C23" w:rsidR="002415E6" w:rsidRPr="00FD149C" w:rsidRDefault="002415E6" w:rsidP="002415E6">
            <w:pPr>
              <w:ind w:left="0"/>
              <w:jc w:val="left"/>
              <w:rPr>
                <w:i/>
                <w:iCs/>
              </w:rPr>
            </w:pPr>
            <w:ins w:id="124" w:author="Andrea Aita" w:date="2021-09-07T16:17:00Z">
              <w:r w:rsidRPr="00A71906">
                <w:rPr>
                  <w:i/>
                  <w:iCs/>
                </w:rPr>
                <w:t>HAA-Architecture</w:t>
              </w:r>
            </w:ins>
            <w:del w:id="125" w:author="Andrea Aita" w:date="2021-09-07T16:17:00Z">
              <w:r w:rsidRPr="009E0545" w:rsidDel="00D7162D">
                <w:rPr>
                  <w:i/>
                  <w:iCs/>
                </w:rPr>
                <w:delText>HAA</w:delText>
              </w:r>
              <w:r w:rsidDel="00D7162D">
                <w:rPr>
                  <w:i/>
                  <w:iCs/>
                </w:rPr>
                <w:delText>-</w:delText>
              </w:r>
              <w:r w:rsidRPr="009E0545" w:rsidDel="00D7162D">
                <w:rPr>
                  <w:i/>
                  <w:iCs/>
                </w:rPr>
                <w:delText>Builderswork</w:delText>
              </w:r>
            </w:del>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EEC0E4A" w14:textId="0FDF4DD3" w:rsidR="002415E6" w:rsidRPr="00FD149C" w:rsidRDefault="002415E6" w:rsidP="002415E6">
            <w:pPr>
              <w:ind w:left="0"/>
              <w:jc w:val="left"/>
              <w:cnfStyle w:val="000000100000" w:firstRow="0" w:lastRow="0" w:firstColumn="0" w:lastColumn="0" w:oddVBand="0" w:evenVBand="0" w:oddHBand="1" w:evenHBand="0" w:firstRowFirstColumn="0" w:firstRowLastColumn="0" w:lastRowFirstColumn="0" w:lastRowLastColumn="0"/>
              <w:rPr>
                <w:i/>
                <w:iCs/>
              </w:rPr>
            </w:pPr>
            <w:ins w:id="126" w:author="Andrea Aita" w:date="2021-09-07T16:17:00Z">
              <w:r w:rsidRPr="007E2771">
                <w:rPr>
                  <w:i/>
                  <w:iCs/>
                </w:rPr>
                <w:t xml:space="preserve"> </w:t>
              </w:r>
              <w:r w:rsidRPr="00DA0B22">
                <w:rPr>
                  <w:i/>
                  <w:iCs/>
                </w:rPr>
                <w:t>Architects’</w:t>
              </w:r>
              <w:r w:rsidRPr="007E2771">
                <w:rPr>
                  <w:i/>
                  <w:iCs/>
                </w:rPr>
                <w:t xml:space="preserve"> models and drawings</w:t>
              </w:r>
            </w:ins>
            <w:del w:id="127" w:author="Andrea Aita" w:date="2021-09-07T16:17:00Z">
              <w:r w:rsidRPr="009E0545" w:rsidDel="00D7162D">
                <w:rPr>
                  <w:i/>
                  <w:iCs/>
                </w:rPr>
                <w:delText xml:space="preserve">Drainage Contractors </w:delText>
              </w:r>
              <w:r w:rsidRPr="0086624C" w:rsidDel="00D7162D">
                <w:rPr>
                  <w:i/>
                  <w:iCs/>
                </w:rPr>
                <w:delText>models and drawings</w:delText>
              </w:r>
            </w:del>
          </w:p>
        </w:tc>
      </w:tr>
      <w:tr w:rsidR="002415E6" w:rsidRPr="00FD149C" w14:paraId="6B6D4677" w14:textId="77777777" w:rsidTr="008F1A81">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1FF23AC" w14:textId="55F0E6BA" w:rsidR="002415E6" w:rsidRPr="009E0545" w:rsidRDefault="002415E6" w:rsidP="002415E6">
            <w:pPr>
              <w:ind w:left="0"/>
              <w:jc w:val="left"/>
              <w:rPr>
                <w:i/>
                <w:iCs/>
              </w:rPr>
            </w:pPr>
            <w:ins w:id="128" w:author="Andrea Aita" w:date="2021-09-07T16:17:00Z">
              <w:r w:rsidRPr="00A71906">
                <w:rPr>
                  <w:i/>
                  <w:iCs/>
                </w:rPr>
                <w:t>HAA-Structure</w:t>
              </w:r>
            </w:ins>
            <w:del w:id="129" w:author="Andrea Aita" w:date="2021-09-07T16:17:00Z">
              <w:r w:rsidDel="00D7162D">
                <w:rPr>
                  <w:i/>
                  <w:iCs/>
                </w:rPr>
                <w:delText xml:space="preserve">HAA-Room </w:delText>
              </w:r>
              <w:r w:rsidDel="002415E6">
                <w:rPr>
                  <w:i/>
                  <w:iCs/>
                </w:rPr>
                <w:delText>Tags</w:delText>
              </w:r>
            </w:del>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4083F33" w14:textId="2D2AA358" w:rsidR="002415E6" w:rsidRPr="009E0545" w:rsidRDefault="002415E6" w:rsidP="002415E6">
            <w:pPr>
              <w:ind w:left="0"/>
              <w:jc w:val="left"/>
              <w:cnfStyle w:val="000000000000" w:firstRow="0" w:lastRow="0" w:firstColumn="0" w:lastColumn="0" w:oddVBand="0" w:evenVBand="0" w:oddHBand="0" w:evenHBand="0" w:firstRowFirstColumn="0" w:firstRowLastColumn="0" w:lastRowFirstColumn="0" w:lastRowLastColumn="0"/>
              <w:rPr>
                <w:i/>
                <w:iCs/>
              </w:rPr>
            </w:pPr>
            <w:ins w:id="130" w:author="Andrea Aita" w:date="2021-09-07T16:17:00Z">
              <w:r w:rsidRPr="007E2771">
                <w:rPr>
                  <w:i/>
                  <w:iCs/>
                </w:rPr>
                <w:t xml:space="preserve"> Structures models and drawings</w:t>
              </w:r>
            </w:ins>
            <w:del w:id="131" w:author="Andrea Aita" w:date="2021-09-07T16:17:00Z">
              <w:r w:rsidDel="00D7162D">
                <w:rPr>
                  <w:i/>
                  <w:iCs/>
                </w:rPr>
                <w:delText>Rooms for blocking and room tags – To be removed once incorporated by architect</w:delText>
              </w:r>
            </w:del>
          </w:p>
        </w:tc>
      </w:tr>
      <w:tr w:rsidR="002415E6" w:rsidRPr="00FD149C" w14:paraId="43E66953" w14:textId="77777777" w:rsidTr="008F1A81">
        <w:trPr>
          <w:cnfStyle w:val="000000100000" w:firstRow="0" w:lastRow="0" w:firstColumn="0" w:lastColumn="0" w:oddVBand="0" w:evenVBand="0" w:oddHBand="1" w:evenHBand="0" w:firstRowFirstColumn="0" w:firstRowLastColumn="0" w:lastRowFirstColumn="0" w:lastRowLastColumn="0"/>
          <w:trHeight w:val="302"/>
          <w:ins w:id="132" w:author="Andrea Aita" w:date="2021-09-07T16:17:00Z"/>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AF51258" w14:textId="57C9326C" w:rsidR="002415E6" w:rsidRDefault="002415E6" w:rsidP="002415E6">
            <w:pPr>
              <w:ind w:left="0"/>
              <w:jc w:val="left"/>
              <w:rPr>
                <w:ins w:id="133" w:author="Andrea Aita" w:date="2021-09-07T16:17:00Z"/>
                <w:i/>
                <w:iCs/>
              </w:rPr>
            </w:pPr>
            <w:ins w:id="134" w:author="Andrea Aita" w:date="2021-09-07T16:17:00Z">
              <w:r w:rsidRPr="00A71906">
                <w:rPr>
                  <w:i/>
                  <w:iCs/>
                </w:rPr>
                <w:t>HAA-Interiors</w:t>
              </w:r>
            </w:ins>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6CD7AA1" w14:textId="5CA02FB3" w:rsidR="002415E6" w:rsidRDefault="002415E6" w:rsidP="002415E6">
            <w:pPr>
              <w:ind w:left="0"/>
              <w:jc w:val="left"/>
              <w:cnfStyle w:val="000000100000" w:firstRow="0" w:lastRow="0" w:firstColumn="0" w:lastColumn="0" w:oddVBand="0" w:evenVBand="0" w:oddHBand="1" w:evenHBand="0" w:firstRowFirstColumn="0" w:firstRowLastColumn="0" w:lastRowFirstColumn="0" w:lastRowLastColumn="0"/>
              <w:rPr>
                <w:ins w:id="135" w:author="Andrea Aita" w:date="2021-09-07T16:17:00Z"/>
                <w:i/>
                <w:iCs/>
              </w:rPr>
            </w:pPr>
            <w:ins w:id="136" w:author="Andrea Aita" w:date="2021-09-07T16:17:00Z">
              <w:r w:rsidRPr="007E2771">
                <w:rPr>
                  <w:i/>
                  <w:iCs/>
                </w:rPr>
                <w:t xml:space="preserve"> Interiors models and drawings</w:t>
              </w:r>
            </w:ins>
          </w:p>
        </w:tc>
      </w:tr>
      <w:tr w:rsidR="002415E6" w:rsidRPr="00FD149C" w14:paraId="6B1ED5F3" w14:textId="77777777" w:rsidTr="008F1A81">
        <w:trPr>
          <w:trHeight w:val="302"/>
          <w:ins w:id="137" w:author="Andrea Aita" w:date="2021-09-07T16:17:00Z"/>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7746BA4" w14:textId="0852D766" w:rsidR="002415E6" w:rsidRDefault="002415E6" w:rsidP="002415E6">
            <w:pPr>
              <w:ind w:left="0"/>
              <w:jc w:val="left"/>
              <w:rPr>
                <w:ins w:id="138" w:author="Andrea Aita" w:date="2021-09-07T16:17:00Z"/>
                <w:i/>
                <w:iCs/>
              </w:rPr>
            </w:pPr>
            <w:ins w:id="139" w:author="Andrea Aita" w:date="2021-09-07T16:17:00Z">
              <w:r w:rsidRPr="009E0545">
                <w:rPr>
                  <w:i/>
                  <w:iCs/>
                </w:rPr>
                <w:t>HAA</w:t>
              </w:r>
              <w:r>
                <w:rPr>
                  <w:i/>
                  <w:iCs/>
                </w:rPr>
                <w:t>-</w:t>
              </w:r>
              <w:r w:rsidRPr="009E0545">
                <w:rPr>
                  <w:i/>
                  <w:iCs/>
                </w:rPr>
                <w:t>Area Title</w:t>
              </w:r>
            </w:ins>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8525F4C" w14:textId="6D1E10B6" w:rsidR="002415E6" w:rsidRDefault="002415E6" w:rsidP="002415E6">
            <w:pPr>
              <w:ind w:left="0"/>
              <w:jc w:val="left"/>
              <w:cnfStyle w:val="000000000000" w:firstRow="0" w:lastRow="0" w:firstColumn="0" w:lastColumn="0" w:oddVBand="0" w:evenVBand="0" w:oddHBand="0" w:evenHBand="0" w:firstRowFirstColumn="0" w:firstRowLastColumn="0" w:lastRowFirstColumn="0" w:lastRowLastColumn="0"/>
              <w:rPr>
                <w:ins w:id="140" w:author="Andrea Aita" w:date="2021-09-07T16:17:00Z"/>
                <w:i/>
                <w:iCs/>
              </w:rPr>
            </w:pPr>
            <w:ins w:id="141" w:author="Andrea Aita" w:date="2021-09-07T16:17:00Z">
              <w:r>
                <w:rPr>
                  <w:i/>
                  <w:iCs/>
                </w:rPr>
                <w:t>Areas titles</w:t>
              </w:r>
            </w:ins>
          </w:p>
        </w:tc>
      </w:tr>
      <w:tr w:rsidR="002415E6" w:rsidRPr="00FD149C" w14:paraId="4D43E5D2" w14:textId="77777777" w:rsidTr="008F1A81">
        <w:trPr>
          <w:cnfStyle w:val="000000100000" w:firstRow="0" w:lastRow="0" w:firstColumn="0" w:lastColumn="0" w:oddVBand="0" w:evenVBand="0" w:oddHBand="1" w:evenHBand="0" w:firstRowFirstColumn="0" w:firstRowLastColumn="0" w:lastRowFirstColumn="0" w:lastRowLastColumn="0"/>
          <w:trHeight w:val="302"/>
          <w:ins w:id="142" w:author="Andrea Aita" w:date="2021-09-07T16:17:00Z"/>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97A9FEA" w14:textId="3573F9D9" w:rsidR="002415E6" w:rsidRDefault="002415E6" w:rsidP="002415E6">
            <w:pPr>
              <w:ind w:left="0"/>
              <w:jc w:val="left"/>
              <w:rPr>
                <w:ins w:id="143" w:author="Andrea Aita" w:date="2021-09-07T16:17:00Z"/>
                <w:i/>
                <w:iCs/>
              </w:rPr>
            </w:pPr>
            <w:ins w:id="144" w:author="Andrea Aita" w:date="2021-09-07T16:17:00Z">
              <w:r w:rsidRPr="009E0545">
                <w:rPr>
                  <w:i/>
                  <w:iCs/>
                </w:rPr>
                <w:t>HAA</w:t>
              </w:r>
              <w:r>
                <w:rPr>
                  <w:i/>
                  <w:iCs/>
                </w:rPr>
                <w:t>-</w:t>
              </w:r>
              <w:r w:rsidRPr="009E0545">
                <w:rPr>
                  <w:i/>
                  <w:iCs/>
                </w:rPr>
                <w:t>Builderswork</w:t>
              </w:r>
            </w:ins>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0558E60" w14:textId="3D44CAAE" w:rsidR="002415E6" w:rsidRDefault="002415E6" w:rsidP="002415E6">
            <w:pPr>
              <w:ind w:left="0"/>
              <w:jc w:val="left"/>
              <w:cnfStyle w:val="000000100000" w:firstRow="0" w:lastRow="0" w:firstColumn="0" w:lastColumn="0" w:oddVBand="0" w:evenVBand="0" w:oddHBand="1" w:evenHBand="0" w:firstRowFirstColumn="0" w:firstRowLastColumn="0" w:lastRowFirstColumn="0" w:lastRowLastColumn="0"/>
              <w:rPr>
                <w:ins w:id="145" w:author="Andrea Aita" w:date="2021-09-07T16:17:00Z"/>
                <w:i/>
                <w:iCs/>
              </w:rPr>
            </w:pPr>
            <w:ins w:id="146" w:author="Andrea Aita" w:date="2021-09-07T16:17:00Z">
              <w:r w:rsidRPr="009E0545">
                <w:rPr>
                  <w:i/>
                  <w:iCs/>
                </w:rPr>
                <w:t xml:space="preserve">Drainage Contractors </w:t>
              </w:r>
              <w:r w:rsidRPr="0086624C">
                <w:rPr>
                  <w:i/>
                  <w:iCs/>
                </w:rPr>
                <w:t>models and drawings</w:t>
              </w:r>
            </w:ins>
          </w:p>
        </w:tc>
      </w:tr>
      <w:tr w:rsidR="002415E6" w:rsidRPr="00FD149C" w14:paraId="01231192" w14:textId="77777777" w:rsidTr="008F1A81">
        <w:trPr>
          <w:trHeight w:val="302"/>
          <w:ins w:id="147" w:author="Andrea Aita" w:date="2021-09-07T16:17:00Z"/>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EF834E1" w14:textId="13204EAE" w:rsidR="002415E6" w:rsidRDefault="002415E6" w:rsidP="002415E6">
            <w:pPr>
              <w:ind w:left="0"/>
              <w:jc w:val="left"/>
              <w:rPr>
                <w:ins w:id="148" w:author="Andrea Aita" w:date="2021-09-07T16:17:00Z"/>
                <w:i/>
                <w:iCs/>
              </w:rPr>
            </w:pPr>
            <w:ins w:id="149" w:author="Andrea Aita" w:date="2021-09-07T16:17:00Z">
              <w:r>
                <w:rPr>
                  <w:i/>
                  <w:iCs/>
                </w:rPr>
                <w:t xml:space="preserve">HAA-Room </w:t>
              </w:r>
            </w:ins>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3117E31" w14:textId="5977180A" w:rsidR="002415E6" w:rsidRDefault="002415E6" w:rsidP="002415E6">
            <w:pPr>
              <w:ind w:left="0"/>
              <w:jc w:val="left"/>
              <w:cnfStyle w:val="000000000000" w:firstRow="0" w:lastRow="0" w:firstColumn="0" w:lastColumn="0" w:oddVBand="0" w:evenVBand="0" w:oddHBand="0" w:evenHBand="0" w:firstRowFirstColumn="0" w:firstRowLastColumn="0" w:lastRowFirstColumn="0" w:lastRowLastColumn="0"/>
              <w:rPr>
                <w:ins w:id="150" w:author="Andrea Aita" w:date="2021-09-07T16:17:00Z"/>
                <w:i/>
                <w:iCs/>
              </w:rPr>
            </w:pPr>
            <w:ins w:id="151" w:author="Andrea Aita" w:date="2021-09-07T16:17:00Z">
              <w:r>
                <w:rPr>
                  <w:i/>
                  <w:iCs/>
                </w:rPr>
                <w:t>Rooms for blocking– To be removed once incorporated by architect</w:t>
              </w:r>
            </w:ins>
          </w:p>
        </w:tc>
      </w:tr>
    </w:tbl>
    <w:p w14:paraId="4BAD8069" w14:textId="5133DC77" w:rsidR="00A263BF" w:rsidRDefault="00A263BF" w:rsidP="008F1A81"/>
    <w:p w14:paraId="3086E7E8" w14:textId="56148052" w:rsidR="00402FF2" w:rsidRPr="008F1A81" w:rsidRDefault="3FF13359" w:rsidP="00402FF2">
      <w:pPr>
        <w:rPr>
          <w:b/>
          <w:bCs/>
        </w:rPr>
      </w:pPr>
      <w:r w:rsidRPr="3FF13359">
        <w:rPr>
          <w:b/>
          <w:bCs/>
        </w:rPr>
        <w:t>- Lead Engineer Consultant</w:t>
      </w:r>
    </w:p>
    <w:tbl>
      <w:tblPr>
        <w:tblStyle w:val="TableGrid"/>
        <w:tblW w:w="0" w:type="auto"/>
        <w:tblInd w:w="615" w:type="dxa"/>
        <w:tblLayout w:type="fixed"/>
        <w:tblLook w:val="0000" w:firstRow="0" w:lastRow="0" w:firstColumn="0" w:lastColumn="0" w:noHBand="0" w:noVBand="0"/>
      </w:tblPr>
      <w:tblGrid>
        <w:gridCol w:w="3045"/>
        <w:gridCol w:w="6225"/>
      </w:tblGrid>
      <w:tr w:rsidR="3FF13359" w14:paraId="614A0D03" w14:textId="77777777" w:rsidTr="3FF13359">
        <w:trPr>
          <w:trHeight w:val="300"/>
        </w:trPr>
        <w:tc>
          <w:tcPr>
            <w:tcW w:w="3045" w:type="dxa"/>
            <w:tcBorders>
              <w:top w:val="single" w:sz="6" w:space="0" w:color="826C31" w:themeColor="accent2" w:themeShade="BF"/>
              <w:left w:val="single" w:sz="6" w:space="0" w:color="826C31" w:themeColor="accent2" w:themeShade="BF"/>
              <w:bottom w:val="single" w:sz="6" w:space="0" w:color="AE9142" w:themeColor="accent2"/>
              <w:right w:val="single" w:sz="6" w:space="0" w:color="826C31" w:themeColor="accent2" w:themeShade="BF"/>
            </w:tcBorders>
            <w:shd w:val="clear" w:color="auto" w:fill="AE9142" w:themeFill="accent2"/>
          </w:tcPr>
          <w:p w14:paraId="38DCA213" w14:textId="4BD41054" w:rsidR="3FF13359" w:rsidRDefault="3FF13359" w:rsidP="3FF13359">
            <w:pPr>
              <w:spacing w:after="120"/>
              <w:jc w:val="left"/>
              <w:rPr>
                <w:rFonts w:ascii="Playfair Display" w:eastAsia="Playfair Display" w:hAnsi="Playfair Display" w:cs="Playfair Display"/>
                <w:b/>
                <w:bCs/>
                <w:color w:val="FFFFFF" w:themeColor="background2"/>
                <w:szCs w:val="18"/>
              </w:rPr>
            </w:pPr>
            <w:r w:rsidRPr="3FF13359">
              <w:rPr>
                <w:rFonts w:ascii="Playfair Display" w:eastAsia="Playfair Display" w:hAnsi="Playfair Display" w:cs="Playfair Display"/>
                <w:b/>
                <w:bCs/>
                <w:color w:val="FFFFFF" w:themeColor="background2"/>
                <w:szCs w:val="18"/>
              </w:rPr>
              <w:t>Workset (STR &amp; MEP) Strategy</w:t>
            </w:r>
          </w:p>
        </w:tc>
        <w:tc>
          <w:tcPr>
            <w:tcW w:w="6225" w:type="dxa"/>
            <w:tcBorders>
              <w:top w:val="single" w:sz="6" w:space="0" w:color="826C31" w:themeColor="accent2" w:themeShade="BF"/>
              <w:left w:val="single" w:sz="6" w:space="0" w:color="826C31" w:themeColor="accent2" w:themeShade="BF"/>
              <w:bottom w:val="single" w:sz="6" w:space="0" w:color="AE9142" w:themeColor="accent2"/>
              <w:right w:val="single" w:sz="6" w:space="0" w:color="826C31" w:themeColor="accent2" w:themeShade="BF"/>
            </w:tcBorders>
            <w:shd w:val="clear" w:color="auto" w:fill="AE9142" w:themeFill="accent2"/>
          </w:tcPr>
          <w:p w14:paraId="555C642D" w14:textId="6BA8A4A5" w:rsidR="3FF13359" w:rsidRDefault="3FF13359" w:rsidP="3FF13359">
            <w:pPr>
              <w:spacing w:after="120"/>
              <w:jc w:val="left"/>
              <w:rPr>
                <w:rFonts w:ascii="Playfair Display" w:eastAsia="Playfair Display" w:hAnsi="Playfair Display" w:cs="Playfair Display"/>
                <w:b/>
                <w:bCs/>
                <w:color w:val="FFFFFF" w:themeColor="background2"/>
                <w:szCs w:val="18"/>
              </w:rPr>
            </w:pPr>
            <w:r w:rsidRPr="3FF13359">
              <w:rPr>
                <w:rFonts w:ascii="Playfair Display" w:eastAsia="Playfair Display" w:hAnsi="Playfair Display" w:cs="Playfair Display"/>
                <w:b/>
                <w:bCs/>
                <w:color w:val="FFFFFF" w:themeColor="background2"/>
                <w:szCs w:val="18"/>
              </w:rPr>
              <w:t>Description</w:t>
            </w:r>
          </w:p>
        </w:tc>
      </w:tr>
      <w:tr w:rsidR="3FF13359" w14:paraId="21C30E2A" w14:textId="77777777" w:rsidTr="3FF13359">
        <w:trPr>
          <w:trHeight w:val="300"/>
        </w:trPr>
        <w:tc>
          <w:tcPr>
            <w:tcW w:w="9270" w:type="dxa"/>
            <w:gridSpan w:val="2"/>
            <w:tcBorders>
              <w:top w:val="single" w:sz="6" w:space="0" w:color="826C31" w:themeColor="accent2" w:themeShade="BF"/>
              <w:left w:val="single" w:sz="6" w:space="0" w:color="826C31" w:themeColor="accent2" w:themeShade="BF"/>
              <w:bottom w:val="single" w:sz="6" w:space="0" w:color="D2BE89" w:themeColor="accent2" w:themeTint="99"/>
              <w:right w:val="single" w:sz="6" w:space="0" w:color="826C31" w:themeColor="accent2" w:themeShade="BF"/>
            </w:tcBorders>
            <w:shd w:val="clear" w:color="auto" w:fill="F0E9D7" w:themeFill="accent2" w:themeFillTint="33"/>
          </w:tcPr>
          <w:p w14:paraId="5069C625" w14:textId="616CB036" w:rsidR="3FF13359" w:rsidRDefault="3FF13359" w:rsidP="3FF13359">
            <w:pPr>
              <w:spacing w:after="120"/>
              <w:jc w:val="left"/>
              <w:rPr>
                <w:rFonts w:ascii="Playfair Display" w:eastAsia="Playfair Display" w:hAnsi="Playfair Display" w:cs="Playfair Display"/>
                <w:b/>
                <w:bCs/>
                <w:color w:val="000000"/>
                <w:szCs w:val="18"/>
              </w:rPr>
            </w:pPr>
            <w:r w:rsidRPr="3FF13359">
              <w:rPr>
                <w:rFonts w:ascii="Playfair Display" w:eastAsia="Playfair Display" w:hAnsi="Playfair Display" w:cs="Playfair Display"/>
                <w:b/>
                <w:bCs/>
                <w:color w:val="000000"/>
                <w:szCs w:val="18"/>
              </w:rPr>
              <w:t xml:space="preserve">OVERALL DISCIPLINES STRATEY </w:t>
            </w:r>
          </w:p>
        </w:tc>
      </w:tr>
      <w:tr w:rsidR="3FF13359" w14:paraId="53D9BD26" w14:textId="77777777" w:rsidTr="3FF13359">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58D20E5" w14:textId="08B0C66C" w:rsidR="3FF13359" w:rsidRDefault="3FF13359" w:rsidP="3FF13359">
            <w:pPr>
              <w:spacing w:after="120"/>
              <w:jc w:val="left"/>
              <w:rPr>
                <w:rFonts w:ascii="Playfair Display" w:eastAsia="Playfair Display" w:hAnsi="Playfair Display" w:cs="Playfair Display"/>
                <w:b/>
                <w:bCs/>
                <w:color w:val="000000"/>
                <w:szCs w:val="18"/>
              </w:rPr>
            </w:pPr>
            <w:r w:rsidRPr="3FF13359">
              <w:rPr>
                <w:rFonts w:ascii="Playfair Display" w:eastAsia="Playfair Display" w:hAnsi="Playfair Display" w:cs="Playfair Display"/>
                <w:b/>
                <w:bCs/>
                <w:i/>
                <w:iCs/>
                <w:color w:val="000000"/>
                <w:szCs w:val="18"/>
              </w:rPr>
              <w:t>ST_(Element Name)</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42E21C3" w14:textId="61B819E4" w:rsidR="3FF13359" w:rsidRDefault="3FF13359" w:rsidP="3FF13359">
            <w:pPr>
              <w:spacing w:after="120"/>
              <w:jc w:val="left"/>
              <w:rPr>
                <w:rFonts w:ascii="Playfair Display" w:eastAsia="Playfair Display" w:hAnsi="Playfair Display" w:cs="Playfair Display"/>
                <w:color w:val="000000"/>
                <w:szCs w:val="18"/>
              </w:rPr>
            </w:pPr>
            <w:r w:rsidRPr="3FF13359">
              <w:rPr>
                <w:rFonts w:ascii="Playfair Display" w:eastAsia="Playfair Display" w:hAnsi="Playfair Display" w:cs="Playfair Display"/>
                <w:i/>
                <w:iCs/>
                <w:color w:val="000000"/>
                <w:szCs w:val="18"/>
              </w:rPr>
              <w:t>Workset including Structural elements (ex: ST_Columns, ST_Beams, ST_Piles, ST_Steel, ST_Slab...etc)</w:t>
            </w:r>
          </w:p>
        </w:tc>
      </w:tr>
      <w:tr w:rsidR="3FF13359" w14:paraId="065A00E9" w14:textId="77777777" w:rsidTr="3FF13359">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EE9D63A" w14:textId="4ED4F2B9" w:rsidR="3FF13359" w:rsidRDefault="3FF13359" w:rsidP="3FF13359">
            <w:pPr>
              <w:spacing w:after="120"/>
              <w:jc w:val="left"/>
              <w:rPr>
                <w:rFonts w:ascii="Playfair Display" w:eastAsia="Playfair Display" w:hAnsi="Playfair Display" w:cs="Playfair Display"/>
                <w:b/>
                <w:bCs/>
                <w:color w:val="000000"/>
                <w:szCs w:val="18"/>
              </w:rPr>
            </w:pPr>
            <w:r w:rsidRPr="3FF13359">
              <w:rPr>
                <w:rFonts w:ascii="Playfair Display" w:eastAsia="Playfair Display" w:hAnsi="Playfair Display" w:cs="Playfair Display"/>
                <w:b/>
                <w:bCs/>
                <w:i/>
                <w:iCs/>
                <w:color w:val="000000"/>
                <w:szCs w:val="18"/>
              </w:rPr>
              <w:t>ME_(Element)</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3F99771" w14:textId="4866A023" w:rsidR="3FF13359" w:rsidRDefault="3FF13359" w:rsidP="3FF13359">
            <w:pPr>
              <w:spacing w:after="120"/>
              <w:jc w:val="left"/>
              <w:rPr>
                <w:rFonts w:ascii="Playfair Display" w:eastAsia="Playfair Display" w:hAnsi="Playfair Display" w:cs="Playfair Display"/>
                <w:color w:val="000000"/>
                <w:szCs w:val="18"/>
              </w:rPr>
            </w:pPr>
            <w:r w:rsidRPr="3FF13359">
              <w:rPr>
                <w:rFonts w:ascii="Playfair Display" w:eastAsia="Playfair Display" w:hAnsi="Playfair Display" w:cs="Playfair Display"/>
                <w:i/>
                <w:iCs/>
                <w:color w:val="000000"/>
                <w:szCs w:val="18"/>
              </w:rPr>
              <w:t>Workset Including Mechanical elements name (ex: ME_Pipies, ME_Ducts, ME_Accessories...etc)</w:t>
            </w:r>
          </w:p>
        </w:tc>
      </w:tr>
      <w:tr w:rsidR="3FF13359" w14:paraId="4CAE4032" w14:textId="77777777" w:rsidTr="3FF13359">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AD3CAA6" w14:textId="2FBB687C" w:rsidR="3FF13359" w:rsidRDefault="3FF13359" w:rsidP="3FF13359">
            <w:pPr>
              <w:spacing w:after="120"/>
              <w:jc w:val="left"/>
              <w:rPr>
                <w:rFonts w:ascii="Playfair Display" w:eastAsia="Playfair Display" w:hAnsi="Playfair Display" w:cs="Playfair Display"/>
                <w:b/>
                <w:bCs/>
                <w:color w:val="000000"/>
                <w:szCs w:val="18"/>
              </w:rPr>
            </w:pPr>
            <w:r w:rsidRPr="3FF13359">
              <w:rPr>
                <w:rFonts w:ascii="Playfair Display" w:eastAsia="Playfair Display" w:hAnsi="Playfair Display" w:cs="Playfair Display"/>
                <w:b/>
                <w:bCs/>
                <w:i/>
                <w:iCs/>
                <w:color w:val="000000"/>
                <w:szCs w:val="18"/>
              </w:rPr>
              <w:t>ME_(System)</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219F4ED3" w14:textId="1C25C211" w:rsidR="3FF13359" w:rsidRDefault="3FF13359" w:rsidP="3FF13359">
            <w:pPr>
              <w:spacing w:after="120"/>
              <w:jc w:val="left"/>
              <w:rPr>
                <w:rFonts w:ascii="Playfair Display" w:eastAsia="Playfair Display" w:hAnsi="Playfair Display" w:cs="Playfair Display"/>
                <w:color w:val="000000"/>
                <w:szCs w:val="18"/>
              </w:rPr>
            </w:pPr>
            <w:r w:rsidRPr="3FF13359">
              <w:rPr>
                <w:rFonts w:ascii="Playfair Display" w:eastAsia="Playfair Display" w:hAnsi="Playfair Display" w:cs="Playfair Display"/>
                <w:i/>
                <w:iCs/>
                <w:color w:val="000000"/>
                <w:szCs w:val="18"/>
              </w:rPr>
              <w:t xml:space="preserve">Workset including name of the Mechanical system </w:t>
            </w:r>
          </w:p>
        </w:tc>
      </w:tr>
      <w:tr w:rsidR="3FF13359" w14:paraId="0954BC88" w14:textId="77777777" w:rsidTr="3FF13359">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2AAD85A" w14:textId="591363F3" w:rsidR="3FF13359" w:rsidRDefault="3FF13359" w:rsidP="3FF13359">
            <w:pPr>
              <w:spacing w:after="120"/>
              <w:jc w:val="left"/>
              <w:rPr>
                <w:rFonts w:ascii="Playfair Display" w:eastAsia="Playfair Display" w:hAnsi="Playfair Display" w:cs="Playfair Display"/>
                <w:b/>
                <w:bCs/>
                <w:color w:val="000000"/>
                <w:szCs w:val="18"/>
              </w:rPr>
            </w:pPr>
            <w:r w:rsidRPr="3FF13359">
              <w:rPr>
                <w:rFonts w:ascii="Playfair Display" w:eastAsia="Playfair Display" w:hAnsi="Playfair Display" w:cs="Playfair Display"/>
                <w:b/>
                <w:bCs/>
                <w:i/>
                <w:iCs/>
                <w:color w:val="000000"/>
                <w:szCs w:val="18"/>
              </w:rPr>
              <w:t>EL_(Elements)</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076887E" w14:textId="4957D93C" w:rsidR="3FF13359" w:rsidRDefault="3FF13359" w:rsidP="3FF13359">
            <w:pPr>
              <w:spacing w:after="120"/>
              <w:jc w:val="left"/>
              <w:rPr>
                <w:rFonts w:ascii="Playfair Display" w:eastAsia="Playfair Display" w:hAnsi="Playfair Display" w:cs="Playfair Display"/>
                <w:color w:val="000000"/>
                <w:szCs w:val="18"/>
              </w:rPr>
            </w:pPr>
            <w:r w:rsidRPr="3FF13359">
              <w:rPr>
                <w:rFonts w:ascii="Playfair Display" w:eastAsia="Playfair Display" w:hAnsi="Playfair Display" w:cs="Playfair Display"/>
                <w:i/>
                <w:iCs/>
                <w:color w:val="000000"/>
                <w:szCs w:val="18"/>
              </w:rPr>
              <w:t>Workset including Electrical elements (ex: EL_Panels, EL_Sockets, EL_Trays..ect)</w:t>
            </w:r>
          </w:p>
        </w:tc>
      </w:tr>
      <w:tr w:rsidR="3FF13359" w14:paraId="68CE755A" w14:textId="77777777" w:rsidTr="3FF13359">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28F5A14A" w14:textId="1ACC1FF3" w:rsidR="3FF13359" w:rsidRDefault="3FF13359" w:rsidP="3FF13359">
            <w:pPr>
              <w:spacing w:after="120"/>
              <w:jc w:val="left"/>
              <w:rPr>
                <w:rFonts w:ascii="Playfair Display" w:eastAsia="Playfair Display" w:hAnsi="Playfair Display" w:cs="Playfair Display"/>
                <w:b/>
                <w:bCs/>
                <w:color w:val="000000"/>
                <w:szCs w:val="18"/>
              </w:rPr>
            </w:pPr>
            <w:r w:rsidRPr="3FF13359">
              <w:rPr>
                <w:rFonts w:ascii="Playfair Display" w:eastAsia="Playfair Display" w:hAnsi="Playfair Display" w:cs="Playfair Display"/>
                <w:b/>
                <w:bCs/>
                <w:i/>
                <w:iCs/>
                <w:color w:val="000000"/>
                <w:szCs w:val="18"/>
              </w:rPr>
              <w:t>PL_(System)</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40ADBC68" w14:textId="6FAA87F6" w:rsidR="3FF13359" w:rsidRDefault="3FF13359" w:rsidP="3FF13359">
            <w:pPr>
              <w:spacing w:after="120"/>
              <w:jc w:val="left"/>
              <w:rPr>
                <w:rFonts w:ascii="Playfair Display" w:eastAsia="Playfair Display" w:hAnsi="Playfair Display" w:cs="Playfair Display"/>
                <w:color w:val="000000"/>
                <w:szCs w:val="18"/>
              </w:rPr>
            </w:pPr>
            <w:r w:rsidRPr="3FF13359">
              <w:rPr>
                <w:rFonts w:ascii="Playfair Display" w:eastAsia="Playfair Display" w:hAnsi="Playfair Display" w:cs="Playfair Display"/>
                <w:i/>
                <w:iCs/>
                <w:color w:val="000000"/>
                <w:szCs w:val="18"/>
              </w:rPr>
              <w:t>Workset including Plumbing system (ex: PL_Drainage, PL_Waste..etc)</w:t>
            </w:r>
          </w:p>
        </w:tc>
      </w:tr>
      <w:tr w:rsidR="3FF13359" w14:paraId="5F00A3F6" w14:textId="77777777" w:rsidTr="3FF13359">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6642381" w14:textId="5C5797F5" w:rsidR="3FF13359" w:rsidRDefault="3FF13359" w:rsidP="3FF13359">
            <w:pPr>
              <w:spacing w:after="120"/>
              <w:jc w:val="left"/>
              <w:rPr>
                <w:rFonts w:ascii="Playfair Display" w:eastAsia="Playfair Display" w:hAnsi="Playfair Display" w:cs="Playfair Display"/>
                <w:b/>
                <w:bCs/>
                <w:color w:val="000000"/>
                <w:szCs w:val="18"/>
              </w:rPr>
            </w:pPr>
            <w:r w:rsidRPr="3FF13359">
              <w:rPr>
                <w:rFonts w:ascii="Playfair Display" w:eastAsia="Playfair Display" w:hAnsi="Playfair Display" w:cs="Playfair Display"/>
                <w:b/>
                <w:bCs/>
                <w:i/>
                <w:iCs/>
                <w:color w:val="000000"/>
                <w:szCs w:val="18"/>
              </w:rPr>
              <w:t>PL_(Element)</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CBED3C1" w14:textId="3DA77E59" w:rsidR="3FF13359" w:rsidRDefault="3FF13359" w:rsidP="3FF13359">
            <w:pPr>
              <w:spacing w:after="120"/>
              <w:jc w:val="left"/>
              <w:rPr>
                <w:rFonts w:ascii="Playfair Display" w:eastAsia="Playfair Display" w:hAnsi="Playfair Display" w:cs="Playfair Display"/>
                <w:color w:val="000000"/>
                <w:szCs w:val="18"/>
              </w:rPr>
            </w:pPr>
            <w:r w:rsidRPr="3FF13359">
              <w:rPr>
                <w:rFonts w:ascii="Playfair Display" w:eastAsia="Playfair Display" w:hAnsi="Playfair Display" w:cs="Playfair Display"/>
                <w:i/>
                <w:iCs/>
                <w:color w:val="000000"/>
                <w:szCs w:val="18"/>
              </w:rPr>
              <w:t>Workset Including Plumbing elements (ex: PL_Fixtures, PL_ Accessories...etc)</w:t>
            </w:r>
          </w:p>
        </w:tc>
      </w:tr>
      <w:tr w:rsidR="3FF13359" w14:paraId="0C04BE1A" w14:textId="77777777" w:rsidTr="3FF13359">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9A4F7C1" w14:textId="2CA97B75" w:rsidR="3FF13359" w:rsidRDefault="3FF13359" w:rsidP="3FF13359">
            <w:pPr>
              <w:spacing w:after="120"/>
              <w:jc w:val="left"/>
              <w:rPr>
                <w:rFonts w:ascii="Playfair Display" w:eastAsia="Playfair Display" w:hAnsi="Playfair Display" w:cs="Playfair Display"/>
                <w:b/>
                <w:bCs/>
                <w:color w:val="000000"/>
                <w:szCs w:val="18"/>
              </w:rPr>
            </w:pPr>
            <w:r w:rsidRPr="3FF13359">
              <w:rPr>
                <w:rFonts w:ascii="Playfair Display" w:eastAsia="Playfair Display" w:hAnsi="Playfair Display" w:cs="Playfair Display"/>
                <w:b/>
                <w:bCs/>
                <w:i/>
                <w:iCs/>
                <w:color w:val="000000"/>
                <w:szCs w:val="18"/>
              </w:rPr>
              <w:t>$LR_(Model Name)</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BADE34E" w14:textId="2E973356" w:rsidR="3FF13359" w:rsidRDefault="3FF13359" w:rsidP="3FF13359">
            <w:pPr>
              <w:spacing w:after="120"/>
              <w:jc w:val="left"/>
              <w:rPr>
                <w:rFonts w:ascii="Playfair Display" w:eastAsia="Playfair Display" w:hAnsi="Playfair Display" w:cs="Playfair Display"/>
                <w:color w:val="000000"/>
                <w:szCs w:val="18"/>
              </w:rPr>
            </w:pPr>
            <w:r w:rsidRPr="3FF13359">
              <w:rPr>
                <w:rFonts w:ascii="Playfair Display" w:eastAsia="Playfair Display" w:hAnsi="Playfair Display" w:cs="Playfair Display"/>
                <w:i/>
                <w:iCs/>
                <w:color w:val="000000"/>
                <w:szCs w:val="18"/>
              </w:rPr>
              <w:t>Workset including Linked Revit Model name (ex: $LR_ R08-HE2D02-KEO-51-XX-MOD-PL-40220)</w:t>
            </w:r>
          </w:p>
        </w:tc>
      </w:tr>
      <w:tr w:rsidR="3FF13359" w14:paraId="64F0D270" w14:textId="77777777" w:rsidTr="3FF13359">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4514CB6" w14:textId="6C09B040" w:rsidR="3FF13359" w:rsidRDefault="3FF13359" w:rsidP="3FF13359">
            <w:pPr>
              <w:spacing w:after="120"/>
              <w:jc w:val="left"/>
              <w:rPr>
                <w:rFonts w:ascii="Playfair Display" w:eastAsia="Playfair Display" w:hAnsi="Playfair Display" w:cs="Playfair Display"/>
                <w:b/>
                <w:bCs/>
                <w:color w:val="000000"/>
                <w:szCs w:val="18"/>
              </w:rPr>
            </w:pPr>
            <w:r w:rsidRPr="3FF13359">
              <w:rPr>
                <w:rFonts w:ascii="Playfair Display" w:eastAsia="Playfair Display" w:hAnsi="Playfair Display" w:cs="Playfair Display"/>
                <w:b/>
                <w:bCs/>
                <w:i/>
                <w:iCs/>
                <w:color w:val="000000"/>
                <w:szCs w:val="18"/>
              </w:rPr>
              <w:t>$LC_(Cad Drawing)</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2DB0C52" w14:textId="4B70D588" w:rsidR="3FF13359" w:rsidRDefault="3FF13359" w:rsidP="3FF13359">
            <w:pPr>
              <w:spacing w:after="120"/>
              <w:jc w:val="left"/>
              <w:rPr>
                <w:rFonts w:ascii="Playfair Display" w:eastAsia="Playfair Display" w:hAnsi="Playfair Display" w:cs="Playfair Display"/>
                <w:color w:val="000000"/>
                <w:szCs w:val="18"/>
              </w:rPr>
            </w:pPr>
            <w:r w:rsidRPr="3FF13359">
              <w:rPr>
                <w:rFonts w:ascii="Playfair Display" w:eastAsia="Playfair Display" w:hAnsi="Playfair Display" w:cs="Playfair Display"/>
                <w:i/>
                <w:iCs/>
                <w:color w:val="000000"/>
                <w:szCs w:val="18"/>
              </w:rPr>
              <w:t>Workset including Linked Cad drawing(s)</w:t>
            </w:r>
          </w:p>
        </w:tc>
      </w:tr>
    </w:tbl>
    <w:p w14:paraId="4D9D8F15" w14:textId="667F76F6" w:rsidR="00402FF2" w:rsidRDefault="00402FF2" w:rsidP="3FF13359">
      <w:pPr>
        <w:rPr>
          <w:szCs w:val="18"/>
        </w:rPr>
      </w:pPr>
    </w:p>
    <w:p w14:paraId="5CFBC00B" w14:textId="6D847067" w:rsidR="008F1A81" w:rsidRPr="008F1A81" w:rsidRDefault="7EE9504B" w:rsidP="008F1A81">
      <w:pPr>
        <w:rPr>
          <w:b/>
          <w:bCs/>
        </w:rPr>
      </w:pPr>
      <w:r w:rsidRPr="7EE9504B">
        <w:rPr>
          <w:b/>
          <w:bCs/>
        </w:rPr>
        <w:t>- Landscape consultant</w:t>
      </w:r>
    </w:p>
    <w:p w14:paraId="70D06BDC" w14:textId="1C8218CB" w:rsidR="008F1A81" w:rsidRDefault="7EE9504B" w:rsidP="7EE9504B">
      <w:pPr>
        <w:rPr>
          <w:rFonts w:ascii="Playfair Display" w:eastAsia="Playfair Display" w:hAnsi="Playfair Display" w:cs="Playfair Display"/>
          <w:color w:val="000000"/>
          <w:szCs w:val="18"/>
        </w:rPr>
      </w:pPr>
      <w:r w:rsidRPr="7EE9504B">
        <w:rPr>
          <w:rFonts w:ascii="Playfair Display" w:eastAsia="Playfair Display" w:hAnsi="Playfair Display" w:cs="Playfair Display"/>
          <w:b/>
          <w:bCs/>
          <w:i/>
          <w:iCs/>
          <w:color w:val="000000"/>
          <w:szCs w:val="18"/>
        </w:rPr>
        <w:t>Landscape Worksets – Working Models</w:t>
      </w:r>
    </w:p>
    <w:tbl>
      <w:tblPr>
        <w:tblStyle w:val="TableGrid"/>
        <w:tblW w:w="0" w:type="auto"/>
        <w:tblInd w:w="615" w:type="dxa"/>
        <w:tblLayout w:type="fixed"/>
        <w:tblLook w:val="0000" w:firstRow="0" w:lastRow="0" w:firstColumn="0" w:lastColumn="0" w:noHBand="0" w:noVBand="0"/>
      </w:tblPr>
      <w:tblGrid>
        <w:gridCol w:w="4140"/>
        <w:gridCol w:w="5130"/>
      </w:tblGrid>
      <w:tr w:rsidR="7EE9504B" w14:paraId="027F4A09" w14:textId="77777777" w:rsidTr="7EE9504B">
        <w:trPr>
          <w:trHeight w:val="300"/>
        </w:trPr>
        <w:tc>
          <w:tcPr>
            <w:tcW w:w="4140"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tcPr>
          <w:p w14:paraId="1F0C7A02" w14:textId="40DD6AFE" w:rsidR="7EE9504B" w:rsidRDefault="7EE9504B" w:rsidP="7EE9504B">
            <w:pPr>
              <w:spacing w:after="120"/>
              <w:jc w:val="left"/>
              <w:rPr>
                <w:rFonts w:ascii="Playfair Display" w:eastAsia="Playfair Display" w:hAnsi="Playfair Display" w:cs="Playfair Display"/>
                <w:b/>
                <w:bCs/>
                <w:color w:val="FFFFFF" w:themeColor="background2"/>
                <w:szCs w:val="18"/>
              </w:rPr>
            </w:pPr>
            <w:r w:rsidRPr="7EE9504B">
              <w:rPr>
                <w:rFonts w:ascii="Playfair Display" w:eastAsia="Playfair Display" w:hAnsi="Playfair Display" w:cs="Playfair Display"/>
                <w:b/>
                <w:bCs/>
                <w:color w:val="FFFFFF" w:themeColor="background2"/>
                <w:szCs w:val="18"/>
              </w:rPr>
              <w:t>Workset (EDS)</w:t>
            </w:r>
          </w:p>
        </w:tc>
        <w:tc>
          <w:tcPr>
            <w:tcW w:w="5130"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tcPr>
          <w:p w14:paraId="500D0D5B" w14:textId="0FC9D576" w:rsidR="7EE9504B" w:rsidRDefault="7EE9504B" w:rsidP="7EE9504B">
            <w:pPr>
              <w:spacing w:after="120"/>
              <w:jc w:val="left"/>
              <w:rPr>
                <w:rFonts w:ascii="Playfair Display" w:eastAsia="Playfair Display" w:hAnsi="Playfair Display" w:cs="Playfair Display"/>
                <w:b/>
                <w:bCs/>
                <w:color w:val="FFFFFF" w:themeColor="background2"/>
                <w:szCs w:val="18"/>
              </w:rPr>
            </w:pPr>
            <w:r w:rsidRPr="7EE9504B">
              <w:rPr>
                <w:rFonts w:ascii="Playfair Display" w:eastAsia="Playfair Display" w:hAnsi="Playfair Display" w:cs="Playfair Display"/>
                <w:b/>
                <w:bCs/>
                <w:color w:val="FFFFFF" w:themeColor="background2"/>
                <w:szCs w:val="18"/>
              </w:rPr>
              <w:t>Description</w:t>
            </w:r>
          </w:p>
        </w:tc>
      </w:tr>
      <w:tr w:rsidR="7EE9504B" w14:paraId="58C4E48C"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24AE584D" w14:textId="14EF74F7"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LS_1_BIM CONTROL</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142F499C" w14:textId="069F50E5"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BIM Management objects</w:t>
            </w:r>
          </w:p>
        </w:tc>
      </w:tr>
      <w:tr w:rsidR="7EE9504B" w14:paraId="0567D3D0"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EA47478" w14:textId="603A25E8"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LS_2_GRADING</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7460C78" w14:textId="1C137125"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Topo Surfaces</w:t>
            </w:r>
          </w:p>
        </w:tc>
      </w:tr>
      <w:tr w:rsidR="7EE9504B" w14:paraId="192EAB43"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8262235" w14:textId="4A67102E"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LS_3_HARDSCAPE HORIZONTAL</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5734F4E1" w14:textId="59F6EA67"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Paving, steps, ramps</w:t>
            </w:r>
          </w:p>
        </w:tc>
      </w:tr>
      <w:tr w:rsidR="7EE9504B" w14:paraId="37014357"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7C77A6B" w14:textId="73E23CB6"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LS_4_HARDSCAPE VERTICAL</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2074F043" w14:textId="09974D1F"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Walls, guardrails</w:t>
            </w:r>
          </w:p>
        </w:tc>
      </w:tr>
      <w:tr w:rsidR="7EE9504B" w14:paraId="5549DFF7"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516E4737" w14:textId="7D11A72C"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lastRenderedPageBreak/>
              <w:t>LS_5-1_PLANTING - TREES</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2D4FA77" w14:textId="38FB6F90"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Trees</w:t>
            </w:r>
          </w:p>
        </w:tc>
      </w:tr>
      <w:tr w:rsidR="7EE9504B" w14:paraId="71988727"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8C95C9B" w14:textId="67743E52"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LS_5-2-1_PLANTING - SHRUBS - HIGH</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47A5A83" w14:textId="7A786E09"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Shrub – High Height</w:t>
            </w:r>
          </w:p>
        </w:tc>
      </w:tr>
      <w:tr w:rsidR="7EE9504B" w14:paraId="16FDB965"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0F96EF46" w14:textId="20459223"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LS_5-2-2_PLANTING - SHRUBS - MEDIUM</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31083197" w14:textId="169D183B"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Shrub – Medium Height</w:t>
            </w:r>
          </w:p>
        </w:tc>
      </w:tr>
      <w:tr w:rsidR="7EE9504B" w14:paraId="28C37E9F"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3D5A401" w14:textId="62972230"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LS_5-2-3_PLANTING - SHRUBS - LOW</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44C45731" w14:textId="5C897F97"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Shrub – Low Height</w:t>
            </w:r>
          </w:p>
        </w:tc>
      </w:tr>
      <w:tr w:rsidR="7EE9504B" w14:paraId="3CE6CC06"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7F781589" w14:textId="7EFEA3ED"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LS_6_FURNISHING</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699D0135" w14:textId="0D54455F"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Site Furniture and man made structures</w:t>
            </w:r>
          </w:p>
        </w:tc>
      </w:tr>
      <w:tr w:rsidR="7EE9504B" w14:paraId="34EF6742"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2708497" w14:textId="3ACF6706"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LS_7_LIGHTING</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C8C5025" w14:textId="12CF8108"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Site Lighting</w:t>
            </w:r>
          </w:p>
        </w:tc>
      </w:tr>
      <w:tr w:rsidR="7EE9504B" w14:paraId="7573BBFB"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7E52B4F6" w14:textId="5C107DA1"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LS_8_WATER FEATURES</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6BF454D0" w14:textId="02247BC7"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Pools, Fountains</w:t>
            </w:r>
          </w:p>
        </w:tc>
      </w:tr>
      <w:tr w:rsidR="7EE9504B" w14:paraId="7AA33A76"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A259EC9" w14:textId="3EEC8DAF"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LS_9_RENDERING ASSESTS</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CA55D4D" w14:textId="3A64A0BA"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Viz and Renderings Assets</w:t>
            </w:r>
          </w:p>
        </w:tc>
      </w:tr>
      <w:tr w:rsidR="7EE9504B" w14:paraId="0D0D0D06"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6AEAB93" w14:textId="2BBEBB05"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ZZ_X_ARC LINK</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59973D56" w14:textId="37FAB80B"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Architecture Links</w:t>
            </w:r>
          </w:p>
        </w:tc>
      </w:tr>
      <w:tr w:rsidR="7EE9504B" w14:paraId="34F7E987"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2B00416C" w14:textId="15BB9E5D"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ZZ_X_CIV LINK</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4FF6B420" w14:textId="2C86FC30"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Civil Links</w:t>
            </w:r>
          </w:p>
        </w:tc>
      </w:tr>
      <w:tr w:rsidR="7EE9504B" w14:paraId="5E6237CF"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747210D3" w14:textId="6694A5D5"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ZZ_X_CAD LINK</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D3A5F28" w14:textId="4055E2A6"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DWG Links</w:t>
            </w:r>
          </w:p>
        </w:tc>
      </w:tr>
      <w:tr w:rsidR="7EE9504B" w14:paraId="4F5E624B"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4C5F57D3" w14:textId="1CB0A538"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ZZ_X_RVT LINK</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E337D76" w14:textId="36EF0D58"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Revit Links</w:t>
            </w:r>
          </w:p>
        </w:tc>
      </w:tr>
    </w:tbl>
    <w:p w14:paraId="619C0A1B" w14:textId="40F05BBC" w:rsidR="008F1A81" w:rsidRDefault="008F1A81" w:rsidP="7EE9504B">
      <w:pPr>
        <w:rPr>
          <w:rFonts w:ascii="Playfair Display" w:eastAsia="Playfair Display" w:hAnsi="Playfair Display" w:cs="Playfair Display"/>
          <w:color w:val="000000"/>
          <w:szCs w:val="18"/>
        </w:rPr>
      </w:pPr>
    </w:p>
    <w:p w14:paraId="7B3D37A1" w14:textId="29E13480" w:rsidR="008F1A81" w:rsidRDefault="7EE9504B" w:rsidP="7EE9504B">
      <w:pPr>
        <w:rPr>
          <w:rFonts w:ascii="Playfair Display" w:eastAsia="Playfair Display" w:hAnsi="Playfair Display" w:cs="Playfair Display"/>
          <w:color w:val="000000"/>
          <w:szCs w:val="18"/>
        </w:rPr>
      </w:pPr>
      <w:r w:rsidRPr="7EE9504B">
        <w:rPr>
          <w:rFonts w:ascii="Playfair Display" w:eastAsia="Playfair Display" w:hAnsi="Playfair Display" w:cs="Playfair Display"/>
          <w:b/>
          <w:bCs/>
          <w:i/>
          <w:iCs/>
          <w:color w:val="000000"/>
          <w:szCs w:val="18"/>
        </w:rPr>
        <w:t>Landscape Worksets – Amenities Container</w:t>
      </w:r>
    </w:p>
    <w:tbl>
      <w:tblPr>
        <w:tblStyle w:val="TableGrid"/>
        <w:tblW w:w="0" w:type="auto"/>
        <w:tblInd w:w="615" w:type="dxa"/>
        <w:tblLayout w:type="fixed"/>
        <w:tblLook w:val="0000" w:firstRow="0" w:lastRow="0" w:firstColumn="0" w:lastColumn="0" w:noHBand="0" w:noVBand="0"/>
      </w:tblPr>
      <w:tblGrid>
        <w:gridCol w:w="4140"/>
        <w:gridCol w:w="5130"/>
      </w:tblGrid>
      <w:tr w:rsidR="7EE9504B" w14:paraId="5BA255D5" w14:textId="77777777" w:rsidTr="7EE9504B">
        <w:trPr>
          <w:trHeight w:val="300"/>
        </w:trPr>
        <w:tc>
          <w:tcPr>
            <w:tcW w:w="4140"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tcPr>
          <w:p w14:paraId="6526204D" w14:textId="24249AF2" w:rsidR="7EE9504B" w:rsidRDefault="7EE9504B" w:rsidP="7EE9504B">
            <w:pPr>
              <w:spacing w:after="120"/>
              <w:jc w:val="left"/>
              <w:rPr>
                <w:rFonts w:ascii="Playfair Display" w:eastAsia="Playfair Display" w:hAnsi="Playfair Display" w:cs="Playfair Display"/>
                <w:b/>
                <w:bCs/>
                <w:color w:val="FFFFFF" w:themeColor="background2"/>
                <w:szCs w:val="18"/>
              </w:rPr>
            </w:pPr>
            <w:r w:rsidRPr="7EE9504B">
              <w:rPr>
                <w:rFonts w:ascii="Playfair Display" w:eastAsia="Playfair Display" w:hAnsi="Playfair Display" w:cs="Playfair Display"/>
                <w:b/>
                <w:bCs/>
                <w:color w:val="FFFFFF" w:themeColor="background2"/>
                <w:szCs w:val="18"/>
              </w:rPr>
              <w:t>Workset (EDS)</w:t>
            </w:r>
          </w:p>
        </w:tc>
        <w:tc>
          <w:tcPr>
            <w:tcW w:w="5130"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tcPr>
          <w:p w14:paraId="2B7A53EF" w14:textId="45D95DF0" w:rsidR="7EE9504B" w:rsidRDefault="7EE9504B" w:rsidP="7EE9504B">
            <w:pPr>
              <w:spacing w:after="120"/>
              <w:jc w:val="left"/>
              <w:rPr>
                <w:rFonts w:ascii="Playfair Display" w:eastAsia="Playfair Display" w:hAnsi="Playfair Display" w:cs="Playfair Display"/>
                <w:b/>
                <w:bCs/>
                <w:color w:val="FFFFFF" w:themeColor="background2"/>
                <w:szCs w:val="18"/>
              </w:rPr>
            </w:pPr>
            <w:r w:rsidRPr="7EE9504B">
              <w:rPr>
                <w:rFonts w:ascii="Playfair Display" w:eastAsia="Playfair Display" w:hAnsi="Playfair Display" w:cs="Playfair Display"/>
                <w:b/>
                <w:bCs/>
                <w:color w:val="FFFFFF" w:themeColor="background2"/>
                <w:szCs w:val="18"/>
              </w:rPr>
              <w:t>Description</w:t>
            </w:r>
          </w:p>
        </w:tc>
      </w:tr>
      <w:tr w:rsidR="7EE9504B" w14:paraId="48CDA075"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C86A532" w14:textId="723029CC"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LS_01_BIM CONTROL</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1B83AA9" w14:textId="5012133E"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BIM Management objects</w:t>
            </w:r>
          </w:p>
        </w:tc>
      </w:tr>
      <w:tr w:rsidR="7EE9504B" w14:paraId="301A4547"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08F9917" w14:textId="0F01910B"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ZZ_02_ARRIVAL HUB</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9A6F159" w14:textId="28816D55"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Arrival Hubs</w:t>
            </w:r>
          </w:p>
        </w:tc>
      </w:tr>
      <w:tr w:rsidR="7EE9504B" w14:paraId="2F1A25B0"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230C650D" w14:textId="02520062"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ZZ_03_POOL AREA</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8D61000" w14:textId="4A978285"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Pool Area</w:t>
            </w:r>
          </w:p>
        </w:tc>
      </w:tr>
      <w:tr w:rsidR="7EE9504B" w14:paraId="78D576CF"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BD3C7EE" w14:textId="7A13E863"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ZZ_04_RESTAURANT</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97A8B81" w14:textId="62C87782"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Restaurant</w:t>
            </w:r>
          </w:p>
        </w:tc>
      </w:tr>
      <w:tr w:rsidR="7EE9504B" w14:paraId="6BA4B579"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16269108" w14:textId="2EC161EB"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ZZ_05_FITNESS</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1B5BC52D" w14:textId="3D7AB0F7"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Fitness</w:t>
            </w:r>
          </w:p>
        </w:tc>
      </w:tr>
      <w:tr w:rsidR="7EE9504B" w14:paraId="4657EDAA"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C4187CD" w14:textId="3B1DF88F"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ZZ_06_SPA</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2754C8B" w14:textId="4793571A"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Spa</w:t>
            </w:r>
          </w:p>
        </w:tc>
      </w:tr>
      <w:tr w:rsidR="7EE9504B" w14:paraId="100C177C"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E3ACE91" w14:textId="089D6BAA"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ZZ_07_RECREATION</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110FB2C2" w14:textId="66609CE0"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Recreation</w:t>
            </w:r>
          </w:p>
        </w:tc>
      </w:tr>
      <w:tr w:rsidR="7EE9504B" w14:paraId="29DD13FF" w14:textId="77777777" w:rsidTr="7EE9504B">
        <w:trPr>
          <w:trHeight w:val="615"/>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51BA6B4" w14:textId="68B31014"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ZZ_08_MINDFULNESS AND BELLWEING CENTER</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B6F8B2D" w14:textId="681208B3"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Mindfulness and Wellbeing Center</w:t>
            </w:r>
          </w:p>
        </w:tc>
      </w:tr>
      <w:tr w:rsidR="7EE9504B" w14:paraId="572C58DE"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3D95D27" w14:textId="72F02FCF"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ZZ_09_OUTDOOR SPORTS</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22E1FAAA" w14:textId="78A6C3AA"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Outdoor Sports</w:t>
            </w:r>
          </w:p>
        </w:tc>
      </w:tr>
      <w:tr w:rsidR="7EE9504B" w14:paraId="39948FC7" w14:textId="77777777" w:rsidTr="7EE9504B">
        <w:trPr>
          <w:trHeight w:val="39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604FB93" w14:textId="492F75EC"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ZZ_10_MEETING &amp; BANQUET</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0C21BB6" w14:textId="6CE1A50F"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Meeting &amp; Banquet</w:t>
            </w:r>
          </w:p>
        </w:tc>
      </w:tr>
      <w:tr w:rsidR="7EE9504B" w14:paraId="690DF6E8"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22DE0B01" w14:textId="36F35864"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ZZ_11_POOLBAR &amp; GRILL</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0698E5A3" w14:textId="6E69D6CC"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Poolbar &amp; Grill</w:t>
            </w:r>
          </w:p>
        </w:tc>
      </w:tr>
      <w:tr w:rsidR="7EE9504B" w14:paraId="73191B47"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E590307" w14:textId="2DAD71BA"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ZZ_X_ARC LINK</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209BE233" w14:textId="06019253"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Architecture Links</w:t>
            </w:r>
          </w:p>
        </w:tc>
      </w:tr>
      <w:tr w:rsidR="7EE9504B" w14:paraId="3152FD57"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1AECA42B" w14:textId="08F73F74"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ZZ_X_CIV LINK</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683D05D3" w14:textId="6FBDC915"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Civil Links</w:t>
            </w:r>
          </w:p>
        </w:tc>
      </w:tr>
      <w:tr w:rsidR="7EE9504B" w14:paraId="6445214C"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C473F15" w14:textId="2AB7BDB3"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ZZ_X_CAD LINK</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DF2F9C5" w14:textId="0DFFDD1F"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DWG Links</w:t>
            </w:r>
          </w:p>
        </w:tc>
      </w:tr>
      <w:tr w:rsidR="7EE9504B" w14:paraId="47150B24"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12EB2666" w14:textId="03291BCC"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ZZ_X_RVT LINK</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3CB6E3D2" w14:textId="72CC3E01"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Any other Revit Links</w:t>
            </w:r>
          </w:p>
        </w:tc>
      </w:tr>
    </w:tbl>
    <w:p w14:paraId="3E27557E" w14:textId="7C189E7C" w:rsidR="008F1A81" w:rsidRDefault="008F1A81" w:rsidP="7EE9504B">
      <w:pPr>
        <w:rPr>
          <w:rFonts w:ascii="Playfair Display" w:eastAsia="Playfair Display" w:hAnsi="Playfair Display" w:cs="Playfair Display"/>
          <w:color w:val="000000"/>
          <w:szCs w:val="18"/>
        </w:rPr>
      </w:pPr>
    </w:p>
    <w:p w14:paraId="14214491" w14:textId="107C3634" w:rsidR="008F1A81" w:rsidRDefault="7EE9504B" w:rsidP="7EE9504B">
      <w:pPr>
        <w:rPr>
          <w:rFonts w:ascii="Playfair Display" w:eastAsia="Playfair Display" w:hAnsi="Playfair Display" w:cs="Playfair Display"/>
          <w:color w:val="000000"/>
          <w:szCs w:val="18"/>
        </w:rPr>
      </w:pPr>
      <w:r w:rsidRPr="7EE9504B">
        <w:rPr>
          <w:rFonts w:ascii="Playfair Display" w:eastAsia="Playfair Display" w:hAnsi="Playfair Display" w:cs="Playfair Display"/>
          <w:b/>
          <w:bCs/>
          <w:i/>
          <w:iCs/>
          <w:color w:val="000000"/>
          <w:szCs w:val="18"/>
        </w:rPr>
        <w:t>Landscape Worksets – Villas Container</w:t>
      </w:r>
    </w:p>
    <w:tbl>
      <w:tblPr>
        <w:tblStyle w:val="TableGrid"/>
        <w:tblW w:w="0" w:type="auto"/>
        <w:tblInd w:w="615" w:type="dxa"/>
        <w:tblLayout w:type="fixed"/>
        <w:tblLook w:val="0000" w:firstRow="0" w:lastRow="0" w:firstColumn="0" w:lastColumn="0" w:noHBand="0" w:noVBand="0"/>
      </w:tblPr>
      <w:tblGrid>
        <w:gridCol w:w="4140"/>
        <w:gridCol w:w="5130"/>
      </w:tblGrid>
      <w:tr w:rsidR="7EE9504B" w14:paraId="262195CC" w14:textId="77777777" w:rsidTr="7EE9504B">
        <w:trPr>
          <w:trHeight w:val="300"/>
        </w:trPr>
        <w:tc>
          <w:tcPr>
            <w:tcW w:w="4140"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tcPr>
          <w:p w14:paraId="38BCC7B7" w14:textId="41825065" w:rsidR="7EE9504B" w:rsidRDefault="7EE9504B" w:rsidP="7EE9504B">
            <w:pPr>
              <w:spacing w:after="120"/>
              <w:jc w:val="left"/>
              <w:rPr>
                <w:rFonts w:ascii="Playfair Display" w:eastAsia="Playfair Display" w:hAnsi="Playfair Display" w:cs="Playfair Display"/>
                <w:b/>
                <w:bCs/>
                <w:color w:val="FFFFFF" w:themeColor="background2"/>
                <w:szCs w:val="18"/>
              </w:rPr>
            </w:pPr>
            <w:r w:rsidRPr="7EE9504B">
              <w:rPr>
                <w:rFonts w:ascii="Playfair Display" w:eastAsia="Playfair Display" w:hAnsi="Playfair Display" w:cs="Playfair Display"/>
                <w:b/>
                <w:bCs/>
                <w:color w:val="FFFFFF" w:themeColor="background2"/>
                <w:szCs w:val="18"/>
              </w:rPr>
              <w:t>Workset (EDS)</w:t>
            </w:r>
          </w:p>
        </w:tc>
        <w:tc>
          <w:tcPr>
            <w:tcW w:w="5130"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tcPr>
          <w:p w14:paraId="400530E8" w14:textId="351A599B" w:rsidR="7EE9504B" w:rsidRDefault="7EE9504B" w:rsidP="7EE9504B">
            <w:pPr>
              <w:spacing w:after="120"/>
              <w:jc w:val="left"/>
              <w:rPr>
                <w:rFonts w:ascii="Playfair Display" w:eastAsia="Playfair Display" w:hAnsi="Playfair Display" w:cs="Playfair Display"/>
                <w:b/>
                <w:bCs/>
                <w:color w:val="FFFFFF" w:themeColor="background2"/>
                <w:szCs w:val="18"/>
              </w:rPr>
            </w:pPr>
            <w:r w:rsidRPr="7EE9504B">
              <w:rPr>
                <w:rFonts w:ascii="Playfair Display" w:eastAsia="Playfair Display" w:hAnsi="Playfair Display" w:cs="Playfair Display"/>
                <w:b/>
                <w:bCs/>
                <w:color w:val="FFFFFF" w:themeColor="background2"/>
                <w:szCs w:val="18"/>
              </w:rPr>
              <w:t>Description</w:t>
            </w:r>
          </w:p>
        </w:tc>
      </w:tr>
      <w:tr w:rsidR="7EE9504B" w14:paraId="3135580F"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64DDC36A" w14:textId="717AC595"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LS_01_BIM CONTROL</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100059B" w14:textId="46BF86DA"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BIM Management objects</w:t>
            </w:r>
          </w:p>
        </w:tc>
      </w:tr>
      <w:tr w:rsidR="7EE9504B" w14:paraId="2268F86B"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18F901C" w14:textId="1F99D208"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ZZ_02_VILLA 30 – 1 BEDROOM</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EBF13E8" w14:textId="2D784729"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Villa 30 – 1 Bedroom</w:t>
            </w:r>
          </w:p>
        </w:tc>
      </w:tr>
      <w:tr w:rsidR="7EE9504B" w14:paraId="442098AF"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3A133686" w14:textId="5AFA1252"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ZZ_03_VILLA 31 – 2 BEDROOMS</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4579003" w14:textId="38859FC8"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Villa 31 – 2 Bedrooms</w:t>
            </w:r>
          </w:p>
        </w:tc>
      </w:tr>
      <w:tr w:rsidR="7EE9504B" w14:paraId="111453EF"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A72D252" w14:textId="7FAD0C6F"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ZZ_04_VILLA 32 – 3 BEDROOMS</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2CA93CD4" w14:textId="6F86BA60"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Villa 32 – 3 Bedrooms</w:t>
            </w:r>
          </w:p>
        </w:tc>
      </w:tr>
      <w:tr w:rsidR="7EE9504B" w14:paraId="7394ED4D"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7EB5D5EB" w14:textId="5180A757"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ZZ_05_VILLA 33 – 4 BEDROOMS</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7F5F4557" w14:textId="4E38CFA1"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Villa 33 – 4 Bedrooms</w:t>
            </w:r>
          </w:p>
        </w:tc>
      </w:tr>
      <w:tr w:rsidR="7EE9504B" w14:paraId="64F4610D"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2FA8103" w14:textId="0B83CDA1"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ZZ_X_ARC LINK</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418DBFE" w14:textId="3B7824AF"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Architecture Links</w:t>
            </w:r>
          </w:p>
        </w:tc>
      </w:tr>
      <w:tr w:rsidR="7EE9504B" w14:paraId="5962D39C"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2AEA8FF3" w14:textId="40BD69B1"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ZZ_X_CIV LINK</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0BA6778F" w14:textId="123AF8A4"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Civil Links</w:t>
            </w:r>
          </w:p>
        </w:tc>
      </w:tr>
      <w:tr w:rsidR="7EE9504B" w14:paraId="5D6BBFC2"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487BF7C" w14:textId="5E12C825"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lastRenderedPageBreak/>
              <w:t>ZZ_X_CAD LINK</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F741F0F" w14:textId="0E4B3E48"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DWG Links</w:t>
            </w:r>
          </w:p>
        </w:tc>
      </w:tr>
      <w:tr w:rsidR="7EE9504B" w14:paraId="6112ADCA"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2CE7389B" w14:textId="2DBCDBE0"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ZZ_X_RVT LINK</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079E7934" w14:textId="422C2911"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Any other Revit Links</w:t>
            </w:r>
          </w:p>
        </w:tc>
      </w:tr>
    </w:tbl>
    <w:p w14:paraId="1CD6DB06" w14:textId="3D012FC4" w:rsidR="008F1A81" w:rsidRDefault="008F1A81" w:rsidP="7EE9504B">
      <w:pPr>
        <w:rPr>
          <w:rFonts w:ascii="Playfair Display" w:eastAsia="Playfair Display" w:hAnsi="Playfair Display" w:cs="Playfair Display"/>
          <w:color w:val="000000"/>
          <w:szCs w:val="18"/>
        </w:rPr>
      </w:pPr>
    </w:p>
    <w:p w14:paraId="37957DC3" w14:textId="0C69B8A0" w:rsidR="008F1A81" w:rsidRDefault="7EE9504B" w:rsidP="7EE9504B">
      <w:pPr>
        <w:rPr>
          <w:rFonts w:ascii="Playfair Display" w:eastAsia="Playfair Display" w:hAnsi="Playfair Display" w:cs="Playfair Display"/>
          <w:color w:val="000000"/>
          <w:szCs w:val="18"/>
        </w:rPr>
      </w:pPr>
      <w:r w:rsidRPr="7EE9504B">
        <w:rPr>
          <w:rFonts w:ascii="Playfair Display" w:eastAsia="Playfair Display" w:hAnsi="Playfair Display" w:cs="Playfair Display"/>
          <w:b/>
          <w:bCs/>
          <w:i/>
          <w:iCs/>
          <w:color w:val="000000"/>
          <w:szCs w:val="18"/>
        </w:rPr>
        <w:t>Landscape Worksets – Clusters Container</w:t>
      </w:r>
    </w:p>
    <w:tbl>
      <w:tblPr>
        <w:tblStyle w:val="TableGrid"/>
        <w:tblW w:w="0" w:type="auto"/>
        <w:tblInd w:w="615" w:type="dxa"/>
        <w:tblLayout w:type="fixed"/>
        <w:tblLook w:val="0000" w:firstRow="0" w:lastRow="0" w:firstColumn="0" w:lastColumn="0" w:noHBand="0" w:noVBand="0"/>
      </w:tblPr>
      <w:tblGrid>
        <w:gridCol w:w="4140"/>
        <w:gridCol w:w="5130"/>
      </w:tblGrid>
      <w:tr w:rsidR="7EE9504B" w14:paraId="2E0B3CDE" w14:textId="77777777" w:rsidTr="7EE9504B">
        <w:trPr>
          <w:trHeight w:val="300"/>
        </w:trPr>
        <w:tc>
          <w:tcPr>
            <w:tcW w:w="4140"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tcPr>
          <w:p w14:paraId="36246BC8" w14:textId="4FE62708" w:rsidR="7EE9504B" w:rsidRDefault="7EE9504B" w:rsidP="7EE9504B">
            <w:pPr>
              <w:spacing w:after="120"/>
              <w:jc w:val="left"/>
              <w:rPr>
                <w:rFonts w:ascii="Playfair Display" w:eastAsia="Playfair Display" w:hAnsi="Playfair Display" w:cs="Playfair Display"/>
                <w:b/>
                <w:bCs/>
                <w:color w:val="FFFFFF" w:themeColor="background2"/>
                <w:szCs w:val="18"/>
              </w:rPr>
            </w:pPr>
            <w:r w:rsidRPr="7EE9504B">
              <w:rPr>
                <w:rFonts w:ascii="Playfair Display" w:eastAsia="Playfair Display" w:hAnsi="Playfair Display" w:cs="Playfair Display"/>
                <w:b/>
                <w:bCs/>
                <w:color w:val="FFFFFF" w:themeColor="background2"/>
                <w:szCs w:val="18"/>
              </w:rPr>
              <w:t>Workset (EDS)</w:t>
            </w:r>
          </w:p>
        </w:tc>
        <w:tc>
          <w:tcPr>
            <w:tcW w:w="5130"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tcPr>
          <w:p w14:paraId="74590E92" w14:textId="71C61EC6" w:rsidR="7EE9504B" w:rsidRDefault="7EE9504B" w:rsidP="7EE9504B">
            <w:pPr>
              <w:spacing w:after="120"/>
              <w:jc w:val="left"/>
              <w:rPr>
                <w:rFonts w:ascii="Playfair Display" w:eastAsia="Playfair Display" w:hAnsi="Playfair Display" w:cs="Playfair Display"/>
                <w:b/>
                <w:bCs/>
                <w:color w:val="FFFFFF" w:themeColor="background2"/>
                <w:szCs w:val="18"/>
              </w:rPr>
            </w:pPr>
            <w:r w:rsidRPr="7EE9504B">
              <w:rPr>
                <w:rFonts w:ascii="Playfair Display" w:eastAsia="Playfair Display" w:hAnsi="Playfair Display" w:cs="Playfair Display"/>
                <w:b/>
                <w:bCs/>
                <w:color w:val="FFFFFF" w:themeColor="background2"/>
                <w:szCs w:val="18"/>
              </w:rPr>
              <w:t>Description</w:t>
            </w:r>
          </w:p>
        </w:tc>
      </w:tr>
      <w:tr w:rsidR="7EE9504B" w14:paraId="42F5FEC1"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68CBB696" w14:textId="7C5760D0"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LS_01_BIM CONTROL</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F5E5E7D" w14:textId="755787FC"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BIM Management objects</w:t>
            </w:r>
          </w:p>
        </w:tc>
      </w:tr>
      <w:tr w:rsidR="7EE9504B" w14:paraId="25259794"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2657FE3" w14:textId="2A1DC10B"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ZZ_02_HOTEL CLUSTER – VOLUME 45</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1E41B33" w14:textId="6B2ADE6C"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Volume 45</w:t>
            </w:r>
          </w:p>
        </w:tc>
      </w:tr>
      <w:tr w:rsidR="7EE9504B" w14:paraId="145D2CE7"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265E72AE" w14:textId="6A3B65BF"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ZZ_03_HOTEL CLUSTER – VOLUME 46</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CBB7CBF" w14:textId="3D594E41"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Volume 46</w:t>
            </w:r>
          </w:p>
        </w:tc>
      </w:tr>
      <w:tr w:rsidR="7EE9504B" w14:paraId="7EB7609F"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AE0B813" w14:textId="76B3F6C0"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ZZ_04_HOTEL CLUSTER – VOLUME 47</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9C007DC" w14:textId="05FA039C"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Volume 47</w:t>
            </w:r>
          </w:p>
        </w:tc>
      </w:tr>
      <w:tr w:rsidR="7EE9504B" w14:paraId="2BD70483"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0FD3BDA3" w14:textId="4345D949"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ZZ_05_HOTEL CLUSTER – VOLUME 48</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1F7D4738" w14:textId="369D5DA9"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Volume 48</w:t>
            </w:r>
          </w:p>
        </w:tc>
      </w:tr>
      <w:tr w:rsidR="7EE9504B" w14:paraId="492C1939"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995518E" w14:textId="5E3E5FB0"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ZZ_06_HOTEL CLUSTER – VOLUME 49</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F4C5BFD" w14:textId="509627E3"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Volume 49</w:t>
            </w:r>
          </w:p>
        </w:tc>
      </w:tr>
      <w:tr w:rsidR="7EE9504B" w14:paraId="3BEAF0B2"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28660998" w14:textId="6EB7ED69"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ZZ_07_HOTEL CLUSTER – VOLUME 50</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6A4A6CAF" w14:textId="72431703"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Volume 50</w:t>
            </w:r>
          </w:p>
        </w:tc>
      </w:tr>
      <w:tr w:rsidR="7EE9504B" w14:paraId="1312FCC4"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9B3C9F2" w14:textId="01DFC952"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ZZ_08_HOTEL CLUSTER – VOLUME 51</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9567FC3" w14:textId="282DEAA8"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Volume 51</w:t>
            </w:r>
          </w:p>
        </w:tc>
      </w:tr>
      <w:tr w:rsidR="7EE9504B" w14:paraId="69C6D582"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4C8ADB16" w14:textId="302EAFF9"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ZZ_09_HOTEL CLUSTER – VOLUME 52</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77CE4B06" w14:textId="081226CD"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Links containing Volume 52</w:t>
            </w:r>
          </w:p>
        </w:tc>
      </w:tr>
      <w:tr w:rsidR="7EE9504B" w14:paraId="58368346"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A259F46" w14:textId="7C16E6F3"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ZZ_X_ARC LINK</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259F2773" w14:textId="3B4F0A6E"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Architecture Links</w:t>
            </w:r>
          </w:p>
        </w:tc>
      </w:tr>
      <w:tr w:rsidR="7EE9504B" w14:paraId="5C8FEEDB"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70ECEEA6" w14:textId="5808F2DC"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ZZ_X_CIV LINK</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1BB92DE3" w14:textId="2C7E500A"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Civil Links</w:t>
            </w:r>
          </w:p>
        </w:tc>
      </w:tr>
      <w:tr w:rsidR="7EE9504B" w14:paraId="550D70A3"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E0FBCBF" w14:textId="1D55EAFB"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ZZ_X_CAD LINK</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BE5E5E3" w14:textId="43F60A21"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DWG Links</w:t>
            </w:r>
          </w:p>
        </w:tc>
      </w:tr>
      <w:tr w:rsidR="7EE9504B" w14:paraId="2403805B" w14:textId="77777777" w:rsidTr="7EE9504B">
        <w:trPr>
          <w:trHeight w:val="300"/>
        </w:trPr>
        <w:tc>
          <w:tcPr>
            <w:tcW w:w="414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5C16108F" w14:textId="6AA106A8" w:rsidR="7EE9504B" w:rsidRDefault="7EE9504B" w:rsidP="7EE9504B">
            <w:pPr>
              <w:spacing w:after="120"/>
              <w:ind w:left="0"/>
              <w:jc w:val="left"/>
              <w:rPr>
                <w:rFonts w:ascii="Playfair Display" w:eastAsia="Playfair Display" w:hAnsi="Playfair Display" w:cs="Playfair Display"/>
                <w:b/>
                <w:bCs/>
                <w:szCs w:val="18"/>
              </w:rPr>
            </w:pPr>
            <w:r w:rsidRPr="7EE9504B">
              <w:rPr>
                <w:rFonts w:ascii="Playfair Display" w:eastAsia="Playfair Display" w:hAnsi="Playfair Display" w:cs="Playfair Display"/>
                <w:b/>
                <w:bCs/>
                <w:i/>
                <w:iCs/>
                <w:szCs w:val="18"/>
              </w:rPr>
              <w:t>ZZ_X_RVT LINK</w:t>
            </w:r>
          </w:p>
        </w:tc>
        <w:tc>
          <w:tcPr>
            <w:tcW w:w="513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shd w:val="clear" w:color="auto" w:fill="F0E9D7" w:themeFill="accent2" w:themeFillTint="33"/>
          </w:tcPr>
          <w:p w14:paraId="6EFF6718" w14:textId="706DF981" w:rsidR="7EE9504B" w:rsidRDefault="7EE9504B" w:rsidP="7EE9504B">
            <w:pPr>
              <w:spacing w:after="120"/>
              <w:jc w:val="left"/>
              <w:rPr>
                <w:rFonts w:ascii="Playfair Display" w:eastAsia="Playfair Display" w:hAnsi="Playfair Display" w:cs="Playfair Display"/>
                <w:szCs w:val="18"/>
              </w:rPr>
            </w:pPr>
            <w:r w:rsidRPr="7EE9504B">
              <w:rPr>
                <w:rFonts w:ascii="Playfair Display" w:eastAsia="Playfair Display" w:hAnsi="Playfair Display" w:cs="Playfair Display"/>
                <w:i/>
                <w:iCs/>
                <w:szCs w:val="18"/>
              </w:rPr>
              <w:t>Any other Revit Links</w:t>
            </w:r>
          </w:p>
        </w:tc>
      </w:tr>
    </w:tbl>
    <w:p w14:paraId="69CC4212" w14:textId="6F2E46CD" w:rsidR="008F1A81" w:rsidRDefault="008F1A81" w:rsidP="7EE9504B">
      <w:pPr>
        <w:rPr>
          <w:b/>
          <w:bCs/>
          <w:szCs w:val="18"/>
        </w:rPr>
      </w:pPr>
    </w:p>
    <w:p w14:paraId="24FE5C48" w14:textId="43979BE0" w:rsidR="008F1A81" w:rsidRPr="008F1A81" w:rsidRDefault="008F1A81" w:rsidP="008F1A81">
      <w:pPr>
        <w:rPr>
          <w:b/>
          <w:bCs/>
        </w:rPr>
      </w:pPr>
      <w:commentRangeStart w:id="152"/>
      <w:r>
        <w:rPr>
          <w:b/>
          <w:bCs/>
        </w:rPr>
        <w:t>- Interior Design Consultant</w:t>
      </w:r>
      <w:commentRangeEnd w:id="152"/>
      <w:r w:rsidR="00636537">
        <w:rPr>
          <w:rStyle w:val="CommentReference"/>
        </w:rPr>
        <w:commentReference w:id="152"/>
      </w:r>
    </w:p>
    <w:tbl>
      <w:tblPr>
        <w:tblStyle w:val="GridTable441"/>
        <w:tblW w:w="9293" w:type="dxa"/>
        <w:tblInd w:w="704" w:type="dxa"/>
        <w:tblLayout w:type="fixed"/>
        <w:tblLook w:val="04A0" w:firstRow="1" w:lastRow="0" w:firstColumn="1" w:lastColumn="0" w:noHBand="0" w:noVBand="1"/>
      </w:tblPr>
      <w:tblGrid>
        <w:gridCol w:w="4646"/>
        <w:gridCol w:w="4647"/>
      </w:tblGrid>
      <w:tr w:rsidR="008F1A81" w14:paraId="6C3E7FC2" w14:textId="77777777" w:rsidTr="00AA1423">
        <w:trPr>
          <w:cnfStyle w:val="100000000000" w:firstRow="1" w:lastRow="0" w:firstColumn="0" w:lastColumn="0" w:oddVBand="0" w:evenVBand="0" w:oddHBand="0" w:evenHBand="0" w:firstRowFirstColumn="0" w:firstRowLastColumn="0" w:lastRowFirstColumn="0" w:lastRowLastColumn="0"/>
          <w:trHeight w:val="269"/>
          <w:tblHeader/>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826C31" w:themeColor="accent2" w:themeShade="BF"/>
              <w:left w:val="single" w:sz="4" w:space="0" w:color="826C31" w:themeColor="accent2" w:themeShade="BF"/>
              <w:right w:val="single" w:sz="4" w:space="0" w:color="826C31" w:themeColor="accent2" w:themeShade="BF"/>
            </w:tcBorders>
          </w:tcPr>
          <w:p w14:paraId="4D26F41F" w14:textId="66515C69" w:rsidR="008F1A81" w:rsidRDefault="008F1A81" w:rsidP="00AA1423">
            <w:pPr>
              <w:spacing w:after="120"/>
              <w:ind w:left="0"/>
              <w:jc w:val="left"/>
            </w:pPr>
            <w:r w:rsidRPr="4865DB55">
              <w:t>Workset (</w:t>
            </w:r>
            <w:r>
              <w:t>RDL</w:t>
            </w:r>
            <w:r w:rsidRPr="4865DB55">
              <w:t>)</w:t>
            </w:r>
          </w:p>
        </w:tc>
        <w:tc>
          <w:tcPr>
            <w:tcW w:w="4647" w:type="dxa"/>
            <w:tcBorders>
              <w:top w:val="single" w:sz="4" w:space="0" w:color="826C31" w:themeColor="accent2" w:themeShade="BF"/>
              <w:left w:val="single" w:sz="4" w:space="0" w:color="826C31" w:themeColor="accent2" w:themeShade="BF"/>
              <w:right w:val="single" w:sz="4" w:space="0" w:color="826C31" w:themeColor="accent2" w:themeShade="BF"/>
            </w:tcBorders>
          </w:tcPr>
          <w:p w14:paraId="6A702B6A" w14:textId="77777777" w:rsidR="008F1A81" w:rsidRDefault="008F1A81" w:rsidP="00AA1423">
            <w:pPr>
              <w:spacing w:after="120"/>
              <w:ind w:left="0"/>
              <w:jc w:val="left"/>
              <w:cnfStyle w:val="100000000000" w:firstRow="1" w:lastRow="0" w:firstColumn="0" w:lastColumn="0" w:oddVBand="0" w:evenVBand="0" w:oddHBand="0" w:evenHBand="0" w:firstRowFirstColumn="0" w:firstRowLastColumn="0" w:lastRowFirstColumn="0" w:lastRowLastColumn="0"/>
            </w:pPr>
            <w:r w:rsidRPr="38DB6240">
              <w:t>Description</w:t>
            </w:r>
          </w:p>
        </w:tc>
      </w:tr>
      <w:tr w:rsidR="008F1A81" w:rsidRPr="00FD149C" w14:paraId="63FDCEE2" w14:textId="77777777" w:rsidTr="00AA1423">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4B83827" w14:textId="77AA1DB9" w:rsidR="008F1A81" w:rsidRPr="00684AE6" w:rsidRDefault="008F1A81" w:rsidP="00AA1423">
            <w:pPr>
              <w:ind w:left="0"/>
              <w:jc w:val="left"/>
              <w:rPr>
                <w:i/>
                <w:iCs/>
              </w:rPr>
            </w:pP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A4F019E" w14:textId="661967A5" w:rsidR="008F1A81" w:rsidRPr="00684AE6" w:rsidRDefault="008F1A81" w:rsidP="00AA1423">
            <w:pPr>
              <w:ind w:left="0"/>
              <w:jc w:val="left"/>
              <w:cnfStyle w:val="000000100000" w:firstRow="0" w:lastRow="0" w:firstColumn="0" w:lastColumn="0" w:oddVBand="0" w:evenVBand="0" w:oddHBand="1" w:evenHBand="0" w:firstRowFirstColumn="0" w:firstRowLastColumn="0" w:lastRowFirstColumn="0" w:lastRowLastColumn="0"/>
              <w:rPr>
                <w:i/>
                <w:iCs/>
              </w:rPr>
            </w:pPr>
          </w:p>
        </w:tc>
      </w:tr>
      <w:tr w:rsidR="008F1A81" w:rsidRPr="00FD149C" w14:paraId="72C40F00" w14:textId="77777777" w:rsidTr="00AA1423">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AF68EB1" w14:textId="323814D3" w:rsidR="008F1A81" w:rsidRPr="00FD149C" w:rsidRDefault="008F1A81" w:rsidP="00AA1423">
            <w:pPr>
              <w:ind w:left="0"/>
              <w:jc w:val="left"/>
              <w:rPr>
                <w:i/>
                <w:iCs/>
              </w:rPr>
            </w:pP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FCCE6ED" w14:textId="54433AEA" w:rsidR="008F1A81" w:rsidRPr="00FD149C" w:rsidRDefault="008F1A81" w:rsidP="00AA1423">
            <w:pPr>
              <w:ind w:left="0"/>
              <w:jc w:val="left"/>
              <w:cnfStyle w:val="000000000000" w:firstRow="0" w:lastRow="0" w:firstColumn="0" w:lastColumn="0" w:oddVBand="0" w:evenVBand="0" w:oddHBand="0" w:evenHBand="0" w:firstRowFirstColumn="0" w:firstRowLastColumn="0" w:lastRowFirstColumn="0" w:lastRowLastColumn="0"/>
              <w:rPr>
                <w:i/>
                <w:iCs/>
              </w:rPr>
            </w:pPr>
          </w:p>
        </w:tc>
      </w:tr>
      <w:tr w:rsidR="008F1A81" w:rsidRPr="00FD149C" w14:paraId="50F03FF1" w14:textId="77777777" w:rsidTr="00AA1423">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6806B68" w14:textId="5461A544" w:rsidR="008F1A81" w:rsidRPr="00FD149C" w:rsidRDefault="008F1A81" w:rsidP="00AA1423">
            <w:pPr>
              <w:ind w:left="0"/>
              <w:jc w:val="left"/>
              <w:rPr>
                <w:i/>
                <w:iCs/>
              </w:rPr>
            </w:pP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7A57116" w14:textId="2C83B91F" w:rsidR="008F1A81" w:rsidRPr="00FD149C" w:rsidRDefault="008F1A81" w:rsidP="00AA1423">
            <w:pPr>
              <w:ind w:left="0"/>
              <w:jc w:val="left"/>
              <w:cnfStyle w:val="000000100000" w:firstRow="0" w:lastRow="0" w:firstColumn="0" w:lastColumn="0" w:oddVBand="0" w:evenVBand="0" w:oddHBand="1" w:evenHBand="0" w:firstRowFirstColumn="0" w:firstRowLastColumn="0" w:lastRowFirstColumn="0" w:lastRowLastColumn="0"/>
              <w:rPr>
                <w:i/>
                <w:iCs/>
              </w:rPr>
            </w:pPr>
          </w:p>
        </w:tc>
      </w:tr>
      <w:tr w:rsidR="008F1A81" w:rsidRPr="00FD149C" w14:paraId="354E753F" w14:textId="77777777" w:rsidTr="00AA1423">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BD1F06C" w14:textId="4F7240F0" w:rsidR="008F1A81" w:rsidRPr="009E0545" w:rsidRDefault="008F1A81" w:rsidP="00AA1423">
            <w:pPr>
              <w:ind w:left="0"/>
              <w:jc w:val="left"/>
              <w:rPr>
                <w:i/>
                <w:iCs/>
              </w:rPr>
            </w:pP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00119FB" w14:textId="410DF4B9" w:rsidR="008F1A81" w:rsidRPr="00FD149C" w:rsidRDefault="008F1A81" w:rsidP="00AA1423">
            <w:pPr>
              <w:ind w:left="0"/>
              <w:jc w:val="left"/>
              <w:cnfStyle w:val="000000000000" w:firstRow="0" w:lastRow="0" w:firstColumn="0" w:lastColumn="0" w:oddVBand="0" w:evenVBand="0" w:oddHBand="0" w:evenHBand="0" w:firstRowFirstColumn="0" w:firstRowLastColumn="0" w:lastRowFirstColumn="0" w:lastRowLastColumn="0"/>
              <w:rPr>
                <w:i/>
                <w:iCs/>
              </w:rPr>
            </w:pPr>
          </w:p>
        </w:tc>
      </w:tr>
      <w:tr w:rsidR="008F1A81" w:rsidRPr="00FD149C" w14:paraId="046D6A15" w14:textId="77777777" w:rsidTr="00AA1423">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DF4BB2B" w14:textId="33683ADD" w:rsidR="008F1A81" w:rsidRPr="00FD149C" w:rsidRDefault="008F1A81" w:rsidP="00AA1423">
            <w:pPr>
              <w:ind w:left="0"/>
              <w:jc w:val="left"/>
              <w:rPr>
                <w:i/>
                <w:iCs/>
              </w:rPr>
            </w:pP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0BD2CD3" w14:textId="6D3207F5" w:rsidR="008F1A81" w:rsidRPr="00FD149C" w:rsidRDefault="008F1A81" w:rsidP="00AA1423">
            <w:pPr>
              <w:ind w:left="0"/>
              <w:jc w:val="left"/>
              <w:cnfStyle w:val="000000100000" w:firstRow="0" w:lastRow="0" w:firstColumn="0" w:lastColumn="0" w:oddVBand="0" w:evenVBand="0" w:oddHBand="1" w:evenHBand="0" w:firstRowFirstColumn="0" w:firstRowLastColumn="0" w:lastRowFirstColumn="0" w:lastRowLastColumn="0"/>
              <w:rPr>
                <w:i/>
                <w:iCs/>
              </w:rPr>
            </w:pPr>
          </w:p>
        </w:tc>
      </w:tr>
      <w:tr w:rsidR="008F1A81" w:rsidRPr="00FD149C" w14:paraId="10BD6608" w14:textId="77777777" w:rsidTr="00AA1423">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48B496B" w14:textId="632B0012" w:rsidR="008F1A81" w:rsidRPr="00FD149C" w:rsidRDefault="008F1A81" w:rsidP="00AA1423">
            <w:pPr>
              <w:ind w:left="0"/>
              <w:jc w:val="left"/>
              <w:rPr>
                <w:i/>
                <w:iCs/>
              </w:rPr>
            </w:pP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E8C8B01" w14:textId="40A709AD" w:rsidR="008F1A81" w:rsidRPr="00FD149C" w:rsidRDefault="008F1A81" w:rsidP="00AA1423">
            <w:pPr>
              <w:ind w:left="0"/>
              <w:jc w:val="left"/>
              <w:cnfStyle w:val="000000000000" w:firstRow="0" w:lastRow="0" w:firstColumn="0" w:lastColumn="0" w:oddVBand="0" w:evenVBand="0" w:oddHBand="0" w:evenHBand="0" w:firstRowFirstColumn="0" w:firstRowLastColumn="0" w:lastRowFirstColumn="0" w:lastRowLastColumn="0"/>
              <w:rPr>
                <w:i/>
                <w:iCs/>
              </w:rPr>
            </w:pPr>
          </w:p>
        </w:tc>
      </w:tr>
      <w:tr w:rsidR="008F1A81" w:rsidRPr="00FD149C" w14:paraId="28F4137D" w14:textId="77777777" w:rsidTr="00AA1423">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CFFEB04" w14:textId="5DEF8D02" w:rsidR="008F1A81" w:rsidRPr="00FD149C" w:rsidRDefault="008F1A81" w:rsidP="00AA1423">
            <w:pPr>
              <w:ind w:left="0"/>
              <w:jc w:val="left"/>
              <w:rPr>
                <w:i/>
                <w:iCs/>
              </w:rPr>
            </w:pP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0E7D571" w14:textId="03AEA4A9" w:rsidR="008F1A81" w:rsidRPr="00FD149C" w:rsidRDefault="008F1A81" w:rsidP="00AA1423">
            <w:pPr>
              <w:ind w:left="0"/>
              <w:jc w:val="left"/>
              <w:cnfStyle w:val="000000100000" w:firstRow="0" w:lastRow="0" w:firstColumn="0" w:lastColumn="0" w:oddVBand="0" w:evenVBand="0" w:oddHBand="1" w:evenHBand="0" w:firstRowFirstColumn="0" w:firstRowLastColumn="0" w:lastRowFirstColumn="0" w:lastRowLastColumn="0"/>
              <w:rPr>
                <w:i/>
                <w:iCs/>
              </w:rPr>
            </w:pPr>
          </w:p>
        </w:tc>
      </w:tr>
      <w:tr w:rsidR="008F1A81" w:rsidRPr="00FD149C" w14:paraId="4076806D" w14:textId="77777777" w:rsidTr="00AA1423">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69C682B" w14:textId="32CA4331" w:rsidR="008F1A81" w:rsidRPr="00FD149C" w:rsidRDefault="008F1A81" w:rsidP="00AA1423">
            <w:pPr>
              <w:ind w:left="0"/>
              <w:jc w:val="left"/>
              <w:rPr>
                <w:i/>
                <w:iCs/>
              </w:rPr>
            </w:pP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9551795" w14:textId="4A01669C" w:rsidR="008F1A81" w:rsidRPr="00FD149C" w:rsidRDefault="008F1A81" w:rsidP="00AA1423">
            <w:pPr>
              <w:ind w:left="0"/>
              <w:jc w:val="left"/>
              <w:cnfStyle w:val="000000000000" w:firstRow="0" w:lastRow="0" w:firstColumn="0" w:lastColumn="0" w:oddVBand="0" w:evenVBand="0" w:oddHBand="0" w:evenHBand="0" w:firstRowFirstColumn="0" w:firstRowLastColumn="0" w:lastRowFirstColumn="0" w:lastRowLastColumn="0"/>
              <w:rPr>
                <w:i/>
                <w:iCs/>
              </w:rPr>
            </w:pPr>
          </w:p>
        </w:tc>
      </w:tr>
      <w:tr w:rsidR="008F1A81" w:rsidRPr="00FD149C" w14:paraId="3FEBF154" w14:textId="77777777" w:rsidTr="00AA1423">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D29B283" w14:textId="2165D47F" w:rsidR="008F1A81" w:rsidRPr="00FD149C" w:rsidRDefault="008F1A81" w:rsidP="00AA1423">
            <w:pPr>
              <w:ind w:left="0"/>
              <w:jc w:val="left"/>
              <w:rPr>
                <w:i/>
                <w:iCs/>
              </w:rPr>
            </w:pP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3B2080E" w14:textId="14808472" w:rsidR="008F1A81" w:rsidRPr="00FD149C" w:rsidRDefault="008F1A81" w:rsidP="00AA1423">
            <w:pPr>
              <w:ind w:left="0"/>
              <w:jc w:val="left"/>
              <w:cnfStyle w:val="000000100000" w:firstRow="0" w:lastRow="0" w:firstColumn="0" w:lastColumn="0" w:oddVBand="0" w:evenVBand="0" w:oddHBand="1" w:evenHBand="0" w:firstRowFirstColumn="0" w:firstRowLastColumn="0" w:lastRowFirstColumn="0" w:lastRowLastColumn="0"/>
              <w:rPr>
                <w:i/>
                <w:iCs/>
              </w:rPr>
            </w:pPr>
          </w:p>
        </w:tc>
      </w:tr>
      <w:tr w:rsidR="008F1A81" w:rsidRPr="00FD149C" w14:paraId="404A56DB" w14:textId="77777777" w:rsidTr="00AA1423">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996011A" w14:textId="3DEA7B73" w:rsidR="008F1A81" w:rsidRPr="009E0545" w:rsidRDefault="008F1A81" w:rsidP="00AA1423">
            <w:pPr>
              <w:ind w:left="0"/>
              <w:jc w:val="left"/>
              <w:rPr>
                <w:i/>
                <w:iCs/>
              </w:rPr>
            </w:pP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AB51743" w14:textId="5A95BFC3" w:rsidR="008F1A81" w:rsidRPr="009E0545" w:rsidRDefault="008F1A81" w:rsidP="00AA1423">
            <w:pPr>
              <w:ind w:left="0"/>
              <w:jc w:val="left"/>
              <w:cnfStyle w:val="000000000000" w:firstRow="0" w:lastRow="0" w:firstColumn="0" w:lastColumn="0" w:oddVBand="0" w:evenVBand="0" w:oddHBand="0" w:evenHBand="0" w:firstRowFirstColumn="0" w:firstRowLastColumn="0" w:lastRowFirstColumn="0" w:lastRowLastColumn="0"/>
              <w:rPr>
                <w:i/>
                <w:iCs/>
              </w:rPr>
            </w:pPr>
          </w:p>
        </w:tc>
      </w:tr>
    </w:tbl>
    <w:p w14:paraId="2781B326" w14:textId="19B2A471" w:rsidR="00FF0BBF" w:rsidRDefault="00FF0BBF" w:rsidP="00FF0BBF">
      <w:pPr>
        <w:rPr>
          <w:b/>
          <w:bCs/>
        </w:rPr>
      </w:pPr>
    </w:p>
    <w:p w14:paraId="34FD2545" w14:textId="2B61E01F" w:rsidR="0694C631" w:rsidRDefault="0694C631" w:rsidP="0694C631">
      <w:pPr>
        <w:rPr>
          <w:b/>
          <w:bCs/>
          <w:szCs w:val="18"/>
        </w:rPr>
      </w:pPr>
    </w:p>
    <w:p w14:paraId="4882633A" w14:textId="3FE41FE6" w:rsidR="0694C631" w:rsidRDefault="0694C631" w:rsidP="0694C631">
      <w:pPr>
        <w:rPr>
          <w:rFonts w:ascii="Playfair Display" w:eastAsia="Playfair Display" w:hAnsi="Playfair Display" w:cs="Playfair Display"/>
          <w:color w:val="000000"/>
          <w:szCs w:val="18"/>
        </w:rPr>
      </w:pPr>
      <w:r w:rsidRPr="0694C631">
        <w:rPr>
          <w:rFonts w:ascii="Playfair Display" w:eastAsia="Playfair Display" w:hAnsi="Playfair Display" w:cs="Playfair Display"/>
          <w:b/>
          <w:bCs/>
          <w:color w:val="000000"/>
          <w:szCs w:val="18"/>
        </w:rPr>
        <w:t>SPA CONSULTANT</w:t>
      </w:r>
    </w:p>
    <w:tbl>
      <w:tblPr>
        <w:tblStyle w:val="TableGrid"/>
        <w:tblW w:w="0" w:type="auto"/>
        <w:tblInd w:w="615" w:type="dxa"/>
        <w:tblLayout w:type="fixed"/>
        <w:tblLook w:val="0000" w:firstRow="0" w:lastRow="0" w:firstColumn="0" w:lastColumn="0" w:noHBand="0" w:noVBand="0"/>
      </w:tblPr>
      <w:tblGrid>
        <w:gridCol w:w="3045"/>
        <w:gridCol w:w="6225"/>
      </w:tblGrid>
      <w:tr w:rsidR="0694C631" w14:paraId="22676546" w14:textId="77777777" w:rsidTr="0694C631">
        <w:trPr>
          <w:trHeight w:val="300"/>
        </w:trPr>
        <w:tc>
          <w:tcPr>
            <w:tcW w:w="3045" w:type="dxa"/>
            <w:tcBorders>
              <w:top w:val="single" w:sz="6" w:space="0" w:color="826C31" w:themeColor="accent2" w:themeShade="BF"/>
              <w:left w:val="single" w:sz="6" w:space="0" w:color="826C31" w:themeColor="accent2" w:themeShade="BF"/>
              <w:bottom w:val="single" w:sz="6" w:space="0" w:color="AE9142" w:themeColor="accent2"/>
              <w:right w:val="single" w:sz="6" w:space="0" w:color="826C31" w:themeColor="accent2" w:themeShade="BF"/>
            </w:tcBorders>
            <w:shd w:val="clear" w:color="auto" w:fill="AE9142" w:themeFill="accent2"/>
          </w:tcPr>
          <w:p w14:paraId="2FD31F38" w14:textId="2D59A3A3" w:rsidR="0694C631" w:rsidRDefault="0694C631" w:rsidP="0694C631">
            <w:pPr>
              <w:spacing w:after="120"/>
              <w:jc w:val="left"/>
              <w:rPr>
                <w:rFonts w:ascii="Playfair Display" w:eastAsia="Playfair Display" w:hAnsi="Playfair Display" w:cs="Playfair Display"/>
                <w:color w:val="FFFFFF" w:themeColor="background2"/>
                <w:szCs w:val="18"/>
              </w:rPr>
            </w:pPr>
            <w:r w:rsidRPr="0694C631">
              <w:rPr>
                <w:rFonts w:ascii="Playfair Display" w:eastAsia="Playfair Display" w:hAnsi="Playfair Display" w:cs="Playfair Display"/>
                <w:b/>
                <w:bCs/>
                <w:color w:val="FFFFFF" w:themeColor="background2"/>
                <w:szCs w:val="18"/>
              </w:rPr>
              <w:t>Workset (Landscape)</w:t>
            </w:r>
          </w:p>
        </w:tc>
        <w:tc>
          <w:tcPr>
            <w:tcW w:w="6225" w:type="dxa"/>
            <w:tcBorders>
              <w:top w:val="single" w:sz="6" w:space="0" w:color="826C31" w:themeColor="accent2" w:themeShade="BF"/>
              <w:left w:val="single" w:sz="6" w:space="0" w:color="826C31" w:themeColor="accent2" w:themeShade="BF"/>
              <w:bottom w:val="single" w:sz="6" w:space="0" w:color="AE9142" w:themeColor="accent2"/>
              <w:right w:val="single" w:sz="6" w:space="0" w:color="826C31" w:themeColor="accent2" w:themeShade="BF"/>
            </w:tcBorders>
            <w:shd w:val="clear" w:color="auto" w:fill="AE9142" w:themeFill="accent2"/>
          </w:tcPr>
          <w:p w14:paraId="242F310F" w14:textId="0333776F" w:rsidR="0694C631" w:rsidRDefault="0694C631" w:rsidP="0694C631">
            <w:pPr>
              <w:spacing w:after="120"/>
              <w:jc w:val="left"/>
              <w:rPr>
                <w:rFonts w:ascii="Playfair Display" w:eastAsia="Playfair Display" w:hAnsi="Playfair Display" w:cs="Playfair Display"/>
                <w:color w:val="FFFFFF" w:themeColor="background2"/>
                <w:szCs w:val="18"/>
              </w:rPr>
            </w:pPr>
            <w:r w:rsidRPr="0694C631">
              <w:rPr>
                <w:rFonts w:ascii="Playfair Display" w:eastAsia="Playfair Display" w:hAnsi="Playfair Display" w:cs="Playfair Display"/>
                <w:b/>
                <w:bCs/>
                <w:color w:val="FFFFFF" w:themeColor="background2"/>
                <w:szCs w:val="18"/>
              </w:rPr>
              <w:t>Description</w:t>
            </w:r>
          </w:p>
        </w:tc>
      </w:tr>
      <w:tr w:rsidR="0694C631" w14:paraId="2D9C9260" w14:textId="77777777" w:rsidTr="0694C631">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408B845" w14:textId="37273996" w:rsidR="0694C631" w:rsidRDefault="0694C631" w:rsidP="0694C631">
            <w:pPr>
              <w:spacing w:after="120"/>
              <w:jc w:val="left"/>
              <w:rPr>
                <w:rFonts w:ascii="Playfair Display" w:eastAsia="Playfair Display" w:hAnsi="Playfair Display" w:cs="Playfair Display"/>
                <w:szCs w:val="18"/>
              </w:rPr>
            </w:pPr>
            <w:r w:rsidRPr="0694C631">
              <w:rPr>
                <w:rFonts w:ascii="Playfair Display" w:eastAsia="Playfair Display" w:hAnsi="Playfair Display" w:cs="Playfair Display"/>
                <w:b/>
                <w:bCs/>
                <w:i/>
                <w:iCs/>
                <w:szCs w:val="18"/>
              </w:rPr>
              <w:t xml:space="preserve">Shared Levels and Grids  </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796B2C5" w14:textId="65328612" w:rsidR="0694C631" w:rsidRDefault="0694C631" w:rsidP="0694C631">
            <w:pPr>
              <w:spacing w:after="120"/>
              <w:jc w:val="left"/>
              <w:rPr>
                <w:rFonts w:ascii="Playfair Display" w:eastAsia="Playfair Display" w:hAnsi="Playfair Display" w:cs="Playfair Display"/>
                <w:szCs w:val="18"/>
              </w:rPr>
            </w:pPr>
            <w:r w:rsidRPr="0694C631">
              <w:rPr>
                <w:rFonts w:ascii="Playfair Display" w:eastAsia="Playfair Display" w:hAnsi="Playfair Display" w:cs="Playfair Display"/>
                <w:i/>
                <w:iCs/>
                <w:szCs w:val="18"/>
              </w:rPr>
              <w:t xml:space="preserve">Levels and Grids  </w:t>
            </w:r>
          </w:p>
        </w:tc>
      </w:tr>
      <w:tr w:rsidR="0694C631" w14:paraId="1FBD6221" w14:textId="77777777" w:rsidTr="0694C631">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42F6824" w14:textId="7B9DAB5C" w:rsidR="0694C631" w:rsidRDefault="0694C631" w:rsidP="0694C631">
            <w:pPr>
              <w:spacing w:after="120"/>
              <w:jc w:val="left"/>
              <w:rPr>
                <w:rFonts w:ascii="Playfair Display" w:eastAsia="Playfair Display" w:hAnsi="Playfair Display" w:cs="Playfair Display"/>
                <w:szCs w:val="18"/>
              </w:rPr>
            </w:pPr>
            <w:r w:rsidRPr="0694C631">
              <w:rPr>
                <w:rFonts w:ascii="Playfair Display" w:eastAsia="Playfair Display" w:hAnsi="Playfair Display" w:cs="Playfair Display"/>
                <w:b/>
                <w:bCs/>
                <w:i/>
                <w:iCs/>
                <w:szCs w:val="18"/>
              </w:rPr>
              <w:t>SPA_Pools</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4C4D90F" w14:textId="28DC1318" w:rsidR="0694C631" w:rsidRDefault="0694C631" w:rsidP="0694C631">
            <w:pPr>
              <w:spacing w:after="120"/>
              <w:jc w:val="left"/>
              <w:rPr>
                <w:rFonts w:ascii="Playfair Display" w:eastAsia="Playfair Display" w:hAnsi="Playfair Display" w:cs="Playfair Display"/>
                <w:szCs w:val="18"/>
              </w:rPr>
            </w:pPr>
            <w:r w:rsidRPr="0694C631">
              <w:rPr>
                <w:rFonts w:ascii="Playfair Display" w:eastAsia="Playfair Display" w:hAnsi="Playfair Display" w:cs="Playfair Display"/>
                <w:i/>
                <w:iCs/>
                <w:szCs w:val="18"/>
              </w:rPr>
              <w:t>Includes Pools, Water Features, &amp; Plant Room Equipments Model</w:t>
            </w:r>
          </w:p>
        </w:tc>
      </w:tr>
      <w:tr w:rsidR="0694C631" w14:paraId="33880403" w14:textId="77777777" w:rsidTr="0694C631">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1EC6E30" w14:textId="27F91D37" w:rsidR="0694C631" w:rsidRDefault="0694C631" w:rsidP="0694C631">
            <w:pPr>
              <w:spacing w:after="120"/>
              <w:jc w:val="left"/>
              <w:rPr>
                <w:rFonts w:ascii="Playfair Display" w:eastAsia="Playfair Display" w:hAnsi="Playfair Display" w:cs="Playfair Display"/>
                <w:szCs w:val="18"/>
              </w:rPr>
            </w:pPr>
            <w:r w:rsidRPr="0694C631">
              <w:rPr>
                <w:rFonts w:ascii="Playfair Display" w:eastAsia="Playfair Display" w:hAnsi="Playfair Display" w:cs="Playfair Display"/>
                <w:b/>
                <w:bCs/>
                <w:i/>
                <w:iCs/>
                <w:szCs w:val="18"/>
              </w:rPr>
              <w:t>SPA_Thermal Cabins</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8022027" w14:textId="665D5751" w:rsidR="0694C631" w:rsidRDefault="0694C631" w:rsidP="0694C631">
            <w:pPr>
              <w:spacing w:after="120"/>
              <w:jc w:val="left"/>
              <w:rPr>
                <w:rFonts w:ascii="Playfair Display" w:eastAsia="Playfair Display" w:hAnsi="Playfair Display" w:cs="Playfair Display"/>
                <w:szCs w:val="18"/>
              </w:rPr>
            </w:pPr>
            <w:r w:rsidRPr="0694C631">
              <w:rPr>
                <w:rFonts w:ascii="Playfair Display" w:eastAsia="Playfair Display" w:hAnsi="Playfair Display" w:cs="Playfair Display"/>
                <w:i/>
                <w:iCs/>
                <w:szCs w:val="18"/>
              </w:rPr>
              <w:t>Includes Thermal Cabins &amp; Plant Room Equipments Model</w:t>
            </w:r>
          </w:p>
        </w:tc>
      </w:tr>
      <w:tr w:rsidR="0694C631" w14:paraId="4F1A1772" w14:textId="77777777" w:rsidTr="0694C631">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987BB86" w14:textId="69E45064" w:rsidR="0694C631" w:rsidRDefault="0694C631" w:rsidP="0694C631">
            <w:pPr>
              <w:spacing w:after="120"/>
              <w:jc w:val="left"/>
              <w:rPr>
                <w:rFonts w:ascii="Playfair Display" w:eastAsia="Playfair Display" w:hAnsi="Playfair Display" w:cs="Playfair Display"/>
                <w:szCs w:val="18"/>
              </w:rPr>
            </w:pPr>
            <w:r w:rsidRPr="0694C631">
              <w:rPr>
                <w:rFonts w:ascii="Playfair Display" w:eastAsia="Playfair Display" w:hAnsi="Playfair Display" w:cs="Playfair Display"/>
                <w:b/>
                <w:bCs/>
                <w:i/>
                <w:iCs/>
                <w:szCs w:val="18"/>
              </w:rPr>
              <w:t>ZZ_Revit Links</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C714EAA" w14:textId="115ECA46" w:rsidR="0694C631" w:rsidRDefault="0694C631" w:rsidP="0694C631">
            <w:pPr>
              <w:spacing w:after="120"/>
              <w:jc w:val="left"/>
              <w:rPr>
                <w:rFonts w:ascii="Playfair Display" w:eastAsia="Playfair Display" w:hAnsi="Playfair Display" w:cs="Playfair Display"/>
                <w:szCs w:val="18"/>
              </w:rPr>
            </w:pPr>
            <w:r w:rsidRPr="0694C631">
              <w:rPr>
                <w:rFonts w:ascii="Playfair Display" w:eastAsia="Playfair Display" w:hAnsi="Playfair Display" w:cs="Playfair Display"/>
                <w:i/>
                <w:iCs/>
                <w:szCs w:val="18"/>
              </w:rPr>
              <w:t xml:space="preserve">Linked Revit models  </w:t>
            </w:r>
          </w:p>
        </w:tc>
      </w:tr>
    </w:tbl>
    <w:p w14:paraId="5C85EA4E" w14:textId="3580BC2D" w:rsidR="0694C631" w:rsidRDefault="0694C631" w:rsidP="0694C631">
      <w:pPr>
        <w:rPr>
          <w:b/>
          <w:bCs/>
          <w:szCs w:val="18"/>
        </w:rPr>
      </w:pPr>
    </w:p>
    <w:p w14:paraId="732358AE" w14:textId="4F450FF3" w:rsidR="00963843" w:rsidRDefault="6194296E">
      <w:pPr>
        <w:pStyle w:val="Heading2"/>
      </w:pPr>
      <w:bookmarkStart w:id="153" w:name="_Toc87828936"/>
      <w:r>
        <w:lastRenderedPageBreak/>
        <w:t>Shared Parameters</w:t>
      </w:r>
      <w:bookmarkEnd w:id="153"/>
    </w:p>
    <w:p w14:paraId="572258F4" w14:textId="0B11DA99" w:rsidR="300E7D12" w:rsidRDefault="12E0647A" w:rsidP="300E7D12">
      <w:r w:rsidRPr="12E0647A">
        <w:rPr>
          <w:rFonts w:ascii="Playfair Display" w:eastAsia="Playfair Display" w:hAnsi="Playfair Display" w:cs="Playfair Display"/>
        </w:rPr>
        <w:t>A set of Master Shared Parameters that incorporates the client requirements will be distributed consistently across all design disciplines by the Lead Appointed Party</w:t>
      </w:r>
      <w:r w:rsidRPr="12E0647A">
        <w:rPr>
          <w:rFonts w:ascii="Playfair Display" w:eastAsia="Playfair Display" w:hAnsi="Playfair Display" w:cs="Playfair Display"/>
          <w:color w:val="008080"/>
          <w:u w:val="single"/>
        </w:rPr>
        <w:t xml:space="preserve"> </w:t>
      </w:r>
      <w:r w:rsidRPr="12E0647A">
        <w:rPr>
          <w:rFonts w:ascii="Playfair Display" w:eastAsia="Playfair Display" w:hAnsi="Playfair Display" w:cs="Playfair Display"/>
          <w:color w:val="AE9142" w:themeColor="accent2"/>
          <w:u w:val="single"/>
        </w:rPr>
        <w:t>[Master Shared Parameters] (Appendix G)</w:t>
      </w:r>
      <w:r w:rsidRPr="12E0647A">
        <w:rPr>
          <w:rFonts w:ascii="Playfair Display" w:eastAsia="Playfair Display" w:hAnsi="Playfair Display" w:cs="Playfair Display"/>
        </w:rPr>
        <w:t>. Any amendments involving shared parameters that form part of the master shared parameters core will require approval from the Appointing Party and Lead Appointed Party.</w:t>
      </w:r>
    </w:p>
    <w:p w14:paraId="6CC70205" w14:textId="6ECE06C3" w:rsidR="12E0647A" w:rsidRPr="000E2EA6" w:rsidRDefault="12E0647A" w:rsidP="000E2EA6">
      <w:pPr>
        <w:pStyle w:val="paragraph"/>
        <w:spacing w:before="0" w:beforeAutospacing="0" w:after="0" w:afterAutospacing="0"/>
        <w:ind w:left="570"/>
        <w:jc w:val="both"/>
        <w:textAlignment w:val="baseline"/>
        <w:rPr>
          <w:rStyle w:val="normaltextrun"/>
          <w:rFonts w:asciiTheme="majorHAnsi" w:eastAsiaTheme="majorEastAsia" w:hAnsiTheme="majorHAnsi"/>
          <w:sz w:val="18"/>
        </w:rPr>
      </w:pPr>
      <w:r w:rsidRPr="000E2EA6">
        <w:rPr>
          <w:rStyle w:val="normaltextrun"/>
          <w:rFonts w:asciiTheme="majorHAnsi" w:eastAsiaTheme="majorEastAsia" w:hAnsiTheme="majorHAnsi"/>
          <w:sz w:val="18"/>
        </w:rPr>
        <w:t xml:space="preserve">For scenarios where design decisions are not yet finalized and multiple inputs may still be valid, the TRSDC Parameters will be filled in with all the current options listing first the Primary Option. For areas where the design has not yet progress that far to achieve a valid input the TRSDC Shared Parameters will be filled with TBC. At the handover stage the TRSDC Shared Parameters will be curated and will go through a final QA/QC that will only leave the Primary Option input.  </w:t>
      </w:r>
    </w:p>
    <w:p w14:paraId="6EA5FE58" w14:textId="5754EAB5" w:rsidR="12E0647A" w:rsidRPr="000E2EA6" w:rsidRDefault="12E0647A" w:rsidP="000E2EA6">
      <w:pPr>
        <w:pStyle w:val="paragraph"/>
        <w:spacing w:before="0" w:beforeAutospacing="0" w:after="0" w:afterAutospacing="0"/>
        <w:ind w:left="570"/>
        <w:jc w:val="both"/>
        <w:textAlignment w:val="baseline"/>
        <w:rPr>
          <w:rStyle w:val="normaltextrun"/>
          <w:rFonts w:asciiTheme="majorHAnsi" w:eastAsiaTheme="majorEastAsia" w:hAnsiTheme="majorHAnsi"/>
          <w:sz w:val="18"/>
        </w:rPr>
      </w:pPr>
      <w:r w:rsidRPr="000E2EA6">
        <w:rPr>
          <w:rStyle w:val="normaltextrun"/>
          <w:rFonts w:asciiTheme="majorHAnsi" w:eastAsiaTheme="majorEastAsia" w:hAnsiTheme="majorHAnsi"/>
          <w:sz w:val="18"/>
        </w:rPr>
        <w:t xml:space="preserve">E.G.  </w:t>
      </w:r>
    </w:p>
    <w:p w14:paraId="319AD3A8" w14:textId="20B0E78F" w:rsidR="12E0647A" w:rsidRPr="000E2EA6" w:rsidRDefault="12E0647A" w:rsidP="00344497">
      <w:pPr>
        <w:pStyle w:val="paragraph"/>
        <w:numPr>
          <w:ilvl w:val="0"/>
          <w:numId w:val="7"/>
        </w:numPr>
        <w:spacing w:before="0" w:beforeAutospacing="0" w:after="0" w:afterAutospacing="0"/>
        <w:jc w:val="both"/>
        <w:textAlignment w:val="baseline"/>
        <w:rPr>
          <w:rStyle w:val="spellingerror"/>
          <w:rFonts w:asciiTheme="majorHAnsi" w:hAnsiTheme="majorHAnsi" w:cs="Arial"/>
          <w:sz w:val="18"/>
        </w:rPr>
      </w:pPr>
      <w:r w:rsidRPr="000E2EA6">
        <w:rPr>
          <w:rStyle w:val="spellingerror"/>
          <w:rFonts w:asciiTheme="majorHAnsi" w:hAnsiTheme="majorHAnsi"/>
          <w:sz w:val="18"/>
        </w:rPr>
        <w:t xml:space="preserve">TRSDC_Material = Material_1 (Primary), Material_2, Material_3...etc </w:t>
      </w:r>
    </w:p>
    <w:p w14:paraId="24965C8F" w14:textId="3512E54D" w:rsidR="12E0647A" w:rsidRPr="000E2EA6" w:rsidRDefault="12E0647A" w:rsidP="00344497">
      <w:pPr>
        <w:pStyle w:val="paragraph"/>
        <w:numPr>
          <w:ilvl w:val="0"/>
          <w:numId w:val="7"/>
        </w:numPr>
        <w:spacing w:before="0" w:beforeAutospacing="0" w:after="0" w:afterAutospacing="0"/>
        <w:jc w:val="both"/>
        <w:textAlignment w:val="baseline"/>
        <w:rPr>
          <w:rStyle w:val="spellingerror"/>
          <w:rFonts w:asciiTheme="majorHAnsi" w:hAnsiTheme="majorHAnsi" w:cs="Arial"/>
          <w:sz w:val="18"/>
        </w:rPr>
      </w:pPr>
      <w:r w:rsidRPr="000E2EA6">
        <w:rPr>
          <w:rStyle w:val="spellingerror"/>
          <w:rFonts w:asciiTheme="majorHAnsi" w:hAnsiTheme="majorHAnsi"/>
          <w:sz w:val="18"/>
        </w:rPr>
        <w:t>TRSDC_Material = TBC</w:t>
      </w:r>
    </w:p>
    <w:p w14:paraId="68D0150C" w14:textId="6CD23D96" w:rsidR="12E0647A" w:rsidRDefault="12E0647A" w:rsidP="12E0647A">
      <w:pPr>
        <w:rPr>
          <w:rFonts w:ascii="Playfair Display" w:eastAsia="Playfair Display" w:hAnsi="Playfair Display" w:cs="Playfair Display"/>
        </w:rPr>
      </w:pPr>
    </w:p>
    <w:p w14:paraId="520F8CB0" w14:textId="15EB7AA3" w:rsidR="00C11B16" w:rsidRPr="00C11B16" w:rsidRDefault="00C11B16" w:rsidP="00C11B16">
      <w:r w:rsidRPr="00FE3F4B">
        <w:rPr>
          <w:rFonts w:hint="eastAsia"/>
        </w:rPr>
        <w:t>All other</w:t>
      </w:r>
      <w:r w:rsidRPr="00725774">
        <w:rPr>
          <w:rFonts w:hint="eastAsia"/>
        </w:rPr>
        <w:t xml:space="preserve"> Shared Parameters </w:t>
      </w:r>
      <w:r w:rsidRPr="00C146C5">
        <w:rPr>
          <w:rFonts w:hint="eastAsia"/>
        </w:rPr>
        <w:t xml:space="preserve">required </w:t>
      </w:r>
      <w:r w:rsidRPr="006175EB">
        <w:rPr>
          <w:rFonts w:hint="eastAsia"/>
        </w:rPr>
        <w:t>at a discipline level will fall under each Appointed Party responsibility</w:t>
      </w:r>
      <w:r w:rsidRPr="003A3AF7">
        <w:rPr>
          <w:rFonts w:hint="eastAsia"/>
        </w:rPr>
        <w:t xml:space="preserve"> and all shared parameters files should be saved on B</w:t>
      </w:r>
      <w:r w:rsidRPr="00C11B16">
        <w:rPr>
          <w:rFonts w:hint="eastAsia"/>
        </w:rPr>
        <w:t>IM360 under the folder:</w:t>
      </w:r>
    </w:p>
    <w:p w14:paraId="4D9C33EA" w14:textId="39951960" w:rsidR="300E7D12" w:rsidRDefault="00C11B16" w:rsidP="00C11B16">
      <w:pPr>
        <w:jc w:val="center"/>
      </w:pPr>
      <w:r w:rsidRPr="00C11B16">
        <w:rPr>
          <w:rFonts w:hint="eastAsia"/>
          <w:i/>
          <w:iCs/>
        </w:rPr>
        <w:t>02_SHARED&gt;XX&gt;12_IM-Information Management&gt;02_Supporting Files &amp; Templates&gt;02_Master Shared Parameters</w:t>
      </w:r>
    </w:p>
    <w:p w14:paraId="37827494" w14:textId="3CC9D17D" w:rsidR="006C21DD" w:rsidRDefault="6194296E" w:rsidP="00F10C6C">
      <w:pPr>
        <w:pStyle w:val="Heading2"/>
      </w:pPr>
      <w:bookmarkStart w:id="154" w:name="_Toc54059526"/>
      <w:bookmarkStart w:id="155" w:name="_Toc87828937"/>
      <w:bookmarkEnd w:id="154"/>
      <w:r>
        <w:t>Object Naming Convention</w:t>
      </w:r>
      <w:bookmarkEnd w:id="155"/>
    </w:p>
    <w:p w14:paraId="193D621C" w14:textId="77777777" w:rsidR="006C21DD" w:rsidRDefault="006C21DD" w:rsidP="00641CEF">
      <w:r>
        <w:t xml:space="preserve">Model objects are to be named using clear, descriptive object naming for all object and family types prefixed by role or company reference. A list of object and family type codes are to be provided by each model contributor. </w:t>
      </w:r>
    </w:p>
    <w:p w14:paraId="25766D6C" w14:textId="503FFFDF" w:rsidR="006C21DD" w:rsidRDefault="006C21DD" w:rsidP="00641CEF">
      <w:pPr>
        <w:spacing w:after="0"/>
      </w:pPr>
      <w:r>
        <w:t xml:space="preserve">Where alternative object naming conventions have been used, these shall be detailed to the </w:t>
      </w:r>
      <w:r w:rsidRPr="00F10C6C">
        <w:t xml:space="preserve">Project BIM </w:t>
      </w:r>
      <w:r w:rsidR="00F10C6C">
        <w:t xml:space="preserve">Manager and </w:t>
      </w:r>
      <w:r w:rsidR="00CB5FBD">
        <w:t>TRSDC</w:t>
      </w:r>
      <w:r w:rsidRPr="00F10C6C">
        <w:t>.</w:t>
      </w:r>
      <w:r w:rsidR="005015B5">
        <w:t xml:space="preserve"> </w:t>
      </w:r>
      <w:r w:rsidR="001825BB">
        <w:t xml:space="preserve"> </w:t>
      </w:r>
      <w:r>
        <w:t xml:space="preserve">Room naming shall be in accordance with the </w:t>
      </w:r>
      <w:r w:rsidR="00CD2ADB" w:rsidRPr="00CD2ADB">
        <w:t>[</w:t>
      </w:r>
      <w:r w:rsidRPr="00CD2ADB">
        <w:rPr>
          <w:color w:val="AE9142" w:themeColor="text1"/>
        </w:rPr>
        <w:t>EIR</w:t>
      </w:r>
      <w:r w:rsidR="00CD2ADB" w:rsidRPr="00CD2ADB">
        <w:t>]</w:t>
      </w:r>
      <w:r>
        <w:t xml:space="preserve"> </w:t>
      </w:r>
      <w:r w:rsidRPr="00F10C6C">
        <w:rPr>
          <w:b/>
          <w:u w:val="single"/>
        </w:rPr>
        <w:t>if</w:t>
      </w:r>
      <w:r>
        <w:t xml:space="preserve"> there is a room naming schema in place.</w:t>
      </w:r>
    </w:p>
    <w:p w14:paraId="5DAD0FD0" w14:textId="77777777" w:rsidR="004F4E34" w:rsidRPr="004F4E34" w:rsidRDefault="004F4E34" w:rsidP="004F4E34">
      <w:pPr>
        <w:pStyle w:val="Heading3"/>
        <w:rPr>
          <w:color w:val="AE9142" w:themeColor="accent2"/>
          <w:sz w:val="22"/>
          <w:szCs w:val="22"/>
        </w:rPr>
      </w:pPr>
      <w:bookmarkStart w:id="156" w:name="_Toc489370376"/>
      <w:bookmarkStart w:id="157" w:name="_Toc532833951"/>
      <w:bookmarkStart w:id="158" w:name="_Toc35009006"/>
      <w:bookmarkStart w:id="159" w:name="_Toc87828938"/>
      <w:r w:rsidRPr="004F4E34">
        <w:rPr>
          <w:color w:val="AE9142" w:themeColor="accent2"/>
          <w:sz w:val="22"/>
          <w:szCs w:val="22"/>
        </w:rPr>
        <w:t xml:space="preserve">Best </w:t>
      </w:r>
      <w:bookmarkEnd w:id="156"/>
      <w:bookmarkEnd w:id="157"/>
      <w:r w:rsidRPr="004F4E34">
        <w:rPr>
          <w:color w:val="AE9142" w:themeColor="accent2"/>
          <w:sz w:val="22"/>
          <w:szCs w:val="22"/>
        </w:rPr>
        <w:t>Practice</w:t>
      </w:r>
      <w:bookmarkEnd w:id="158"/>
      <w:bookmarkEnd w:id="159"/>
      <w:r w:rsidRPr="004F4E34">
        <w:rPr>
          <w:color w:val="AE9142" w:themeColor="accent2"/>
          <w:sz w:val="22"/>
          <w:szCs w:val="22"/>
        </w:rPr>
        <w:t xml:space="preserve"> </w:t>
      </w:r>
    </w:p>
    <w:p w14:paraId="534478B3" w14:textId="77777777" w:rsidR="004F4E34" w:rsidRPr="004F4E34" w:rsidRDefault="004F4E34" w:rsidP="004F4E34">
      <w:r w:rsidRPr="004F4E34">
        <w:t xml:space="preserve">To get consistent results when searching for content, follow the specific rules set below: </w:t>
      </w:r>
    </w:p>
    <w:p w14:paraId="04D75894" w14:textId="77777777" w:rsidR="004F4E34" w:rsidRPr="004F4E34" w:rsidRDefault="004F4E34" w:rsidP="00344497">
      <w:pPr>
        <w:pStyle w:val="ListParagraph"/>
        <w:numPr>
          <w:ilvl w:val="0"/>
          <w:numId w:val="46"/>
        </w:numPr>
      </w:pPr>
      <w:r w:rsidRPr="004F4E34">
        <w:t>All names should be in English</w:t>
      </w:r>
    </w:p>
    <w:p w14:paraId="546DC84F" w14:textId="77777777" w:rsidR="004F4E34" w:rsidRPr="004F4E34" w:rsidRDefault="004F4E34" w:rsidP="00344497">
      <w:pPr>
        <w:pStyle w:val="ListParagraph"/>
        <w:numPr>
          <w:ilvl w:val="0"/>
          <w:numId w:val="46"/>
        </w:numPr>
      </w:pPr>
      <w:r w:rsidRPr="004F4E34">
        <w:t>Use full words when possible</w:t>
      </w:r>
    </w:p>
    <w:p w14:paraId="12AA4E6D" w14:textId="77777777" w:rsidR="004F4E34" w:rsidRPr="004F4E34" w:rsidRDefault="004F4E34" w:rsidP="00344497">
      <w:pPr>
        <w:pStyle w:val="ListParagraph"/>
        <w:numPr>
          <w:ilvl w:val="0"/>
          <w:numId w:val="46"/>
        </w:numPr>
      </w:pPr>
      <w:r w:rsidRPr="004F4E34">
        <w:t>Names should be composed using characters A to Z, a to z, 0 to 9</w:t>
      </w:r>
    </w:p>
    <w:p w14:paraId="2A8F6944" w14:textId="77777777" w:rsidR="004F4E34" w:rsidRPr="004F4E34" w:rsidRDefault="004F4E34" w:rsidP="00344497">
      <w:pPr>
        <w:pStyle w:val="ListParagraph"/>
        <w:numPr>
          <w:ilvl w:val="0"/>
          <w:numId w:val="46"/>
        </w:numPr>
      </w:pPr>
      <w:r w:rsidRPr="004F4E34">
        <w:t>Name should use CamelCase (no spaces, and capital words) unless otherwise noted in the following chapters</w:t>
      </w:r>
    </w:p>
    <w:p w14:paraId="5AC61BFC" w14:textId="77777777" w:rsidR="004F4E34" w:rsidRPr="004F4E34" w:rsidRDefault="004F4E34" w:rsidP="004F4E34"/>
    <w:p w14:paraId="7D2C7AEB" w14:textId="77777777" w:rsidR="004F4E34" w:rsidRPr="004F4E34" w:rsidRDefault="004F4E34" w:rsidP="004F4E34">
      <w:r w:rsidRPr="004F4E34">
        <w:t>The following characters should not be used in any naming conventions:</w:t>
      </w:r>
    </w:p>
    <w:p w14:paraId="2E748A8D" w14:textId="77777777" w:rsidR="004F4E34" w:rsidRPr="004F4E34" w:rsidRDefault="004F4E34" w:rsidP="004F4E34">
      <w:r w:rsidRPr="004F4E34">
        <w:t>,. ! “ £ $ % ^ &amp; * ( ) { }[ ] + = &lt; &gt; ? | \ / @ ’ ~ #¬ ` ‘</w:t>
      </w:r>
    </w:p>
    <w:p w14:paraId="47F3FC65" w14:textId="77777777" w:rsidR="004F4E34" w:rsidRPr="004F4E34" w:rsidRDefault="004F4E34" w:rsidP="004F4E34">
      <w:pPr>
        <w:pStyle w:val="Heading3"/>
        <w:rPr>
          <w:color w:val="AE9142" w:themeColor="accent2"/>
          <w:sz w:val="22"/>
          <w:szCs w:val="22"/>
        </w:rPr>
      </w:pPr>
      <w:bookmarkStart w:id="160" w:name="_Toc35009032"/>
      <w:bookmarkStart w:id="161" w:name="_Toc87828939"/>
      <w:r w:rsidRPr="004F4E34">
        <w:rPr>
          <w:color w:val="AE9142" w:themeColor="accent2"/>
          <w:sz w:val="22"/>
          <w:szCs w:val="22"/>
        </w:rPr>
        <w:t>Family Naming Convention</w:t>
      </w:r>
      <w:bookmarkEnd w:id="160"/>
      <w:bookmarkEnd w:id="161"/>
    </w:p>
    <w:p w14:paraId="762678DE" w14:textId="77777777" w:rsidR="004F4E34" w:rsidRPr="004F4E34" w:rsidRDefault="004F4E34" w:rsidP="004F4E34">
      <w:r w:rsidRPr="004F4E34">
        <w:t>Family Full Name including all Family Types shall be limited to a maximum of 50 characters.</w:t>
      </w:r>
    </w:p>
    <w:p w14:paraId="3CF7D61C" w14:textId="77777777" w:rsidR="004F4E34" w:rsidRPr="004F4E34" w:rsidRDefault="004F4E34" w:rsidP="004F4E34">
      <w:pPr>
        <w:pStyle w:val="BodyTextIndent"/>
      </w:pPr>
      <w:r w:rsidRPr="004F4E34">
        <w:t xml:space="preserve">The name should use the underscore ”_” character as the delimiter between fields. The reason for this is that some programmatic scripts may interact with the hyphen. </w:t>
      </w:r>
    </w:p>
    <w:p w14:paraId="0ADDB496" w14:textId="77777777" w:rsidR="004F4E34" w:rsidRPr="004F4E34" w:rsidRDefault="004F4E34" w:rsidP="004F4E34">
      <w:r w:rsidRPr="004F4E34">
        <w:t>Family files (.rfa) shall be named beginning with: &lt;Role&gt;_&lt;Type&gt;_&lt;Subtype/Product&gt;</w:t>
      </w:r>
      <w:r w:rsidRPr="004F4E34">
        <w:rPr>
          <w:color w:val="BFBFBF" w:themeColor="background1" w:themeShade="BF"/>
        </w:rPr>
        <w:t>_&lt;Descriptor1&gt;</w:t>
      </w:r>
      <w:r w:rsidRPr="004F4E34">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468"/>
        <w:gridCol w:w="323"/>
        <w:gridCol w:w="1097"/>
        <w:gridCol w:w="323"/>
        <w:gridCol w:w="1646"/>
        <w:gridCol w:w="323"/>
        <w:gridCol w:w="2992"/>
      </w:tblGrid>
      <w:tr w:rsidR="004F4E34" w:rsidRPr="004F4E34" w14:paraId="0EA1E10B" w14:textId="77777777" w:rsidTr="008045F2">
        <w:trPr>
          <w:jc w:val="center"/>
        </w:trPr>
        <w:tc>
          <w:tcPr>
            <w:tcW w:w="0" w:type="auto"/>
            <w:hideMark/>
          </w:tcPr>
          <w:p w14:paraId="76658BBF" w14:textId="77777777" w:rsidR="004F4E34" w:rsidRPr="004F4E34" w:rsidRDefault="004F4E34" w:rsidP="008045F2">
            <w:pPr>
              <w:ind w:left="0"/>
              <w:jc w:val="center"/>
              <w:rPr>
                <w:sz w:val="20"/>
              </w:rPr>
            </w:pPr>
            <w:r w:rsidRPr="004F4E34">
              <w:rPr>
                <w:sz w:val="20"/>
              </w:rPr>
              <w:t>Role</w:t>
            </w:r>
          </w:p>
        </w:tc>
        <w:tc>
          <w:tcPr>
            <w:tcW w:w="0" w:type="auto"/>
          </w:tcPr>
          <w:p w14:paraId="30AF1380" w14:textId="77777777" w:rsidR="004F4E34" w:rsidRPr="004F4E34" w:rsidRDefault="004F4E34" w:rsidP="008045F2">
            <w:pPr>
              <w:ind w:left="0"/>
              <w:jc w:val="center"/>
              <w:rPr>
                <w:sz w:val="20"/>
              </w:rPr>
            </w:pPr>
          </w:p>
        </w:tc>
        <w:tc>
          <w:tcPr>
            <w:tcW w:w="0" w:type="auto"/>
            <w:hideMark/>
          </w:tcPr>
          <w:p w14:paraId="478BEBBE" w14:textId="77777777" w:rsidR="004F4E34" w:rsidRPr="004F4E34" w:rsidRDefault="004F4E34" w:rsidP="008045F2">
            <w:pPr>
              <w:ind w:left="0"/>
              <w:jc w:val="center"/>
              <w:rPr>
                <w:sz w:val="20"/>
              </w:rPr>
            </w:pPr>
            <w:r w:rsidRPr="004F4E34">
              <w:rPr>
                <w:sz w:val="20"/>
              </w:rPr>
              <w:t>Type</w:t>
            </w:r>
          </w:p>
        </w:tc>
        <w:tc>
          <w:tcPr>
            <w:tcW w:w="0" w:type="auto"/>
          </w:tcPr>
          <w:p w14:paraId="5DDFB47C" w14:textId="77777777" w:rsidR="004F4E34" w:rsidRPr="004F4E34" w:rsidRDefault="004F4E34" w:rsidP="008045F2">
            <w:pPr>
              <w:ind w:left="0"/>
              <w:jc w:val="center"/>
              <w:rPr>
                <w:sz w:val="20"/>
              </w:rPr>
            </w:pPr>
          </w:p>
        </w:tc>
        <w:tc>
          <w:tcPr>
            <w:tcW w:w="0" w:type="auto"/>
            <w:vAlign w:val="center"/>
            <w:hideMark/>
          </w:tcPr>
          <w:p w14:paraId="6A1BD86E" w14:textId="77777777" w:rsidR="004F4E34" w:rsidRPr="004F4E34" w:rsidRDefault="004F4E34" w:rsidP="008045F2">
            <w:pPr>
              <w:ind w:left="0"/>
              <w:jc w:val="center"/>
              <w:rPr>
                <w:sz w:val="20"/>
              </w:rPr>
            </w:pPr>
            <w:r w:rsidRPr="004F4E34">
              <w:rPr>
                <w:sz w:val="20"/>
              </w:rPr>
              <w:t>Subtype / Product</w:t>
            </w:r>
          </w:p>
        </w:tc>
        <w:tc>
          <w:tcPr>
            <w:tcW w:w="0" w:type="auto"/>
          </w:tcPr>
          <w:p w14:paraId="494AD691" w14:textId="77777777" w:rsidR="004F4E34" w:rsidRPr="004F4E34" w:rsidRDefault="004F4E34" w:rsidP="008045F2">
            <w:pPr>
              <w:ind w:left="0"/>
              <w:jc w:val="center"/>
              <w:rPr>
                <w:sz w:val="20"/>
              </w:rPr>
            </w:pPr>
          </w:p>
        </w:tc>
        <w:tc>
          <w:tcPr>
            <w:tcW w:w="0" w:type="auto"/>
            <w:hideMark/>
          </w:tcPr>
          <w:p w14:paraId="57165403" w14:textId="77777777" w:rsidR="004F4E34" w:rsidRPr="004F4E34" w:rsidRDefault="004F4E34" w:rsidP="008045F2">
            <w:pPr>
              <w:ind w:left="0"/>
              <w:jc w:val="center"/>
              <w:rPr>
                <w:color w:val="BFBFBF" w:themeColor="background1" w:themeShade="BF"/>
                <w:sz w:val="20"/>
              </w:rPr>
            </w:pPr>
            <w:r w:rsidRPr="004F4E34">
              <w:rPr>
                <w:color w:val="BFBFBF" w:themeColor="background1" w:themeShade="BF"/>
                <w:sz w:val="20"/>
              </w:rPr>
              <w:t>Descriptor 1</w:t>
            </w:r>
          </w:p>
        </w:tc>
      </w:tr>
      <w:tr w:rsidR="004F4E34" w:rsidRPr="004F4E34" w14:paraId="1B7EAFE1" w14:textId="77777777" w:rsidTr="008045F2">
        <w:trPr>
          <w:trHeight w:val="363"/>
          <w:jc w:val="center"/>
        </w:trPr>
        <w:tc>
          <w:tcPr>
            <w:tcW w:w="0" w:type="auto"/>
            <w:vAlign w:val="center"/>
            <w:hideMark/>
          </w:tcPr>
          <w:p w14:paraId="73431053" w14:textId="77777777" w:rsidR="004F4E34" w:rsidRPr="004F4E34" w:rsidRDefault="004F4E34" w:rsidP="008045F2">
            <w:pPr>
              <w:ind w:left="0"/>
              <w:jc w:val="center"/>
              <w:rPr>
                <w:sz w:val="48"/>
              </w:rPr>
            </w:pPr>
            <w:r w:rsidRPr="004F4E34">
              <w:rPr>
                <w:sz w:val="48"/>
              </w:rPr>
              <w:t>A</w:t>
            </w:r>
          </w:p>
        </w:tc>
        <w:tc>
          <w:tcPr>
            <w:tcW w:w="0" w:type="auto"/>
            <w:hideMark/>
          </w:tcPr>
          <w:p w14:paraId="6ED63C3B" w14:textId="77777777" w:rsidR="004F4E34" w:rsidRPr="004F4E34" w:rsidRDefault="004F4E34" w:rsidP="008045F2">
            <w:pPr>
              <w:ind w:left="0"/>
              <w:jc w:val="center"/>
              <w:rPr>
                <w:sz w:val="48"/>
              </w:rPr>
            </w:pPr>
            <w:r w:rsidRPr="004F4E34">
              <w:rPr>
                <w:sz w:val="48"/>
              </w:rPr>
              <w:t>_</w:t>
            </w:r>
          </w:p>
        </w:tc>
        <w:tc>
          <w:tcPr>
            <w:tcW w:w="0" w:type="auto"/>
            <w:hideMark/>
          </w:tcPr>
          <w:p w14:paraId="2BD19BD8" w14:textId="77777777" w:rsidR="004F4E34" w:rsidRPr="004F4E34" w:rsidRDefault="004F4E34" w:rsidP="008045F2">
            <w:pPr>
              <w:ind w:left="0"/>
              <w:rPr>
                <w:sz w:val="48"/>
              </w:rPr>
            </w:pPr>
            <w:r w:rsidRPr="004F4E34">
              <w:rPr>
                <w:sz w:val="48"/>
              </w:rPr>
              <w:t>Door</w:t>
            </w:r>
          </w:p>
        </w:tc>
        <w:tc>
          <w:tcPr>
            <w:tcW w:w="0" w:type="auto"/>
            <w:hideMark/>
          </w:tcPr>
          <w:p w14:paraId="2354836A" w14:textId="77777777" w:rsidR="004F4E34" w:rsidRPr="004F4E34" w:rsidRDefault="004F4E34" w:rsidP="008045F2">
            <w:pPr>
              <w:ind w:left="0"/>
              <w:jc w:val="center"/>
              <w:rPr>
                <w:sz w:val="48"/>
              </w:rPr>
            </w:pPr>
            <w:r w:rsidRPr="004F4E34">
              <w:rPr>
                <w:sz w:val="48"/>
              </w:rPr>
              <w:t>_</w:t>
            </w:r>
          </w:p>
        </w:tc>
        <w:tc>
          <w:tcPr>
            <w:tcW w:w="0" w:type="auto"/>
            <w:hideMark/>
          </w:tcPr>
          <w:p w14:paraId="7C423A18" w14:textId="77777777" w:rsidR="004F4E34" w:rsidRPr="004F4E34" w:rsidRDefault="004F4E34" w:rsidP="008045F2">
            <w:pPr>
              <w:ind w:left="0"/>
              <w:jc w:val="right"/>
              <w:rPr>
                <w:sz w:val="48"/>
              </w:rPr>
            </w:pPr>
            <w:r w:rsidRPr="004F4E34">
              <w:rPr>
                <w:sz w:val="48"/>
              </w:rPr>
              <w:t>Sliding</w:t>
            </w:r>
          </w:p>
        </w:tc>
        <w:tc>
          <w:tcPr>
            <w:tcW w:w="0" w:type="auto"/>
            <w:hideMark/>
          </w:tcPr>
          <w:p w14:paraId="13BB9A97" w14:textId="77777777" w:rsidR="004F4E34" w:rsidRPr="004F4E34" w:rsidRDefault="004F4E34" w:rsidP="008045F2">
            <w:pPr>
              <w:ind w:left="0"/>
              <w:jc w:val="center"/>
              <w:rPr>
                <w:sz w:val="48"/>
              </w:rPr>
            </w:pPr>
            <w:r w:rsidRPr="004F4E34">
              <w:rPr>
                <w:color w:val="808080" w:themeColor="background1" w:themeShade="80"/>
                <w:sz w:val="48"/>
              </w:rPr>
              <w:t>_</w:t>
            </w:r>
          </w:p>
        </w:tc>
        <w:tc>
          <w:tcPr>
            <w:tcW w:w="0" w:type="auto"/>
            <w:hideMark/>
          </w:tcPr>
          <w:p w14:paraId="1F264DAD" w14:textId="77777777" w:rsidR="004F4E34" w:rsidRPr="004F4E34" w:rsidRDefault="004F4E34" w:rsidP="008045F2">
            <w:pPr>
              <w:ind w:left="0"/>
              <w:rPr>
                <w:color w:val="BFBFBF" w:themeColor="background1" w:themeShade="BF"/>
                <w:sz w:val="48"/>
              </w:rPr>
            </w:pPr>
            <w:r w:rsidRPr="004F4E34">
              <w:rPr>
                <w:color w:val="BFBFBF" w:themeColor="background1" w:themeShade="BF"/>
                <w:sz w:val="48"/>
              </w:rPr>
              <w:t>GlassOpaque</w:t>
            </w:r>
          </w:p>
        </w:tc>
      </w:tr>
      <w:tr w:rsidR="004F4E34" w:rsidRPr="004F4E34" w14:paraId="0A1C6AC6" w14:textId="77777777" w:rsidTr="008045F2">
        <w:trPr>
          <w:jc w:val="center"/>
        </w:trPr>
        <w:tc>
          <w:tcPr>
            <w:tcW w:w="0" w:type="auto"/>
          </w:tcPr>
          <w:p w14:paraId="662E0FE5" w14:textId="77777777" w:rsidR="004F4E34" w:rsidRPr="004F4E34" w:rsidRDefault="004F4E34" w:rsidP="008045F2">
            <w:pPr>
              <w:ind w:left="0"/>
              <w:rPr>
                <w:sz w:val="20"/>
              </w:rPr>
            </w:pPr>
          </w:p>
        </w:tc>
        <w:tc>
          <w:tcPr>
            <w:tcW w:w="0" w:type="auto"/>
          </w:tcPr>
          <w:p w14:paraId="1024B722" w14:textId="77777777" w:rsidR="004F4E34" w:rsidRPr="004F4E34" w:rsidRDefault="004F4E34" w:rsidP="008045F2">
            <w:pPr>
              <w:ind w:left="0"/>
              <w:jc w:val="center"/>
              <w:rPr>
                <w:sz w:val="20"/>
              </w:rPr>
            </w:pPr>
          </w:p>
        </w:tc>
        <w:tc>
          <w:tcPr>
            <w:tcW w:w="0" w:type="auto"/>
          </w:tcPr>
          <w:p w14:paraId="6B925F40" w14:textId="77777777" w:rsidR="004F4E34" w:rsidRPr="004F4E34" w:rsidRDefault="004F4E34" w:rsidP="008045F2">
            <w:pPr>
              <w:ind w:left="0"/>
              <w:rPr>
                <w:sz w:val="20"/>
              </w:rPr>
            </w:pPr>
          </w:p>
        </w:tc>
        <w:tc>
          <w:tcPr>
            <w:tcW w:w="0" w:type="auto"/>
          </w:tcPr>
          <w:p w14:paraId="695D1A86" w14:textId="77777777" w:rsidR="004F4E34" w:rsidRPr="004F4E34" w:rsidRDefault="004F4E34" w:rsidP="008045F2">
            <w:pPr>
              <w:ind w:left="0"/>
              <w:jc w:val="center"/>
              <w:rPr>
                <w:sz w:val="20"/>
              </w:rPr>
            </w:pPr>
          </w:p>
        </w:tc>
        <w:tc>
          <w:tcPr>
            <w:tcW w:w="0" w:type="auto"/>
          </w:tcPr>
          <w:p w14:paraId="33CF85AF" w14:textId="77777777" w:rsidR="004F4E34" w:rsidRPr="004F4E34" w:rsidRDefault="004F4E34" w:rsidP="008045F2">
            <w:pPr>
              <w:ind w:left="0"/>
              <w:jc w:val="right"/>
              <w:rPr>
                <w:sz w:val="20"/>
              </w:rPr>
            </w:pPr>
          </w:p>
        </w:tc>
        <w:tc>
          <w:tcPr>
            <w:tcW w:w="0" w:type="auto"/>
          </w:tcPr>
          <w:p w14:paraId="3B485FD8" w14:textId="77777777" w:rsidR="004F4E34" w:rsidRPr="004F4E34" w:rsidRDefault="004F4E34" w:rsidP="008045F2">
            <w:pPr>
              <w:ind w:left="0"/>
              <w:jc w:val="center"/>
              <w:rPr>
                <w:sz w:val="20"/>
              </w:rPr>
            </w:pPr>
          </w:p>
        </w:tc>
        <w:tc>
          <w:tcPr>
            <w:tcW w:w="0" w:type="auto"/>
            <w:hideMark/>
          </w:tcPr>
          <w:p w14:paraId="6291B011" w14:textId="77777777" w:rsidR="004F4E34" w:rsidRPr="004F4E34" w:rsidRDefault="004F4E34" w:rsidP="008045F2">
            <w:pPr>
              <w:ind w:left="0"/>
              <w:jc w:val="center"/>
              <w:rPr>
                <w:color w:val="BFBFBF" w:themeColor="background1" w:themeShade="BF"/>
                <w:sz w:val="20"/>
              </w:rPr>
            </w:pPr>
            <w:r w:rsidRPr="004F4E34">
              <w:rPr>
                <w:color w:val="BFBFBF" w:themeColor="background1" w:themeShade="BF"/>
                <w:sz w:val="20"/>
              </w:rPr>
              <w:t>Optional</w:t>
            </w:r>
          </w:p>
        </w:tc>
      </w:tr>
    </w:tbl>
    <w:p w14:paraId="7F38E54C" w14:textId="77777777" w:rsidR="004F4E34" w:rsidRPr="004F4E34" w:rsidRDefault="004F4E34" w:rsidP="004F4E34">
      <w:pPr>
        <w:rPr>
          <w:rFonts w:ascii="Akzidenz-Grotesk Std Light" w:hAnsi="Akzidenz-Grotesk Std Light"/>
          <w:sz w:val="20"/>
          <w:szCs w:val="22"/>
        </w:rPr>
      </w:pPr>
    </w:p>
    <w:tbl>
      <w:tblPr>
        <w:tblW w:w="0" w:type="auto"/>
        <w:jc w:val="center"/>
        <w:tblBorders>
          <w:top w:val="single" w:sz="4" w:space="0" w:color="AE9142" w:themeColor="text1"/>
          <w:left w:val="single" w:sz="4" w:space="0" w:color="AE9142" w:themeColor="text1"/>
          <w:bottom w:val="single" w:sz="4" w:space="0" w:color="AE9142" w:themeColor="text1"/>
          <w:right w:val="single" w:sz="4" w:space="0" w:color="AE9142" w:themeColor="text1"/>
          <w:insideH w:val="single" w:sz="4" w:space="0" w:color="AE9142" w:themeColor="text1"/>
          <w:insideV w:val="single" w:sz="4" w:space="0" w:color="AE9142" w:themeColor="text1"/>
        </w:tblBorders>
        <w:tblLook w:val="04A0" w:firstRow="1" w:lastRow="0" w:firstColumn="1" w:lastColumn="0" w:noHBand="0" w:noVBand="1"/>
      </w:tblPr>
      <w:tblGrid>
        <w:gridCol w:w="2484"/>
        <w:gridCol w:w="6532"/>
      </w:tblGrid>
      <w:tr w:rsidR="004F4E34" w:rsidRPr="004F4E34" w14:paraId="52CCD1FE" w14:textId="77777777" w:rsidTr="008045F2">
        <w:trPr>
          <w:trHeight w:val="254"/>
          <w:jc w:val="center"/>
        </w:trPr>
        <w:tc>
          <w:tcPr>
            <w:tcW w:w="9016" w:type="dxa"/>
            <w:gridSpan w:val="2"/>
            <w:shd w:val="clear" w:color="auto" w:fill="AE9142" w:themeFill="text1"/>
            <w:hideMark/>
          </w:tcPr>
          <w:p w14:paraId="44C19DBA" w14:textId="77777777" w:rsidR="004F4E34" w:rsidRPr="004F4E34" w:rsidRDefault="004F4E34" w:rsidP="008045F2">
            <w:pPr>
              <w:spacing w:after="0"/>
              <w:ind w:left="0"/>
              <w:jc w:val="left"/>
              <w:rPr>
                <w:rFonts w:cstheme="minorHAnsi"/>
                <w:b/>
                <w:bCs/>
                <w:color w:val="FFFFFF" w:themeColor="background1"/>
              </w:rPr>
            </w:pPr>
            <w:r w:rsidRPr="004F4E34">
              <w:rPr>
                <w:rFonts w:cstheme="minorHAnsi"/>
                <w:b/>
                <w:bCs/>
                <w:color w:val="FFFFFF" w:themeColor="background1"/>
              </w:rPr>
              <w:t>Field Descriptions</w:t>
            </w:r>
          </w:p>
        </w:tc>
      </w:tr>
      <w:tr w:rsidR="004F4E34" w:rsidRPr="004F4E34" w14:paraId="429B39D4" w14:textId="77777777" w:rsidTr="008045F2">
        <w:trPr>
          <w:trHeight w:val="242"/>
          <w:jc w:val="center"/>
        </w:trPr>
        <w:tc>
          <w:tcPr>
            <w:tcW w:w="2484" w:type="dxa"/>
            <w:shd w:val="clear" w:color="auto" w:fill="F0E9D7" w:themeFill="text1" w:themeFillTint="33"/>
            <w:vAlign w:val="center"/>
            <w:hideMark/>
          </w:tcPr>
          <w:p w14:paraId="16A0ECEB" w14:textId="77777777" w:rsidR="004F4E34" w:rsidRPr="004F4E34" w:rsidRDefault="004F4E34" w:rsidP="008045F2">
            <w:pPr>
              <w:spacing w:after="0"/>
              <w:ind w:left="0"/>
              <w:jc w:val="left"/>
              <w:rPr>
                <w:rFonts w:cstheme="minorHAnsi"/>
                <w:b/>
                <w:bCs/>
              </w:rPr>
            </w:pPr>
            <w:r w:rsidRPr="004F4E34">
              <w:rPr>
                <w:rFonts w:cstheme="minorHAnsi"/>
                <w:b/>
                <w:bCs/>
              </w:rPr>
              <w:t>Code</w:t>
            </w:r>
          </w:p>
        </w:tc>
        <w:tc>
          <w:tcPr>
            <w:tcW w:w="6532" w:type="dxa"/>
            <w:shd w:val="clear" w:color="auto" w:fill="F0E9D7" w:themeFill="text1" w:themeFillTint="33"/>
            <w:vAlign w:val="center"/>
            <w:hideMark/>
          </w:tcPr>
          <w:p w14:paraId="36ADBF93" w14:textId="77777777" w:rsidR="004F4E34" w:rsidRPr="004F4E34" w:rsidRDefault="004F4E34" w:rsidP="008045F2">
            <w:pPr>
              <w:spacing w:after="0"/>
              <w:ind w:left="0"/>
              <w:jc w:val="left"/>
              <w:rPr>
                <w:rFonts w:cstheme="minorHAnsi"/>
                <w:b/>
                <w:bCs/>
              </w:rPr>
            </w:pPr>
            <w:r w:rsidRPr="004F4E34">
              <w:rPr>
                <w:rFonts w:cstheme="minorHAnsi"/>
                <w:b/>
                <w:bCs/>
              </w:rPr>
              <w:t>Description of Content</w:t>
            </w:r>
          </w:p>
        </w:tc>
      </w:tr>
      <w:tr w:rsidR="004F4E34" w:rsidRPr="004F4E34" w14:paraId="4D3074A0" w14:textId="77777777" w:rsidTr="008045F2">
        <w:trPr>
          <w:trHeight w:val="242"/>
          <w:jc w:val="center"/>
        </w:trPr>
        <w:tc>
          <w:tcPr>
            <w:tcW w:w="2484" w:type="dxa"/>
            <w:hideMark/>
          </w:tcPr>
          <w:p w14:paraId="5806422C" w14:textId="77777777" w:rsidR="004F4E34" w:rsidRPr="004F4E34" w:rsidRDefault="004F4E34" w:rsidP="008045F2">
            <w:pPr>
              <w:spacing w:after="0"/>
              <w:ind w:left="0"/>
              <w:jc w:val="left"/>
              <w:rPr>
                <w:rFonts w:cs="Calibri"/>
                <w:color w:val="404040"/>
                <w:szCs w:val="18"/>
                <w:lang w:val="en-GB"/>
              </w:rPr>
            </w:pPr>
            <w:r w:rsidRPr="004F4E34">
              <w:rPr>
                <w:rFonts w:cs="Calibri"/>
                <w:color w:val="404040"/>
                <w:szCs w:val="18"/>
                <w:lang w:val="en-GB"/>
              </w:rPr>
              <w:t>Role</w:t>
            </w:r>
          </w:p>
        </w:tc>
        <w:tc>
          <w:tcPr>
            <w:tcW w:w="6532" w:type="dxa"/>
            <w:hideMark/>
          </w:tcPr>
          <w:p w14:paraId="032568C1" w14:textId="77777777" w:rsidR="004F4E34" w:rsidRPr="004F4E34" w:rsidRDefault="004F4E34" w:rsidP="008045F2">
            <w:pPr>
              <w:spacing w:after="0"/>
              <w:ind w:left="0"/>
              <w:jc w:val="left"/>
              <w:rPr>
                <w:rFonts w:cs="Calibri"/>
                <w:color w:val="404040"/>
                <w:szCs w:val="18"/>
                <w:lang w:val="en-GB"/>
              </w:rPr>
            </w:pPr>
            <w:r w:rsidRPr="004F4E34">
              <w:rPr>
                <w:rFonts w:cs="Calibri"/>
                <w:color w:val="404040"/>
                <w:szCs w:val="18"/>
                <w:lang w:val="en-GB"/>
              </w:rPr>
              <w:t>The role field code refers to the Design Discipline responsible for developing the content</w:t>
            </w:r>
          </w:p>
        </w:tc>
      </w:tr>
      <w:tr w:rsidR="004F4E34" w:rsidRPr="004F4E34" w14:paraId="5FD33520" w14:textId="77777777" w:rsidTr="008045F2">
        <w:trPr>
          <w:trHeight w:val="242"/>
          <w:jc w:val="center"/>
        </w:trPr>
        <w:tc>
          <w:tcPr>
            <w:tcW w:w="2484" w:type="dxa"/>
            <w:hideMark/>
          </w:tcPr>
          <w:p w14:paraId="56F70707" w14:textId="77777777" w:rsidR="004F4E34" w:rsidRPr="004F4E34" w:rsidRDefault="004F4E34" w:rsidP="008045F2">
            <w:pPr>
              <w:spacing w:after="0"/>
              <w:ind w:left="0"/>
              <w:jc w:val="left"/>
              <w:rPr>
                <w:rFonts w:cs="Calibri"/>
                <w:color w:val="404040"/>
                <w:szCs w:val="18"/>
                <w:lang w:val="en-GB"/>
              </w:rPr>
            </w:pPr>
            <w:r w:rsidRPr="004F4E34">
              <w:rPr>
                <w:rFonts w:cs="Calibri"/>
                <w:color w:val="404040"/>
                <w:szCs w:val="18"/>
                <w:lang w:val="en-GB"/>
              </w:rPr>
              <w:t>Type</w:t>
            </w:r>
          </w:p>
        </w:tc>
        <w:tc>
          <w:tcPr>
            <w:tcW w:w="6532" w:type="dxa"/>
            <w:hideMark/>
          </w:tcPr>
          <w:p w14:paraId="5DD56D69" w14:textId="77777777" w:rsidR="004F4E34" w:rsidRPr="004F4E34" w:rsidRDefault="004F4E34" w:rsidP="008045F2">
            <w:pPr>
              <w:spacing w:after="0"/>
              <w:ind w:left="0"/>
              <w:jc w:val="left"/>
              <w:rPr>
                <w:rFonts w:cs="Calibri"/>
                <w:color w:val="404040"/>
                <w:szCs w:val="18"/>
                <w:lang w:val="en-GB"/>
              </w:rPr>
            </w:pPr>
            <w:r w:rsidRPr="004F4E34">
              <w:rPr>
                <w:rFonts w:cs="Calibri"/>
                <w:color w:val="404040"/>
                <w:szCs w:val="18"/>
                <w:lang w:val="en-GB"/>
              </w:rPr>
              <w:t>First level of specialization to provide Information for the purpose of the family.</w:t>
            </w:r>
          </w:p>
        </w:tc>
      </w:tr>
      <w:tr w:rsidR="004F4E34" w:rsidRPr="004F4E34" w14:paraId="4A27B726" w14:textId="77777777" w:rsidTr="008045F2">
        <w:trPr>
          <w:trHeight w:val="254"/>
          <w:jc w:val="center"/>
        </w:trPr>
        <w:tc>
          <w:tcPr>
            <w:tcW w:w="2484" w:type="dxa"/>
            <w:hideMark/>
          </w:tcPr>
          <w:p w14:paraId="44AA009D" w14:textId="77777777" w:rsidR="004F4E34" w:rsidRPr="004F4E34" w:rsidRDefault="004F4E34" w:rsidP="008045F2">
            <w:pPr>
              <w:spacing w:after="0"/>
              <w:ind w:left="0"/>
              <w:jc w:val="left"/>
              <w:rPr>
                <w:rFonts w:cs="Calibri"/>
                <w:color w:val="404040"/>
                <w:szCs w:val="18"/>
                <w:lang w:val="en-GB"/>
              </w:rPr>
            </w:pPr>
            <w:r w:rsidRPr="004F4E34">
              <w:rPr>
                <w:rFonts w:cs="Calibri"/>
                <w:color w:val="404040"/>
                <w:szCs w:val="18"/>
                <w:lang w:val="en-GB"/>
              </w:rPr>
              <w:t>Subtype / Product</w:t>
            </w:r>
          </w:p>
        </w:tc>
        <w:tc>
          <w:tcPr>
            <w:tcW w:w="6532" w:type="dxa"/>
            <w:hideMark/>
          </w:tcPr>
          <w:p w14:paraId="48E667C4" w14:textId="77777777" w:rsidR="004F4E34" w:rsidRPr="004F4E34" w:rsidRDefault="004F4E34" w:rsidP="008045F2">
            <w:pPr>
              <w:spacing w:after="0"/>
              <w:ind w:left="0"/>
              <w:jc w:val="left"/>
              <w:rPr>
                <w:rFonts w:cs="Calibri"/>
                <w:color w:val="404040"/>
                <w:szCs w:val="18"/>
                <w:lang w:val="en-GB"/>
              </w:rPr>
            </w:pPr>
            <w:r w:rsidRPr="004F4E34">
              <w:rPr>
                <w:rFonts w:cs="Calibri"/>
                <w:color w:val="404040"/>
                <w:szCs w:val="18"/>
                <w:lang w:val="en-GB"/>
              </w:rPr>
              <w:t xml:space="preserve">Used to convey additional specialization information not captured in attribute data. </w:t>
            </w:r>
          </w:p>
        </w:tc>
      </w:tr>
      <w:tr w:rsidR="004F4E34" w:rsidRPr="004F4E34" w14:paraId="4330EB85" w14:textId="77777777" w:rsidTr="008045F2">
        <w:trPr>
          <w:trHeight w:val="254"/>
          <w:jc w:val="center"/>
        </w:trPr>
        <w:tc>
          <w:tcPr>
            <w:tcW w:w="2484" w:type="dxa"/>
            <w:hideMark/>
          </w:tcPr>
          <w:p w14:paraId="70AA0AB0" w14:textId="77777777" w:rsidR="004F4E34" w:rsidRPr="004F4E34" w:rsidRDefault="004F4E34" w:rsidP="008045F2">
            <w:pPr>
              <w:spacing w:after="0"/>
              <w:ind w:left="0"/>
              <w:jc w:val="left"/>
              <w:rPr>
                <w:rFonts w:cs="Calibri"/>
                <w:color w:val="404040"/>
                <w:szCs w:val="18"/>
                <w:lang w:val="en-GB"/>
              </w:rPr>
            </w:pPr>
            <w:r w:rsidRPr="004F4E34">
              <w:rPr>
                <w:rFonts w:cs="Calibri"/>
                <w:color w:val="404040"/>
                <w:szCs w:val="18"/>
                <w:lang w:val="en-GB"/>
              </w:rPr>
              <w:t>Descriptor 1</w:t>
            </w:r>
          </w:p>
        </w:tc>
        <w:tc>
          <w:tcPr>
            <w:tcW w:w="6532" w:type="dxa"/>
            <w:hideMark/>
          </w:tcPr>
          <w:p w14:paraId="4668F2A1" w14:textId="77777777" w:rsidR="004F4E34" w:rsidRPr="004F4E34" w:rsidRDefault="004F4E34" w:rsidP="008045F2">
            <w:pPr>
              <w:spacing w:after="0"/>
              <w:ind w:left="0"/>
              <w:jc w:val="left"/>
              <w:rPr>
                <w:rFonts w:cs="Calibri"/>
                <w:color w:val="404040"/>
                <w:szCs w:val="18"/>
                <w:lang w:val="en-GB"/>
              </w:rPr>
            </w:pPr>
            <w:r w:rsidRPr="004F4E34">
              <w:rPr>
                <w:rFonts w:cs="Calibri"/>
                <w:color w:val="404040"/>
                <w:szCs w:val="18"/>
                <w:lang w:val="en-GB"/>
              </w:rPr>
              <w:t>Optional - Brief User Description</w:t>
            </w:r>
          </w:p>
        </w:tc>
      </w:tr>
    </w:tbl>
    <w:p w14:paraId="46C82FC6" w14:textId="77777777" w:rsidR="004F4E34" w:rsidRPr="004F4E34" w:rsidRDefault="004F4E34" w:rsidP="004F4E34">
      <w:pPr>
        <w:rPr>
          <w:rFonts w:ascii="Akzidenz-Grotesk Std Light" w:hAnsi="Akzidenz-Grotesk Std Light"/>
          <w:sz w:val="20"/>
          <w:szCs w:val="22"/>
        </w:rPr>
      </w:pPr>
    </w:p>
    <w:p w14:paraId="08DD8C56" w14:textId="77777777" w:rsidR="004F4E34" w:rsidRPr="004F4E34" w:rsidRDefault="004F4E34" w:rsidP="004F4E34">
      <w:pPr>
        <w:rPr>
          <w:b/>
        </w:rPr>
      </w:pPr>
      <w:bookmarkStart w:id="162" w:name="_Toc35009033"/>
      <w:r w:rsidRPr="004F4E34">
        <w:rPr>
          <w:b/>
        </w:rPr>
        <w:t>Role</w:t>
      </w:r>
      <w:bookmarkEnd w:id="162"/>
    </w:p>
    <w:p w14:paraId="365D64B5" w14:textId="77777777" w:rsidR="004F4E34" w:rsidRPr="004F4E34" w:rsidRDefault="004F4E34" w:rsidP="004F4E34">
      <w:r w:rsidRPr="004F4E34">
        <w:lastRenderedPageBreak/>
        <w:t>Identifies the owner of the object – Library author.</w:t>
      </w:r>
    </w:p>
    <w:p w14:paraId="37ED46B3" w14:textId="77777777" w:rsidR="004F4E34" w:rsidRPr="004F4E34" w:rsidRDefault="004F4E34" w:rsidP="004F4E34"/>
    <w:p w14:paraId="24BE1DCA" w14:textId="77777777" w:rsidR="004F4E34" w:rsidRPr="004F4E34" w:rsidRDefault="004F4E34" w:rsidP="004F4E34">
      <w:pPr>
        <w:rPr>
          <w:b/>
        </w:rPr>
      </w:pPr>
      <w:bookmarkStart w:id="163" w:name="_Toc35009034"/>
      <w:r w:rsidRPr="004F4E34">
        <w:rPr>
          <w:b/>
        </w:rPr>
        <w:t>Type</w:t>
      </w:r>
      <w:bookmarkEnd w:id="163"/>
    </w:p>
    <w:p w14:paraId="2C89A347" w14:textId="77777777" w:rsidR="004F4E34" w:rsidRPr="004F4E34" w:rsidRDefault="004F4E34" w:rsidP="004F4E34">
      <w:pPr>
        <w:rPr>
          <w:rFonts w:eastAsiaTheme="minorHAnsi"/>
          <w:noProof/>
          <w:szCs w:val="22"/>
        </w:rPr>
      </w:pPr>
      <w:r w:rsidRPr="004F4E34">
        <w:rPr>
          <w:noProof/>
        </w:rPr>
        <w:t xml:space="preserve">This field is the first </w:t>
      </w:r>
      <w:r w:rsidRPr="004F4E34">
        <w:t>level</w:t>
      </w:r>
      <w:r w:rsidRPr="004F4E34">
        <w:rPr>
          <w:noProof/>
        </w:rPr>
        <w:t xml:space="preserve"> of specialisation. In other words, this is the highest level of family information in terms of purpose. This field should not be confused with the Revit Family Categories, although sometimes it might coincide </w:t>
      </w:r>
      <w:r w:rsidRPr="004F4E34">
        <w:rPr>
          <w:i/>
          <w:noProof/>
        </w:rPr>
        <w:t>(every object or family in Revit needs a category to define the object behavior and template).</w:t>
      </w:r>
      <w:r w:rsidRPr="004F4E34">
        <w:rPr>
          <w:noProof/>
        </w:rPr>
        <w:t xml:space="preserve">  </w:t>
      </w:r>
    </w:p>
    <w:p w14:paraId="3749ACEA" w14:textId="77777777" w:rsidR="004F4E34" w:rsidRPr="004F4E34" w:rsidRDefault="004F4E34" w:rsidP="004F4E34">
      <w:pPr>
        <w:rPr>
          <w:noProof/>
        </w:rPr>
      </w:pPr>
      <w:r w:rsidRPr="004F4E34">
        <w:rPr>
          <w:noProof/>
        </w:rPr>
        <w:t xml:space="preserve">For example, a door or a window family has a </w:t>
      </w:r>
      <w:r w:rsidRPr="004F4E34">
        <w:rPr>
          <w:b/>
          <w:noProof/>
        </w:rPr>
        <w:t>“Type”</w:t>
      </w:r>
      <w:r w:rsidRPr="004F4E34">
        <w:rPr>
          <w:noProof/>
        </w:rPr>
        <w:t xml:space="preserve"> field that coincides with the Category but a table or a sink does not coincide. A table belongs to the Furniture category, the sink belongs to the Plumbing Fixtures category. </w:t>
      </w:r>
    </w:p>
    <w:p w14:paraId="207B69D9" w14:textId="77777777" w:rsidR="004F4E34" w:rsidRPr="004F4E34" w:rsidRDefault="004F4E34" w:rsidP="004F4E34">
      <w:pPr>
        <w:pStyle w:val="BodyTextIndent"/>
        <w:rPr>
          <w:noProof/>
        </w:rPr>
      </w:pPr>
      <w:r w:rsidRPr="004F4E34">
        <w:rPr>
          <w:noProof/>
        </w:rPr>
        <w:t xml:space="preserve">For example: </w:t>
      </w:r>
    </w:p>
    <w:p w14:paraId="39985F55" w14:textId="77777777" w:rsidR="004F4E34" w:rsidRPr="004F4E34" w:rsidRDefault="004F4E34" w:rsidP="00344497">
      <w:pPr>
        <w:pStyle w:val="ListParagraph"/>
        <w:numPr>
          <w:ilvl w:val="0"/>
          <w:numId w:val="45"/>
        </w:numPr>
        <w:rPr>
          <w:noProof/>
        </w:rPr>
      </w:pPr>
      <w:r w:rsidRPr="004F4E34">
        <w:rPr>
          <w:noProof/>
        </w:rPr>
        <w:t xml:space="preserve">A_Door </w:t>
      </w:r>
    </w:p>
    <w:p w14:paraId="258E0DE2" w14:textId="77777777" w:rsidR="004F4E34" w:rsidRPr="004F4E34" w:rsidRDefault="004F4E34" w:rsidP="00344497">
      <w:pPr>
        <w:pStyle w:val="ListParagraph"/>
        <w:numPr>
          <w:ilvl w:val="0"/>
          <w:numId w:val="45"/>
        </w:numPr>
        <w:rPr>
          <w:noProof/>
        </w:rPr>
      </w:pPr>
      <w:r w:rsidRPr="004F4E34">
        <w:rPr>
          <w:noProof/>
        </w:rPr>
        <w:t>A_Wall</w:t>
      </w:r>
    </w:p>
    <w:p w14:paraId="55B74DF3" w14:textId="77777777" w:rsidR="004F4E34" w:rsidRPr="004F4E34" w:rsidRDefault="004F4E34" w:rsidP="00344497">
      <w:pPr>
        <w:pStyle w:val="ListParagraph"/>
        <w:numPr>
          <w:ilvl w:val="0"/>
          <w:numId w:val="45"/>
        </w:numPr>
        <w:rPr>
          <w:noProof/>
        </w:rPr>
      </w:pPr>
      <w:r w:rsidRPr="004F4E34">
        <w:rPr>
          <w:noProof/>
        </w:rPr>
        <w:t>A_Window</w:t>
      </w:r>
    </w:p>
    <w:p w14:paraId="74363B9D" w14:textId="77777777" w:rsidR="004F4E34" w:rsidRPr="004F4E34" w:rsidRDefault="004F4E34" w:rsidP="004F4E34">
      <w:pPr>
        <w:rPr>
          <w:b/>
        </w:rPr>
      </w:pPr>
      <w:bookmarkStart w:id="164" w:name="_Toc35009035"/>
    </w:p>
    <w:p w14:paraId="5F99FC28" w14:textId="77777777" w:rsidR="004F4E34" w:rsidRPr="004F4E34" w:rsidRDefault="004F4E34" w:rsidP="004F4E34">
      <w:pPr>
        <w:rPr>
          <w:b/>
        </w:rPr>
      </w:pPr>
      <w:r w:rsidRPr="004F4E34">
        <w:rPr>
          <w:b/>
        </w:rPr>
        <w:t>Subtype / Product</w:t>
      </w:r>
      <w:bookmarkEnd w:id="164"/>
    </w:p>
    <w:p w14:paraId="316B69C4" w14:textId="77777777" w:rsidR="004F4E34" w:rsidRPr="004F4E34" w:rsidRDefault="004F4E34" w:rsidP="004F4E34">
      <w:pPr>
        <w:rPr>
          <w:rFonts w:eastAsiaTheme="minorHAnsi"/>
          <w:noProof/>
          <w:szCs w:val="22"/>
        </w:rPr>
      </w:pPr>
      <w:r w:rsidRPr="004F4E34">
        <w:rPr>
          <w:noProof/>
        </w:rPr>
        <w:t xml:space="preserve">The </w:t>
      </w:r>
      <w:r w:rsidRPr="004F4E34">
        <w:rPr>
          <w:i/>
          <w:noProof/>
        </w:rPr>
        <w:t>Subtype / Product</w:t>
      </w:r>
      <w:r w:rsidRPr="004F4E34">
        <w:rPr>
          <w:noProof/>
        </w:rPr>
        <w:t xml:space="preserve"> field forms the next logical level of information that distinguishes a family type from another.</w:t>
      </w:r>
    </w:p>
    <w:p w14:paraId="00C558E0" w14:textId="77777777" w:rsidR="004F4E34" w:rsidRPr="004F4E34" w:rsidRDefault="004F4E34" w:rsidP="004F4E34">
      <w:pPr>
        <w:rPr>
          <w:noProof/>
        </w:rPr>
      </w:pPr>
      <w:r w:rsidRPr="004F4E34">
        <w:rPr>
          <w:noProof/>
        </w:rPr>
        <w:t>For example:</w:t>
      </w:r>
    </w:p>
    <w:p w14:paraId="2DEF4698" w14:textId="77777777" w:rsidR="004F4E34" w:rsidRPr="004F4E34" w:rsidRDefault="004F4E34" w:rsidP="00344497">
      <w:pPr>
        <w:pStyle w:val="ListParagraph"/>
        <w:numPr>
          <w:ilvl w:val="0"/>
          <w:numId w:val="45"/>
        </w:numPr>
        <w:rPr>
          <w:noProof/>
        </w:rPr>
      </w:pPr>
      <w:r w:rsidRPr="004F4E34">
        <w:rPr>
          <w:noProof/>
        </w:rPr>
        <w:t xml:space="preserve">A_Door_Sliding, </w:t>
      </w:r>
    </w:p>
    <w:p w14:paraId="4F73F80E" w14:textId="77777777" w:rsidR="004F4E34" w:rsidRPr="004F4E34" w:rsidRDefault="004F4E34" w:rsidP="00344497">
      <w:pPr>
        <w:pStyle w:val="ListParagraph"/>
        <w:numPr>
          <w:ilvl w:val="0"/>
          <w:numId w:val="45"/>
        </w:numPr>
        <w:rPr>
          <w:noProof/>
        </w:rPr>
      </w:pPr>
      <w:r w:rsidRPr="004F4E34">
        <w:rPr>
          <w:noProof/>
        </w:rPr>
        <w:t>A_Door_Revolving</w:t>
      </w:r>
    </w:p>
    <w:p w14:paraId="2F001754" w14:textId="77777777" w:rsidR="004F4E34" w:rsidRPr="004F4E34" w:rsidRDefault="004F4E34" w:rsidP="004F4E34">
      <w:pPr>
        <w:rPr>
          <w:noProof/>
        </w:rPr>
      </w:pPr>
      <w:r w:rsidRPr="004F4E34">
        <w:rPr>
          <w:noProof/>
        </w:rPr>
        <w:t>They are both doors but the subtype helps to differentiate between them. This field shouldn’t contain manufacturers.</w:t>
      </w:r>
    </w:p>
    <w:p w14:paraId="318BB268" w14:textId="77777777" w:rsidR="004F4E34" w:rsidRPr="004F4E34" w:rsidRDefault="004F4E34" w:rsidP="004F4E34">
      <w:pPr>
        <w:rPr>
          <w:noProof/>
        </w:rPr>
      </w:pPr>
      <w:r w:rsidRPr="004F4E34">
        <w:rPr>
          <w:noProof/>
        </w:rPr>
        <w:t xml:space="preserve">If a new </w:t>
      </w:r>
      <w:r w:rsidRPr="004F4E34">
        <w:rPr>
          <w:i/>
          <w:noProof/>
        </w:rPr>
        <w:t>Subtype / Product</w:t>
      </w:r>
      <w:r w:rsidRPr="004F4E34">
        <w:rPr>
          <w:noProof/>
        </w:rPr>
        <w:t xml:space="preserve"> needs to be created please discuss in the Information Management Meetings.</w:t>
      </w:r>
    </w:p>
    <w:p w14:paraId="5747FECB" w14:textId="77777777" w:rsidR="004F4E34" w:rsidRPr="004F4E34" w:rsidRDefault="004F4E34" w:rsidP="004F4E34">
      <w:pPr>
        <w:rPr>
          <w:b/>
        </w:rPr>
      </w:pPr>
      <w:bookmarkStart w:id="165" w:name="_Toc35009036"/>
    </w:p>
    <w:p w14:paraId="0006A8BD" w14:textId="77777777" w:rsidR="004F4E34" w:rsidRPr="004F4E34" w:rsidRDefault="004F4E34" w:rsidP="004F4E34">
      <w:pPr>
        <w:rPr>
          <w:b/>
        </w:rPr>
      </w:pPr>
      <w:r w:rsidRPr="004F4E34">
        <w:rPr>
          <w:b/>
        </w:rPr>
        <w:t>Descriptor 1</w:t>
      </w:r>
      <w:bookmarkEnd w:id="165"/>
    </w:p>
    <w:p w14:paraId="1A83F8DC" w14:textId="77777777" w:rsidR="004F4E34" w:rsidRPr="004F4E34" w:rsidRDefault="004F4E34" w:rsidP="004F4E34">
      <w:pPr>
        <w:rPr>
          <w:rFonts w:eastAsiaTheme="minorHAnsi"/>
          <w:szCs w:val="22"/>
        </w:rPr>
      </w:pPr>
      <w:r w:rsidRPr="004F4E34">
        <w:t xml:space="preserve">Optional - Brief User Description. The </w:t>
      </w:r>
      <w:r w:rsidRPr="004F4E34">
        <w:rPr>
          <w:i/>
        </w:rPr>
        <w:t>Descriptor 1</w:t>
      </w:r>
      <w:r w:rsidRPr="004F4E34">
        <w:t xml:space="preserve"> field is used to convey additional specialization information. It will help differentiate between subtypes.</w:t>
      </w:r>
    </w:p>
    <w:p w14:paraId="53EECB1E" w14:textId="77777777" w:rsidR="004F4E34" w:rsidRPr="004F4E34" w:rsidRDefault="004F4E34" w:rsidP="004F4E34">
      <w:pPr>
        <w:rPr>
          <w:noProof/>
        </w:rPr>
      </w:pPr>
      <w:r w:rsidRPr="004F4E34">
        <w:rPr>
          <w:noProof/>
        </w:rPr>
        <w:t>For example:</w:t>
      </w:r>
    </w:p>
    <w:p w14:paraId="0AF31211" w14:textId="77777777" w:rsidR="004F4E34" w:rsidRPr="004F4E34" w:rsidRDefault="004F4E34" w:rsidP="00344497">
      <w:pPr>
        <w:pStyle w:val="ListParagraph"/>
        <w:numPr>
          <w:ilvl w:val="0"/>
          <w:numId w:val="45"/>
        </w:numPr>
        <w:rPr>
          <w:noProof/>
        </w:rPr>
      </w:pPr>
      <w:r w:rsidRPr="004F4E34">
        <w:rPr>
          <w:noProof/>
        </w:rPr>
        <w:t>A_Door_Sliding_</w:t>
      </w:r>
      <w:r w:rsidRPr="004F4E34">
        <w:rPr>
          <w:color w:val="A6A6A6" w:themeColor="background1" w:themeShade="A6"/>
        </w:rPr>
        <w:t>GlassOpaque</w:t>
      </w:r>
    </w:p>
    <w:p w14:paraId="2A08C11D" w14:textId="77777777" w:rsidR="004F4E34" w:rsidRPr="004F4E34" w:rsidRDefault="004F4E34" w:rsidP="00344497">
      <w:pPr>
        <w:pStyle w:val="ListParagraph"/>
        <w:numPr>
          <w:ilvl w:val="0"/>
          <w:numId w:val="45"/>
        </w:numPr>
        <w:rPr>
          <w:noProof/>
        </w:rPr>
      </w:pPr>
      <w:r w:rsidRPr="004F4E34">
        <w:rPr>
          <w:noProof/>
        </w:rPr>
        <w:t>A_Door_Sliding_</w:t>
      </w:r>
      <w:r w:rsidRPr="004F4E34">
        <w:rPr>
          <w:color w:val="A6A6A6" w:themeColor="background1" w:themeShade="A6"/>
        </w:rPr>
        <w:t>GlassClear</w:t>
      </w:r>
      <w:r w:rsidRPr="004F4E34">
        <w:rPr>
          <w:noProof/>
        </w:rPr>
        <w:tab/>
      </w:r>
    </w:p>
    <w:p w14:paraId="2CE52C16" w14:textId="77777777" w:rsidR="004F4E34" w:rsidRPr="004F4E34" w:rsidRDefault="004F4E34" w:rsidP="00344497">
      <w:pPr>
        <w:pStyle w:val="ListParagraph"/>
        <w:numPr>
          <w:ilvl w:val="0"/>
          <w:numId w:val="45"/>
        </w:numPr>
        <w:rPr>
          <w:noProof/>
        </w:rPr>
      </w:pPr>
      <w:r w:rsidRPr="004F4E34">
        <w:rPr>
          <w:noProof/>
        </w:rPr>
        <w:t>A_Door_Sliding</w:t>
      </w:r>
      <w:r w:rsidRPr="004F4E34">
        <w:rPr>
          <w:color w:val="A6A6A6" w:themeColor="background1" w:themeShade="A6"/>
        </w:rPr>
        <w:t>_GlassTempered</w:t>
      </w:r>
    </w:p>
    <w:p w14:paraId="6ED90475" w14:textId="77777777" w:rsidR="004F4E34" w:rsidRPr="004F4E34" w:rsidRDefault="004F4E34" w:rsidP="004F4E34">
      <w:pPr>
        <w:rPr>
          <w:noProof/>
        </w:rPr>
      </w:pPr>
      <w:r w:rsidRPr="004F4E34">
        <w:rPr>
          <w:noProof/>
        </w:rPr>
        <w:t>All families are sliding doors but the descriptor helps differentiate between them.</w:t>
      </w:r>
    </w:p>
    <w:p w14:paraId="168CECC0" w14:textId="77777777" w:rsidR="004F4E34" w:rsidRPr="004F4E34" w:rsidRDefault="004F4E34" w:rsidP="004F4E34">
      <w:pPr>
        <w:rPr>
          <w:noProof/>
        </w:rPr>
      </w:pPr>
      <w:r w:rsidRPr="004F4E34">
        <w:rPr>
          <w:noProof/>
        </w:rPr>
        <w:t>In the case of system families: Walls, Floors, Ceilings and Roofs Descriptor1 is the overall thickness.</w:t>
      </w:r>
    </w:p>
    <w:p w14:paraId="3763391F" w14:textId="77777777" w:rsidR="004F4E34" w:rsidRPr="004F4E34" w:rsidRDefault="004F4E34" w:rsidP="004F4E34">
      <w:pPr>
        <w:rPr>
          <w:noProof/>
        </w:rPr>
      </w:pPr>
      <w:r w:rsidRPr="004F4E34">
        <w:rPr>
          <w:noProof/>
        </w:rPr>
        <w:t>For example:</w:t>
      </w:r>
    </w:p>
    <w:p w14:paraId="74933D04" w14:textId="77777777" w:rsidR="004F4E34" w:rsidRPr="004F4E34" w:rsidRDefault="004F4E34" w:rsidP="00344497">
      <w:pPr>
        <w:pStyle w:val="ListParagraph"/>
        <w:numPr>
          <w:ilvl w:val="0"/>
          <w:numId w:val="45"/>
        </w:numPr>
        <w:rPr>
          <w:b/>
          <w:noProof/>
        </w:rPr>
      </w:pPr>
      <w:r w:rsidRPr="004F4E34">
        <w:rPr>
          <w:noProof/>
        </w:rPr>
        <w:t>A_Wall_Int_</w:t>
      </w:r>
      <w:r w:rsidRPr="004F4E34">
        <w:rPr>
          <w:b/>
          <w:noProof/>
          <w:color w:val="A6A6A6" w:themeColor="background1" w:themeShade="A6"/>
        </w:rPr>
        <w:t>75mm</w:t>
      </w:r>
    </w:p>
    <w:p w14:paraId="4F98ABBA" w14:textId="77777777" w:rsidR="004F4E34" w:rsidRPr="004F4E34" w:rsidRDefault="004F4E34" w:rsidP="004F4E34">
      <w:pPr>
        <w:pStyle w:val="Heading3"/>
        <w:ind w:left="576" w:hanging="576"/>
        <w:rPr>
          <w:color w:val="AE9142" w:themeColor="accent2"/>
          <w:sz w:val="22"/>
          <w:szCs w:val="22"/>
        </w:rPr>
      </w:pPr>
      <w:bookmarkStart w:id="166" w:name="_Toc489370379"/>
      <w:bookmarkStart w:id="167" w:name="_Toc489456261"/>
      <w:bookmarkStart w:id="168" w:name="_Toc35009037"/>
      <w:bookmarkStart w:id="169" w:name="_Toc87828940"/>
      <w:r w:rsidRPr="004F4E34">
        <w:rPr>
          <w:color w:val="AE9142" w:themeColor="accent2"/>
          <w:sz w:val="22"/>
          <w:szCs w:val="22"/>
        </w:rPr>
        <w:t xml:space="preserve">Type Naming </w:t>
      </w:r>
      <w:bookmarkEnd w:id="166"/>
      <w:bookmarkEnd w:id="167"/>
      <w:r w:rsidRPr="004F4E34">
        <w:rPr>
          <w:color w:val="AE9142" w:themeColor="accent2"/>
          <w:sz w:val="22"/>
          <w:szCs w:val="22"/>
        </w:rPr>
        <w:t>Convention</w:t>
      </w:r>
      <w:bookmarkEnd w:id="168"/>
      <w:bookmarkEnd w:id="169"/>
      <w:r w:rsidRPr="004F4E34">
        <w:rPr>
          <w:color w:val="AE9142" w:themeColor="accent2"/>
          <w:sz w:val="22"/>
          <w:szCs w:val="22"/>
        </w:rPr>
        <w:t xml:space="preserve"> </w:t>
      </w:r>
    </w:p>
    <w:p w14:paraId="2F00E05A" w14:textId="77777777" w:rsidR="004F4E34" w:rsidRPr="004F4E34" w:rsidRDefault="004F4E34" w:rsidP="004F4E34">
      <w:pPr>
        <w:rPr>
          <w:rFonts w:ascii="Akzidenz-Grotesk Std Light" w:hAnsi="Akzidenz-Grotesk Std Light"/>
        </w:rPr>
      </w:pPr>
      <w:r w:rsidRPr="004F4E34">
        <w:t xml:space="preserve">All Revit Families should have at least 1 type. If this is not done, then the Family type name will inherit the family name when loaded into project. </w:t>
      </w:r>
    </w:p>
    <w:p w14:paraId="4FABB81B" w14:textId="77777777" w:rsidR="004F4E34" w:rsidRPr="004F4E34" w:rsidRDefault="004F4E34" w:rsidP="00344497">
      <w:pPr>
        <w:pStyle w:val="ListParagraph"/>
        <w:numPr>
          <w:ilvl w:val="0"/>
          <w:numId w:val="45"/>
        </w:numPr>
      </w:pPr>
      <w:r w:rsidRPr="004F4E34">
        <w:t xml:space="preserve">If </w:t>
      </w:r>
      <w:r w:rsidRPr="004F4E34">
        <w:rPr>
          <w:noProof/>
        </w:rPr>
        <w:t>there</w:t>
      </w:r>
      <w:r w:rsidRPr="004F4E34">
        <w:t xml:space="preserve"> is only one type </w:t>
      </w:r>
      <w:r w:rsidRPr="004F4E34">
        <w:rPr>
          <w:u w:val="single"/>
        </w:rPr>
        <w:t xml:space="preserve">don’t </w:t>
      </w:r>
      <w:r w:rsidRPr="004F4E34">
        <w:t>leave the field blank. Use ‘Type 1’</w:t>
      </w:r>
    </w:p>
    <w:p w14:paraId="09C2D4BB" w14:textId="77777777" w:rsidR="004F4E34" w:rsidRPr="004F4E34" w:rsidRDefault="004F4E34" w:rsidP="00344497">
      <w:pPr>
        <w:pStyle w:val="ListParagraph"/>
        <w:numPr>
          <w:ilvl w:val="0"/>
          <w:numId w:val="45"/>
        </w:numPr>
      </w:pPr>
      <w:r w:rsidRPr="004F4E34">
        <w:rPr>
          <w:noProof/>
        </w:rPr>
        <w:t>Indicate</w:t>
      </w:r>
      <w:r w:rsidRPr="004F4E34">
        <w:t xml:space="preserve"> sizing in mm (fractional inches in case of Imperial) for Family components</w:t>
      </w:r>
    </w:p>
    <w:p w14:paraId="1267B326" w14:textId="77777777" w:rsidR="004F4E34" w:rsidRPr="004F4E34" w:rsidRDefault="004F4E34" w:rsidP="00344497">
      <w:pPr>
        <w:pStyle w:val="ListParagraph"/>
        <w:numPr>
          <w:ilvl w:val="0"/>
          <w:numId w:val="45"/>
        </w:numPr>
      </w:pPr>
      <w:r w:rsidRPr="004F4E34">
        <w:t xml:space="preserve">Use </w:t>
      </w:r>
      <w:r w:rsidRPr="004F4E34">
        <w:rPr>
          <w:noProof/>
        </w:rPr>
        <w:t>Camel</w:t>
      </w:r>
      <w:r w:rsidRPr="004F4E34">
        <w:t xml:space="preserve"> Case with spaces</w:t>
      </w:r>
    </w:p>
    <w:p w14:paraId="2F506889" w14:textId="77777777" w:rsidR="004F4E34" w:rsidRPr="004F4E34" w:rsidRDefault="004F4E34" w:rsidP="00344497">
      <w:pPr>
        <w:pStyle w:val="ListParagraph"/>
        <w:numPr>
          <w:ilvl w:val="0"/>
          <w:numId w:val="45"/>
        </w:numPr>
      </w:pPr>
      <w:r w:rsidRPr="004F4E34">
        <w:t xml:space="preserve">Avoid </w:t>
      </w:r>
      <w:r w:rsidRPr="004F4E34">
        <w:rPr>
          <w:noProof/>
        </w:rPr>
        <w:t>repeating</w:t>
      </w:r>
      <w:r w:rsidRPr="004F4E34">
        <w:t xml:space="preserve"> information already in the family name</w:t>
      </w:r>
    </w:p>
    <w:p w14:paraId="3AC71E4C" w14:textId="77777777" w:rsidR="004F4E34" w:rsidRPr="004F4E34" w:rsidRDefault="004F4E34" w:rsidP="00344497">
      <w:pPr>
        <w:pStyle w:val="ListParagraph"/>
        <w:numPr>
          <w:ilvl w:val="0"/>
          <w:numId w:val="45"/>
        </w:numPr>
      </w:pPr>
      <w:r w:rsidRPr="004F4E34">
        <w:t xml:space="preserve">Try using </w:t>
      </w:r>
      <w:r w:rsidRPr="004F4E34">
        <w:rPr>
          <w:noProof/>
        </w:rPr>
        <w:t>full</w:t>
      </w:r>
      <w:r w:rsidRPr="004F4E34">
        <w:t xml:space="preserve"> words if possible; if needed, use abbreviations </w:t>
      </w:r>
      <w:r w:rsidRPr="004F4E34">
        <w:rPr>
          <w:b/>
        </w:rPr>
        <w:t>only</w:t>
      </w:r>
      <w:r w:rsidRPr="004F4E34">
        <w:t xml:space="preserve"> from section </w:t>
      </w:r>
      <w:r w:rsidRPr="004F4E34">
        <w:fldChar w:fldCharType="begin"/>
      </w:r>
      <w:r w:rsidRPr="004F4E34">
        <w:instrText xml:space="preserve"> REF _Ref35008118 \r \h  \* MERGEFORMAT </w:instrText>
      </w:r>
      <w:r w:rsidRPr="004F4E34">
        <w:fldChar w:fldCharType="separate"/>
      </w:r>
      <w:r w:rsidRPr="004F4E34">
        <w:t>8</w:t>
      </w:r>
      <w:r w:rsidRPr="004F4E34">
        <w:fldChar w:fldCharType="end"/>
      </w:r>
      <w:r w:rsidRPr="004F4E34">
        <w:t xml:space="preserve"> (</w:t>
      </w:r>
      <w:r w:rsidRPr="004F4E34">
        <w:fldChar w:fldCharType="begin"/>
      </w:r>
      <w:r w:rsidRPr="004F4E34">
        <w:instrText xml:space="preserve"> REF _Ref35008121 \h  \* MERGEFORMAT </w:instrText>
      </w:r>
      <w:r w:rsidRPr="004F4E34">
        <w:fldChar w:fldCharType="separate"/>
      </w:r>
      <w:r w:rsidRPr="004F4E34">
        <w:t>Foster + Partners Abbreviations list</w:t>
      </w:r>
      <w:r w:rsidRPr="004F4E34">
        <w:fldChar w:fldCharType="end"/>
      </w:r>
      <w:r w:rsidRPr="004F4E34">
        <w:t>)</w:t>
      </w:r>
    </w:p>
    <w:p w14:paraId="03E20AE0" w14:textId="77777777" w:rsidR="004F4E34" w:rsidRPr="004F4E34" w:rsidRDefault="004F4E34" w:rsidP="00344497">
      <w:pPr>
        <w:pStyle w:val="ListParagraph"/>
        <w:numPr>
          <w:ilvl w:val="0"/>
          <w:numId w:val="45"/>
        </w:numPr>
      </w:pPr>
      <w:r w:rsidRPr="004F4E34">
        <w:t>All names must be in English</w:t>
      </w:r>
    </w:p>
    <w:p w14:paraId="11C7EEDF" w14:textId="77777777" w:rsidR="004F4E34" w:rsidRPr="004F4E34" w:rsidRDefault="004F4E34" w:rsidP="004F4E34">
      <w:pPr>
        <w:rPr>
          <w:noProof/>
        </w:rPr>
      </w:pPr>
      <w:r w:rsidRPr="004F4E34">
        <w:rPr>
          <w:noProof/>
        </w:rPr>
        <w:lastRenderedPageBreak/>
        <w:drawing>
          <wp:anchor distT="0" distB="0" distL="114300" distR="114300" simplePos="0" relativeHeight="251666433" behindDoc="0" locked="0" layoutInCell="1" allowOverlap="1" wp14:anchorId="75BB9CA8" wp14:editId="3975C2AE">
            <wp:simplePos x="0" y="0"/>
            <wp:positionH relativeFrom="column">
              <wp:posOffset>3629025</wp:posOffset>
            </wp:positionH>
            <wp:positionV relativeFrom="paragraph">
              <wp:posOffset>257175</wp:posOffset>
            </wp:positionV>
            <wp:extent cx="1187450" cy="6731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87450" cy="673100"/>
                    </a:xfrm>
                    <a:prstGeom prst="rect">
                      <a:avLst/>
                    </a:prstGeom>
                    <a:noFill/>
                  </pic:spPr>
                </pic:pic>
              </a:graphicData>
            </a:graphic>
            <wp14:sizeRelH relativeFrom="margin">
              <wp14:pctWidth>0</wp14:pctWidth>
            </wp14:sizeRelH>
            <wp14:sizeRelV relativeFrom="margin">
              <wp14:pctHeight>0</wp14:pctHeight>
            </wp14:sizeRelV>
          </wp:anchor>
        </w:drawing>
      </w:r>
      <w:r w:rsidRPr="004F4E34">
        <w:rPr>
          <w:noProof/>
        </w:rPr>
        <w:t xml:space="preserve">For </w:t>
      </w:r>
      <w:r w:rsidRPr="004F4E34">
        <w:t>example</w:t>
      </w:r>
      <w:r w:rsidRPr="004F4E34">
        <w:rPr>
          <w:noProof/>
        </w:rPr>
        <w:t xml:space="preserve">: </w:t>
      </w:r>
    </w:p>
    <w:p w14:paraId="3E239D08" w14:textId="77777777" w:rsidR="004F4E34" w:rsidRPr="004F4E34" w:rsidRDefault="004F4E34" w:rsidP="004F4E34">
      <w:pPr>
        <w:rPr>
          <w:noProof/>
        </w:rPr>
      </w:pPr>
      <w:r w:rsidRPr="004F4E34">
        <w:t>Family</w:t>
      </w:r>
      <w:r w:rsidRPr="004F4E34">
        <w:rPr>
          <w:noProof/>
        </w:rPr>
        <w:t xml:space="preserve">: A_Furniture_Chair                                        </w:t>
      </w:r>
    </w:p>
    <w:p w14:paraId="774C0256" w14:textId="77777777" w:rsidR="004F4E34" w:rsidRPr="004F4E34" w:rsidRDefault="004F4E34" w:rsidP="004F4E34">
      <w:pPr>
        <w:rPr>
          <w:b/>
          <w:noProof/>
        </w:rPr>
      </w:pPr>
      <w:r w:rsidRPr="004F4E34">
        <w:t>Family</w:t>
      </w:r>
      <w:r w:rsidRPr="004F4E34">
        <w:rPr>
          <w:noProof/>
        </w:rPr>
        <w:t xml:space="preserve"> Type : Type 1</w:t>
      </w:r>
    </w:p>
    <w:p w14:paraId="3A02938E" w14:textId="77777777" w:rsidR="004F4E34" w:rsidRPr="004F4E34" w:rsidRDefault="004F4E34" w:rsidP="004F4E34">
      <w:pPr>
        <w:rPr>
          <w:noProof/>
        </w:rPr>
      </w:pPr>
      <w:r w:rsidRPr="004F4E34">
        <w:rPr>
          <w:noProof/>
        </w:rPr>
        <w:t xml:space="preserve">                    Chair Barcelona</w:t>
      </w:r>
    </w:p>
    <w:p w14:paraId="0FE3813C" w14:textId="77777777" w:rsidR="004F4E34" w:rsidRPr="004F4E34" w:rsidRDefault="004F4E34" w:rsidP="004F4E34">
      <w:pPr>
        <w:rPr>
          <w:noProof/>
        </w:rPr>
      </w:pPr>
    </w:p>
    <w:p w14:paraId="25E19BB0" w14:textId="77777777" w:rsidR="004F4E34" w:rsidRPr="004F4E34" w:rsidRDefault="004F4E34" w:rsidP="004F4E34">
      <w:pPr>
        <w:rPr>
          <w:noProof/>
        </w:rPr>
      </w:pPr>
      <w:r w:rsidRPr="004F4E34">
        <w:rPr>
          <w:noProof/>
        </w:rPr>
        <w:drawing>
          <wp:anchor distT="0" distB="0" distL="114300" distR="114300" simplePos="0" relativeHeight="251664385" behindDoc="0" locked="0" layoutInCell="1" allowOverlap="1" wp14:anchorId="75BA6B8B" wp14:editId="0BBCA7A3">
            <wp:simplePos x="0" y="0"/>
            <wp:positionH relativeFrom="column">
              <wp:posOffset>3747135</wp:posOffset>
            </wp:positionH>
            <wp:positionV relativeFrom="paragraph">
              <wp:posOffset>27305</wp:posOffset>
            </wp:positionV>
            <wp:extent cx="1068705" cy="1021080"/>
            <wp:effectExtent l="0" t="0" r="0" b="762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68705" cy="1021080"/>
                    </a:xfrm>
                    <a:prstGeom prst="rect">
                      <a:avLst/>
                    </a:prstGeom>
                    <a:noFill/>
                  </pic:spPr>
                </pic:pic>
              </a:graphicData>
            </a:graphic>
            <wp14:sizeRelH relativeFrom="margin">
              <wp14:pctWidth>0</wp14:pctWidth>
            </wp14:sizeRelH>
            <wp14:sizeRelV relativeFrom="margin">
              <wp14:pctHeight>0</wp14:pctHeight>
            </wp14:sizeRelV>
          </wp:anchor>
        </w:drawing>
      </w:r>
      <w:r w:rsidRPr="004F4E34">
        <w:rPr>
          <w:noProof/>
        </w:rPr>
        <w:t>Family: A_Casework_Suspended</w:t>
      </w:r>
      <w:r w:rsidRPr="004F4E34">
        <w:rPr>
          <w:noProof/>
          <w:color w:val="A6A6A6" w:themeColor="background1" w:themeShade="A6"/>
        </w:rPr>
        <w:t>_SatinGloss</w:t>
      </w:r>
    </w:p>
    <w:p w14:paraId="5B1E6DF3" w14:textId="77777777" w:rsidR="004F4E34" w:rsidRPr="004F4E34" w:rsidRDefault="004F4E34" w:rsidP="004F4E34">
      <w:pPr>
        <w:rPr>
          <w:noProof/>
        </w:rPr>
      </w:pPr>
      <w:r w:rsidRPr="004F4E34">
        <w:rPr>
          <w:noProof/>
        </w:rPr>
        <w:t>Family Type : 900 x 1500 x 300</w:t>
      </w:r>
    </w:p>
    <w:p w14:paraId="396CFA44" w14:textId="77777777" w:rsidR="004F4E34" w:rsidRPr="004F4E34" w:rsidRDefault="004F4E34" w:rsidP="004F4E34">
      <w:pPr>
        <w:rPr>
          <w:szCs w:val="24"/>
        </w:rPr>
      </w:pPr>
      <w:r w:rsidRPr="004F4E34">
        <w:rPr>
          <w:szCs w:val="24"/>
        </w:rPr>
        <w:t>As a best practice always use this syntax:</w:t>
      </w:r>
      <w:r w:rsidRPr="004F4E34">
        <w:rPr>
          <w:szCs w:val="24"/>
        </w:rPr>
        <w:tab/>
      </w:r>
    </w:p>
    <w:p w14:paraId="24C9C744" w14:textId="77777777" w:rsidR="004F4E34" w:rsidRPr="004F4E34" w:rsidRDefault="004F4E34" w:rsidP="004F4E34">
      <w:pPr>
        <w:pStyle w:val="Header"/>
        <w:tabs>
          <w:tab w:val="left" w:pos="720"/>
        </w:tabs>
        <w:spacing w:after="160"/>
        <w:rPr>
          <w:szCs w:val="24"/>
        </w:rPr>
      </w:pPr>
      <w:r w:rsidRPr="004F4E34">
        <w:rPr>
          <w:noProof/>
        </w:rPr>
        <w:t xml:space="preserve">                    </w:t>
      </w:r>
      <w:r w:rsidRPr="004F4E34">
        <w:rPr>
          <w:szCs w:val="24"/>
        </w:rPr>
        <w:t>Width x Depth x Height</w:t>
      </w:r>
    </w:p>
    <w:p w14:paraId="6BEE36E5" w14:textId="77777777" w:rsidR="004F4E34" w:rsidRPr="004F4E34" w:rsidRDefault="004F4E34" w:rsidP="004F4E34">
      <w:pPr>
        <w:rPr>
          <w:szCs w:val="24"/>
        </w:rPr>
      </w:pPr>
    </w:p>
    <w:p w14:paraId="2CBCDC10" w14:textId="77777777" w:rsidR="004F4E34" w:rsidRPr="004F4E34" w:rsidRDefault="004F4E34" w:rsidP="004F4E34">
      <w:pPr>
        <w:rPr>
          <w:szCs w:val="24"/>
        </w:rPr>
      </w:pPr>
    </w:p>
    <w:p w14:paraId="645328CD" w14:textId="77777777" w:rsidR="004F4E34" w:rsidRPr="004F4E34" w:rsidRDefault="004F4E34" w:rsidP="004F4E34">
      <w:pPr>
        <w:rPr>
          <w:szCs w:val="24"/>
        </w:rPr>
      </w:pPr>
      <w:r w:rsidRPr="004F4E34">
        <w:rPr>
          <w:noProof/>
          <w:szCs w:val="22"/>
        </w:rPr>
        <w:drawing>
          <wp:anchor distT="0" distB="0" distL="114300" distR="114300" simplePos="0" relativeHeight="251665409" behindDoc="0" locked="0" layoutInCell="1" allowOverlap="1" wp14:anchorId="5F77E0AB" wp14:editId="14F2F2C4">
            <wp:simplePos x="0" y="0"/>
            <wp:positionH relativeFrom="column">
              <wp:posOffset>3725545</wp:posOffset>
            </wp:positionH>
            <wp:positionV relativeFrom="paragraph">
              <wp:posOffset>137795</wp:posOffset>
            </wp:positionV>
            <wp:extent cx="1021080" cy="1021080"/>
            <wp:effectExtent l="0" t="0" r="7620" b="762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21080" cy="1021080"/>
                    </a:xfrm>
                    <a:prstGeom prst="rect">
                      <a:avLst/>
                    </a:prstGeom>
                    <a:noFill/>
                  </pic:spPr>
                </pic:pic>
              </a:graphicData>
            </a:graphic>
            <wp14:sizeRelH relativeFrom="margin">
              <wp14:pctWidth>0</wp14:pctWidth>
            </wp14:sizeRelH>
            <wp14:sizeRelV relativeFrom="margin">
              <wp14:pctHeight>0</wp14:pctHeight>
            </wp14:sizeRelV>
          </wp:anchor>
        </w:drawing>
      </w:r>
    </w:p>
    <w:p w14:paraId="65513C41" w14:textId="77777777" w:rsidR="004F4E34" w:rsidRPr="004F4E34" w:rsidRDefault="004F4E34" w:rsidP="004F4E34">
      <w:pPr>
        <w:rPr>
          <w:noProof/>
          <w:szCs w:val="22"/>
        </w:rPr>
      </w:pPr>
      <w:r w:rsidRPr="004F4E34">
        <w:rPr>
          <w:noProof/>
        </w:rPr>
        <w:t>Family: A_Furniture_Table</w:t>
      </w:r>
      <w:r w:rsidRPr="004F4E34">
        <w:rPr>
          <w:noProof/>
          <w:color w:val="A6A6A6" w:themeColor="background1" w:themeShade="A6"/>
        </w:rPr>
        <w:t>_Conference</w:t>
      </w:r>
    </w:p>
    <w:p w14:paraId="78816626" w14:textId="77777777" w:rsidR="004F4E34" w:rsidRPr="004F4E34" w:rsidRDefault="004F4E34" w:rsidP="004F4E34">
      <w:pPr>
        <w:rPr>
          <w:noProof/>
        </w:rPr>
      </w:pPr>
      <w:r w:rsidRPr="004F4E34">
        <w:rPr>
          <w:noProof/>
        </w:rPr>
        <w:t xml:space="preserve">Family Type : 900 x 1500 </w:t>
      </w:r>
    </w:p>
    <w:p w14:paraId="1738A629" w14:textId="77777777" w:rsidR="004F4E34" w:rsidRPr="004F4E34" w:rsidRDefault="004F4E34" w:rsidP="004F4E34">
      <w:pPr>
        <w:rPr>
          <w:szCs w:val="24"/>
        </w:rPr>
      </w:pPr>
      <w:r w:rsidRPr="004F4E34">
        <w:rPr>
          <w:szCs w:val="24"/>
        </w:rPr>
        <w:t>As a best practice always use this syntax:</w:t>
      </w:r>
      <w:r w:rsidRPr="004F4E34">
        <w:rPr>
          <w:szCs w:val="24"/>
        </w:rPr>
        <w:tab/>
      </w:r>
    </w:p>
    <w:p w14:paraId="734B2B2A" w14:textId="77777777" w:rsidR="004F4E34" w:rsidRPr="004F4E34" w:rsidRDefault="004F4E34" w:rsidP="004F4E34">
      <w:pPr>
        <w:rPr>
          <w:szCs w:val="24"/>
        </w:rPr>
      </w:pPr>
      <w:r w:rsidRPr="004F4E34">
        <w:rPr>
          <w:noProof/>
        </w:rPr>
        <w:t xml:space="preserve">                    </w:t>
      </w:r>
      <w:r w:rsidRPr="004F4E34">
        <w:rPr>
          <w:szCs w:val="24"/>
        </w:rPr>
        <w:t>Width x Length</w:t>
      </w:r>
    </w:p>
    <w:p w14:paraId="25C3D3E9" w14:textId="77777777" w:rsidR="004F4E34" w:rsidRPr="004F4E34" w:rsidRDefault="004F4E34" w:rsidP="004F4E34">
      <w:pPr>
        <w:spacing w:after="0"/>
      </w:pPr>
    </w:p>
    <w:p w14:paraId="64A5499D" w14:textId="77777777" w:rsidR="004F4E34" w:rsidRPr="004F4E34" w:rsidRDefault="004F4E34" w:rsidP="004F4E34">
      <w:pPr>
        <w:pStyle w:val="Heading3"/>
        <w:ind w:left="576" w:hanging="576"/>
        <w:rPr>
          <w:color w:val="AE9142" w:themeColor="accent2"/>
          <w:sz w:val="22"/>
          <w:szCs w:val="22"/>
        </w:rPr>
      </w:pPr>
      <w:bookmarkStart w:id="170" w:name="_Toc35009041"/>
      <w:bookmarkStart w:id="171" w:name="_Toc87828941"/>
      <w:r w:rsidRPr="004F4E34">
        <w:rPr>
          <w:color w:val="AE9142" w:themeColor="accent2"/>
          <w:sz w:val="22"/>
          <w:szCs w:val="22"/>
        </w:rPr>
        <w:t>Miscellaneous Revit Content Naming Convention</w:t>
      </w:r>
      <w:bookmarkEnd w:id="170"/>
      <w:bookmarkEnd w:id="171"/>
    </w:p>
    <w:p w14:paraId="3406002D" w14:textId="77777777" w:rsidR="004F4E34" w:rsidRPr="004F4E34" w:rsidRDefault="004F4E34" w:rsidP="004F4E34">
      <w:pPr>
        <w:rPr>
          <w:b/>
        </w:rPr>
      </w:pPr>
      <w:bookmarkStart w:id="172" w:name="_Toc35009053"/>
      <w:r w:rsidRPr="004F4E34">
        <w:rPr>
          <w:b/>
        </w:rPr>
        <w:t>Groups and Assemblies</w:t>
      </w:r>
      <w:bookmarkEnd w:id="172"/>
    </w:p>
    <w:p w14:paraId="654186A7" w14:textId="77777777" w:rsidR="004F4E34" w:rsidRPr="004F4E34" w:rsidRDefault="004F4E34" w:rsidP="004F4E34">
      <w:r w:rsidRPr="004F4E34">
        <w:t xml:space="preserve">Groups should never be named with the default Revit naming convention Group 1, Group 2, etc as that is non-descriptive. Groups should never be used for a single instance, a common descriptor is a good starting point. </w:t>
      </w:r>
    </w:p>
    <w:p w14:paraId="1DD79960" w14:textId="77777777" w:rsidR="004F4E34" w:rsidRPr="004F4E34" w:rsidRDefault="004F4E34" w:rsidP="004F4E34">
      <w:r w:rsidRPr="004F4E34">
        <w:t>If it is the purpose of the group or assembly is to be able to move and select several elements again later use selection sets instead of groups or assemblies.</w:t>
      </w:r>
    </w:p>
    <w:p w14:paraId="7323B025" w14:textId="77777777" w:rsidR="004F4E34" w:rsidRPr="004F4E34" w:rsidRDefault="004F4E34" w:rsidP="004F4E34"/>
    <w:p w14:paraId="3B296517" w14:textId="77777777" w:rsidR="004F4E34" w:rsidRPr="004F4E34" w:rsidRDefault="004F4E34" w:rsidP="004F4E34">
      <w:pPr>
        <w:rPr>
          <w:b/>
        </w:rPr>
      </w:pPr>
      <w:bookmarkStart w:id="173" w:name="_Toc35009056"/>
      <w:r w:rsidRPr="004F4E34">
        <w:rPr>
          <w:b/>
        </w:rPr>
        <w:t>Scope Boxes</w:t>
      </w:r>
      <w:bookmarkEnd w:id="173"/>
    </w:p>
    <w:p w14:paraId="3E1801B1" w14:textId="77777777" w:rsidR="004F4E34" w:rsidRPr="004F4E34" w:rsidRDefault="004F4E34" w:rsidP="004F4E34">
      <w:r w:rsidRPr="004F4E34">
        <w:t>Scope boxes should be named in a logical manner for other team members to be able to use and find. There is no naming convention for scope boxes, but please follow these general guidelines:</w:t>
      </w:r>
    </w:p>
    <w:p w14:paraId="3A05B114" w14:textId="77777777" w:rsidR="004F4E34" w:rsidRPr="004F4E34" w:rsidRDefault="004F4E34" w:rsidP="00344497">
      <w:pPr>
        <w:pStyle w:val="ListParagraph"/>
        <w:numPr>
          <w:ilvl w:val="0"/>
          <w:numId w:val="47"/>
        </w:numPr>
      </w:pPr>
      <w:r w:rsidRPr="004F4E34">
        <w:t>Scope boxes should not be named according to packages, as the same scope box might very well be applicable for several drawing packages</w:t>
      </w:r>
    </w:p>
    <w:p w14:paraId="07671493" w14:textId="77777777" w:rsidR="004F4E34" w:rsidRPr="004F4E34" w:rsidRDefault="004F4E34" w:rsidP="00344497">
      <w:pPr>
        <w:pStyle w:val="ListParagraph"/>
        <w:numPr>
          <w:ilvl w:val="0"/>
          <w:numId w:val="47"/>
        </w:numPr>
      </w:pPr>
      <w:r w:rsidRPr="004F4E34">
        <w:t>Scale and location are good codes for their names</w:t>
      </w:r>
    </w:p>
    <w:p w14:paraId="4247F5CA" w14:textId="188D09BF" w:rsidR="004F4E34" w:rsidRDefault="004F4E34" w:rsidP="004F4E34">
      <w:pPr>
        <w:spacing w:after="0"/>
      </w:pPr>
      <w:r w:rsidRPr="004F4E34">
        <w:t>Scope boxes for GA drawings should use scale and the sheet number corresponding to the sheet their views are placed in</w:t>
      </w:r>
    </w:p>
    <w:p w14:paraId="4C7A0B60" w14:textId="1602FB23" w:rsidR="006C21DD" w:rsidRPr="0097673C" w:rsidRDefault="6194296E" w:rsidP="006C21DD">
      <w:pPr>
        <w:pStyle w:val="Heading2"/>
      </w:pPr>
      <w:bookmarkStart w:id="174" w:name="_Toc87828942"/>
      <w:r w:rsidRPr="0097673C">
        <w:t>Document Numbering</w:t>
      </w:r>
      <w:bookmarkEnd w:id="174"/>
    </w:p>
    <w:p w14:paraId="14A6DED9" w14:textId="77777777" w:rsidR="0097673C" w:rsidRPr="0097673C" w:rsidRDefault="0097673C" w:rsidP="0097673C">
      <w:bookmarkStart w:id="175" w:name="_Hlk64301027"/>
      <w:r w:rsidRPr="0097673C">
        <w:t xml:space="preserve">Document Numbering Convention should be following </w:t>
      </w:r>
      <w:r w:rsidRPr="0097673C">
        <w:rPr>
          <w:szCs w:val="18"/>
        </w:rPr>
        <w:t xml:space="preserve">the </w:t>
      </w:r>
      <w:r w:rsidRPr="0097673C">
        <w:rPr>
          <w:rFonts w:cs="Arial" w:hint="eastAsia"/>
          <w:color w:val="AE912E"/>
          <w:szCs w:val="18"/>
        </w:rPr>
        <w:t xml:space="preserve">Red Sea </w:t>
      </w:r>
      <w:r w:rsidRPr="0097673C">
        <w:rPr>
          <w:rFonts w:cs="Arial"/>
          <w:color w:val="AE912E"/>
          <w:szCs w:val="18"/>
        </w:rPr>
        <w:t>Project Document Management System in the</w:t>
      </w:r>
      <w:r w:rsidRPr="0097673C">
        <w:rPr>
          <w:rFonts w:cs="Arial" w:hint="eastAsia"/>
          <w:color w:val="AE912E"/>
          <w:szCs w:val="18"/>
        </w:rPr>
        <w:t xml:space="preserve"> PMIS Manual</w:t>
      </w:r>
      <w:r w:rsidRPr="0097673C">
        <w:t xml:space="preserve">. Drawings will be including a Volume/System Series related with the </w:t>
      </w:r>
      <w:r w:rsidRPr="0097673C">
        <w:rPr>
          <w:b/>
          <w:bCs/>
        </w:rPr>
        <w:t>Island Wide</w:t>
      </w:r>
      <w:r w:rsidRPr="0097673C">
        <w:t xml:space="preserve"> (for Landscape, Civils, Marine) and another Volume/System Series related with the </w:t>
      </w:r>
      <w:r w:rsidRPr="0097673C">
        <w:rPr>
          <w:b/>
          <w:bCs/>
        </w:rPr>
        <w:t>Asset</w:t>
      </w:r>
      <w:r w:rsidRPr="0097673C">
        <w:t>.</w:t>
      </w:r>
    </w:p>
    <w:p w14:paraId="60BFED11" w14:textId="77777777" w:rsidR="0097673C" w:rsidRPr="0097673C" w:rsidRDefault="0097673C" w:rsidP="0097673C"/>
    <w:p w14:paraId="3DF694E5" w14:textId="77777777" w:rsidR="0097673C" w:rsidRPr="0097673C" w:rsidRDefault="0097673C" w:rsidP="0097673C">
      <w:pPr>
        <w:rPr>
          <w:b/>
          <w:bCs/>
        </w:rPr>
      </w:pPr>
      <w:r w:rsidRPr="0097673C">
        <w:rPr>
          <w:b/>
          <w:bCs/>
        </w:rPr>
        <w:t>Island Wide</w:t>
      </w:r>
    </w:p>
    <w:p w14:paraId="37BAE85D" w14:textId="77777777" w:rsidR="0097673C" w:rsidRPr="0097673C" w:rsidRDefault="0097673C" w:rsidP="0097673C">
      <w:pPr>
        <w:pStyle w:val="BodyTextIndent"/>
      </w:pPr>
      <w:r w:rsidRPr="0097673C">
        <w:t>Volume/System Series should be always the top left intersection grids following the grid system shared by TRSDC. Depending of the scale, the scope boxes should start from the top left to right.</w:t>
      </w:r>
    </w:p>
    <w:p w14:paraId="18710317" w14:textId="77777777" w:rsidR="0097673C" w:rsidRPr="0097673C" w:rsidRDefault="0097673C" w:rsidP="0097673C">
      <w:pPr>
        <w:pStyle w:val="BodyTextIndent"/>
      </w:pPr>
    </w:p>
    <w:p w14:paraId="429051E3" w14:textId="77777777" w:rsidR="0097673C" w:rsidRPr="0097673C" w:rsidRDefault="0097673C" w:rsidP="0097673C">
      <w:pPr>
        <w:pStyle w:val="BodyTextIndent"/>
      </w:pPr>
      <w:r w:rsidRPr="0097673C">
        <w:t xml:space="preserve">EX.: Two set of drawings at scale 1:100 </w:t>
      </w:r>
      <w:r w:rsidRPr="0097673C">
        <w:rPr>
          <w:i/>
          <w:iCs/>
        </w:rPr>
        <w:t>(purple rectangles)</w:t>
      </w:r>
    </w:p>
    <w:p w14:paraId="35A244B6" w14:textId="77777777" w:rsidR="0097673C" w:rsidRPr="0097673C" w:rsidRDefault="0097673C" w:rsidP="0097673C">
      <w:pPr>
        <w:jc w:val="center"/>
      </w:pPr>
      <w:r w:rsidRPr="0097673C">
        <w:rPr>
          <w:noProof/>
        </w:rPr>
        <w:lastRenderedPageBreak/>
        <w:drawing>
          <wp:inline distT="0" distB="0" distL="0" distR="0" wp14:anchorId="76CB12BF" wp14:editId="679B28C3">
            <wp:extent cx="4320000" cy="2694458"/>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20000" cy="2694458"/>
                    </a:xfrm>
                    <a:prstGeom prst="rect">
                      <a:avLst/>
                    </a:prstGeom>
                  </pic:spPr>
                </pic:pic>
              </a:graphicData>
            </a:graphic>
          </wp:inline>
        </w:drawing>
      </w:r>
    </w:p>
    <w:p w14:paraId="443C1248" w14:textId="77777777" w:rsidR="0097673C" w:rsidRPr="0097673C" w:rsidRDefault="0097673C" w:rsidP="0097673C">
      <w:pPr>
        <w:pStyle w:val="BodyTextIndent"/>
      </w:pPr>
    </w:p>
    <w:p w14:paraId="72EEE236" w14:textId="77777777" w:rsidR="0097673C" w:rsidRPr="0097673C" w:rsidRDefault="0097673C" w:rsidP="0097673C">
      <w:pPr>
        <w:rPr>
          <w:lang w:val="pt-PT"/>
        </w:rPr>
      </w:pPr>
    </w:p>
    <w:p w14:paraId="51691DF6" w14:textId="77777777" w:rsidR="0097673C" w:rsidRPr="0097673C" w:rsidRDefault="0097673C" w:rsidP="0097673C">
      <w:pPr>
        <w:rPr>
          <w:b/>
          <w:bCs/>
        </w:rPr>
      </w:pPr>
      <w:r w:rsidRPr="0097673C">
        <w:rPr>
          <w:b/>
          <w:bCs/>
        </w:rPr>
        <w:t>Assets</w:t>
      </w:r>
    </w:p>
    <w:p w14:paraId="48AF5962" w14:textId="77777777" w:rsidR="0097673C" w:rsidRPr="0097673C" w:rsidRDefault="0097673C" w:rsidP="0097673C">
      <w:r w:rsidRPr="0097673C">
        <w:t>Volume/System Series should follow the asset series. It there is more than one asset in the same drawing, the lowest Volume System Serie should be used.</w:t>
      </w:r>
    </w:p>
    <w:p w14:paraId="0A04D77A" w14:textId="484AA2DE" w:rsidR="0097673C" w:rsidRPr="001F754A" w:rsidRDefault="0097673C" w:rsidP="0097673C">
      <w:pPr>
        <w:rPr>
          <w:lang w:val="pt-PT"/>
        </w:rPr>
      </w:pPr>
      <w:r w:rsidRPr="0097673C">
        <w:rPr>
          <w:lang w:val="pt-PT"/>
        </w:rPr>
        <w:t>EX: R08-HE</w:t>
      </w:r>
      <w:r>
        <w:rPr>
          <w:lang w:val="pt-PT"/>
        </w:rPr>
        <w:t>1</w:t>
      </w:r>
      <w:r w:rsidRPr="0097673C">
        <w:rPr>
          <w:lang w:val="pt-PT"/>
        </w:rPr>
        <w:t>D01-FOS-13-00-DWG-AR-10100</w:t>
      </w:r>
    </w:p>
    <w:p w14:paraId="7C286692" w14:textId="24F17DA2" w:rsidR="00907CA0" w:rsidRDefault="6194296E" w:rsidP="005F037D">
      <w:pPr>
        <w:pStyle w:val="Heading2"/>
      </w:pPr>
      <w:bookmarkStart w:id="176" w:name="_Toc87828943"/>
      <w:bookmarkEnd w:id="175"/>
      <w:r>
        <w:t>Accuracy and Dimensions</w:t>
      </w:r>
      <w:bookmarkEnd w:id="176"/>
    </w:p>
    <w:p w14:paraId="0D9F649C" w14:textId="294FCB19" w:rsidR="005F037D" w:rsidRDefault="300E7D12" w:rsidP="005F037D">
      <w:r>
        <w:t>No alterations/amendments to dimensions should ever be made when 2D drawings are extracted from the 3D models. The 2D drawings will form the contractual design information and so all dimensions for setting out is to be taken from them. By altering dimensions, the 3D models can no longer be used for reliable coordination reviews.</w:t>
      </w:r>
    </w:p>
    <w:p w14:paraId="63A90781" w14:textId="77777777" w:rsidR="004A4227" w:rsidRDefault="004A4227" w:rsidP="004A4227">
      <w:pPr>
        <w:pStyle w:val="Heading2"/>
      </w:pPr>
      <w:bookmarkStart w:id="177" w:name="_Toc58580879"/>
      <w:bookmarkStart w:id="178" w:name="_Toc87828944"/>
      <w:r>
        <w:t>Annotation Methods</w:t>
      </w:r>
      <w:bookmarkEnd w:id="177"/>
      <w:bookmarkEnd w:id="178"/>
    </w:p>
    <w:p w14:paraId="6691DCC4" w14:textId="77777777" w:rsidR="004A4227" w:rsidRDefault="004A4227" w:rsidP="004A4227">
      <w:r>
        <w:t>A strategy should be followed based on the methods listed below:</w:t>
      </w:r>
    </w:p>
    <w:p w14:paraId="04CF438B" w14:textId="72570539" w:rsidR="004A4227" w:rsidRDefault="004A4227" w:rsidP="004A4227">
      <w:pPr>
        <w:ind w:firstLine="144"/>
      </w:pPr>
      <w:r w:rsidRPr="00E614FE">
        <w:rPr>
          <w:b/>
          <w:bCs/>
        </w:rPr>
        <w:t>Method 1 –</w:t>
      </w:r>
      <w:r>
        <w:t xml:space="preserve"> Container file Strategy</w:t>
      </w:r>
    </w:p>
    <w:p w14:paraId="1E5ED409" w14:textId="0F704F1A" w:rsidR="004A4227" w:rsidRDefault="004A4227" w:rsidP="004A4227">
      <w:pPr>
        <w:ind w:firstLine="144"/>
      </w:pPr>
      <w:r w:rsidRPr="00E614FE">
        <w:rPr>
          <w:b/>
          <w:bCs/>
        </w:rPr>
        <w:t>Method 2 –</w:t>
      </w:r>
      <w:r>
        <w:t xml:space="preserve"> Multi file sheet production Strategy</w:t>
      </w:r>
    </w:p>
    <w:p w14:paraId="36F91B03" w14:textId="6297416E" w:rsidR="004A4227" w:rsidRDefault="004A4227" w:rsidP="004A4227">
      <w:pPr>
        <w:ind w:firstLine="144"/>
      </w:pPr>
      <w:r w:rsidRPr="00E614FE">
        <w:rPr>
          <w:b/>
          <w:bCs/>
        </w:rPr>
        <w:t>Method 3 –</w:t>
      </w:r>
      <w:r>
        <w:t xml:space="preserve"> By Linked View Strategy</w:t>
      </w:r>
    </w:p>
    <w:p w14:paraId="0D8E0F58" w14:textId="77777777" w:rsidR="004A4227" w:rsidRDefault="004A4227" w:rsidP="004A4227">
      <w:pPr>
        <w:pStyle w:val="Heading3"/>
        <w:rPr>
          <w:color w:val="AE9142" w:themeColor="accent1"/>
          <w:sz w:val="22"/>
          <w:szCs w:val="22"/>
        </w:rPr>
      </w:pPr>
      <w:bookmarkStart w:id="179" w:name="_Toc87828945"/>
      <w:r w:rsidRPr="5E6F7AC1">
        <w:rPr>
          <w:color w:val="AE9142" w:themeColor="accent2"/>
          <w:sz w:val="22"/>
          <w:szCs w:val="22"/>
        </w:rPr>
        <w:t>Annotation Tags</w:t>
      </w:r>
      <w:bookmarkEnd w:id="179"/>
    </w:p>
    <w:p w14:paraId="1DEF60DD" w14:textId="77777777" w:rsidR="004A4227" w:rsidRDefault="004A4227" w:rsidP="004A4227">
      <w:r w:rsidRPr="00D841F6">
        <w:t>The following table identifies</w:t>
      </w:r>
      <w:r>
        <w:t xml:space="preserve"> which parameters and </w:t>
      </w:r>
      <w:r>
        <w:rPr>
          <w:rFonts w:hint="eastAsia"/>
        </w:rPr>
        <w:t xml:space="preserve">methods </w:t>
      </w:r>
      <w:r>
        <w:t>are used per each consultant to tag the model elements.</w:t>
      </w:r>
    </w:p>
    <w:p w14:paraId="49C88803" w14:textId="77777777" w:rsidR="004A4227" w:rsidRDefault="004A4227" w:rsidP="004A4227">
      <w:pPr>
        <w:rPr>
          <w:rFonts w:cstheme="minorHAnsi"/>
          <w:i/>
          <w:color w:val="00968F" w:themeColor="accent3"/>
        </w:rPr>
      </w:pPr>
      <w:r>
        <w:rPr>
          <w:rFonts w:cstheme="minorHAnsi"/>
          <w:i/>
          <w:color w:val="00968F" w:themeColor="accent3"/>
          <w:highlight w:val="lightGray"/>
        </w:rPr>
        <w:t>The following table must be filled with which parameters have been used in the annotation tags</w:t>
      </w:r>
      <w:r w:rsidRPr="0082034F">
        <w:rPr>
          <w:rFonts w:cstheme="minorHAnsi"/>
          <w:i/>
          <w:color w:val="00968F" w:themeColor="accent3"/>
          <w:highlight w:val="lightGray"/>
        </w:rPr>
        <w:t>.</w:t>
      </w:r>
    </w:p>
    <w:tbl>
      <w:tblPr>
        <w:tblStyle w:val="GridTable441"/>
        <w:tblW w:w="9540" w:type="dxa"/>
        <w:tblInd w:w="625" w:type="dxa"/>
        <w:tblLayout w:type="fixed"/>
        <w:tblLook w:val="04A0" w:firstRow="1" w:lastRow="0" w:firstColumn="1" w:lastColumn="0" w:noHBand="0" w:noVBand="1"/>
      </w:tblPr>
      <w:tblGrid>
        <w:gridCol w:w="2489"/>
        <w:gridCol w:w="7051"/>
      </w:tblGrid>
      <w:tr w:rsidR="004A4227" w:rsidRPr="00B340FD" w14:paraId="5A6D088A" w14:textId="77777777" w:rsidTr="00097075">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tcPr>
          <w:p w14:paraId="2D16B00F" w14:textId="77777777" w:rsidR="004A4227" w:rsidRPr="005020E9" w:rsidRDefault="004A4227" w:rsidP="00097075">
            <w:pPr>
              <w:ind w:left="0"/>
              <w:jc w:val="center"/>
              <w:rPr>
                <w:rFonts w:cstheme="minorHAnsi"/>
              </w:rPr>
            </w:pPr>
            <w:r>
              <w:rPr>
                <w:rFonts w:cstheme="minorHAnsi"/>
              </w:rPr>
              <w:t>Signature Architect</w:t>
            </w:r>
          </w:p>
        </w:tc>
      </w:tr>
      <w:tr w:rsidR="004A4227" w:rsidRPr="00B340FD" w14:paraId="66C25711" w14:textId="77777777" w:rsidTr="00097075">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tcPr>
          <w:p w14:paraId="23ED6EDA" w14:textId="77777777" w:rsidR="004A4227" w:rsidRPr="005020E9" w:rsidRDefault="004A4227" w:rsidP="00097075">
            <w:pPr>
              <w:ind w:left="0"/>
              <w:jc w:val="left"/>
            </w:pPr>
            <w:r>
              <w:rPr>
                <w:bCs w:val="0"/>
              </w:rPr>
              <w:t>Annotation Method</w:t>
            </w:r>
          </w:p>
        </w:tc>
      </w:tr>
      <w:tr w:rsidR="004A4227" w:rsidRPr="00BE4282" w14:paraId="4E0D406C" w14:textId="77777777" w:rsidTr="00097075">
        <w:trPr>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tcPr>
          <w:p w14:paraId="48931805" w14:textId="77777777" w:rsidR="004A4227" w:rsidRPr="00BE4282" w:rsidRDefault="004A4227" w:rsidP="00097075">
            <w:pPr>
              <w:ind w:left="971" w:hanging="971"/>
              <w:jc w:val="left"/>
              <w:rPr>
                <w:b w:val="0"/>
                <w:bCs w:val="0"/>
              </w:rPr>
            </w:pPr>
            <w:r w:rsidRPr="00DA564D">
              <w:t xml:space="preserve">Method 1 </w:t>
            </w:r>
            <w:r w:rsidRPr="00DA564D">
              <w:rPr>
                <w:lang w:val="en-GB"/>
              </w:rPr>
              <w:t>–</w:t>
            </w:r>
            <w:r w:rsidRPr="001E22B1">
              <w:rPr>
                <w:b w:val="0"/>
                <w:bCs w:val="0"/>
                <w:lang w:val="en-GB"/>
              </w:rPr>
              <w:t xml:space="preserve"> </w:t>
            </w:r>
            <w:r w:rsidRPr="003D2CDA">
              <w:rPr>
                <w:rFonts w:hint="eastAsia"/>
                <w:b w:val="0"/>
                <w:bCs w:val="0"/>
              </w:rPr>
              <w:t xml:space="preserve">All tags </w:t>
            </w:r>
            <w:r w:rsidRPr="00AD386D">
              <w:rPr>
                <w:b w:val="0"/>
                <w:bCs w:val="0"/>
              </w:rPr>
              <w:t>will</w:t>
            </w:r>
            <w:r w:rsidRPr="003D2CDA">
              <w:rPr>
                <w:rFonts w:hint="eastAsia"/>
                <w:b w:val="0"/>
                <w:bCs w:val="0"/>
              </w:rPr>
              <w:t xml:space="preserve"> be using parameters included within the elements to keep consistency with the model. Normal text </w:t>
            </w:r>
            <w:r w:rsidRPr="00AD386D">
              <w:rPr>
                <w:b w:val="0"/>
                <w:bCs w:val="0"/>
              </w:rPr>
              <w:t>will</w:t>
            </w:r>
            <w:r w:rsidRPr="003D2CDA">
              <w:rPr>
                <w:rFonts w:hint="eastAsia"/>
                <w:b w:val="0"/>
                <w:bCs w:val="0"/>
              </w:rPr>
              <w:t xml:space="preserve"> not be used </w:t>
            </w:r>
            <w:r w:rsidRPr="00AD386D">
              <w:rPr>
                <w:b w:val="0"/>
                <w:bCs w:val="0"/>
              </w:rPr>
              <w:t xml:space="preserve">for tagging </w:t>
            </w:r>
            <w:r w:rsidRPr="003D2CDA">
              <w:rPr>
                <w:rFonts w:hint="eastAsia"/>
                <w:b w:val="0"/>
                <w:bCs w:val="0"/>
              </w:rPr>
              <w:t>as all information should be driven from the BIM Model.</w:t>
            </w:r>
          </w:p>
        </w:tc>
      </w:tr>
      <w:tr w:rsidR="004A4227" w:rsidRPr="00B340FD" w14:paraId="7B230551" w14:textId="77777777" w:rsidTr="00097075">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826C31" w:themeColor="accent2" w:themeShade="BF"/>
              <w:left w:val="single" w:sz="4" w:space="0" w:color="826C31" w:themeColor="accent2" w:themeShade="BF"/>
              <w:right w:val="single" w:sz="4" w:space="0" w:color="826C31" w:themeColor="accent2" w:themeShade="BF"/>
            </w:tcBorders>
          </w:tcPr>
          <w:p w14:paraId="6D6D4972" w14:textId="77777777" w:rsidR="004A4227" w:rsidRPr="005020E9" w:rsidRDefault="004A4227" w:rsidP="00097075">
            <w:pPr>
              <w:ind w:left="0"/>
              <w:jc w:val="left"/>
              <w:rPr>
                <w:bCs w:val="0"/>
              </w:rPr>
            </w:pPr>
            <w:r>
              <w:rPr>
                <w:bCs w:val="0"/>
              </w:rPr>
              <w:t>Parameter</w:t>
            </w:r>
          </w:p>
        </w:tc>
        <w:tc>
          <w:tcPr>
            <w:tcW w:w="7051" w:type="dxa"/>
            <w:tcBorders>
              <w:top w:val="single" w:sz="4" w:space="0" w:color="826C31" w:themeColor="accent2" w:themeShade="BF"/>
              <w:left w:val="single" w:sz="4" w:space="0" w:color="826C31" w:themeColor="accent2" w:themeShade="BF"/>
              <w:right w:val="single" w:sz="4" w:space="0" w:color="826C31" w:themeColor="accent2" w:themeShade="BF"/>
            </w:tcBorders>
          </w:tcPr>
          <w:p w14:paraId="14A78EEE" w14:textId="77777777" w:rsidR="004A4227" w:rsidRPr="005020E9" w:rsidRDefault="004A4227" w:rsidP="00097075">
            <w:pPr>
              <w:ind w:left="0"/>
              <w:jc w:val="left"/>
              <w:cnfStyle w:val="000000100000" w:firstRow="0" w:lastRow="0" w:firstColumn="0" w:lastColumn="0" w:oddVBand="0" w:evenVBand="0" w:oddHBand="1" w:evenHBand="0" w:firstRowFirstColumn="0" w:firstRowLastColumn="0" w:lastRowFirstColumn="0" w:lastRowLastColumn="0"/>
            </w:pPr>
            <w:r w:rsidRPr="00966206">
              <w:rPr>
                <w:bCs/>
              </w:rPr>
              <w:t>Description</w:t>
            </w:r>
          </w:p>
        </w:tc>
      </w:tr>
      <w:tr w:rsidR="004A4227" w:rsidRPr="00B340FD" w14:paraId="08BC810A" w14:textId="77777777" w:rsidTr="00097075">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98FF1DC" w14:textId="77777777" w:rsidR="004A4227" w:rsidRPr="004C5841" w:rsidRDefault="004A4227" w:rsidP="00097075">
            <w:pPr>
              <w:pStyle w:val="Revision"/>
              <w:rPr>
                <w:b w:val="0"/>
                <w:bCs w:val="0"/>
                <w:iCs/>
                <w:szCs w:val="18"/>
              </w:rPr>
            </w:pPr>
            <w:r w:rsidRPr="004C5841">
              <w:rPr>
                <w:b w:val="0"/>
                <w:bCs w:val="0"/>
                <w:iCs/>
                <w:szCs w:val="18"/>
              </w:rPr>
              <w:t>Keynote</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23E3B18" w14:textId="77777777" w:rsidR="004A4227" w:rsidRDefault="004A4227" w:rsidP="00097075">
            <w:pPr>
              <w:ind w:left="0"/>
              <w:jc w:val="left"/>
              <w:cnfStyle w:val="000000000000" w:firstRow="0" w:lastRow="0" w:firstColumn="0" w:lastColumn="0" w:oddVBand="0" w:evenVBand="0" w:oddHBand="0" w:evenHBand="0" w:firstRowFirstColumn="0" w:firstRowLastColumn="0" w:lastRowFirstColumn="0" w:lastRowLastColumn="0"/>
              <w:rPr>
                <w:iCs/>
                <w:szCs w:val="18"/>
              </w:rPr>
            </w:pPr>
            <w:r w:rsidRPr="004C5841">
              <w:rPr>
                <w:iCs/>
                <w:szCs w:val="18"/>
              </w:rPr>
              <w:t>Keynote parameter</w:t>
            </w:r>
            <w:r w:rsidRPr="00966206">
              <w:rPr>
                <w:iCs/>
                <w:szCs w:val="18"/>
              </w:rPr>
              <w:t xml:space="preserve"> will be used to tag element </w:t>
            </w:r>
            <w:r w:rsidRPr="004C5841">
              <w:rPr>
                <w:iCs/>
                <w:szCs w:val="18"/>
              </w:rPr>
              <w:t>classification and following the Element Specification (which will follow the Masterformat)</w:t>
            </w:r>
            <w:r>
              <w:rPr>
                <w:iCs/>
                <w:szCs w:val="18"/>
              </w:rPr>
              <w:t>. Keynote code will be added into the element in the live model and Keynote Tag will be placed in the sheet model.</w:t>
            </w:r>
          </w:p>
          <w:p w14:paraId="586DEE12" w14:textId="77777777" w:rsidR="004A4227" w:rsidRDefault="004A4227" w:rsidP="00097075">
            <w:pPr>
              <w:ind w:left="0"/>
              <w:jc w:val="center"/>
              <w:cnfStyle w:val="000000000000" w:firstRow="0" w:lastRow="0" w:firstColumn="0" w:lastColumn="0" w:oddVBand="0" w:evenVBand="0" w:oddHBand="0" w:evenHBand="0" w:firstRowFirstColumn="0" w:firstRowLastColumn="0" w:lastRowFirstColumn="0" w:lastRowLastColumn="0"/>
              <w:rPr>
                <w:iCs/>
                <w:szCs w:val="18"/>
              </w:rPr>
            </w:pPr>
            <w:r>
              <w:rPr>
                <w:noProof/>
              </w:rPr>
              <w:drawing>
                <wp:inline distT="0" distB="0" distL="0" distR="0" wp14:anchorId="2859C5D5" wp14:editId="1707400B">
                  <wp:extent cx="2880000" cy="264491"/>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37">
                            <a:extLst>
                              <a:ext uri="{28A0092B-C50C-407E-A947-70E740481C1C}">
                                <a14:useLocalDpi xmlns:a14="http://schemas.microsoft.com/office/drawing/2010/main" val="0"/>
                              </a:ext>
                            </a:extLst>
                          </a:blip>
                          <a:stretch>
                            <a:fillRect/>
                          </a:stretch>
                        </pic:blipFill>
                        <pic:spPr>
                          <a:xfrm>
                            <a:off x="0" y="0"/>
                            <a:ext cx="2880000" cy="264491"/>
                          </a:xfrm>
                          <a:prstGeom prst="rect">
                            <a:avLst/>
                          </a:prstGeom>
                        </pic:spPr>
                      </pic:pic>
                    </a:graphicData>
                  </a:graphic>
                </wp:inline>
              </w:drawing>
            </w:r>
          </w:p>
          <w:p w14:paraId="0C53072D" w14:textId="77777777" w:rsidR="004A4227" w:rsidRDefault="004A4227" w:rsidP="00097075">
            <w:pPr>
              <w:ind w:left="0"/>
              <w:jc w:val="center"/>
              <w:cnfStyle w:val="000000000000" w:firstRow="0" w:lastRow="0" w:firstColumn="0" w:lastColumn="0" w:oddVBand="0" w:evenVBand="0" w:oddHBand="0" w:evenHBand="0" w:firstRowFirstColumn="0" w:firstRowLastColumn="0" w:lastRowFirstColumn="0" w:lastRowLastColumn="0"/>
              <w:rPr>
                <w:iCs/>
                <w:szCs w:val="18"/>
              </w:rPr>
            </w:pPr>
          </w:p>
          <w:p w14:paraId="68470CA2" w14:textId="77777777" w:rsidR="004A4227" w:rsidRPr="004C5841" w:rsidRDefault="004A4227" w:rsidP="00097075">
            <w:pPr>
              <w:ind w:left="0"/>
              <w:jc w:val="center"/>
              <w:cnfStyle w:val="000000000000" w:firstRow="0" w:lastRow="0" w:firstColumn="0" w:lastColumn="0" w:oddVBand="0" w:evenVBand="0" w:oddHBand="0" w:evenHBand="0" w:firstRowFirstColumn="0" w:firstRowLastColumn="0" w:lastRowFirstColumn="0" w:lastRowLastColumn="0"/>
              <w:rPr>
                <w:iCs/>
                <w:szCs w:val="18"/>
              </w:rPr>
            </w:pPr>
            <w:r>
              <w:rPr>
                <w:noProof/>
              </w:rPr>
              <w:lastRenderedPageBreak/>
              <w:drawing>
                <wp:inline distT="0" distB="0" distL="0" distR="0" wp14:anchorId="0C309A4D" wp14:editId="3F9C2735">
                  <wp:extent cx="2880000" cy="19521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80000" cy="1952164"/>
                          </a:xfrm>
                          <a:prstGeom prst="rect">
                            <a:avLst/>
                          </a:prstGeom>
                        </pic:spPr>
                      </pic:pic>
                    </a:graphicData>
                  </a:graphic>
                </wp:inline>
              </w:drawing>
            </w:r>
          </w:p>
        </w:tc>
      </w:tr>
      <w:tr w:rsidR="0097673C" w:rsidRPr="0097673C" w14:paraId="51A11480" w14:textId="77777777" w:rsidTr="0097673C">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hideMark/>
          </w:tcPr>
          <w:p w14:paraId="563A6A45" w14:textId="77777777" w:rsidR="0097673C" w:rsidRPr="0097673C" w:rsidRDefault="0097673C" w:rsidP="00311CE2">
            <w:pPr>
              <w:pStyle w:val="Revision"/>
              <w:rPr>
                <w:b w:val="0"/>
                <w:bCs w:val="0"/>
                <w:iCs/>
                <w:szCs w:val="18"/>
              </w:rPr>
            </w:pPr>
            <w:bookmarkStart w:id="180" w:name="_Hlk64301125"/>
            <w:r w:rsidRPr="0097673C">
              <w:rPr>
                <w:b w:val="0"/>
                <w:bCs w:val="0"/>
                <w:iCs/>
                <w:szCs w:val="18"/>
              </w:rPr>
              <w:lastRenderedPageBreak/>
              <w:t>Rooms</w:t>
            </w:r>
          </w:p>
        </w:tc>
        <w:tc>
          <w:tcPr>
            <w:tcW w:w="70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hideMark/>
          </w:tcPr>
          <w:p w14:paraId="1A0BCC15" w14:textId="77777777" w:rsidR="0097673C" w:rsidRPr="0097673C" w:rsidRDefault="0097673C" w:rsidP="00311CE2">
            <w:pPr>
              <w:ind w:left="0"/>
              <w:jc w:val="left"/>
              <w:cnfStyle w:val="000000100000" w:firstRow="0" w:lastRow="0" w:firstColumn="0" w:lastColumn="0" w:oddVBand="0" w:evenVBand="0" w:oddHBand="1" w:evenHBand="0" w:firstRowFirstColumn="0" w:firstRowLastColumn="0" w:lastRowFirstColumn="0" w:lastRowLastColumn="0"/>
              <w:rPr>
                <w:i/>
                <w:szCs w:val="18"/>
              </w:rPr>
            </w:pPr>
            <w:r w:rsidRPr="0097673C">
              <w:rPr>
                <w:iCs/>
                <w:szCs w:val="18"/>
              </w:rPr>
              <w:t>Built-in room parameters will be used to tag the room Name and Number. Room Area and Volume parameter will be used to be shown in the drawings. Any other extra information which will be imported into the model from other consultants will not be used as tags or scheduling. Tags will be placed in the sheet model.</w:t>
            </w:r>
          </w:p>
        </w:tc>
      </w:tr>
      <w:tr w:rsidR="0097673C" w14:paraId="5CF76216" w14:textId="77777777" w:rsidTr="0097673C">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hideMark/>
          </w:tcPr>
          <w:p w14:paraId="2B9C484B" w14:textId="77777777" w:rsidR="0097673C" w:rsidRPr="0097673C" w:rsidRDefault="0097673C" w:rsidP="00311CE2">
            <w:pPr>
              <w:pStyle w:val="Revision"/>
              <w:rPr>
                <w:b w:val="0"/>
                <w:bCs w:val="0"/>
                <w:iCs/>
                <w:szCs w:val="18"/>
              </w:rPr>
            </w:pPr>
            <w:r w:rsidRPr="0097673C">
              <w:rPr>
                <w:b w:val="0"/>
                <w:bCs w:val="0"/>
                <w:iCs/>
                <w:szCs w:val="18"/>
              </w:rPr>
              <w:t>Doors</w:t>
            </w:r>
          </w:p>
        </w:tc>
        <w:tc>
          <w:tcPr>
            <w:tcW w:w="70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hideMark/>
          </w:tcPr>
          <w:p w14:paraId="258E3E43" w14:textId="77777777" w:rsidR="0097673C" w:rsidRDefault="0097673C" w:rsidP="00311CE2">
            <w:pPr>
              <w:ind w:left="0"/>
              <w:jc w:val="left"/>
              <w:cnfStyle w:val="000000000000" w:firstRow="0" w:lastRow="0" w:firstColumn="0" w:lastColumn="0" w:oddVBand="0" w:evenVBand="0" w:oddHBand="0" w:evenHBand="0" w:firstRowFirstColumn="0" w:firstRowLastColumn="0" w:lastRowFirstColumn="0" w:lastRowLastColumn="0"/>
              <w:rPr>
                <w:i/>
                <w:szCs w:val="18"/>
              </w:rPr>
            </w:pPr>
            <w:r w:rsidRPr="0097673C">
              <w:rPr>
                <w:iCs/>
                <w:szCs w:val="18"/>
              </w:rPr>
              <w:t>Built-in door Mark parameters will be used to tag the Door Number Name. Any other extra information which will be imported into the model from other consultants will not be used as tags or scheduling. Tags will be placed in the sheet model.</w:t>
            </w:r>
          </w:p>
        </w:tc>
      </w:tr>
      <w:bookmarkEnd w:id="180"/>
      <w:tr w:rsidR="004A4227" w:rsidRPr="00B340FD" w14:paraId="1EA1837D" w14:textId="77777777" w:rsidTr="00097075">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tcPr>
          <w:p w14:paraId="515AACBC" w14:textId="77777777" w:rsidR="004A4227" w:rsidRPr="005020E9" w:rsidRDefault="004A4227" w:rsidP="00097075">
            <w:pPr>
              <w:ind w:left="0"/>
              <w:jc w:val="center"/>
              <w:rPr>
                <w:rFonts w:cstheme="minorHAnsi"/>
              </w:rPr>
            </w:pPr>
            <w:r>
              <w:rPr>
                <w:rFonts w:cstheme="minorHAnsi"/>
                <w:color w:val="FFFFFF" w:themeColor="background1"/>
              </w:rPr>
              <w:t>Executive Architect</w:t>
            </w:r>
          </w:p>
        </w:tc>
      </w:tr>
      <w:tr w:rsidR="004A4227" w:rsidRPr="00B340FD" w14:paraId="27C80363" w14:textId="77777777" w:rsidTr="00097075">
        <w:trPr>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tcPr>
          <w:p w14:paraId="353E080F" w14:textId="77777777" w:rsidR="004A4227" w:rsidRPr="005020E9" w:rsidRDefault="004A4227" w:rsidP="00097075">
            <w:pPr>
              <w:ind w:left="0"/>
              <w:jc w:val="left"/>
            </w:pPr>
            <w:r>
              <w:rPr>
                <w:bCs w:val="0"/>
              </w:rPr>
              <w:t>Annotation Method</w:t>
            </w:r>
          </w:p>
        </w:tc>
      </w:tr>
      <w:tr w:rsidR="004A4227" w:rsidRPr="00BE4282" w14:paraId="32BAC6EA" w14:textId="77777777" w:rsidTr="00097075">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tcPr>
          <w:p w14:paraId="3F36C1EF" w14:textId="77777777" w:rsidR="004A4227" w:rsidRPr="00BE4282" w:rsidRDefault="004A4227" w:rsidP="00097075">
            <w:pPr>
              <w:ind w:left="0"/>
              <w:jc w:val="left"/>
              <w:rPr>
                <w:b w:val="0"/>
                <w:bCs w:val="0"/>
                <w:i/>
                <w:iCs/>
                <w:color w:val="D9D9D9" w:themeColor="background1" w:themeShade="D9"/>
              </w:rPr>
            </w:pPr>
            <w:r w:rsidRPr="00BE4282">
              <w:rPr>
                <w:rFonts w:hint="eastAsia"/>
                <w:b w:val="0"/>
                <w:bCs w:val="0"/>
                <w:i/>
                <w:iCs/>
                <w:color w:val="D9D9D9" w:themeColor="background1" w:themeShade="D9"/>
              </w:rPr>
              <w:t>D</w:t>
            </w:r>
            <w:r w:rsidRPr="00BE4282">
              <w:rPr>
                <w:b w:val="0"/>
                <w:bCs w:val="0"/>
                <w:i/>
                <w:iCs/>
                <w:color w:val="D9D9D9" w:themeColor="background1" w:themeShade="D9"/>
              </w:rPr>
              <w:t>escription to be added</w:t>
            </w:r>
          </w:p>
        </w:tc>
      </w:tr>
      <w:tr w:rsidR="004A4227" w:rsidRPr="00B340FD" w14:paraId="27F2CFE5" w14:textId="77777777" w:rsidTr="00097075">
        <w:trPr>
          <w:trHeight w:val="269"/>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826C31" w:themeColor="accent2" w:themeShade="BF"/>
              <w:left w:val="single" w:sz="4" w:space="0" w:color="826C31" w:themeColor="accent2" w:themeShade="BF"/>
              <w:right w:val="single" w:sz="4" w:space="0" w:color="826C31" w:themeColor="accent2" w:themeShade="BF"/>
            </w:tcBorders>
          </w:tcPr>
          <w:p w14:paraId="426DD7B9" w14:textId="77777777" w:rsidR="004A4227" w:rsidRPr="005020E9" w:rsidRDefault="004A4227" w:rsidP="00097075">
            <w:pPr>
              <w:ind w:left="0"/>
              <w:jc w:val="left"/>
              <w:rPr>
                <w:bCs w:val="0"/>
              </w:rPr>
            </w:pPr>
            <w:r>
              <w:rPr>
                <w:bCs w:val="0"/>
              </w:rPr>
              <w:t>Parameter</w:t>
            </w:r>
          </w:p>
        </w:tc>
        <w:tc>
          <w:tcPr>
            <w:tcW w:w="7051" w:type="dxa"/>
            <w:tcBorders>
              <w:top w:val="single" w:sz="4" w:space="0" w:color="826C31" w:themeColor="accent2" w:themeShade="BF"/>
              <w:left w:val="single" w:sz="4" w:space="0" w:color="826C31" w:themeColor="accent2" w:themeShade="BF"/>
              <w:right w:val="single" w:sz="4" w:space="0" w:color="826C31" w:themeColor="accent2" w:themeShade="BF"/>
            </w:tcBorders>
          </w:tcPr>
          <w:p w14:paraId="0AF9B073" w14:textId="77777777" w:rsidR="004A4227" w:rsidRPr="005020E9" w:rsidRDefault="004A4227" w:rsidP="00097075">
            <w:pPr>
              <w:ind w:left="0"/>
              <w:jc w:val="left"/>
              <w:cnfStyle w:val="000000000000" w:firstRow="0" w:lastRow="0" w:firstColumn="0" w:lastColumn="0" w:oddVBand="0" w:evenVBand="0" w:oddHBand="0" w:evenHBand="0" w:firstRowFirstColumn="0" w:firstRowLastColumn="0" w:lastRowFirstColumn="0" w:lastRowLastColumn="0"/>
            </w:pPr>
            <w:r w:rsidRPr="009267AF">
              <w:rPr>
                <w:bCs/>
              </w:rPr>
              <w:t>Description</w:t>
            </w:r>
          </w:p>
        </w:tc>
      </w:tr>
      <w:tr w:rsidR="004A4227" w:rsidRPr="00B340FD" w14:paraId="46CD264D" w14:textId="77777777" w:rsidTr="0009707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91E4CCC" w14:textId="77777777" w:rsidR="004A4227" w:rsidRPr="00966206" w:rsidRDefault="004A4227" w:rsidP="00097075">
            <w:pPr>
              <w:ind w:left="0"/>
              <w:jc w:val="left"/>
              <w:rPr>
                <w:b w:val="0"/>
                <w:i/>
                <w:szCs w:val="18"/>
              </w:rPr>
            </w:pPr>
            <w:r w:rsidRPr="00966206">
              <w:rPr>
                <w:b w:val="0"/>
                <w:i/>
                <w:szCs w:val="18"/>
              </w:rPr>
              <w:t>Parameter name</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A750854" w14:textId="77777777" w:rsidR="004A4227" w:rsidRPr="004C5841" w:rsidRDefault="004A4227" w:rsidP="00097075">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4C5841">
              <w:rPr>
                <w:bCs/>
                <w:i/>
                <w:szCs w:val="18"/>
              </w:rPr>
              <w:t>Description</w:t>
            </w:r>
          </w:p>
        </w:tc>
      </w:tr>
      <w:tr w:rsidR="004A4227" w:rsidRPr="00B340FD" w14:paraId="2116C5EF" w14:textId="77777777" w:rsidTr="00097075">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743431F" w14:textId="77777777" w:rsidR="004A4227" w:rsidRPr="00966206" w:rsidRDefault="004A4227" w:rsidP="00097075">
            <w:pPr>
              <w:ind w:left="0"/>
              <w:jc w:val="left"/>
              <w:rPr>
                <w:b w:val="0"/>
                <w:i/>
                <w:szCs w:val="18"/>
              </w:rPr>
            </w:pPr>
            <w:r w:rsidRPr="00966206">
              <w:rPr>
                <w:b w:val="0"/>
                <w:i/>
                <w:szCs w:val="18"/>
              </w:rPr>
              <w:t>Parameter name</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A72CC5B" w14:textId="77777777" w:rsidR="004A4227" w:rsidRPr="004C5841" w:rsidRDefault="004A4227" w:rsidP="00097075">
            <w:pPr>
              <w:ind w:left="0"/>
              <w:jc w:val="left"/>
              <w:cnfStyle w:val="000000000000" w:firstRow="0" w:lastRow="0" w:firstColumn="0" w:lastColumn="0" w:oddVBand="0" w:evenVBand="0" w:oddHBand="0" w:evenHBand="0" w:firstRowFirstColumn="0" w:firstRowLastColumn="0" w:lastRowFirstColumn="0" w:lastRowLastColumn="0"/>
              <w:rPr>
                <w:bCs/>
                <w:i/>
                <w:szCs w:val="18"/>
              </w:rPr>
            </w:pPr>
            <w:r w:rsidRPr="004C5841">
              <w:rPr>
                <w:bCs/>
                <w:i/>
                <w:szCs w:val="18"/>
              </w:rPr>
              <w:t>Description</w:t>
            </w:r>
          </w:p>
        </w:tc>
      </w:tr>
      <w:tr w:rsidR="004A4227" w:rsidRPr="00B340FD" w14:paraId="2ECC31F5" w14:textId="77777777" w:rsidTr="0009707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1B41381" w14:textId="77777777" w:rsidR="004A4227" w:rsidRPr="00966206" w:rsidRDefault="004A4227" w:rsidP="00097075">
            <w:pPr>
              <w:ind w:left="0"/>
              <w:jc w:val="left"/>
              <w:rPr>
                <w:b w:val="0"/>
                <w:i/>
                <w:szCs w:val="18"/>
              </w:rPr>
            </w:pPr>
            <w:r w:rsidRPr="00966206">
              <w:rPr>
                <w:b w:val="0"/>
                <w:i/>
                <w:szCs w:val="18"/>
              </w:rPr>
              <w:t>Parameter name</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45CFFBF" w14:textId="77777777" w:rsidR="004A4227" w:rsidRPr="004C5841" w:rsidRDefault="004A4227" w:rsidP="00097075">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4C5841">
              <w:rPr>
                <w:bCs/>
                <w:i/>
                <w:szCs w:val="18"/>
              </w:rPr>
              <w:t>Description</w:t>
            </w:r>
          </w:p>
        </w:tc>
      </w:tr>
      <w:tr w:rsidR="004A4227" w:rsidRPr="00B340FD" w14:paraId="2CE8EFF8" w14:textId="77777777" w:rsidTr="00097075">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AA5603D" w14:textId="77777777" w:rsidR="004A4227" w:rsidRPr="00966206" w:rsidRDefault="004A4227" w:rsidP="00097075">
            <w:pPr>
              <w:ind w:left="0"/>
              <w:jc w:val="left"/>
              <w:rPr>
                <w:b w:val="0"/>
                <w:i/>
                <w:szCs w:val="18"/>
              </w:rPr>
            </w:pPr>
            <w:r w:rsidRPr="00966206">
              <w:rPr>
                <w:b w:val="0"/>
                <w:i/>
                <w:szCs w:val="18"/>
              </w:rPr>
              <w:t>Parameter name</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569F500" w14:textId="77777777" w:rsidR="004A4227" w:rsidRPr="004C5841" w:rsidRDefault="004A4227" w:rsidP="00097075">
            <w:pPr>
              <w:ind w:left="0"/>
              <w:jc w:val="left"/>
              <w:cnfStyle w:val="000000000000" w:firstRow="0" w:lastRow="0" w:firstColumn="0" w:lastColumn="0" w:oddVBand="0" w:evenVBand="0" w:oddHBand="0" w:evenHBand="0" w:firstRowFirstColumn="0" w:firstRowLastColumn="0" w:lastRowFirstColumn="0" w:lastRowLastColumn="0"/>
              <w:rPr>
                <w:bCs/>
                <w:i/>
                <w:szCs w:val="18"/>
              </w:rPr>
            </w:pPr>
            <w:r w:rsidRPr="004C5841">
              <w:rPr>
                <w:bCs/>
                <w:i/>
                <w:szCs w:val="18"/>
              </w:rPr>
              <w:t>Description</w:t>
            </w:r>
          </w:p>
        </w:tc>
      </w:tr>
      <w:tr w:rsidR="004A4227" w:rsidRPr="00B340FD" w14:paraId="7532BFD9" w14:textId="77777777" w:rsidTr="00097075">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tcPr>
          <w:p w14:paraId="7F4AD74E" w14:textId="77777777" w:rsidR="004A4227" w:rsidRPr="005020E9" w:rsidRDefault="004A4227" w:rsidP="00097075">
            <w:pPr>
              <w:ind w:left="0"/>
              <w:jc w:val="center"/>
              <w:rPr>
                <w:rFonts w:cstheme="minorHAnsi"/>
              </w:rPr>
            </w:pPr>
            <w:r>
              <w:rPr>
                <w:rFonts w:cstheme="minorHAnsi"/>
                <w:color w:val="FFFFFF" w:themeColor="background1"/>
              </w:rPr>
              <w:t>Multidisciplinary Engineering</w:t>
            </w:r>
          </w:p>
        </w:tc>
      </w:tr>
      <w:tr w:rsidR="004A4227" w:rsidRPr="00B340FD" w14:paraId="360B973A" w14:textId="77777777" w:rsidTr="00097075">
        <w:trPr>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tcPr>
          <w:p w14:paraId="36F6D30E" w14:textId="77777777" w:rsidR="004A4227" w:rsidRPr="005020E9" w:rsidRDefault="004A4227" w:rsidP="00097075">
            <w:pPr>
              <w:ind w:left="0"/>
              <w:jc w:val="left"/>
            </w:pPr>
            <w:r>
              <w:rPr>
                <w:bCs w:val="0"/>
              </w:rPr>
              <w:t>Annotation Method</w:t>
            </w:r>
          </w:p>
        </w:tc>
      </w:tr>
      <w:tr w:rsidR="004A4227" w:rsidRPr="00BE4282" w14:paraId="4C807CE4" w14:textId="77777777" w:rsidTr="00097075">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tcPr>
          <w:p w14:paraId="75B56F6C" w14:textId="77777777" w:rsidR="004A4227" w:rsidRPr="00BE4282" w:rsidRDefault="004A4227" w:rsidP="00097075">
            <w:pPr>
              <w:ind w:left="0"/>
              <w:jc w:val="left"/>
              <w:rPr>
                <w:b w:val="0"/>
                <w:bCs w:val="0"/>
                <w:i/>
                <w:iCs/>
                <w:color w:val="D9D9D9" w:themeColor="background1" w:themeShade="D9"/>
              </w:rPr>
            </w:pPr>
            <w:r w:rsidRPr="00BE4282">
              <w:rPr>
                <w:rFonts w:hint="eastAsia"/>
                <w:b w:val="0"/>
                <w:bCs w:val="0"/>
                <w:i/>
                <w:iCs/>
                <w:color w:val="D9D9D9" w:themeColor="background1" w:themeShade="D9"/>
              </w:rPr>
              <w:t>D</w:t>
            </w:r>
            <w:r w:rsidRPr="00BE4282">
              <w:rPr>
                <w:b w:val="0"/>
                <w:bCs w:val="0"/>
                <w:i/>
                <w:iCs/>
                <w:color w:val="D9D9D9" w:themeColor="background1" w:themeShade="D9"/>
              </w:rPr>
              <w:t>escription to be added</w:t>
            </w:r>
          </w:p>
        </w:tc>
      </w:tr>
      <w:tr w:rsidR="004A4227" w:rsidRPr="00B340FD" w14:paraId="771E82AC" w14:textId="77777777" w:rsidTr="00097075">
        <w:trPr>
          <w:trHeight w:val="269"/>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826C31" w:themeColor="accent2" w:themeShade="BF"/>
              <w:left w:val="single" w:sz="4" w:space="0" w:color="826C31" w:themeColor="accent2" w:themeShade="BF"/>
              <w:right w:val="single" w:sz="4" w:space="0" w:color="826C31" w:themeColor="accent2" w:themeShade="BF"/>
            </w:tcBorders>
          </w:tcPr>
          <w:p w14:paraId="78441E00" w14:textId="77777777" w:rsidR="004A4227" w:rsidRPr="005020E9" w:rsidRDefault="004A4227" w:rsidP="00097075">
            <w:pPr>
              <w:ind w:left="0"/>
              <w:jc w:val="left"/>
              <w:rPr>
                <w:bCs w:val="0"/>
              </w:rPr>
            </w:pPr>
            <w:r>
              <w:rPr>
                <w:bCs w:val="0"/>
              </w:rPr>
              <w:t>Parameter</w:t>
            </w:r>
          </w:p>
        </w:tc>
        <w:tc>
          <w:tcPr>
            <w:tcW w:w="7051" w:type="dxa"/>
            <w:tcBorders>
              <w:top w:val="single" w:sz="4" w:space="0" w:color="826C31" w:themeColor="accent2" w:themeShade="BF"/>
              <w:left w:val="single" w:sz="4" w:space="0" w:color="826C31" w:themeColor="accent2" w:themeShade="BF"/>
              <w:right w:val="single" w:sz="4" w:space="0" w:color="826C31" w:themeColor="accent2" w:themeShade="BF"/>
            </w:tcBorders>
          </w:tcPr>
          <w:p w14:paraId="683FEAC5" w14:textId="77777777" w:rsidR="004A4227" w:rsidRPr="005020E9" w:rsidRDefault="004A4227" w:rsidP="00097075">
            <w:pPr>
              <w:ind w:left="0"/>
              <w:jc w:val="left"/>
              <w:cnfStyle w:val="000000000000" w:firstRow="0" w:lastRow="0" w:firstColumn="0" w:lastColumn="0" w:oddVBand="0" w:evenVBand="0" w:oddHBand="0" w:evenHBand="0" w:firstRowFirstColumn="0" w:firstRowLastColumn="0" w:lastRowFirstColumn="0" w:lastRowLastColumn="0"/>
            </w:pPr>
            <w:r w:rsidRPr="009267AF">
              <w:rPr>
                <w:bCs/>
              </w:rPr>
              <w:t>Description</w:t>
            </w:r>
          </w:p>
        </w:tc>
      </w:tr>
      <w:tr w:rsidR="004A4227" w:rsidRPr="00B340FD" w14:paraId="46F73C67" w14:textId="77777777" w:rsidTr="0009707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887EB08" w14:textId="77777777" w:rsidR="004A4227" w:rsidRPr="00966206" w:rsidRDefault="004A4227" w:rsidP="00097075">
            <w:pPr>
              <w:ind w:left="0"/>
              <w:jc w:val="left"/>
              <w:rPr>
                <w:b w:val="0"/>
                <w:i/>
                <w:szCs w:val="18"/>
              </w:rPr>
            </w:pPr>
            <w:r w:rsidRPr="00966206">
              <w:rPr>
                <w:b w:val="0"/>
                <w:i/>
                <w:szCs w:val="18"/>
              </w:rPr>
              <w:t>Parameter name</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1507722" w14:textId="77777777" w:rsidR="004A4227" w:rsidRPr="004C5841" w:rsidRDefault="004A4227" w:rsidP="00097075">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4C5841">
              <w:rPr>
                <w:bCs/>
                <w:i/>
                <w:szCs w:val="18"/>
              </w:rPr>
              <w:t>Description</w:t>
            </w:r>
          </w:p>
        </w:tc>
      </w:tr>
      <w:tr w:rsidR="004A4227" w:rsidRPr="00B340FD" w14:paraId="7D35FEB7" w14:textId="77777777" w:rsidTr="00097075">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5D50839" w14:textId="77777777" w:rsidR="004A4227" w:rsidRPr="00966206" w:rsidRDefault="004A4227" w:rsidP="00097075">
            <w:pPr>
              <w:ind w:left="0"/>
              <w:jc w:val="left"/>
              <w:rPr>
                <w:b w:val="0"/>
                <w:i/>
                <w:szCs w:val="18"/>
              </w:rPr>
            </w:pPr>
            <w:r w:rsidRPr="00966206">
              <w:rPr>
                <w:b w:val="0"/>
                <w:i/>
                <w:szCs w:val="18"/>
              </w:rPr>
              <w:t>Parameter name</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8A92D27" w14:textId="77777777" w:rsidR="004A4227" w:rsidRPr="004C5841" w:rsidRDefault="004A4227" w:rsidP="00097075">
            <w:pPr>
              <w:ind w:left="0"/>
              <w:jc w:val="left"/>
              <w:cnfStyle w:val="000000000000" w:firstRow="0" w:lastRow="0" w:firstColumn="0" w:lastColumn="0" w:oddVBand="0" w:evenVBand="0" w:oddHBand="0" w:evenHBand="0" w:firstRowFirstColumn="0" w:firstRowLastColumn="0" w:lastRowFirstColumn="0" w:lastRowLastColumn="0"/>
              <w:rPr>
                <w:bCs/>
                <w:i/>
                <w:szCs w:val="18"/>
              </w:rPr>
            </w:pPr>
            <w:r w:rsidRPr="004C5841">
              <w:rPr>
                <w:bCs/>
                <w:i/>
                <w:szCs w:val="18"/>
              </w:rPr>
              <w:t>Description</w:t>
            </w:r>
          </w:p>
        </w:tc>
      </w:tr>
      <w:tr w:rsidR="004A4227" w:rsidRPr="00B340FD" w14:paraId="0E9D6121" w14:textId="77777777" w:rsidTr="0009707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B79B29C" w14:textId="77777777" w:rsidR="004A4227" w:rsidRPr="00966206" w:rsidRDefault="004A4227" w:rsidP="00097075">
            <w:pPr>
              <w:ind w:left="0"/>
              <w:jc w:val="left"/>
              <w:rPr>
                <w:b w:val="0"/>
                <w:i/>
                <w:szCs w:val="18"/>
              </w:rPr>
            </w:pPr>
            <w:r w:rsidRPr="00966206">
              <w:rPr>
                <w:b w:val="0"/>
                <w:i/>
                <w:szCs w:val="18"/>
              </w:rPr>
              <w:t>Parameter name</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6C5D587" w14:textId="77777777" w:rsidR="004A4227" w:rsidRPr="004C5841" w:rsidRDefault="004A4227" w:rsidP="00097075">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4C5841">
              <w:rPr>
                <w:bCs/>
                <w:i/>
                <w:szCs w:val="18"/>
              </w:rPr>
              <w:t>Description</w:t>
            </w:r>
          </w:p>
        </w:tc>
      </w:tr>
      <w:tr w:rsidR="004A4227" w:rsidRPr="00B340FD" w14:paraId="530C50D9" w14:textId="77777777" w:rsidTr="00097075">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6A3F499" w14:textId="77777777" w:rsidR="004A4227" w:rsidRPr="00966206" w:rsidRDefault="004A4227" w:rsidP="00097075">
            <w:pPr>
              <w:ind w:left="0"/>
              <w:jc w:val="left"/>
              <w:rPr>
                <w:b w:val="0"/>
                <w:i/>
                <w:szCs w:val="18"/>
              </w:rPr>
            </w:pPr>
            <w:r w:rsidRPr="00966206">
              <w:rPr>
                <w:b w:val="0"/>
                <w:i/>
                <w:szCs w:val="18"/>
              </w:rPr>
              <w:t>Parameter name</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AEB619C" w14:textId="77777777" w:rsidR="004A4227" w:rsidRPr="004C5841" w:rsidRDefault="004A4227" w:rsidP="00097075">
            <w:pPr>
              <w:ind w:left="0"/>
              <w:jc w:val="left"/>
              <w:cnfStyle w:val="000000000000" w:firstRow="0" w:lastRow="0" w:firstColumn="0" w:lastColumn="0" w:oddVBand="0" w:evenVBand="0" w:oddHBand="0" w:evenHBand="0" w:firstRowFirstColumn="0" w:firstRowLastColumn="0" w:lastRowFirstColumn="0" w:lastRowLastColumn="0"/>
              <w:rPr>
                <w:bCs/>
                <w:i/>
                <w:szCs w:val="18"/>
              </w:rPr>
            </w:pPr>
            <w:r w:rsidRPr="004C5841">
              <w:rPr>
                <w:bCs/>
                <w:i/>
                <w:szCs w:val="18"/>
              </w:rPr>
              <w:t>Description</w:t>
            </w:r>
          </w:p>
        </w:tc>
      </w:tr>
      <w:tr w:rsidR="004A4227" w:rsidRPr="00B340FD" w14:paraId="32A9AA26" w14:textId="77777777" w:rsidTr="00097075">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tcPr>
          <w:p w14:paraId="1A8670FF" w14:textId="77777777" w:rsidR="004A4227" w:rsidRPr="005020E9" w:rsidRDefault="004A4227" w:rsidP="00097075">
            <w:pPr>
              <w:ind w:left="0"/>
              <w:jc w:val="center"/>
              <w:rPr>
                <w:rFonts w:cstheme="minorHAnsi"/>
              </w:rPr>
            </w:pPr>
            <w:r>
              <w:rPr>
                <w:rFonts w:cstheme="minorHAnsi"/>
                <w:color w:val="FFFFFF" w:themeColor="background1"/>
              </w:rPr>
              <w:t>Landscape</w:t>
            </w:r>
          </w:p>
        </w:tc>
      </w:tr>
      <w:tr w:rsidR="004A4227" w:rsidRPr="00B340FD" w14:paraId="0F457B40" w14:textId="77777777" w:rsidTr="00097075">
        <w:trPr>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tcPr>
          <w:p w14:paraId="31F14088" w14:textId="77777777" w:rsidR="004A4227" w:rsidRPr="005020E9" w:rsidRDefault="004A4227" w:rsidP="00097075">
            <w:pPr>
              <w:ind w:left="0"/>
              <w:jc w:val="left"/>
            </w:pPr>
            <w:r>
              <w:rPr>
                <w:bCs w:val="0"/>
              </w:rPr>
              <w:t>Annotation Method</w:t>
            </w:r>
          </w:p>
        </w:tc>
      </w:tr>
      <w:tr w:rsidR="004A4227" w:rsidRPr="00BE4282" w14:paraId="4E60D457" w14:textId="77777777" w:rsidTr="00097075">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tcPr>
          <w:p w14:paraId="7795F18E" w14:textId="77777777" w:rsidR="004A4227" w:rsidRPr="00BE4282" w:rsidRDefault="004A4227" w:rsidP="00097075">
            <w:pPr>
              <w:ind w:left="0"/>
              <w:jc w:val="left"/>
              <w:rPr>
                <w:b w:val="0"/>
                <w:bCs w:val="0"/>
                <w:i/>
                <w:iCs/>
                <w:color w:val="D9D9D9" w:themeColor="background1" w:themeShade="D9"/>
              </w:rPr>
            </w:pPr>
            <w:r w:rsidRPr="00BE4282">
              <w:rPr>
                <w:rFonts w:hint="eastAsia"/>
                <w:b w:val="0"/>
                <w:bCs w:val="0"/>
                <w:i/>
                <w:iCs/>
                <w:color w:val="D9D9D9" w:themeColor="background1" w:themeShade="D9"/>
              </w:rPr>
              <w:t>D</w:t>
            </w:r>
            <w:r w:rsidRPr="00BE4282">
              <w:rPr>
                <w:b w:val="0"/>
                <w:bCs w:val="0"/>
                <w:i/>
                <w:iCs/>
                <w:color w:val="D9D9D9" w:themeColor="background1" w:themeShade="D9"/>
              </w:rPr>
              <w:t>escription to be added</w:t>
            </w:r>
          </w:p>
        </w:tc>
      </w:tr>
      <w:tr w:rsidR="004A4227" w:rsidRPr="00B340FD" w14:paraId="3949BC38" w14:textId="77777777" w:rsidTr="00097075">
        <w:trPr>
          <w:trHeight w:val="269"/>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826C31" w:themeColor="accent2" w:themeShade="BF"/>
              <w:left w:val="single" w:sz="4" w:space="0" w:color="826C31" w:themeColor="accent2" w:themeShade="BF"/>
              <w:right w:val="single" w:sz="4" w:space="0" w:color="826C31" w:themeColor="accent2" w:themeShade="BF"/>
            </w:tcBorders>
          </w:tcPr>
          <w:p w14:paraId="73BEDBE7" w14:textId="77777777" w:rsidR="004A4227" w:rsidRPr="005020E9" w:rsidRDefault="004A4227" w:rsidP="00097075">
            <w:pPr>
              <w:ind w:left="0"/>
              <w:jc w:val="left"/>
              <w:rPr>
                <w:bCs w:val="0"/>
              </w:rPr>
            </w:pPr>
            <w:r>
              <w:rPr>
                <w:bCs w:val="0"/>
              </w:rPr>
              <w:t>Parameter</w:t>
            </w:r>
          </w:p>
        </w:tc>
        <w:tc>
          <w:tcPr>
            <w:tcW w:w="7051" w:type="dxa"/>
            <w:tcBorders>
              <w:top w:val="single" w:sz="4" w:space="0" w:color="826C31" w:themeColor="accent2" w:themeShade="BF"/>
              <w:left w:val="single" w:sz="4" w:space="0" w:color="826C31" w:themeColor="accent2" w:themeShade="BF"/>
              <w:right w:val="single" w:sz="4" w:space="0" w:color="826C31" w:themeColor="accent2" w:themeShade="BF"/>
            </w:tcBorders>
          </w:tcPr>
          <w:p w14:paraId="7C072600" w14:textId="77777777" w:rsidR="004A4227" w:rsidRPr="005020E9" w:rsidRDefault="004A4227" w:rsidP="00097075">
            <w:pPr>
              <w:ind w:left="0"/>
              <w:jc w:val="left"/>
              <w:cnfStyle w:val="000000000000" w:firstRow="0" w:lastRow="0" w:firstColumn="0" w:lastColumn="0" w:oddVBand="0" w:evenVBand="0" w:oddHBand="0" w:evenHBand="0" w:firstRowFirstColumn="0" w:firstRowLastColumn="0" w:lastRowFirstColumn="0" w:lastRowLastColumn="0"/>
            </w:pPr>
            <w:r w:rsidRPr="009267AF">
              <w:rPr>
                <w:bCs/>
              </w:rPr>
              <w:t>Description</w:t>
            </w:r>
          </w:p>
        </w:tc>
      </w:tr>
      <w:tr w:rsidR="004A4227" w:rsidRPr="00B340FD" w14:paraId="594E1BD7" w14:textId="77777777" w:rsidTr="0009707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CC691AD" w14:textId="77777777" w:rsidR="004A4227" w:rsidRPr="00966206" w:rsidRDefault="004A4227" w:rsidP="00097075">
            <w:pPr>
              <w:ind w:left="0"/>
              <w:jc w:val="left"/>
              <w:rPr>
                <w:b w:val="0"/>
                <w:i/>
                <w:szCs w:val="18"/>
              </w:rPr>
            </w:pPr>
            <w:r w:rsidRPr="00966206">
              <w:rPr>
                <w:b w:val="0"/>
                <w:i/>
                <w:szCs w:val="18"/>
              </w:rPr>
              <w:t>Parameter name</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8CF71D0" w14:textId="77777777" w:rsidR="004A4227" w:rsidRPr="004C5841" w:rsidRDefault="004A4227" w:rsidP="00097075">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4C5841">
              <w:rPr>
                <w:bCs/>
                <w:i/>
                <w:szCs w:val="18"/>
              </w:rPr>
              <w:t>Description</w:t>
            </w:r>
          </w:p>
        </w:tc>
      </w:tr>
      <w:tr w:rsidR="004A4227" w:rsidRPr="00B340FD" w14:paraId="31888929" w14:textId="77777777" w:rsidTr="00097075">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48EFACC" w14:textId="77777777" w:rsidR="004A4227" w:rsidRPr="00966206" w:rsidRDefault="004A4227" w:rsidP="00097075">
            <w:pPr>
              <w:ind w:left="0"/>
              <w:jc w:val="left"/>
              <w:rPr>
                <w:b w:val="0"/>
                <w:i/>
                <w:szCs w:val="18"/>
              </w:rPr>
            </w:pPr>
            <w:r w:rsidRPr="00966206">
              <w:rPr>
                <w:b w:val="0"/>
                <w:i/>
                <w:szCs w:val="18"/>
              </w:rPr>
              <w:t>Parameter name</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C3828F9" w14:textId="77777777" w:rsidR="004A4227" w:rsidRPr="004C5841" w:rsidRDefault="004A4227" w:rsidP="00097075">
            <w:pPr>
              <w:ind w:left="0"/>
              <w:jc w:val="left"/>
              <w:cnfStyle w:val="000000000000" w:firstRow="0" w:lastRow="0" w:firstColumn="0" w:lastColumn="0" w:oddVBand="0" w:evenVBand="0" w:oddHBand="0" w:evenHBand="0" w:firstRowFirstColumn="0" w:firstRowLastColumn="0" w:lastRowFirstColumn="0" w:lastRowLastColumn="0"/>
              <w:rPr>
                <w:bCs/>
                <w:i/>
                <w:szCs w:val="18"/>
              </w:rPr>
            </w:pPr>
            <w:r w:rsidRPr="004C5841">
              <w:rPr>
                <w:bCs/>
                <w:i/>
                <w:szCs w:val="18"/>
              </w:rPr>
              <w:t>Description</w:t>
            </w:r>
          </w:p>
        </w:tc>
      </w:tr>
      <w:tr w:rsidR="004A4227" w:rsidRPr="00B340FD" w14:paraId="0B2017C5" w14:textId="77777777" w:rsidTr="0009707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E02C648" w14:textId="77777777" w:rsidR="004A4227" w:rsidRPr="00966206" w:rsidRDefault="004A4227" w:rsidP="00097075">
            <w:pPr>
              <w:ind w:left="0"/>
              <w:jc w:val="left"/>
              <w:rPr>
                <w:b w:val="0"/>
                <w:i/>
                <w:szCs w:val="18"/>
              </w:rPr>
            </w:pPr>
            <w:r w:rsidRPr="00966206">
              <w:rPr>
                <w:b w:val="0"/>
                <w:i/>
                <w:szCs w:val="18"/>
              </w:rPr>
              <w:t>Parameter name</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B7D9093" w14:textId="77777777" w:rsidR="004A4227" w:rsidRPr="004C5841" w:rsidRDefault="004A4227" w:rsidP="00097075">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4C5841">
              <w:rPr>
                <w:bCs/>
                <w:i/>
                <w:szCs w:val="18"/>
              </w:rPr>
              <w:t>Description</w:t>
            </w:r>
          </w:p>
        </w:tc>
      </w:tr>
      <w:tr w:rsidR="004A4227" w:rsidRPr="00B340FD" w14:paraId="51061CDF" w14:textId="77777777" w:rsidTr="00097075">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93C952A" w14:textId="77777777" w:rsidR="004A4227" w:rsidRPr="00966206" w:rsidRDefault="004A4227" w:rsidP="00097075">
            <w:pPr>
              <w:ind w:left="0"/>
              <w:jc w:val="left"/>
              <w:rPr>
                <w:b w:val="0"/>
                <w:i/>
                <w:szCs w:val="18"/>
              </w:rPr>
            </w:pPr>
            <w:r w:rsidRPr="00966206">
              <w:rPr>
                <w:b w:val="0"/>
                <w:i/>
                <w:szCs w:val="18"/>
              </w:rPr>
              <w:t>Parameter name</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43359BA" w14:textId="77777777" w:rsidR="004A4227" w:rsidRPr="004C5841" w:rsidRDefault="004A4227" w:rsidP="00097075">
            <w:pPr>
              <w:ind w:left="0"/>
              <w:jc w:val="left"/>
              <w:cnfStyle w:val="000000000000" w:firstRow="0" w:lastRow="0" w:firstColumn="0" w:lastColumn="0" w:oddVBand="0" w:evenVBand="0" w:oddHBand="0" w:evenHBand="0" w:firstRowFirstColumn="0" w:firstRowLastColumn="0" w:lastRowFirstColumn="0" w:lastRowLastColumn="0"/>
              <w:rPr>
                <w:bCs/>
                <w:i/>
                <w:szCs w:val="18"/>
              </w:rPr>
            </w:pPr>
            <w:r w:rsidRPr="004C5841">
              <w:rPr>
                <w:bCs/>
                <w:i/>
                <w:szCs w:val="18"/>
              </w:rPr>
              <w:t>Description</w:t>
            </w:r>
          </w:p>
        </w:tc>
      </w:tr>
      <w:tr w:rsidR="00A263BF" w:rsidRPr="003D2CDA" w14:paraId="0E7A244E" w14:textId="77777777" w:rsidTr="00A83DB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tcPr>
          <w:p w14:paraId="19773D5F" w14:textId="67C025CA" w:rsidR="00A263BF" w:rsidRPr="003D2CDA" w:rsidRDefault="00A263BF" w:rsidP="00A83DB9">
            <w:pPr>
              <w:ind w:left="0"/>
              <w:jc w:val="center"/>
              <w:rPr>
                <w:rFonts w:cstheme="minorHAnsi"/>
                <w:i/>
                <w:iCs/>
              </w:rPr>
            </w:pPr>
            <w:r>
              <w:rPr>
                <w:rFonts w:cstheme="minorHAnsi"/>
                <w:i/>
                <w:iCs/>
                <w:color w:val="FFFFFF" w:themeColor="background1"/>
              </w:rPr>
              <w:t>Kitchen and Laundry Consultant (HAA)</w:t>
            </w:r>
          </w:p>
        </w:tc>
      </w:tr>
      <w:tr w:rsidR="00A263BF" w:rsidRPr="005020E9" w14:paraId="79706A01" w14:textId="77777777" w:rsidTr="00A83DB9">
        <w:trPr>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tcPr>
          <w:p w14:paraId="7ECF800D" w14:textId="77777777" w:rsidR="00A263BF" w:rsidRPr="005020E9" w:rsidRDefault="00A263BF" w:rsidP="00A83DB9">
            <w:pPr>
              <w:ind w:left="0"/>
              <w:jc w:val="left"/>
            </w:pPr>
            <w:r>
              <w:rPr>
                <w:bCs w:val="0"/>
              </w:rPr>
              <w:t>Annotation Method</w:t>
            </w:r>
          </w:p>
        </w:tc>
      </w:tr>
      <w:tr w:rsidR="00A263BF" w:rsidRPr="004B78BF" w14:paraId="510F890B" w14:textId="77777777" w:rsidTr="00A83DB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tcPr>
          <w:p w14:paraId="689FAF28" w14:textId="77777777" w:rsidR="00A263BF" w:rsidRPr="004B78BF" w:rsidRDefault="00A263BF" w:rsidP="00A83DB9">
            <w:pPr>
              <w:ind w:left="0"/>
              <w:jc w:val="left"/>
              <w:rPr>
                <w:b w:val="0"/>
                <w:bCs w:val="0"/>
                <w:i/>
                <w:iCs/>
              </w:rPr>
            </w:pPr>
            <w:r w:rsidRPr="00C57643">
              <w:t xml:space="preserve">Method 1 </w:t>
            </w:r>
            <w:r w:rsidRPr="00C57643">
              <w:rPr>
                <w:lang w:val="en-GB"/>
              </w:rPr>
              <w:t>–</w:t>
            </w:r>
            <w:r w:rsidRPr="00C57643">
              <w:rPr>
                <w:b w:val="0"/>
                <w:bCs w:val="0"/>
                <w:lang w:val="en-GB"/>
              </w:rPr>
              <w:t xml:space="preserve"> </w:t>
            </w:r>
            <w:r w:rsidRPr="00C57643">
              <w:rPr>
                <w:b w:val="0"/>
                <w:bCs w:val="0"/>
              </w:rPr>
              <w:t>All tags will be using parameters included within the elements to keep consistency with the model. Normal text will not be used for tagging as all information should be driven from the BIM Model.</w:t>
            </w:r>
          </w:p>
        </w:tc>
      </w:tr>
      <w:tr w:rsidR="00A263BF" w:rsidRPr="005020E9" w14:paraId="04B59CC1" w14:textId="77777777" w:rsidTr="00A83DB9">
        <w:trPr>
          <w:trHeight w:val="269"/>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C0939F8" w14:textId="3C062051" w:rsidR="00A263BF" w:rsidRPr="005020E9" w:rsidRDefault="00A263BF" w:rsidP="00A83DB9">
            <w:pPr>
              <w:ind w:left="0"/>
              <w:jc w:val="left"/>
              <w:rPr>
                <w:bCs w:val="0"/>
              </w:rPr>
            </w:pPr>
            <w:r>
              <w:rPr>
                <w:b w:val="0"/>
                <w:i/>
                <w:szCs w:val="18"/>
              </w:rPr>
              <w:lastRenderedPageBreak/>
              <w:t>Blocking Rooms</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901CA2A" w14:textId="52129027" w:rsidR="00A263BF" w:rsidRPr="005020E9" w:rsidRDefault="00A263BF" w:rsidP="00A83DB9">
            <w:pPr>
              <w:ind w:left="0"/>
              <w:jc w:val="left"/>
              <w:cnfStyle w:val="000000000000" w:firstRow="0" w:lastRow="0" w:firstColumn="0" w:lastColumn="0" w:oddVBand="0" w:evenVBand="0" w:oddHBand="0" w:evenHBand="0" w:firstRowFirstColumn="0" w:firstRowLastColumn="0" w:lastRowFirstColumn="0" w:lastRowLastColumn="0"/>
            </w:pPr>
            <w:r w:rsidRPr="0068483C">
              <w:rPr>
                <w:iCs/>
                <w:szCs w:val="18"/>
              </w:rPr>
              <w:t xml:space="preserve">Built-in room parameters will be used to tag the </w:t>
            </w:r>
            <w:r>
              <w:rPr>
                <w:iCs/>
                <w:szCs w:val="18"/>
              </w:rPr>
              <w:t xml:space="preserve">Blocking </w:t>
            </w:r>
            <w:r w:rsidRPr="0068483C">
              <w:rPr>
                <w:iCs/>
                <w:szCs w:val="18"/>
              </w:rPr>
              <w:t xml:space="preserve">room Name and Number. </w:t>
            </w:r>
            <w:r>
              <w:rPr>
                <w:iCs/>
                <w:szCs w:val="18"/>
              </w:rPr>
              <w:t xml:space="preserve">Blocking </w:t>
            </w:r>
            <w:r w:rsidRPr="0068483C">
              <w:rPr>
                <w:iCs/>
                <w:szCs w:val="18"/>
              </w:rPr>
              <w:t xml:space="preserve">Room Area parameter will be used to be shown in the drawings. </w:t>
            </w:r>
            <w:r w:rsidRPr="00C57643">
              <w:rPr>
                <w:bCs/>
                <w:i/>
                <w:noProof/>
                <w:szCs w:val="18"/>
              </w:rPr>
              <w:drawing>
                <wp:inline distT="0" distB="0" distL="0" distR="0" wp14:anchorId="2DBB7654" wp14:editId="0BB73063">
                  <wp:extent cx="1626218" cy="1384010"/>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656103" cy="1409444"/>
                          </a:xfrm>
                          <a:prstGeom prst="rect">
                            <a:avLst/>
                          </a:prstGeom>
                        </pic:spPr>
                      </pic:pic>
                    </a:graphicData>
                  </a:graphic>
                </wp:inline>
              </w:drawing>
            </w:r>
          </w:p>
        </w:tc>
      </w:tr>
      <w:tr w:rsidR="00A263BF" w:rsidRPr="004C5841" w14:paraId="700FEB1C" w14:textId="77777777" w:rsidTr="00A83DB9">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64B5661" w14:textId="2D310202" w:rsidR="00A263BF" w:rsidRPr="00966206" w:rsidRDefault="00A263BF" w:rsidP="00A83DB9">
            <w:pPr>
              <w:ind w:left="0"/>
              <w:jc w:val="left"/>
              <w:rPr>
                <w:b w:val="0"/>
                <w:i/>
                <w:szCs w:val="18"/>
              </w:rPr>
            </w:pPr>
            <w:r w:rsidRPr="4C4B18E8">
              <w:rPr>
                <w:b w:val="0"/>
                <w:bCs w:val="0"/>
                <w:i/>
                <w:iCs/>
              </w:rPr>
              <w:t>Type Mark</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33D9EE7" w14:textId="77777777" w:rsidR="00A263BF" w:rsidRPr="004C5841" w:rsidRDefault="00A263BF" w:rsidP="00A83DB9">
            <w:pPr>
              <w:ind w:left="0"/>
              <w:jc w:val="left"/>
              <w:cnfStyle w:val="000000100000" w:firstRow="0" w:lastRow="0" w:firstColumn="0" w:lastColumn="0" w:oddVBand="0" w:evenVBand="0" w:oddHBand="1" w:evenHBand="0" w:firstRowFirstColumn="0" w:firstRowLastColumn="0" w:lastRowFirstColumn="0" w:lastRowLastColumn="0"/>
            </w:pPr>
            <w:r>
              <w:t>Type Mark parameter will be used to tag element classification and following the Element Specification. Type Mark code will be added into the element in the live model and Type Mark Tag will be placed in the delivery sheets.</w:t>
            </w:r>
          </w:p>
          <w:p w14:paraId="7E05F1AF" w14:textId="77777777" w:rsidR="00A263BF" w:rsidDel="00BD69ED" w:rsidRDefault="00A263BF" w:rsidP="00A83DB9">
            <w:pPr>
              <w:ind w:left="0"/>
              <w:jc w:val="left"/>
              <w:cnfStyle w:val="000000100000" w:firstRow="0" w:lastRow="0" w:firstColumn="0" w:lastColumn="0" w:oddVBand="0" w:evenVBand="0" w:oddHBand="1" w:evenHBand="0" w:firstRowFirstColumn="0" w:firstRowLastColumn="0" w:lastRowFirstColumn="0" w:lastRowLastColumn="0"/>
              <w:rPr>
                <w:iCs/>
                <w:szCs w:val="18"/>
              </w:rPr>
            </w:pPr>
            <w:r w:rsidRPr="00491747" w:rsidDel="00BD69ED">
              <w:rPr>
                <w:iCs/>
                <w:szCs w:val="18"/>
              </w:rPr>
              <w:t xml:space="preserve">Built-in </w:t>
            </w:r>
            <w:r w:rsidDel="00BD69ED">
              <w:rPr>
                <w:iCs/>
                <w:szCs w:val="18"/>
              </w:rPr>
              <w:t>specialty equipment tags</w:t>
            </w:r>
            <w:r w:rsidRPr="00491747" w:rsidDel="00BD69ED">
              <w:rPr>
                <w:iCs/>
                <w:szCs w:val="18"/>
              </w:rPr>
              <w:t xml:space="preserve"> will be used to tag the</w:t>
            </w:r>
            <w:r w:rsidDel="00BD69ED">
              <w:rPr>
                <w:iCs/>
                <w:szCs w:val="18"/>
              </w:rPr>
              <w:t xml:space="preserve"> service elements</w:t>
            </w:r>
          </w:p>
          <w:p w14:paraId="4515CABF" w14:textId="0193F593" w:rsidR="00A263BF" w:rsidRPr="004C5841" w:rsidRDefault="00A263BF" w:rsidP="00A83DB9">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E404E2">
              <w:rPr>
                <w:bCs/>
                <w:i/>
                <w:noProof/>
                <w:szCs w:val="18"/>
              </w:rPr>
              <w:drawing>
                <wp:inline distT="0" distB="0" distL="0" distR="0" wp14:anchorId="0DC7FE77" wp14:editId="4C79CD0F">
                  <wp:extent cx="2622237" cy="196850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27709" cy="1972608"/>
                          </a:xfrm>
                          <a:prstGeom prst="rect">
                            <a:avLst/>
                          </a:prstGeom>
                        </pic:spPr>
                      </pic:pic>
                    </a:graphicData>
                  </a:graphic>
                </wp:inline>
              </w:drawing>
            </w:r>
          </w:p>
        </w:tc>
      </w:tr>
      <w:tr w:rsidR="004A4227" w:rsidRPr="00B340FD" w14:paraId="5CA63736" w14:textId="77777777" w:rsidTr="00097075">
        <w:trPr>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tcPr>
          <w:p w14:paraId="728E6ADB" w14:textId="77777777" w:rsidR="004A4227" w:rsidRPr="003D2CDA" w:rsidRDefault="004A4227" w:rsidP="00097075">
            <w:pPr>
              <w:ind w:left="0"/>
              <w:jc w:val="center"/>
              <w:rPr>
                <w:rFonts w:cstheme="minorHAnsi"/>
                <w:i/>
                <w:iCs/>
              </w:rPr>
            </w:pPr>
            <w:r w:rsidRPr="003D2CDA">
              <w:rPr>
                <w:rFonts w:cstheme="minorHAnsi" w:hint="eastAsia"/>
                <w:i/>
                <w:iCs/>
                <w:color w:val="FFFFFF" w:themeColor="background1"/>
              </w:rPr>
              <w:t>Consultant</w:t>
            </w:r>
          </w:p>
        </w:tc>
      </w:tr>
      <w:tr w:rsidR="004A4227" w:rsidRPr="00B340FD" w14:paraId="0EFA6F62" w14:textId="77777777" w:rsidTr="00097075">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tcPr>
          <w:p w14:paraId="6FA102EF" w14:textId="77777777" w:rsidR="004A4227" w:rsidRPr="005020E9" w:rsidRDefault="004A4227" w:rsidP="00097075">
            <w:pPr>
              <w:ind w:left="0"/>
              <w:jc w:val="left"/>
            </w:pPr>
            <w:r>
              <w:rPr>
                <w:bCs w:val="0"/>
              </w:rPr>
              <w:t>Annotation Method</w:t>
            </w:r>
          </w:p>
        </w:tc>
      </w:tr>
      <w:tr w:rsidR="004A4227" w:rsidRPr="00BE4282" w14:paraId="7AEFFE74" w14:textId="77777777" w:rsidTr="00097075">
        <w:trPr>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tcPr>
          <w:p w14:paraId="388FAD16" w14:textId="77777777" w:rsidR="004A4227" w:rsidRPr="00BE4282" w:rsidRDefault="004A4227" w:rsidP="00097075">
            <w:pPr>
              <w:ind w:left="0"/>
              <w:jc w:val="left"/>
              <w:rPr>
                <w:b w:val="0"/>
                <w:bCs w:val="0"/>
                <w:i/>
                <w:iCs/>
                <w:color w:val="D9D9D9" w:themeColor="background1" w:themeShade="D9"/>
              </w:rPr>
            </w:pPr>
            <w:r w:rsidRPr="00BE4282">
              <w:rPr>
                <w:rFonts w:hint="eastAsia"/>
                <w:b w:val="0"/>
                <w:bCs w:val="0"/>
                <w:i/>
                <w:iCs/>
                <w:color w:val="D9D9D9" w:themeColor="background1" w:themeShade="D9"/>
              </w:rPr>
              <w:t>D</w:t>
            </w:r>
            <w:r w:rsidRPr="00BE4282">
              <w:rPr>
                <w:b w:val="0"/>
                <w:bCs w:val="0"/>
                <w:i/>
                <w:iCs/>
                <w:color w:val="D9D9D9" w:themeColor="background1" w:themeShade="D9"/>
              </w:rPr>
              <w:t>escription to be added</w:t>
            </w:r>
          </w:p>
        </w:tc>
      </w:tr>
      <w:tr w:rsidR="004A4227" w:rsidRPr="00B340FD" w14:paraId="3107EC9E" w14:textId="77777777" w:rsidTr="00097075">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826C31" w:themeColor="accent2" w:themeShade="BF"/>
              <w:left w:val="single" w:sz="4" w:space="0" w:color="826C31" w:themeColor="accent2" w:themeShade="BF"/>
              <w:right w:val="single" w:sz="4" w:space="0" w:color="826C31" w:themeColor="accent2" w:themeShade="BF"/>
            </w:tcBorders>
          </w:tcPr>
          <w:p w14:paraId="6401A3B2" w14:textId="77777777" w:rsidR="004A4227" w:rsidRPr="005020E9" w:rsidRDefault="004A4227" w:rsidP="00097075">
            <w:pPr>
              <w:ind w:left="0"/>
              <w:jc w:val="left"/>
              <w:rPr>
                <w:bCs w:val="0"/>
              </w:rPr>
            </w:pPr>
            <w:r>
              <w:rPr>
                <w:bCs w:val="0"/>
              </w:rPr>
              <w:t>Parameter</w:t>
            </w:r>
          </w:p>
        </w:tc>
        <w:tc>
          <w:tcPr>
            <w:tcW w:w="7051" w:type="dxa"/>
            <w:tcBorders>
              <w:top w:val="single" w:sz="4" w:space="0" w:color="826C31" w:themeColor="accent2" w:themeShade="BF"/>
              <w:left w:val="single" w:sz="4" w:space="0" w:color="826C31" w:themeColor="accent2" w:themeShade="BF"/>
              <w:right w:val="single" w:sz="4" w:space="0" w:color="826C31" w:themeColor="accent2" w:themeShade="BF"/>
            </w:tcBorders>
          </w:tcPr>
          <w:p w14:paraId="2DF1D1BC" w14:textId="77777777" w:rsidR="004A4227" w:rsidRPr="005020E9" w:rsidRDefault="004A4227" w:rsidP="00097075">
            <w:pPr>
              <w:ind w:left="0"/>
              <w:jc w:val="left"/>
              <w:cnfStyle w:val="000000100000" w:firstRow="0" w:lastRow="0" w:firstColumn="0" w:lastColumn="0" w:oddVBand="0" w:evenVBand="0" w:oddHBand="1" w:evenHBand="0" w:firstRowFirstColumn="0" w:firstRowLastColumn="0" w:lastRowFirstColumn="0" w:lastRowLastColumn="0"/>
            </w:pPr>
            <w:r w:rsidRPr="009267AF">
              <w:rPr>
                <w:bCs/>
              </w:rPr>
              <w:t>Description</w:t>
            </w:r>
          </w:p>
        </w:tc>
      </w:tr>
      <w:tr w:rsidR="004A4227" w:rsidRPr="00B340FD" w14:paraId="6C3211A4" w14:textId="77777777" w:rsidTr="00097075">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80D42A4" w14:textId="77777777" w:rsidR="004A4227" w:rsidRPr="00966206" w:rsidRDefault="004A4227" w:rsidP="00097075">
            <w:pPr>
              <w:ind w:left="0"/>
              <w:jc w:val="left"/>
              <w:rPr>
                <w:b w:val="0"/>
                <w:i/>
                <w:szCs w:val="18"/>
              </w:rPr>
            </w:pPr>
            <w:r w:rsidRPr="00966206">
              <w:rPr>
                <w:b w:val="0"/>
                <w:i/>
                <w:szCs w:val="18"/>
              </w:rPr>
              <w:t>Parameter name</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FC24DDE" w14:textId="77777777" w:rsidR="004A4227" w:rsidRPr="004C5841" w:rsidRDefault="004A4227" w:rsidP="00097075">
            <w:pPr>
              <w:ind w:left="0"/>
              <w:jc w:val="left"/>
              <w:cnfStyle w:val="000000000000" w:firstRow="0" w:lastRow="0" w:firstColumn="0" w:lastColumn="0" w:oddVBand="0" w:evenVBand="0" w:oddHBand="0" w:evenHBand="0" w:firstRowFirstColumn="0" w:firstRowLastColumn="0" w:lastRowFirstColumn="0" w:lastRowLastColumn="0"/>
              <w:rPr>
                <w:bCs/>
                <w:i/>
                <w:szCs w:val="18"/>
              </w:rPr>
            </w:pPr>
            <w:r w:rsidRPr="004C5841">
              <w:rPr>
                <w:bCs/>
                <w:i/>
                <w:szCs w:val="18"/>
              </w:rPr>
              <w:t>Description</w:t>
            </w:r>
          </w:p>
        </w:tc>
      </w:tr>
      <w:tr w:rsidR="004A4227" w:rsidRPr="00B340FD" w14:paraId="4C47E93A" w14:textId="77777777" w:rsidTr="0009707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7DBB22B" w14:textId="77777777" w:rsidR="004A4227" w:rsidRPr="00966206" w:rsidRDefault="004A4227" w:rsidP="00097075">
            <w:pPr>
              <w:ind w:left="0"/>
              <w:jc w:val="left"/>
              <w:rPr>
                <w:b w:val="0"/>
                <w:i/>
                <w:szCs w:val="18"/>
              </w:rPr>
            </w:pPr>
            <w:r w:rsidRPr="00966206">
              <w:rPr>
                <w:b w:val="0"/>
                <w:i/>
                <w:szCs w:val="18"/>
              </w:rPr>
              <w:t>Parameter name</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24F038C" w14:textId="77777777" w:rsidR="004A4227" w:rsidRPr="004C5841" w:rsidRDefault="004A4227" w:rsidP="00097075">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4C5841">
              <w:rPr>
                <w:bCs/>
                <w:i/>
                <w:szCs w:val="18"/>
              </w:rPr>
              <w:t>Description</w:t>
            </w:r>
          </w:p>
        </w:tc>
      </w:tr>
      <w:tr w:rsidR="004A4227" w:rsidRPr="00B340FD" w14:paraId="3F6B5768" w14:textId="77777777" w:rsidTr="00097075">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DCB27F7" w14:textId="77777777" w:rsidR="004A4227" w:rsidRPr="00966206" w:rsidRDefault="004A4227" w:rsidP="00097075">
            <w:pPr>
              <w:ind w:left="0"/>
              <w:jc w:val="left"/>
              <w:rPr>
                <w:b w:val="0"/>
                <w:i/>
                <w:szCs w:val="18"/>
              </w:rPr>
            </w:pPr>
            <w:r w:rsidRPr="00966206">
              <w:rPr>
                <w:b w:val="0"/>
                <w:i/>
                <w:szCs w:val="18"/>
              </w:rPr>
              <w:t>Parameter name</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5C91D06" w14:textId="77777777" w:rsidR="004A4227" w:rsidRPr="004C5841" w:rsidRDefault="004A4227" w:rsidP="00097075">
            <w:pPr>
              <w:ind w:left="0"/>
              <w:jc w:val="left"/>
              <w:cnfStyle w:val="000000000000" w:firstRow="0" w:lastRow="0" w:firstColumn="0" w:lastColumn="0" w:oddVBand="0" w:evenVBand="0" w:oddHBand="0" w:evenHBand="0" w:firstRowFirstColumn="0" w:firstRowLastColumn="0" w:lastRowFirstColumn="0" w:lastRowLastColumn="0"/>
              <w:rPr>
                <w:bCs/>
                <w:i/>
                <w:szCs w:val="18"/>
              </w:rPr>
            </w:pPr>
            <w:r w:rsidRPr="004C5841">
              <w:rPr>
                <w:bCs/>
                <w:i/>
                <w:szCs w:val="18"/>
              </w:rPr>
              <w:t>Description</w:t>
            </w:r>
          </w:p>
        </w:tc>
      </w:tr>
      <w:tr w:rsidR="004A4227" w:rsidRPr="00B340FD" w14:paraId="36F32185" w14:textId="77777777" w:rsidTr="0009707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404FDBC" w14:textId="77777777" w:rsidR="004A4227" w:rsidRPr="00966206" w:rsidRDefault="004A4227" w:rsidP="00097075">
            <w:pPr>
              <w:ind w:left="0"/>
              <w:jc w:val="left"/>
              <w:rPr>
                <w:b w:val="0"/>
                <w:i/>
                <w:szCs w:val="18"/>
              </w:rPr>
            </w:pPr>
            <w:r w:rsidRPr="00966206">
              <w:rPr>
                <w:b w:val="0"/>
                <w:i/>
                <w:szCs w:val="18"/>
              </w:rPr>
              <w:t>Parameter name</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E86DDAE" w14:textId="77777777" w:rsidR="004A4227" w:rsidRPr="004C5841" w:rsidRDefault="004A4227" w:rsidP="00097075">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4C5841">
              <w:rPr>
                <w:bCs/>
                <w:i/>
                <w:szCs w:val="18"/>
              </w:rPr>
              <w:t>Description</w:t>
            </w:r>
          </w:p>
        </w:tc>
      </w:tr>
    </w:tbl>
    <w:p w14:paraId="22894C09" w14:textId="597CCED5" w:rsidR="005020E9" w:rsidRPr="005020E9" w:rsidRDefault="6194296E" w:rsidP="005020E9">
      <w:pPr>
        <w:pStyle w:val="Heading2"/>
      </w:pPr>
      <w:bookmarkStart w:id="181" w:name="_Toc87828946"/>
      <w:r>
        <w:t>Drawing Scales</w:t>
      </w:r>
      <w:bookmarkEnd w:id="181"/>
    </w:p>
    <w:p w14:paraId="68F68F68" w14:textId="3E974417" w:rsidR="005F037D" w:rsidRDefault="005F037D" w:rsidP="005F037D">
      <w:r w:rsidRPr="005F037D">
        <w:t>All drawings must be rendered and presented at one of several approved scales, which are typically defined by the ‘Task Team Manager’. All drawings created from model geometry must be presented at a scale showing appropriate detail. If the model is too large to be published at the agreed scale it should be subdivided over several sheets with reference to continuation sheets on the title block. Scales other than those approved should not be used. All model files/geometry must be created at 1:1 real world size.</w:t>
      </w:r>
    </w:p>
    <w:p w14:paraId="1A7F3B87" w14:textId="77777777" w:rsidR="0097673C" w:rsidRDefault="0097673C" w:rsidP="0097673C">
      <w:pPr>
        <w:pStyle w:val="Header"/>
        <w:tabs>
          <w:tab w:val="clear" w:pos="4680"/>
          <w:tab w:val="clear" w:pos="9360"/>
        </w:tabs>
        <w:spacing w:after="120"/>
      </w:pPr>
      <w:bookmarkStart w:id="182" w:name="_Hlk64301259"/>
      <w:bookmarkStart w:id="183" w:name="_Hlk64310096"/>
      <w:r w:rsidRPr="0097673C">
        <w:t>Any Schemati</w:t>
      </w:r>
      <w:r w:rsidRPr="0097673C">
        <w:rPr>
          <w:rFonts w:hint="eastAsia"/>
        </w:rPr>
        <w:t>c</w:t>
      </w:r>
      <w:r w:rsidRPr="0097673C">
        <w:t>/Diagrams will not have any scale assigned</w:t>
      </w:r>
      <w:bookmarkEnd w:id="182"/>
    </w:p>
    <w:bookmarkEnd w:id="183"/>
    <w:p w14:paraId="03A8745B" w14:textId="48841E3D" w:rsidR="005020E9" w:rsidRPr="00A87FD1" w:rsidRDefault="00A87FD1" w:rsidP="00A87FD1">
      <w:pPr>
        <w:rPr>
          <w:rFonts w:cstheme="minorHAnsi"/>
          <w:i/>
          <w:color w:val="00968F" w:themeColor="accent3"/>
        </w:rPr>
      </w:pPr>
      <w:r>
        <w:rPr>
          <w:rFonts w:cstheme="minorHAnsi"/>
          <w:i/>
          <w:color w:val="00968F" w:themeColor="accent3"/>
          <w:highlight w:val="lightGray"/>
        </w:rPr>
        <w:t xml:space="preserve">The following table has been filled out indicatively. </w:t>
      </w:r>
      <w:r w:rsidRPr="0082034F">
        <w:rPr>
          <w:rFonts w:cstheme="minorHAnsi"/>
          <w:i/>
          <w:color w:val="00968F" w:themeColor="accent3"/>
          <w:highlight w:val="lightGray"/>
        </w:rPr>
        <w:t xml:space="preserve">Please </w:t>
      </w:r>
      <w:r>
        <w:rPr>
          <w:rFonts w:cstheme="minorHAnsi"/>
          <w:i/>
          <w:color w:val="00968F" w:themeColor="accent3"/>
          <w:highlight w:val="lightGray"/>
        </w:rPr>
        <w:t xml:space="preserve">refer to the Design Management section of the Project Execution Plan and </w:t>
      </w:r>
      <w:r w:rsidRPr="0082034F">
        <w:rPr>
          <w:rFonts w:cstheme="minorHAnsi"/>
          <w:i/>
          <w:color w:val="00968F" w:themeColor="accent3"/>
          <w:highlight w:val="lightGray"/>
        </w:rPr>
        <w:t>omit or amend sections</w:t>
      </w:r>
      <w:r>
        <w:rPr>
          <w:rFonts w:cstheme="minorHAnsi"/>
          <w:i/>
          <w:color w:val="00968F" w:themeColor="accent3"/>
          <w:highlight w:val="lightGray"/>
        </w:rPr>
        <w:t xml:space="preserve"> </w:t>
      </w:r>
      <w:r w:rsidRPr="0082034F">
        <w:rPr>
          <w:rFonts w:cstheme="minorHAnsi"/>
          <w:i/>
          <w:color w:val="00968F" w:themeColor="accent3"/>
          <w:highlight w:val="lightGray"/>
        </w:rPr>
        <w:t xml:space="preserve">to follow </w:t>
      </w:r>
      <w:r>
        <w:rPr>
          <w:rFonts w:cstheme="minorHAnsi"/>
          <w:i/>
          <w:color w:val="00968F" w:themeColor="accent3"/>
          <w:highlight w:val="lightGray"/>
        </w:rPr>
        <w:t>project requirements</w:t>
      </w:r>
      <w:r w:rsidRPr="0082034F">
        <w:rPr>
          <w:rFonts w:cstheme="minorHAnsi"/>
          <w:i/>
          <w:color w:val="00968F" w:themeColor="accent3"/>
          <w:highlight w:val="lightGray"/>
        </w:rPr>
        <w:t>. Please remove this text following any changes.</w:t>
      </w:r>
    </w:p>
    <w:tbl>
      <w:tblPr>
        <w:tblStyle w:val="GridTable441"/>
        <w:tblW w:w="9540" w:type="dxa"/>
        <w:tblInd w:w="625" w:type="dxa"/>
        <w:tblLayout w:type="fixed"/>
        <w:tblLook w:val="04A0" w:firstRow="1" w:lastRow="0" w:firstColumn="1" w:lastColumn="0" w:noHBand="0" w:noVBand="1"/>
      </w:tblPr>
      <w:tblGrid>
        <w:gridCol w:w="1213"/>
        <w:gridCol w:w="2410"/>
        <w:gridCol w:w="2835"/>
        <w:gridCol w:w="3082"/>
      </w:tblGrid>
      <w:tr w:rsidR="005020E9" w:rsidRPr="00B340FD" w14:paraId="0D4BF4C1" w14:textId="77777777" w:rsidTr="00D25A74">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213" w:type="dxa"/>
            <w:tcBorders>
              <w:top w:val="single" w:sz="4" w:space="0" w:color="826C31" w:themeColor="text1" w:themeShade="BF"/>
              <w:left w:val="single" w:sz="4" w:space="0" w:color="826C31" w:themeColor="text1" w:themeShade="BF"/>
              <w:right w:val="single" w:sz="4" w:space="0" w:color="826C31" w:themeColor="text1" w:themeShade="BF"/>
            </w:tcBorders>
          </w:tcPr>
          <w:p w14:paraId="5041B79F" w14:textId="6075A650" w:rsidR="005020E9" w:rsidRPr="005020E9" w:rsidRDefault="005020E9" w:rsidP="005020E9">
            <w:pPr>
              <w:ind w:left="0"/>
              <w:jc w:val="left"/>
            </w:pPr>
            <w:r w:rsidRPr="005020E9">
              <w:rPr>
                <w:rFonts w:cstheme="minorHAnsi"/>
              </w:rPr>
              <w:t>Scale</w:t>
            </w:r>
          </w:p>
        </w:tc>
        <w:tc>
          <w:tcPr>
            <w:tcW w:w="2410" w:type="dxa"/>
            <w:tcBorders>
              <w:top w:val="single" w:sz="4" w:space="0" w:color="826C31" w:themeColor="text1" w:themeShade="BF"/>
              <w:left w:val="single" w:sz="4" w:space="0" w:color="826C31" w:themeColor="text1" w:themeShade="BF"/>
              <w:right w:val="single" w:sz="4" w:space="0" w:color="826C31" w:themeColor="text1" w:themeShade="BF"/>
            </w:tcBorders>
          </w:tcPr>
          <w:p w14:paraId="042E2DC6" w14:textId="17DD6173" w:rsidR="005020E9" w:rsidRPr="005020E9" w:rsidRDefault="005020E9" w:rsidP="005020E9">
            <w:pPr>
              <w:ind w:left="0"/>
              <w:jc w:val="left"/>
              <w:cnfStyle w:val="100000000000" w:firstRow="1" w:lastRow="0" w:firstColumn="0" w:lastColumn="0" w:oddVBand="0" w:evenVBand="0" w:oddHBand="0" w:evenHBand="0" w:firstRowFirstColumn="0" w:firstRowLastColumn="0" w:lastRowFirstColumn="0" w:lastRowLastColumn="0"/>
              <w:rPr>
                <w:bCs w:val="0"/>
              </w:rPr>
            </w:pPr>
            <w:r w:rsidRPr="005020E9">
              <w:rPr>
                <w:rFonts w:cstheme="minorHAnsi"/>
              </w:rPr>
              <w:t>Description of detail</w:t>
            </w:r>
          </w:p>
        </w:tc>
        <w:tc>
          <w:tcPr>
            <w:tcW w:w="2835" w:type="dxa"/>
            <w:tcBorders>
              <w:top w:val="single" w:sz="4" w:space="0" w:color="826C31" w:themeColor="text1" w:themeShade="BF"/>
              <w:left w:val="single" w:sz="4" w:space="0" w:color="826C31" w:themeColor="text1" w:themeShade="BF"/>
              <w:right w:val="single" w:sz="4" w:space="0" w:color="826C31" w:themeColor="text1" w:themeShade="BF"/>
            </w:tcBorders>
          </w:tcPr>
          <w:p w14:paraId="7A9EC4B1" w14:textId="767C21A4" w:rsidR="005020E9" w:rsidRPr="005020E9" w:rsidRDefault="005020E9" w:rsidP="005020E9">
            <w:pPr>
              <w:ind w:left="0"/>
              <w:jc w:val="left"/>
              <w:cnfStyle w:val="100000000000" w:firstRow="1" w:lastRow="0" w:firstColumn="0" w:lastColumn="0" w:oddVBand="0" w:evenVBand="0" w:oddHBand="0" w:evenHBand="0" w:firstRowFirstColumn="0" w:firstRowLastColumn="0" w:lastRowFirstColumn="0" w:lastRowLastColumn="0"/>
              <w:rPr>
                <w:bCs w:val="0"/>
              </w:rPr>
            </w:pPr>
            <w:r w:rsidRPr="005020E9">
              <w:rPr>
                <w:rFonts w:cstheme="minorHAnsi"/>
              </w:rPr>
              <w:t>Use</w:t>
            </w:r>
          </w:p>
        </w:tc>
        <w:tc>
          <w:tcPr>
            <w:tcW w:w="3082" w:type="dxa"/>
            <w:tcBorders>
              <w:top w:val="single" w:sz="4" w:space="0" w:color="826C31" w:themeColor="text1" w:themeShade="BF"/>
              <w:left w:val="single" w:sz="4" w:space="0" w:color="826C31" w:themeColor="text1" w:themeShade="BF"/>
              <w:right w:val="single" w:sz="4" w:space="0" w:color="826C31" w:themeColor="text1" w:themeShade="BF"/>
            </w:tcBorders>
          </w:tcPr>
          <w:p w14:paraId="37ECAA3F" w14:textId="5300C23C" w:rsidR="005020E9" w:rsidRPr="005020E9" w:rsidRDefault="005020E9" w:rsidP="005020E9">
            <w:pPr>
              <w:ind w:left="0"/>
              <w:jc w:val="left"/>
              <w:cnfStyle w:val="100000000000" w:firstRow="1" w:lastRow="0" w:firstColumn="0" w:lastColumn="0" w:oddVBand="0" w:evenVBand="0" w:oddHBand="0" w:evenHBand="0" w:firstRowFirstColumn="0" w:firstRowLastColumn="0" w:lastRowFirstColumn="0" w:lastRowLastColumn="0"/>
            </w:pPr>
            <w:r w:rsidRPr="005020E9">
              <w:rPr>
                <w:rFonts w:cstheme="minorHAnsi"/>
              </w:rPr>
              <w:t>Comments</w:t>
            </w:r>
          </w:p>
        </w:tc>
      </w:tr>
      <w:tr w:rsidR="005020E9" w:rsidRPr="00B340FD" w14:paraId="66B4B323" w14:textId="77777777" w:rsidTr="00D25A74">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21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5F936A1" w14:textId="7087A11F" w:rsidR="005020E9" w:rsidRPr="00D25A74" w:rsidRDefault="005020E9" w:rsidP="005020E9">
            <w:pPr>
              <w:ind w:left="0"/>
              <w:jc w:val="left"/>
              <w:rPr>
                <w:b w:val="0"/>
                <w:i/>
                <w:szCs w:val="18"/>
              </w:rPr>
            </w:pPr>
            <w:r w:rsidRPr="00D25A74">
              <w:rPr>
                <w:rFonts w:cstheme="minorHAnsi" w:hint="eastAsia"/>
                <w:i/>
              </w:rPr>
              <w:t>1:</w:t>
            </w:r>
            <w:r w:rsidR="001D40DD" w:rsidRPr="00D25A74" w:rsidDel="001D40DD">
              <w:rPr>
                <w:rFonts w:cstheme="minorHAnsi" w:hint="eastAsia"/>
                <w:i/>
              </w:rPr>
              <w:t xml:space="preserve"> </w:t>
            </w:r>
            <w:r w:rsidR="001D40DD" w:rsidRPr="00D25A74">
              <w:rPr>
                <w:rFonts w:cstheme="minorHAnsi" w:hint="eastAsia"/>
                <w:i/>
              </w:rPr>
              <w:t>50</w:t>
            </w:r>
            <w:r w:rsidRPr="00D25A74">
              <w:rPr>
                <w:rFonts w:cstheme="minorHAnsi" w:hint="eastAsia"/>
                <w:i/>
              </w:rPr>
              <w:t>00</w:t>
            </w:r>
          </w:p>
        </w:tc>
        <w:tc>
          <w:tcPr>
            <w:tcW w:w="241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4B17FE7" w14:textId="176B8584" w:rsidR="005020E9" w:rsidRPr="00D25A74" w:rsidRDefault="005020E9" w:rsidP="005020E9">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D25A74">
              <w:rPr>
                <w:rFonts w:cstheme="minorHAnsi" w:hint="eastAsia"/>
                <w:i/>
              </w:rPr>
              <w:t>Location and Layout</w:t>
            </w:r>
          </w:p>
        </w:tc>
        <w:tc>
          <w:tcPr>
            <w:tcW w:w="283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8848A5A" w14:textId="4B887E70" w:rsidR="005020E9" w:rsidRPr="00D25A74" w:rsidRDefault="005020E9" w:rsidP="005020E9">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D25A74">
              <w:rPr>
                <w:rFonts w:cstheme="minorHAnsi" w:hint="eastAsia"/>
                <w:i/>
              </w:rPr>
              <w:t>Location</w:t>
            </w:r>
          </w:p>
        </w:tc>
        <w:tc>
          <w:tcPr>
            <w:tcW w:w="308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2FBC5279" w14:textId="1E3D2670" w:rsidR="005020E9" w:rsidRPr="00D25A74" w:rsidRDefault="005020E9" w:rsidP="005020E9">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D25A74">
              <w:rPr>
                <w:rFonts w:cstheme="minorHAnsi" w:hint="eastAsia"/>
                <w:i/>
              </w:rPr>
              <w:t>1:</w:t>
            </w:r>
            <w:r w:rsidR="0077097D" w:rsidRPr="00D25A74">
              <w:rPr>
                <w:rFonts w:cstheme="minorHAnsi" w:hint="eastAsia"/>
                <w:i/>
              </w:rPr>
              <w:t>5</w:t>
            </w:r>
            <w:r w:rsidRPr="00D25A74">
              <w:rPr>
                <w:rFonts w:cstheme="minorHAnsi" w:hint="eastAsia"/>
                <w:i/>
              </w:rPr>
              <w:t>000 Scale Detail shows shape and layout</w:t>
            </w:r>
          </w:p>
        </w:tc>
      </w:tr>
      <w:tr w:rsidR="005020E9" w:rsidRPr="00B340FD" w14:paraId="0529CF50" w14:textId="77777777" w:rsidTr="00D25A74">
        <w:trPr>
          <w:trHeight w:val="302"/>
        </w:trPr>
        <w:tc>
          <w:tcPr>
            <w:cnfStyle w:val="001000000000" w:firstRow="0" w:lastRow="0" w:firstColumn="1" w:lastColumn="0" w:oddVBand="0" w:evenVBand="0" w:oddHBand="0" w:evenHBand="0" w:firstRowFirstColumn="0" w:firstRowLastColumn="0" w:lastRowFirstColumn="0" w:lastRowLastColumn="0"/>
            <w:tcW w:w="121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D4934FC" w14:textId="11F7689E" w:rsidR="005020E9" w:rsidRPr="00D25A74" w:rsidRDefault="005020E9" w:rsidP="005020E9">
            <w:pPr>
              <w:ind w:left="0"/>
              <w:jc w:val="left"/>
              <w:rPr>
                <w:b w:val="0"/>
                <w:i/>
                <w:szCs w:val="18"/>
              </w:rPr>
            </w:pPr>
            <w:r w:rsidRPr="00D25A74">
              <w:rPr>
                <w:rFonts w:cstheme="minorHAnsi" w:hint="eastAsia"/>
                <w:i/>
              </w:rPr>
              <w:t>1:</w:t>
            </w:r>
            <w:r w:rsidR="001D40DD" w:rsidRPr="00D25A74">
              <w:rPr>
                <w:rFonts w:cstheme="minorHAnsi" w:hint="eastAsia"/>
                <w:i/>
              </w:rPr>
              <w:t>1</w:t>
            </w:r>
            <w:r w:rsidRPr="00D25A74">
              <w:rPr>
                <w:rFonts w:cstheme="minorHAnsi" w:hint="eastAsia"/>
                <w:i/>
              </w:rPr>
              <w:t>500</w:t>
            </w:r>
          </w:p>
        </w:tc>
        <w:tc>
          <w:tcPr>
            <w:tcW w:w="241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C827745" w14:textId="7B44CA81" w:rsidR="005020E9" w:rsidRPr="00D25A74"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szCs w:val="18"/>
              </w:rPr>
            </w:pPr>
            <w:r w:rsidRPr="00D25A74">
              <w:rPr>
                <w:rFonts w:cstheme="minorHAnsi" w:hint="eastAsia"/>
                <w:i/>
              </w:rPr>
              <w:t>Shape and Layout</w:t>
            </w:r>
          </w:p>
        </w:tc>
        <w:tc>
          <w:tcPr>
            <w:tcW w:w="283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4267618" w14:textId="098864D3" w:rsidR="005020E9" w:rsidRPr="00D25A74"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szCs w:val="18"/>
              </w:rPr>
            </w:pPr>
            <w:r w:rsidRPr="00D25A74">
              <w:rPr>
                <w:rFonts w:cstheme="minorHAnsi" w:hint="eastAsia"/>
                <w:i/>
              </w:rPr>
              <w:t>Site Layout</w:t>
            </w:r>
          </w:p>
        </w:tc>
        <w:tc>
          <w:tcPr>
            <w:tcW w:w="308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028D635E" w14:textId="53B4F394" w:rsidR="005020E9" w:rsidRPr="00D25A74" w:rsidRDefault="0077097D" w:rsidP="005020E9">
            <w:pPr>
              <w:ind w:left="0"/>
              <w:jc w:val="left"/>
              <w:cnfStyle w:val="000000000000" w:firstRow="0" w:lastRow="0" w:firstColumn="0" w:lastColumn="0" w:oddVBand="0" w:evenVBand="0" w:oddHBand="0" w:evenHBand="0" w:firstRowFirstColumn="0" w:firstRowLastColumn="0" w:lastRowFirstColumn="0" w:lastRowLastColumn="0"/>
              <w:rPr>
                <w:i/>
                <w:szCs w:val="18"/>
              </w:rPr>
            </w:pPr>
            <w:r w:rsidRPr="00D25A74">
              <w:rPr>
                <w:rFonts w:hint="eastAsia"/>
                <w:i/>
                <w:szCs w:val="18"/>
              </w:rPr>
              <w:t xml:space="preserve">1.1500 </w:t>
            </w:r>
            <w:r w:rsidRPr="00D25A74">
              <w:rPr>
                <w:rFonts w:cstheme="minorHAnsi" w:hint="eastAsia"/>
                <w:i/>
              </w:rPr>
              <w:t>Scale Detail shows shape and layout</w:t>
            </w:r>
          </w:p>
        </w:tc>
      </w:tr>
      <w:tr w:rsidR="005020E9" w:rsidRPr="00B340FD" w14:paraId="7B68E42F" w14:textId="77777777" w:rsidTr="00D25A74">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21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26D6398" w14:textId="2AF85A0D" w:rsidR="005020E9" w:rsidRPr="00D25A74" w:rsidRDefault="005020E9" w:rsidP="005020E9">
            <w:pPr>
              <w:ind w:left="0"/>
              <w:jc w:val="left"/>
              <w:rPr>
                <w:rFonts w:cstheme="minorHAnsi"/>
                <w:b w:val="0"/>
                <w:bCs w:val="0"/>
                <w:i/>
              </w:rPr>
            </w:pPr>
            <w:r w:rsidRPr="00D25A74">
              <w:rPr>
                <w:rFonts w:cstheme="minorHAnsi" w:hint="eastAsia"/>
                <w:i/>
              </w:rPr>
              <w:t>1:</w:t>
            </w:r>
            <w:r w:rsidR="001D40DD" w:rsidRPr="00D25A74">
              <w:rPr>
                <w:rFonts w:cstheme="minorHAnsi" w:hint="eastAsia"/>
                <w:i/>
              </w:rPr>
              <w:t>2</w:t>
            </w:r>
            <w:r w:rsidRPr="00D25A74">
              <w:rPr>
                <w:rFonts w:cstheme="minorHAnsi" w:hint="eastAsia"/>
                <w:i/>
              </w:rPr>
              <w:t>00</w:t>
            </w:r>
          </w:p>
          <w:p w14:paraId="3002F274" w14:textId="24F44119" w:rsidR="001D40DD" w:rsidRPr="00D25A74" w:rsidRDefault="001D40DD" w:rsidP="005020E9">
            <w:pPr>
              <w:ind w:left="0"/>
              <w:jc w:val="left"/>
              <w:rPr>
                <w:b w:val="0"/>
                <w:i/>
                <w:szCs w:val="18"/>
              </w:rPr>
            </w:pPr>
            <w:r w:rsidRPr="00D25A74">
              <w:rPr>
                <w:rFonts w:cstheme="minorHAnsi" w:hint="eastAsia"/>
                <w:i/>
              </w:rPr>
              <w:t>1.100</w:t>
            </w:r>
          </w:p>
        </w:tc>
        <w:tc>
          <w:tcPr>
            <w:tcW w:w="241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C1C140F" w14:textId="5B2D7AAB" w:rsidR="005020E9" w:rsidRPr="00D25A74" w:rsidRDefault="00EF4C47" w:rsidP="005020E9">
            <w:pPr>
              <w:ind w:left="0"/>
              <w:jc w:val="left"/>
              <w:cnfStyle w:val="000000100000" w:firstRow="0" w:lastRow="0" w:firstColumn="0" w:lastColumn="0" w:oddVBand="0" w:evenVBand="0" w:oddHBand="1" w:evenHBand="0" w:firstRowFirstColumn="0" w:firstRowLastColumn="0" w:lastRowFirstColumn="0" w:lastRowLastColumn="0"/>
              <w:rPr>
                <w:i/>
                <w:szCs w:val="18"/>
              </w:rPr>
            </w:pPr>
            <w:r w:rsidRPr="00D25A74">
              <w:rPr>
                <w:rFonts w:cstheme="minorHAnsi" w:hint="eastAsia"/>
                <w:i/>
              </w:rPr>
              <w:t>General Arrangements Plans</w:t>
            </w:r>
          </w:p>
        </w:tc>
        <w:tc>
          <w:tcPr>
            <w:tcW w:w="283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C3A82CA" w14:textId="274355A4" w:rsidR="005020E9" w:rsidRPr="00D25A74"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szCs w:val="18"/>
              </w:rPr>
            </w:pPr>
            <w:r w:rsidRPr="00D25A74">
              <w:rPr>
                <w:rFonts w:cstheme="minorHAnsi" w:hint="eastAsia"/>
                <w:i/>
              </w:rPr>
              <w:t>GA</w:t>
            </w:r>
            <w:r w:rsidRPr="00D25A74">
              <w:rPr>
                <w:rFonts w:cstheme="minorHAnsi" w:hint="eastAsia"/>
                <w:i/>
              </w:rPr>
              <w:t>’</w:t>
            </w:r>
            <w:r w:rsidRPr="00D25A74">
              <w:rPr>
                <w:rFonts w:cstheme="minorHAnsi" w:hint="eastAsia"/>
                <w:i/>
              </w:rPr>
              <w:t>s/Elevations/Building Sections</w:t>
            </w:r>
          </w:p>
        </w:tc>
        <w:tc>
          <w:tcPr>
            <w:tcW w:w="308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BB860DD" w14:textId="7AC7E967" w:rsidR="005020E9" w:rsidRPr="00D25A74"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szCs w:val="18"/>
              </w:rPr>
            </w:pPr>
            <w:r w:rsidRPr="00D25A74">
              <w:rPr>
                <w:rFonts w:cstheme="minorHAnsi" w:hint="eastAsia"/>
                <w:i/>
              </w:rPr>
              <w:t>1:</w:t>
            </w:r>
            <w:r w:rsidR="0077097D" w:rsidRPr="00D25A74">
              <w:rPr>
                <w:rFonts w:cstheme="minorHAnsi" w:hint="eastAsia"/>
                <w:i/>
              </w:rPr>
              <w:t>2</w:t>
            </w:r>
            <w:r w:rsidRPr="00D25A74">
              <w:rPr>
                <w:rFonts w:cstheme="minorHAnsi" w:hint="eastAsia"/>
                <w:i/>
              </w:rPr>
              <w:t>00</w:t>
            </w:r>
            <w:r w:rsidR="0077097D" w:rsidRPr="00D25A74">
              <w:rPr>
                <w:rFonts w:cstheme="minorHAnsi" w:hint="eastAsia"/>
                <w:i/>
              </w:rPr>
              <w:t>/1.100</w:t>
            </w:r>
            <w:r w:rsidRPr="00D25A74">
              <w:rPr>
                <w:rFonts w:cstheme="minorHAnsi" w:hint="eastAsia"/>
                <w:i/>
              </w:rPr>
              <w:t xml:space="preserve"> Scale Detail shows shape, layout and construction elements</w:t>
            </w:r>
          </w:p>
        </w:tc>
      </w:tr>
      <w:tr w:rsidR="005020E9" w:rsidRPr="00B340FD" w14:paraId="30F26711" w14:textId="77777777" w:rsidTr="00D25A74">
        <w:trPr>
          <w:trHeight w:val="302"/>
        </w:trPr>
        <w:tc>
          <w:tcPr>
            <w:cnfStyle w:val="001000000000" w:firstRow="0" w:lastRow="0" w:firstColumn="1" w:lastColumn="0" w:oddVBand="0" w:evenVBand="0" w:oddHBand="0" w:evenHBand="0" w:firstRowFirstColumn="0" w:firstRowLastColumn="0" w:lastRowFirstColumn="0" w:lastRowLastColumn="0"/>
            <w:tcW w:w="121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0206E07B" w14:textId="62521B36" w:rsidR="005020E9" w:rsidRPr="00D25A74" w:rsidRDefault="005020E9" w:rsidP="005020E9">
            <w:pPr>
              <w:ind w:left="0"/>
              <w:jc w:val="left"/>
              <w:rPr>
                <w:b w:val="0"/>
                <w:i/>
                <w:color w:val="BFBFBF" w:themeColor="background1" w:themeShade="BF"/>
                <w:szCs w:val="18"/>
                <w:highlight w:val="yellow"/>
              </w:rPr>
            </w:pPr>
          </w:p>
        </w:tc>
        <w:tc>
          <w:tcPr>
            <w:tcW w:w="241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CDE7678" w14:textId="7AC9C39F" w:rsidR="005020E9" w:rsidRPr="00D25A74"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283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D73C4BE" w14:textId="48C168F7" w:rsidR="005020E9" w:rsidRPr="00D25A74"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308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D4F9420" w14:textId="3EE4A8CB" w:rsidR="005020E9" w:rsidRPr="00D25A74"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r>
      <w:tr w:rsidR="005020E9" w:rsidRPr="00B340FD" w14:paraId="0C549F2C" w14:textId="77777777" w:rsidTr="00D25A74">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21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E68D00A" w14:textId="652C3E26" w:rsidR="005020E9" w:rsidRPr="00D25A74" w:rsidRDefault="005020E9" w:rsidP="005020E9">
            <w:pPr>
              <w:ind w:left="0"/>
              <w:jc w:val="left"/>
              <w:rPr>
                <w:b w:val="0"/>
                <w:i/>
                <w:color w:val="BFBFBF" w:themeColor="background1" w:themeShade="BF"/>
                <w:szCs w:val="18"/>
                <w:highlight w:val="yellow"/>
              </w:rPr>
            </w:pPr>
          </w:p>
        </w:tc>
        <w:tc>
          <w:tcPr>
            <w:tcW w:w="241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601F9CE" w14:textId="450C9204" w:rsidR="005020E9" w:rsidRPr="00D25A74"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highlight w:val="yellow"/>
              </w:rPr>
            </w:pPr>
          </w:p>
        </w:tc>
        <w:tc>
          <w:tcPr>
            <w:tcW w:w="283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4D93C70" w14:textId="0E4A840A" w:rsidR="005020E9" w:rsidRPr="00D25A74"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highlight w:val="yellow"/>
              </w:rPr>
            </w:pPr>
          </w:p>
        </w:tc>
        <w:tc>
          <w:tcPr>
            <w:tcW w:w="308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CF05E0A" w14:textId="733D40A1" w:rsidR="005020E9" w:rsidRPr="00D25A74"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highlight w:val="yellow"/>
              </w:rPr>
            </w:pPr>
          </w:p>
        </w:tc>
      </w:tr>
      <w:tr w:rsidR="005020E9" w:rsidRPr="00B340FD" w14:paraId="53696173" w14:textId="77777777" w:rsidTr="00D25A74">
        <w:trPr>
          <w:trHeight w:val="302"/>
        </w:trPr>
        <w:tc>
          <w:tcPr>
            <w:cnfStyle w:val="001000000000" w:firstRow="0" w:lastRow="0" w:firstColumn="1" w:lastColumn="0" w:oddVBand="0" w:evenVBand="0" w:oddHBand="0" w:evenHBand="0" w:firstRowFirstColumn="0" w:firstRowLastColumn="0" w:lastRowFirstColumn="0" w:lastRowLastColumn="0"/>
            <w:tcW w:w="121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256AFFED" w14:textId="5BB82C47" w:rsidR="005020E9" w:rsidRPr="00D25A74" w:rsidRDefault="005020E9" w:rsidP="005020E9">
            <w:pPr>
              <w:ind w:left="0"/>
              <w:jc w:val="left"/>
              <w:rPr>
                <w:b w:val="0"/>
                <w:i/>
                <w:color w:val="BFBFBF" w:themeColor="background1" w:themeShade="BF"/>
                <w:szCs w:val="18"/>
                <w:highlight w:val="yellow"/>
              </w:rPr>
            </w:pPr>
          </w:p>
        </w:tc>
        <w:tc>
          <w:tcPr>
            <w:tcW w:w="241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4E8EFA2" w14:textId="438785EC" w:rsidR="005020E9" w:rsidRPr="00D25A74"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283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73DC6BC" w14:textId="6EF97D23" w:rsidR="005020E9" w:rsidRPr="00D25A74"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308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27FDEC92" w14:textId="1D69563D" w:rsidR="005020E9" w:rsidRPr="00D25A74"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r>
      <w:tr w:rsidR="005020E9" w:rsidRPr="00B340FD" w14:paraId="14FB8011" w14:textId="77777777" w:rsidTr="00D25A74">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21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0CCC4C67" w14:textId="74428D04" w:rsidR="005020E9" w:rsidRPr="00D25A74" w:rsidRDefault="005020E9" w:rsidP="005020E9">
            <w:pPr>
              <w:ind w:left="0"/>
              <w:jc w:val="left"/>
              <w:rPr>
                <w:b w:val="0"/>
                <w:i/>
                <w:color w:val="BFBFBF" w:themeColor="background1" w:themeShade="BF"/>
                <w:szCs w:val="18"/>
                <w:highlight w:val="yellow"/>
              </w:rPr>
            </w:pPr>
          </w:p>
        </w:tc>
        <w:tc>
          <w:tcPr>
            <w:tcW w:w="241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49BB3CF" w14:textId="3828C279" w:rsidR="005020E9" w:rsidRPr="00D25A74"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highlight w:val="yellow"/>
              </w:rPr>
            </w:pPr>
          </w:p>
        </w:tc>
        <w:tc>
          <w:tcPr>
            <w:tcW w:w="283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44DBC01" w14:textId="0EB964B7" w:rsidR="005020E9" w:rsidRPr="00D25A74"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highlight w:val="yellow"/>
              </w:rPr>
            </w:pPr>
          </w:p>
        </w:tc>
        <w:tc>
          <w:tcPr>
            <w:tcW w:w="308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253247DC" w14:textId="79598244" w:rsidR="005020E9" w:rsidRPr="00D25A74"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highlight w:val="yellow"/>
              </w:rPr>
            </w:pPr>
          </w:p>
        </w:tc>
      </w:tr>
      <w:tr w:rsidR="005020E9" w:rsidRPr="00B340FD" w14:paraId="4FF7305D" w14:textId="77777777" w:rsidTr="00D25A74">
        <w:trPr>
          <w:trHeight w:val="302"/>
        </w:trPr>
        <w:tc>
          <w:tcPr>
            <w:cnfStyle w:val="001000000000" w:firstRow="0" w:lastRow="0" w:firstColumn="1" w:lastColumn="0" w:oddVBand="0" w:evenVBand="0" w:oddHBand="0" w:evenHBand="0" w:firstRowFirstColumn="0" w:firstRowLastColumn="0" w:lastRowFirstColumn="0" w:lastRowLastColumn="0"/>
            <w:tcW w:w="121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0F6CC80C" w14:textId="79E756F9" w:rsidR="005020E9" w:rsidRPr="00D25A74" w:rsidRDefault="005020E9" w:rsidP="005020E9">
            <w:pPr>
              <w:ind w:left="0"/>
              <w:jc w:val="left"/>
              <w:rPr>
                <w:b w:val="0"/>
                <w:i/>
                <w:color w:val="BFBFBF" w:themeColor="background1" w:themeShade="BF"/>
                <w:szCs w:val="18"/>
                <w:highlight w:val="yellow"/>
              </w:rPr>
            </w:pPr>
          </w:p>
        </w:tc>
        <w:tc>
          <w:tcPr>
            <w:tcW w:w="241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B432CDB" w14:textId="3B007A6E" w:rsidR="005020E9" w:rsidRPr="00D25A74"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283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B1CA5C0" w14:textId="1C659E10" w:rsidR="005020E9" w:rsidRPr="00D25A74"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308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50F8892" w14:textId="016D85F6" w:rsidR="005020E9" w:rsidRPr="00D25A74"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r>
    </w:tbl>
    <w:p w14:paraId="13EC05C4" w14:textId="77777777" w:rsidR="00A263BF" w:rsidRDefault="00A263BF">
      <w:pPr>
        <w:spacing w:line="264" w:lineRule="auto"/>
        <w:ind w:left="0"/>
        <w:jc w:val="left"/>
      </w:pPr>
    </w:p>
    <w:tbl>
      <w:tblPr>
        <w:tblStyle w:val="GridTable441"/>
        <w:tblW w:w="9540" w:type="dxa"/>
        <w:tblInd w:w="625" w:type="dxa"/>
        <w:tblLayout w:type="fixed"/>
        <w:tblLook w:val="04A0" w:firstRow="1" w:lastRow="0" w:firstColumn="1" w:lastColumn="0" w:noHBand="0" w:noVBand="1"/>
      </w:tblPr>
      <w:tblGrid>
        <w:gridCol w:w="3000"/>
        <w:gridCol w:w="1757"/>
        <w:gridCol w:w="3402"/>
        <w:gridCol w:w="1381"/>
      </w:tblGrid>
      <w:tr w:rsidR="00A263BF" w14:paraId="5916451F" w14:textId="77777777" w:rsidTr="0694C631">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4"/>
            <w:tcBorders>
              <w:top w:val="single" w:sz="4" w:space="0" w:color="826C31" w:themeColor="accent2" w:themeShade="BF"/>
              <w:left w:val="single" w:sz="4" w:space="0" w:color="826C31" w:themeColor="accent2" w:themeShade="BF"/>
              <w:right w:val="single" w:sz="4" w:space="0" w:color="826C31" w:themeColor="accent2" w:themeShade="BF"/>
            </w:tcBorders>
          </w:tcPr>
          <w:p w14:paraId="60A5F0DD" w14:textId="77777777" w:rsidR="00A263BF" w:rsidRDefault="00A263BF" w:rsidP="00A83DB9">
            <w:pPr>
              <w:ind w:left="0"/>
              <w:jc w:val="center"/>
            </w:pPr>
            <w:r>
              <w:t>KITCHEN &amp; LAUNDRY</w:t>
            </w:r>
          </w:p>
        </w:tc>
      </w:tr>
      <w:tr w:rsidR="00A263BF" w14:paraId="74ADBF92" w14:textId="77777777" w:rsidTr="0694C631">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826C31" w:themeColor="accent2" w:themeShade="BF"/>
              <w:left w:val="single" w:sz="4" w:space="0" w:color="826C31" w:themeColor="accent2" w:themeShade="BF"/>
              <w:right w:val="single" w:sz="4" w:space="0" w:color="826C31" w:themeColor="accent2" w:themeShade="BF"/>
            </w:tcBorders>
          </w:tcPr>
          <w:p w14:paraId="4666933F" w14:textId="77777777" w:rsidR="00A263BF" w:rsidRDefault="00A263BF" w:rsidP="00A83DB9">
            <w:pPr>
              <w:ind w:left="0"/>
              <w:jc w:val="left"/>
            </w:pPr>
            <w:r w:rsidRPr="4865DB55">
              <w:t>Scale</w:t>
            </w:r>
          </w:p>
        </w:tc>
        <w:tc>
          <w:tcPr>
            <w:tcW w:w="0" w:type="dxa"/>
            <w:tcBorders>
              <w:top w:val="single" w:sz="4" w:space="0" w:color="826C31" w:themeColor="accent2" w:themeShade="BF"/>
              <w:left w:val="single" w:sz="4" w:space="0" w:color="826C31" w:themeColor="accent2" w:themeShade="BF"/>
              <w:right w:val="single" w:sz="4" w:space="0" w:color="826C31" w:themeColor="accent2" w:themeShade="BF"/>
            </w:tcBorders>
          </w:tcPr>
          <w:p w14:paraId="682BC1AF" w14:textId="77777777" w:rsidR="00A263BF" w:rsidRDefault="00A263BF" w:rsidP="00A83DB9">
            <w:pPr>
              <w:ind w:left="0"/>
              <w:jc w:val="left"/>
              <w:cnfStyle w:val="000000100000" w:firstRow="0" w:lastRow="0" w:firstColumn="0" w:lastColumn="0" w:oddVBand="0" w:evenVBand="0" w:oddHBand="1" w:evenHBand="0" w:firstRowFirstColumn="0" w:firstRowLastColumn="0" w:lastRowFirstColumn="0" w:lastRowLastColumn="0"/>
            </w:pPr>
            <w:r w:rsidRPr="4865DB55">
              <w:t>Description of detail</w:t>
            </w:r>
          </w:p>
        </w:tc>
        <w:tc>
          <w:tcPr>
            <w:tcW w:w="3402" w:type="dxa"/>
            <w:tcBorders>
              <w:top w:val="single" w:sz="4" w:space="0" w:color="826C31" w:themeColor="accent2" w:themeShade="BF"/>
              <w:left w:val="single" w:sz="4" w:space="0" w:color="826C31" w:themeColor="accent2" w:themeShade="BF"/>
              <w:right w:val="single" w:sz="4" w:space="0" w:color="826C31" w:themeColor="accent2" w:themeShade="BF"/>
            </w:tcBorders>
          </w:tcPr>
          <w:p w14:paraId="71B242B1" w14:textId="77777777" w:rsidR="00A263BF" w:rsidRDefault="00A263BF" w:rsidP="00A83DB9">
            <w:pPr>
              <w:ind w:left="0"/>
              <w:jc w:val="left"/>
              <w:cnfStyle w:val="000000100000" w:firstRow="0" w:lastRow="0" w:firstColumn="0" w:lastColumn="0" w:oddVBand="0" w:evenVBand="0" w:oddHBand="1" w:evenHBand="0" w:firstRowFirstColumn="0" w:firstRowLastColumn="0" w:lastRowFirstColumn="0" w:lastRowLastColumn="0"/>
            </w:pPr>
            <w:r w:rsidRPr="4865DB55">
              <w:t>Use</w:t>
            </w:r>
          </w:p>
        </w:tc>
        <w:tc>
          <w:tcPr>
            <w:tcW w:w="1381" w:type="dxa"/>
            <w:tcBorders>
              <w:top w:val="single" w:sz="4" w:space="0" w:color="826C31" w:themeColor="accent2" w:themeShade="BF"/>
              <w:left w:val="single" w:sz="4" w:space="0" w:color="826C31" w:themeColor="accent2" w:themeShade="BF"/>
              <w:right w:val="single" w:sz="4" w:space="0" w:color="826C31" w:themeColor="accent2" w:themeShade="BF"/>
            </w:tcBorders>
          </w:tcPr>
          <w:p w14:paraId="5EB5849F" w14:textId="77777777" w:rsidR="00A263BF" w:rsidRDefault="00A263BF" w:rsidP="00A83DB9">
            <w:pPr>
              <w:ind w:left="0"/>
              <w:jc w:val="left"/>
              <w:cnfStyle w:val="000000100000" w:firstRow="0" w:lastRow="0" w:firstColumn="0" w:lastColumn="0" w:oddVBand="0" w:evenVBand="0" w:oddHBand="1" w:evenHBand="0" w:firstRowFirstColumn="0" w:firstRowLastColumn="0" w:lastRowFirstColumn="0" w:lastRowLastColumn="0"/>
            </w:pPr>
            <w:r w:rsidRPr="4865DB55">
              <w:t>Comments</w:t>
            </w:r>
          </w:p>
        </w:tc>
      </w:tr>
      <w:tr w:rsidR="00A263BF" w14:paraId="7BD4D38E" w14:textId="77777777" w:rsidTr="0694C631">
        <w:trPr>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89B2EE3" w14:textId="77777777" w:rsidR="00A263BF" w:rsidRDefault="00A263BF" w:rsidP="00A83DB9">
            <w:pPr>
              <w:ind w:left="0"/>
              <w:jc w:val="left"/>
              <w:rPr>
                <w:i/>
                <w:iCs/>
              </w:rPr>
            </w:pPr>
            <w:r w:rsidRPr="001B28F7">
              <w:t>1:100</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4629535" w14:textId="77777777" w:rsidR="00A263BF" w:rsidRDefault="00A263BF" w:rsidP="00A83DB9">
            <w:pPr>
              <w:ind w:left="0"/>
              <w:jc w:val="left"/>
              <w:cnfStyle w:val="000000000000" w:firstRow="0" w:lastRow="0" w:firstColumn="0" w:lastColumn="0" w:oddVBand="0" w:evenVBand="0" w:oddHBand="0" w:evenHBand="0" w:firstRowFirstColumn="0" w:firstRowLastColumn="0" w:lastRowFirstColumn="0" w:lastRowLastColumn="0"/>
              <w:rPr>
                <w:i/>
                <w:iCs/>
              </w:rPr>
            </w:pPr>
            <w:r w:rsidRPr="001B28F7">
              <w:t>Schematic Plans</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502C474" w14:textId="77777777" w:rsidR="00A263BF" w:rsidRDefault="00A263BF" w:rsidP="00A83DB9">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001B28F7">
              <w:t xml:space="preserve"> Kitchen &amp; Laundry</w:t>
            </w:r>
          </w:p>
        </w:tc>
        <w:tc>
          <w:tcPr>
            <w:tcW w:w="13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6378ACD" w14:textId="77777777" w:rsidR="00A263BF" w:rsidRDefault="00A263BF" w:rsidP="00A83DB9">
            <w:pPr>
              <w:ind w:left="0"/>
              <w:jc w:val="left"/>
              <w:cnfStyle w:val="000000000000" w:firstRow="0" w:lastRow="0" w:firstColumn="0" w:lastColumn="0" w:oddVBand="0" w:evenVBand="0" w:oddHBand="0" w:evenHBand="0" w:firstRowFirstColumn="0" w:firstRowLastColumn="0" w:lastRowFirstColumn="0" w:lastRowLastColumn="0"/>
              <w:rPr>
                <w:i/>
                <w:iCs/>
              </w:rPr>
            </w:pPr>
            <w:r w:rsidRPr="001B28F7">
              <w:t xml:space="preserve"> </w:t>
            </w:r>
            <w:r w:rsidRPr="611F2C77">
              <w:rPr>
                <w:i/>
                <w:iCs/>
              </w:rPr>
              <w:t>Scale on A0 paper size.</w:t>
            </w:r>
          </w:p>
        </w:tc>
      </w:tr>
      <w:tr w:rsidR="00A263BF" w14:paraId="05F0EF42" w14:textId="77777777" w:rsidTr="0694C63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EC4DCCF" w14:textId="77777777" w:rsidR="00A263BF" w:rsidRPr="001B28F7" w:rsidRDefault="00A263BF" w:rsidP="00A83DB9">
            <w:pPr>
              <w:ind w:left="0"/>
              <w:jc w:val="left"/>
            </w:pPr>
            <w:r>
              <w:t>1:50</w:t>
            </w:r>
          </w:p>
        </w:tc>
        <w:tc>
          <w:tcPr>
            <w:tcW w:w="175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157AC2B" w14:textId="77777777" w:rsidR="00A263BF" w:rsidRPr="001B28F7" w:rsidRDefault="00A263BF" w:rsidP="00A83DB9">
            <w:pPr>
              <w:ind w:left="0"/>
              <w:jc w:val="left"/>
              <w:cnfStyle w:val="000000100000" w:firstRow="0" w:lastRow="0" w:firstColumn="0" w:lastColumn="0" w:oddVBand="0" w:evenVBand="0" w:oddHBand="1" w:evenHBand="0" w:firstRowFirstColumn="0" w:firstRowLastColumn="0" w:lastRowFirstColumn="0" w:lastRowLastColumn="0"/>
            </w:pPr>
            <w:r>
              <w:t>Detail Plans</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B74C597" w14:textId="77777777" w:rsidR="00A263BF" w:rsidRPr="001B28F7" w:rsidRDefault="00A263BF" w:rsidP="00A83DB9">
            <w:pPr>
              <w:ind w:left="0"/>
              <w:jc w:val="left"/>
              <w:cnfStyle w:val="000000100000" w:firstRow="0" w:lastRow="0" w:firstColumn="0" w:lastColumn="0" w:oddVBand="0" w:evenVBand="0" w:oddHBand="1" w:evenHBand="0" w:firstRowFirstColumn="0" w:firstRowLastColumn="0" w:lastRowFirstColumn="0" w:lastRowLastColumn="0"/>
            </w:pPr>
            <w:r w:rsidRPr="001B28F7">
              <w:t xml:space="preserve"> Kitchen &amp; Laundry</w:t>
            </w:r>
          </w:p>
        </w:tc>
        <w:tc>
          <w:tcPr>
            <w:tcW w:w="13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9CCEEC6" w14:textId="77777777" w:rsidR="00A263BF" w:rsidRPr="001B28F7" w:rsidRDefault="00A263BF" w:rsidP="00A83DB9">
            <w:pPr>
              <w:ind w:left="0"/>
              <w:jc w:val="left"/>
              <w:cnfStyle w:val="000000100000" w:firstRow="0" w:lastRow="0" w:firstColumn="0" w:lastColumn="0" w:oddVBand="0" w:evenVBand="0" w:oddHBand="1" w:evenHBand="0" w:firstRowFirstColumn="0" w:firstRowLastColumn="0" w:lastRowFirstColumn="0" w:lastRowLastColumn="0"/>
            </w:pPr>
            <w:r w:rsidRPr="001B28F7">
              <w:t xml:space="preserve"> </w:t>
            </w:r>
            <w:r w:rsidRPr="611F2C77">
              <w:rPr>
                <w:i/>
                <w:iCs/>
              </w:rPr>
              <w:t>Scale on A0 paper size.</w:t>
            </w:r>
          </w:p>
        </w:tc>
      </w:tr>
      <w:tr w:rsidR="00A263BF" w14:paraId="408A1102" w14:textId="77777777" w:rsidTr="0694C631">
        <w:trPr>
          <w:trHeight w:val="302"/>
        </w:trPr>
        <w:tc>
          <w:tcPr>
            <w:cnfStyle w:val="001000000000" w:firstRow="0" w:lastRow="0" w:firstColumn="1" w:lastColumn="0" w:oddVBand="0" w:evenVBand="0" w:oddHBand="0" w:evenHBand="0" w:firstRowFirstColumn="0" w:firstRowLastColumn="0" w:lastRowFirstColumn="0" w:lastRowLastColumn="0"/>
            <w:tcW w:w="30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7177BD7" w14:textId="77777777" w:rsidR="00A263BF" w:rsidRDefault="00A263BF" w:rsidP="00A83DB9">
            <w:pPr>
              <w:ind w:left="0"/>
              <w:jc w:val="left"/>
            </w:pPr>
            <w:r>
              <w:t>1:50</w:t>
            </w:r>
          </w:p>
        </w:tc>
        <w:tc>
          <w:tcPr>
            <w:tcW w:w="175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AF697CF" w14:textId="77777777" w:rsidR="00A263BF" w:rsidRDefault="00A263BF" w:rsidP="00A83DB9">
            <w:pPr>
              <w:ind w:left="0"/>
              <w:jc w:val="left"/>
              <w:cnfStyle w:val="000000000000" w:firstRow="0" w:lastRow="0" w:firstColumn="0" w:lastColumn="0" w:oddVBand="0" w:evenVBand="0" w:oddHBand="0" w:evenHBand="0" w:firstRowFirstColumn="0" w:firstRowLastColumn="0" w:lastRowFirstColumn="0" w:lastRowLastColumn="0"/>
            </w:pPr>
            <w:r>
              <w:t>Detail Sections</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12ABC96" w14:textId="77777777" w:rsidR="00A263BF" w:rsidRPr="001B28F7" w:rsidRDefault="00A263BF" w:rsidP="00A83DB9">
            <w:pPr>
              <w:ind w:left="0"/>
              <w:jc w:val="left"/>
              <w:cnfStyle w:val="000000000000" w:firstRow="0" w:lastRow="0" w:firstColumn="0" w:lastColumn="0" w:oddVBand="0" w:evenVBand="0" w:oddHBand="0" w:evenHBand="0" w:firstRowFirstColumn="0" w:firstRowLastColumn="0" w:lastRowFirstColumn="0" w:lastRowLastColumn="0"/>
            </w:pPr>
            <w:r w:rsidRPr="001B28F7">
              <w:t xml:space="preserve"> Kitchen &amp; Laundry</w:t>
            </w:r>
          </w:p>
        </w:tc>
        <w:tc>
          <w:tcPr>
            <w:tcW w:w="13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F919EE8" w14:textId="77777777" w:rsidR="00A263BF" w:rsidRPr="001B28F7" w:rsidRDefault="00A263BF" w:rsidP="00A83DB9">
            <w:pPr>
              <w:ind w:left="0"/>
              <w:jc w:val="left"/>
              <w:cnfStyle w:val="000000000000" w:firstRow="0" w:lastRow="0" w:firstColumn="0" w:lastColumn="0" w:oddVBand="0" w:evenVBand="0" w:oddHBand="0" w:evenHBand="0" w:firstRowFirstColumn="0" w:firstRowLastColumn="0" w:lastRowFirstColumn="0" w:lastRowLastColumn="0"/>
            </w:pPr>
            <w:r w:rsidRPr="001B28F7">
              <w:t xml:space="preserve"> </w:t>
            </w:r>
            <w:r w:rsidRPr="611F2C77">
              <w:rPr>
                <w:i/>
                <w:iCs/>
              </w:rPr>
              <w:t>Scale on A0 paper size.</w:t>
            </w:r>
          </w:p>
        </w:tc>
      </w:tr>
      <w:tr w:rsidR="00A263BF" w14:paraId="4F9054FB" w14:textId="77777777" w:rsidTr="0694C631">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BBB54C5" w14:textId="77777777" w:rsidR="00A263BF" w:rsidRDefault="00A263BF" w:rsidP="00A83DB9">
            <w:pPr>
              <w:ind w:left="0"/>
              <w:jc w:val="left"/>
            </w:pPr>
            <w:r>
              <w:t>1:20</w:t>
            </w:r>
          </w:p>
        </w:tc>
        <w:tc>
          <w:tcPr>
            <w:tcW w:w="175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CAFB148" w14:textId="77777777" w:rsidR="00A263BF" w:rsidRDefault="00A263BF" w:rsidP="00A83DB9">
            <w:pPr>
              <w:ind w:left="0"/>
              <w:jc w:val="left"/>
              <w:cnfStyle w:val="000000100000" w:firstRow="0" w:lastRow="0" w:firstColumn="0" w:lastColumn="0" w:oddVBand="0" w:evenVBand="0" w:oddHBand="1" w:evenHBand="0" w:firstRowFirstColumn="0" w:firstRowLastColumn="0" w:lastRowFirstColumn="0" w:lastRowLastColumn="0"/>
            </w:pPr>
            <w:r>
              <w:t>Detail Plans</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B30D4F8" w14:textId="77777777" w:rsidR="00A263BF" w:rsidRPr="001B28F7" w:rsidRDefault="00A263BF" w:rsidP="00A83DB9">
            <w:pPr>
              <w:ind w:left="0"/>
              <w:jc w:val="left"/>
              <w:cnfStyle w:val="000000100000" w:firstRow="0" w:lastRow="0" w:firstColumn="0" w:lastColumn="0" w:oddVBand="0" w:evenVBand="0" w:oddHBand="1" w:evenHBand="0" w:firstRowFirstColumn="0" w:firstRowLastColumn="0" w:lastRowFirstColumn="0" w:lastRowLastColumn="0"/>
            </w:pPr>
            <w:r w:rsidRPr="001B28F7">
              <w:t xml:space="preserve"> Kitchen &amp; Laundry</w:t>
            </w:r>
          </w:p>
        </w:tc>
        <w:tc>
          <w:tcPr>
            <w:tcW w:w="13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B6728AD" w14:textId="77777777" w:rsidR="00A263BF" w:rsidRPr="001B28F7" w:rsidRDefault="00A263BF" w:rsidP="00A83DB9">
            <w:pPr>
              <w:ind w:left="0"/>
              <w:jc w:val="left"/>
              <w:cnfStyle w:val="000000100000" w:firstRow="0" w:lastRow="0" w:firstColumn="0" w:lastColumn="0" w:oddVBand="0" w:evenVBand="0" w:oddHBand="1" w:evenHBand="0" w:firstRowFirstColumn="0" w:firstRowLastColumn="0" w:lastRowFirstColumn="0" w:lastRowLastColumn="0"/>
            </w:pPr>
            <w:r w:rsidRPr="001B28F7">
              <w:t xml:space="preserve"> </w:t>
            </w:r>
            <w:r w:rsidRPr="611F2C77">
              <w:rPr>
                <w:i/>
                <w:iCs/>
              </w:rPr>
              <w:t>Scale on A0 paper size.</w:t>
            </w:r>
          </w:p>
        </w:tc>
      </w:tr>
      <w:tr w:rsidR="00A263BF" w14:paraId="5B326BF9" w14:textId="77777777" w:rsidTr="0694C631">
        <w:trPr>
          <w:trHeight w:val="302"/>
        </w:trPr>
        <w:tc>
          <w:tcPr>
            <w:cnfStyle w:val="001000000000" w:firstRow="0" w:lastRow="0" w:firstColumn="1" w:lastColumn="0" w:oddVBand="0" w:evenVBand="0" w:oddHBand="0" w:evenHBand="0" w:firstRowFirstColumn="0" w:firstRowLastColumn="0" w:lastRowFirstColumn="0" w:lastRowLastColumn="0"/>
            <w:tcW w:w="30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F18FCBE" w14:textId="77777777" w:rsidR="00A263BF" w:rsidRDefault="00A263BF" w:rsidP="00A83DB9">
            <w:pPr>
              <w:ind w:left="0"/>
              <w:jc w:val="left"/>
            </w:pPr>
            <w:r>
              <w:t>1:20</w:t>
            </w:r>
          </w:p>
        </w:tc>
        <w:tc>
          <w:tcPr>
            <w:tcW w:w="175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CA503E1" w14:textId="77777777" w:rsidR="00A263BF" w:rsidRDefault="00A263BF" w:rsidP="00A83DB9">
            <w:pPr>
              <w:ind w:left="0"/>
              <w:jc w:val="left"/>
              <w:cnfStyle w:val="000000000000" w:firstRow="0" w:lastRow="0" w:firstColumn="0" w:lastColumn="0" w:oddVBand="0" w:evenVBand="0" w:oddHBand="0" w:evenHBand="0" w:firstRowFirstColumn="0" w:firstRowLastColumn="0" w:lastRowFirstColumn="0" w:lastRowLastColumn="0"/>
            </w:pPr>
            <w:r>
              <w:t>Detail Sections</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1929625" w14:textId="77777777" w:rsidR="00A263BF" w:rsidRPr="001B28F7" w:rsidRDefault="00A263BF" w:rsidP="00A83DB9">
            <w:pPr>
              <w:ind w:left="0"/>
              <w:jc w:val="left"/>
              <w:cnfStyle w:val="000000000000" w:firstRow="0" w:lastRow="0" w:firstColumn="0" w:lastColumn="0" w:oddVBand="0" w:evenVBand="0" w:oddHBand="0" w:evenHBand="0" w:firstRowFirstColumn="0" w:firstRowLastColumn="0" w:lastRowFirstColumn="0" w:lastRowLastColumn="0"/>
            </w:pPr>
            <w:r w:rsidRPr="001B28F7">
              <w:t xml:space="preserve"> Kitchen &amp; Laundry</w:t>
            </w:r>
          </w:p>
        </w:tc>
        <w:tc>
          <w:tcPr>
            <w:tcW w:w="13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F96E740" w14:textId="77777777" w:rsidR="00A263BF" w:rsidRPr="001B28F7" w:rsidRDefault="00A263BF" w:rsidP="00A83DB9">
            <w:pPr>
              <w:ind w:left="0"/>
              <w:jc w:val="left"/>
              <w:cnfStyle w:val="000000000000" w:firstRow="0" w:lastRow="0" w:firstColumn="0" w:lastColumn="0" w:oddVBand="0" w:evenVBand="0" w:oddHBand="0" w:evenHBand="0" w:firstRowFirstColumn="0" w:firstRowLastColumn="0" w:lastRowFirstColumn="0" w:lastRowLastColumn="0"/>
            </w:pPr>
            <w:r w:rsidRPr="001B28F7">
              <w:t xml:space="preserve"> </w:t>
            </w:r>
            <w:r w:rsidRPr="611F2C77">
              <w:rPr>
                <w:i/>
                <w:iCs/>
              </w:rPr>
              <w:t>Scale on A0 paper size.</w:t>
            </w:r>
          </w:p>
        </w:tc>
      </w:tr>
    </w:tbl>
    <w:p w14:paraId="3A495434" w14:textId="68AB9DCD" w:rsidR="00C551CE" w:rsidRDefault="00C551CE">
      <w:pPr>
        <w:spacing w:line="264" w:lineRule="auto"/>
        <w:ind w:left="0"/>
        <w:jc w:val="left"/>
      </w:pPr>
    </w:p>
    <w:p w14:paraId="3840D4F1" w14:textId="1C6020CF" w:rsidR="00C551CE" w:rsidRDefault="00C551CE">
      <w:pPr>
        <w:spacing w:line="264" w:lineRule="auto"/>
        <w:ind w:left="0"/>
        <w:jc w:val="left"/>
      </w:pPr>
    </w:p>
    <w:tbl>
      <w:tblPr>
        <w:tblStyle w:val="TableGrid"/>
        <w:tblW w:w="0" w:type="auto"/>
        <w:tblInd w:w="615" w:type="dxa"/>
        <w:tblLayout w:type="fixed"/>
        <w:tblLook w:val="0000" w:firstRow="0" w:lastRow="0" w:firstColumn="0" w:lastColumn="0" w:noHBand="0" w:noVBand="0"/>
      </w:tblPr>
      <w:tblGrid>
        <w:gridCol w:w="780"/>
        <w:gridCol w:w="1980"/>
        <w:gridCol w:w="2970"/>
        <w:gridCol w:w="3780"/>
      </w:tblGrid>
      <w:tr w:rsidR="0694C631" w14:paraId="45586F9F" w14:textId="77777777" w:rsidTr="0694C631">
        <w:trPr>
          <w:trHeight w:val="300"/>
        </w:trPr>
        <w:tc>
          <w:tcPr>
            <w:tcW w:w="9510" w:type="dxa"/>
            <w:gridSpan w:val="4"/>
            <w:tcBorders>
              <w:top w:val="single" w:sz="6" w:space="0" w:color="826C31" w:themeColor="accent2" w:themeShade="BF"/>
              <w:left w:val="single" w:sz="6" w:space="0" w:color="826C31" w:themeColor="accent2" w:themeShade="BF"/>
              <w:bottom w:val="single" w:sz="6" w:space="0" w:color="AE9142" w:themeColor="accent2"/>
              <w:right w:val="single" w:sz="6" w:space="0" w:color="826C31" w:themeColor="accent2" w:themeShade="BF"/>
            </w:tcBorders>
            <w:shd w:val="clear" w:color="auto" w:fill="AE9142" w:themeFill="accent2"/>
          </w:tcPr>
          <w:p w14:paraId="05C6CA2C" w14:textId="495BE18C" w:rsidR="0694C631" w:rsidRDefault="0694C631" w:rsidP="0694C631">
            <w:pPr>
              <w:spacing w:after="120"/>
              <w:jc w:val="center"/>
              <w:rPr>
                <w:rFonts w:ascii="Playfair Display" w:eastAsia="Playfair Display" w:hAnsi="Playfair Display" w:cs="Playfair Display"/>
                <w:color w:val="FFFFFF" w:themeColor="background2"/>
                <w:szCs w:val="18"/>
              </w:rPr>
            </w:pPr>
            <w:r w:rsidRPr="0694C631">
              <w:rPr>
                <w:rFonts w:ascii="Playfair Display" w:eastAsia="Playfair Display" w:hAnsi="Playfair Display" w:cs="Playfair Display"/>
                <w:b/>
                <w:bCs/>
                <w:color w:val="FFFFFF" w:themeColor="background2"/>
                <w:szCs w:val="18"/>
              </w:rPr>
              <w:t>Spa</w:t>
            </w:r>
          </w:p>
        </w:tc>
      </w:tr>
      <w:tr w:rsidR="0694C631" w14:paraId="49E84D61" w14:textId="77777777" w:rsidTr="0694C631">
        <w:trPr>
          <w:trHeight w:val="300"/>
        </w:trPr>
        <w:tc>
          <w:tcPr>
            <w:tcW w:w="780" w:type="dxa"/>
            <w:tcBorders>
              <w:top w:val="single" w:sz="6" w:space="0" w:color="826C31" w:themeColor="accent2" w:themeShade="BF"/>
              <w:left w:val="single" w:sz="6" w:space="0" w:color="826C31" w:themeColor="accent2" w:themeShade="BF"/>
              <w:bottom w:val="single" w:sz="6" w:space="0" w:color="D2BE89" w:themeColor="accent2" w:themeTint="99"/>
              <w:right w:val="single" w:sz="6" w:space="0" w:color="826C31" w:themeColor="accent2" w:themeShade="BF"/>
            </w:tcBorders>
            <w:shd w:val="clear" w:color="auto" w:fill="F0E9D7" w:themeFill="accent2" w:themeFillTint="33"/>
          </w:tcPr>
          <w:p w14:paraId="6533576C" w14:textId="77D2B8A9" w:rsidR="0694C631" w:rsidRDefault="0694C631" w:rsidP="0694C631">
            <w:pPr>
              <w:spacing w:after="120"/>
              <w:ind w:left="0"/>
              <w:jc w:val="center"/>
              <w:rPr>
                <w:rFonts w:ascii="Playfair Display" w:eastAsia="Playfair Display" w:hAnsi="Playfair Display" w:cs="Playfair Display"/>
                <w:color w:val="000000"/>
                <w:szCs w:val="18"/>
              </w:rPr>
            </w:pPr>
            <w:r w:rsidRPr="0694C631">
              <w:rPr>
                <w:rFonts w:ascii="Playfair Display" w:eastAsia="Playfair Display" w:hAnsi="Playfair Display" w:cs="Playfair Display"/>
                <w:b/>
                <w:bCs/>
                <w:color w:val="000000"/>
                <w:szCs w:val="18"/>
              </w:rPr>
              <w:t>Scale</w:t>
            </w:r>
          </w:p>
        </w:tc>
        <w:tc>
          <w:tcPr>
            <w:tcW w:w="1980" w:type="dxa"/>
            <w:tcBorders>
              <w:top w:val="single" w:sz="6" w:space="0" w:color="826C31" w:themeColor="accent2" w:themeShade="BF"/>
              <w:left w:val="single" w:sz="6" w:space="0" w:color="826C31" w:themeColor="accent2" w:themeShade="BF"/>
              <w:bottom w:val="single" w:sz="6" w:space="0" w:color="D2BE89" w:themeColor="accent2" w:themeTint="99"/>
              <w:right w:val="single" w:sz="6" w:space="0" w:color="826C31" w:themeColor="accent2" w:themeShade="BF"/>
            </w:tcBorders>
            <w:shd w:val="clear" w:color="auto" w:fill="F0E9D7" w:themeFill="accent2" w:themeFillTint="33"/>
          </w:tcPr>
          <w:p w14:paraId="6FDC5D66" w14:textId="2D50377B" w:rsidR="0694C631" w:rsidRDefault="0694C631" w:rsidP="0694C631">
            <w:pPr>
              <w:spacing w:after="120"/>
              <w:jc w:val="center"/>
              <w:rPr>
                <w:rFonts w:ascii="Playfair Display" w:eastAsia="Playfair Display" w:hAnsi="Playfair Display" w:cs="Playfair Display"/>
                <w:color w:val="000000"/>
                <w:szCs w:val="18"/>
              </w:rPr>
            </w:pPr>
            <w:r w:rsidRPr="0694C631">
              <w:rPr>
                <w:rFonts w:ascii="Playfair Display" w:eastAsia="Playfair Display" w:hAnsi="Playfair Display" w:cs="Playfair Display"/>
                <w:color w:val="000000"/>
                <w:szCs w:val="18"/>
              </w:rPr>
              <w:t>Description of detail</w:t>
            </w:r>
          </w:p>
        </w:tc>
        <w:tc>
          <w:tcPr>
            <w:tcW w:w="2970" w:type="dxa"/>
            <w:tcBorders>
              <w:top w:val="single" w:sz="6" w:space="0" w:color="826C31" w:themeColor="accent2" w:themeShade="BF"/>
              <w:left w:val="single" w:sz="6" w:space="0" w:color="826C31" w:themeColor="accent2" w:themeShade="BF"/>
              <w:bottom w:val="single" w:sz="6" w:space="0" w:color="D2BE89" w:themeColor="accent2" w:themeTint="99"/>
              <w:right w:val="single" w:sz="6" w:space="0" w:color="826C31" w:themeColor="accent2" w:themeShade="BF"/>
            </w:tcBorders>
            <w:shd w:val="clear" w:color="auto" w:fill="F0E9D7" w:themeFill="accent2" w:themeFillTint="33"/>
          </w:tcPr>
          <w:p w14:paraId="7325CB2F" w14:textId="4826F988" w:rsidR="0694C631" w:rsidRDefault="0694C631" w:rsidP="0694C631">
            <w:pPr>
              <w:spacing w:after="120"/>
              <w:jc w:val="center"/>
              <w:rPr>
                <w:rFonts w:ascii="Playfair Display" w:eastAsia="Playfair Display" w:hAnsi="Playfair Display" w:cs="Playfair Display"/>
                <w:color w:val="000000"/>
                <w:szCs w:val="18"/>
              </w:rPr>
            </w:pPr>
            <w:r w:rsidRPr="0694C631">
              <w:rPr>
                <w:rFonts w:ascii="Playfair Display" w:eastAsia="Playfair Display" w:hAnsi="Playfair Display" w:cs="Playfair Display"/>
                <w:color w:val="000000"/>
                <w:szCs w:val="18"/>
              </w:rPr>
              <w:t>Use</w:t>
            </w:r>
          </w:p>
        </w:tc>
        <w:tc>
          <w:tcPr>
            <w:tcW w:w="3780" w:type="dxa"/>
            <w:tcBorders>
              <w:top w:val="single" w:sz="6" w:space="0" w:color="826C31" w:themeColor="accent2" w:themeShade="BF"/>
              <w:left w:val="single" w:sz="6" w:space="0" w:color="826C31" w:themeColor="accent2" w:themeShade="BF"/>
              <w:bottom w:val="single" w:sz="6" w:space="0" w:color="D2BE89" w:themeColor="accent2" w:themeTint="99"/>
              <w:right w:val="single" w:sz="6" w:space="0" w:color="826C31" w:themeColor="accent2" w:themeShade="BF"/>
            </w:tcBorders>
            <w:shd w:val="clear" w:color="auto" w:fill="F0E9D7" w:themeFill="accent2" w:themeFillTint="33"/>
          </w:tcPr>
          <w:p w14:paraId="4C1EB653" w14:textId="12CF1847" w:rsidR="0694C631" w:rsidRDefault="0694C631" w:rsidP="0694C631">
            <w:pPr>
              <w:spacing w:after="120"/>
              <w:jc w:val="center"/>
              <w:rPr>
                <w:rFonts w:ascii="Playfair Display" w:eastAsia="Playfair Display" w:hAnsi="Playfair Display" w:cs="Playfair Display"/>
                <w:color w:val="000000"/>
                <w:szCs w:val="18"/>
              </w:rPr>
            </w:pPr>
            <w:r w:rsidRPr="0694C631">
              <w:rPr>
                <w:rFonts w:ascii="Playfair Display" w:eastAsia="Playfair Display" w:hAnsi="Playfair Display" w:cs="Playfair Display"/>
                <w:color w:val="000000"/>
                <w:szCs w:val="18"/>
              </w:rPr>
              <w:t>Comments</w:t>
            </w:r>
          </w:p>
        </w:tc>
      </w:tr>
      <w:tr w:rsidR="0694C631" w14:paraId="24DDFD51" w14:textId="77777777" w:rsidTr="0694C631">
        <w:trPr>
          <w:trHeight w:val="300"/>
        </w:trPr>
        <w:tc>
          <w:tcPr>
            <w:tcW w:w="7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2C1880F" w14:textId="263727CF" w:rsidR="0694C631" w:rsidRDefault="0694C631" w:rsidP="0694C631">
            <w:pPr>
              <w:spacing w:after="120"/>
              <w:ind w:left="0"/>
              <w:jc w:val="center"/>
              <w:rPr>
                <w:rFonts w:ascii="Playfair Display" w:eastAsia="Playfair Display" w:hAnsi="Playfair Display" w:cs="Playfair Display"/>
                <w:color w:val="000000"/>
                <w:szCs w:val="18"/>
              </w:rPr>
            </w:pPr>
            <w:r w:rsidRPr="0694C631">
              <w:rPr>
                <w:rFonts w:ascii="Playfair Display" w:eastAsia="Playfair Display" w:hAnsi="Playfair Display" w:cs="Playfair Display"/>
                <w:b/>
                <w:bCs/>
                <w:i/>
                <w:iCs/>
                <w:color w:val="000000"/>
                <w:szCs w:val="18"/>
              </w:rPr>
              <w:t>1:100</w:t>
            </w:r>
          </w:p>
        </w:tc>
        <w:tc>
          <w:tcPr>
            <w:tcW w:w="19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FB93552" w14:textId="704EAB77" w:rsidR="0694C631" w:rsidRDefault="0694C631" w:rsidP="0694C631">
            <w:pPr>
              <w:spacing w:after="120"/>
              <w:ind w:left="0"/>
              <w:jc w:val="left"/>
              <w:rPr>
                <w:rFonts w:ascii="Playfair Display" w:eastAsia="Playfair Display" w:hAnsi="Playfair Display" w:cs="Playfair Display"/>
                <w:color w:val="000000"/>
                <w:szCs w:val="18"/>
              </w:rPr>
            </w:pPr>
            <w:r w:rsidRPr="0694C631">
              <w:rPr>
                <w:rFonts w:ascii="Playfair Display" w:eastAsia="Playfair Display" w:hAnsi="Playfair Display" w:cs="Playfair Display"/>
                <w:i/>
                <w:iCs/>
                <w:color w:val="000000"/>
                <w:szCs w:val="18"/>
              </w:rPr>
              <w:t>Overall Plans</w:t>
            </w:r>
          </w:p>
        </w:tc>
        <w:tc>
          <w:tcPr>
            <w:tcW w:w="297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AB31C7B" w14:textId="632CEDAE" w:rsidR="0694C631" w:rsidRDefault="0694C631" w:rsidP="0694C631">
            <w:pPr>
              <w:spacing w:after="120"/>
              <w:ind w:left="0"/>
              <w:jc w:val="left"/>
              <w:rPr>
                <w:rFonts w:ascii="Playfair Display" w:eastAsia="Playfair Display" w:hAnsi="Playfair Display" w:cs="Playfair Display"/>
                <w:color w:val="000000"/>
                <w:szCs w:val="18"/>
              </w:rPr>
            </w:pPr>
            <w:r w:rsidRPr="0694C631">
              <w:rPr>
                <w:rFonts w:ascii="Playfair Display" w:eastAsia="Playfair Display" w:hAnsi="Playfair Display" w:cs="Playfair Display"/>
                <w:i/>
                <w:iCs/>
                <w:color w:val="000000"/>
                <w:szCs w:val="18"/>
              </w:rPr>
              <w:t>Pools &amp; Spa Overall Layout</w:t>
            </w:r>
          </w:p>
        </w:tc>
        <w:tc>
          <w:tcPr>
            <w:tcW w:w="37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20FBCA97" w14:textId="7881B29C" w:rsidR="0694C631" w:rsidRDefault="0694C631" w:rsidP="0694C631">
            <w:pPr>
              <w:spacing w:after="120"/>
              <w:ind w:left="0"/>
              <w:jc w:val="left"/>
              <w:rPr>
                <w:rFonts w:ascii="Playfair Display" w:eastAsia="Playfair Display" w:hAnsi="Playfair Display" w:cs="Playfair Display"/>
                <w:color w:val="000000"/>
                <w:szCs w:val="18"/>
              </w:rPr>
            </w:pPr>
            <w:r w:rsidRPr="0694C631">
              <w:rPr>
                <w:rFonts w:ascii="Playfair Display" w:eastAsia="Playfair Display" w:hAnsi="Playfair Display" w:cs="Playfair Display"/>
                <w:i/>
                <w:iCs/>
                <w:color w:val="000000"/>
                <w:szCs w:val="18"/>
              </w:rPr>
              <w:t>Scale on A0 paper Size</w:t>
            </w:r>
          </w:p>
        </w:tc>
      </w:tr>
      <w:tr w:rsidR="0694C631" w14:paraId="35AFF3B1" w14:textId="77777777" w:rsidTr="0694C631">
        <w:trPr>
          <w:trHeight w:val="300"/>
        </w:trPr>
        <w:tc>
          <w:tcPr>
            <w:tcW w:w="7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CC45EB0" w14:textId="068C4C9E" w:rsidR="0694C631" w:rsidRDefault="0694C631" w:rsidP="0694C631">
            <w:pPr>
              <w:spacing w:after="120"/>
              <w:ind w:left="0"/>
              <w:jc w:val="center"/>
              <w:rPr>
                <w:rFonts w:ascii="Playfair Display" w:eastAsia="Playfair Display" w:hAnsi="Playfair Display" w:cs="Playfair Display"/>
                <w:color w:val="000000"/>
                <w:szCs w:val="18"/>
              </w:rPr>
            </w:pPr>
            <w:r w:rsidRPr="0694C631">
              <w:rPr>
                <w:rFonts w:ascii="Playfair Display" w:eastAsia="Playfair Display" w:hAnsi="Playfair Display" w:cs="Playfair Display"/>
                <w:b/>
                <w:bCs/>
                <w:i/>
                <w:iCs/>
                <w:color w:val="000000"/>
                <w:szCs w:val="18"/>
              </w:rPr>
              <w:t>1:25</w:t>
            </w:r>
          </w:p>
        </w:tc>
        <w:tc>
          <w:tcPr>
            <w:tcW w:w="19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9ABBA98" w14:textId="382C09A3" w:rsidR="0694C631" w:rsidRDefault="0694C631" w:rsidP="0694C631">
            <w:pPr>
              <w:spacing w:after="120"/>
              <w:ind w:left="0"/>
              <w:jc w:val="left"/>
              <w:rPr>
                <w:rFonts w:ascii="Playfair Display" w:eastAsia="Playfair Display" w:hAnsi="Playfair Display" w:cs="Playfair Display"/>
                <w:color w:val="000000"/>
                <w:szCs w:val="18"/>
              </w:rPr>
            </w:pPr>
            <w:r w:rsidRPr="0694C631">
              <w:rPr>
                <w:rFonts w:ascii="Playfair Display" w:eastAsia="Playfair Display" w:hAnsi="Playfair Display" w:cs="Playfair Display"/>
                <w:i/>
                <w:iCs/>
                <w:color w:val="000000"/>
                <w:szCs w:val="18"/>
              </w:rPr>
              <w:t>Part Plans</w:t>
            </w:r>
          </w:p>
        </w:tc>
        <w:tc>
          <w:tcPr>
            <w:tcW w:w="297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57C0936" w14:textId="34EA925B" w:rsidR="0694C631" w:rsidRDefault="0694C631" w:rsidP="0694C631">
            <w:pPr>
              <w:spacing w:after="120"/>
              <w:ind w:left="0"/>
              <w:jc w:val="left"/>
              <w:rPr>
                <w:rFonts w:ascii="Playfair Display" w:eastAsia="Playfair Display" w:hAnsi="Playfair Display" w:cs="Playfair Display"/>
                <w:color w:val="000000"/>
                <w:szCs w:val="18"/>
              </w:rPr>
            </w:pPr>
            <w:r w:rsidRPr="0694C631">
              <w:rPr>
                <w:rFonts w:ascii="Playfair Display" w:eastAsia="Playfair Display" w:hAnsi="Playfair Display" w:cs="Playfair Display"/>
                <w:i/>
                <w:iCs/>
                <w:color w:val="000000"/>
                <w:szCs w:val="18"/>
              </w:rPr>
              <w:t>Spa &amp; Pools General Arrangement Plans &amp; Piping Layouts</w:t>
            </w:r>
          </w:p>
        </w:tc>
        <w:tc>
          <w:tcPr>
            <w:tcW w:w="37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84698DF" w14:textId="329C73A1" w:rsidR="0694C631" w:rsidRDefault="0694C631" w:rsidP="0694C631">
            <w:pPr>
              <w:spacing w:after="120"/>
              <w:ind w:left="0"/>
              <w:jc w:val="left"/>
              <w:rPr>
                <w:rFonts w:ascii="Playfair Display" w:eastAsia="Playfair Display" w:hAnsi="Playfair Display" w:cs="Playfair Display"/>
                <w:color w:val="000000"/>
                <w:szCs w:val="18"/>
              </w:rPr>
            </w:pPr>
            <w:r w:rsidRPr="0694C631">
              <w:rPr>
                <w:rFonts w:ascii="Playfair Display" w:eastAsia="Playfair Display" w:hAnsi="Playfair Display" w:cs="Playfair Display"/>
                <w:i/>
                <w:iCs/>
                <w:color w:val="000000"/>
                <w:szCs w:val="18"/>
              </w:rPr>
              <w:t>Scale on A0 paper Size</w:t>
            </w:r>
          </w:p>
        </w:tc>
      </w:tr>
      <w:tr w:rsidR="0694C631" w14:paraId="4B7641B4" w14:textId="77777777" w:rsidTr="0694C631">
        <w:trPr>
          <w:trHeight w:val="300"/>
        </w:trPr>
        <w:tc>
          <w:tcPr>
            <w:tcW w:w="7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E4DB308" w14:textId="033512BC" w:rsidR="0694C631" w:rsidRDefault="0694C631" w:rsidP="0694C631">
            <w:pPr>
              <w:spacing w:after="120"/>
              <w:ind w:left="0"/>
              <w:jc w:val="center"/>
              <w:rPr>
                <w:rFonts w:ascii="Playfair Display" w:eastAsia="Playfair Display" w:hAnsi="Playfair Display" w:cs="Playfair Display"/>
                <w:color w:val="000000"/>
                <w:szCs w:val="18"/>
              </w:rPr>
            </w:pPr>
            <w:r w:rsidRPr="0694C631">
              <w:rPr>
                <w:rFonts w:ascii="Playfair Display" w:eastAsia="Playfair Display" w:hAnsi="Playfair Display" w:cs="Playfair Display"/>
                <w:b/>
                <w:bCs/>
                <w:i/>
                <w:iCs/>
                <w:color w:val="000000"/>
                <w:szCs w:val="18"/>
              </w:rPr>
              <w:t>1:20</w:t>
            </w:r>
          </w:p>
        </w:tc>
        <w:tc>
          <w:tcPr>
            <w:tcW w:w="19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8B3EE66" w14:textId="240F2543" w:rsidR="0694C631" w:rsidRDefault="0694C631" w:rsidP="0694C631">
            <w:pPr>
              <w:spacing w:after="120"/>
              <w:ind w:left="0"/>
              <w:jc w:val="left"/>
              <w:rPr>
                <w:rFonts w:ascii="Playfair Display" w:eastAsia="Playfair Display" w:hAnsi="Playfair Display" w:cs="Playfair Display"/>
                <w:color w:val="000000"/>
                <w:szCs w:val="18"/>
              </w:rPr>
            </w:pPr>
            <w:r w:rsidRPr="0694C631">
              <w:rPr>
                <w:rFonts w:ascii="Playfair Display" w:eastAsia="Playfair Display" w:hAnsi="Playfair Display" w:cs="Playfair Display"/>
                <w:i/>
                <w:iCs/>
                <w:color w:val="000000"/>
                <w:szCs w:val="18"/>
              </w:rPr>
              <w:t>Sections and Details</w:t>
            </w:r>
          </w:p>
        </w:tc>
        <w:tc>
          <w:tcPr>
            <w:tcW w:w="297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88AC89E" w14:textId="40DC2231" w:rsidR="0694C631" w:rsidRDefault="0694C631" w:rsidP="0694C631">
            <w:pPr>
              <w:spacing w:after="120"/>
              <w:ind w:left="0"/>
              <w:jc w:val="left"/>
              <w:rPr>
                <w:rFonts w:ascii="Playfair Display" w:eastAsia="Playfair Display" w:hAnsi="Playfair Display" w:cs="Playfair Display"/>
                <w:color w:val="000000"/>
                <w:szCs w:val="18"/>
              </w:rPr>
            </w:pPr>
            <w:r w:rsidRPr="0694C631">
              <w:rPr>
                <w:rFonts w:ascii="Playfair Display" w:eastAsia="Playfair Display" w:hAnsi="Playfair Display" w:cs="Playfair Display"/>
                <w:i/>
                <w:iCs/>
                <w:color w:val="000000"/>
                <w:szCs w:val="18"/>
              </w:rPr>
              <w:t>Spa Thermal Cabins &amp; Pools Plan &amp; Section Details, Pools Piping Sections</w:t>
            </w:r>
          </w:p>
        </w:tc>
        <w:tc>
          <w:tcPr>
            <w:tcW w:w="37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0ECE575" w14:textId="34393455" w:rsidR="0694C631" w:rsidRDefault="0694C631" w:rsidP="0694C631">
            <w:pPr>
              <w:spacing w:after="120"/>
              <w:ind w:left="0"/>
              <w:jc w:val="left"/>
              <w:rPr>
                <w:rFonts w:ascii="Playfair Display" w:eastAsia="Playfair Display" w:hAnsi="Playfair Display" w:cs="Playfair Display"/>
                <w:color w:val="000000"/>
                <w:szCs w:val="18"/>
              </w:rPr>
            </w:pPr>
            <w:r w:rsidRPr="0694C631">
              <w:rPr>
                <w:rFonts w:ascii="Playfair Display" w:eastAsia="Playfair Display" w:hAnsi="Playfair Display" w:cs="Playfair Display"/>
                <w:i/>
                <w:iCs/>
                <w:color w:val="000000"/>
                <w:szCs w:val="18"/>
              </w:rPr>
              <w:t>Scale on A0 paper Size</w:t>
            </w:r>
          </w:p>
          <w:p w14:paraId="57D1BD0E" w14:textId="5CE49513" w:rsidR="0694C631" w:rsidRDefault="0694C631" w:rsidP="0694C631">
            <w:pPr>
              <w:spacing w:after="120"/>
              <w:jc w:val="left"/>
              <w:rPr>
                <w:rFonts w:ascii="Playfair Display" w:eastAsia="Playfair Display" w:hAnsi="Playfair Display" w:cs="Playfair Display"/>
                <w:color w:val="BFBFBF" w:themeColor="background2" w:themeShade="BF"/>
                <w:szCs w:val="18"/>
              </w:rPr>
            </w:pPr>
          </w:p>
        </w:tc>
      </w:tr>
      <w:tr w:rsidR="0694C631" w14:paraId="458DE977" w14:textId="77777777" w:rsidTr="0694C631">
        <w:trPr>
          <w:trHeight w:val="300"/>
        </w:trPr>
        <w:tc>
          <w:tcPr>
            <w:tcW w:w="7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EDC9808" w14:textId="018C1114" w:rsidR="0694C631" w:rsidRDefault="0694C631" w:rsidP="0694C631">
            <w:pPr>
              <w:spacing w:after="120"/>
              <w:ind w:left="0"/>
              <w:jc w:val="center"/>
              <w:rPr>
                <w:rFonts w:ascii="Playfair Display" w:eastAsia="Playfair Display" w:hAnsi="Playfair Display" w:cs="Playfair Display"/>
                <w:color w:val="000000"/>
                <w:szCs w:val="18"/>
              </w:rPr>
            </w:pPr>
            <w:r w:rsidRPr="0694C631">
              <w:rPr>
                <w:rFonts w:ascii="Playfair Display" w:eastAsia="Playfair Display" w:hAnsi="Playfair Display" w:cs="Playfair Display"/>
                <w:b/>
                <w:bCs/>
                <w:i/>
                <w:iCs/>
                <w:color w:val="000000"/>
                <w:szCs w:val="18"/>
              </w:rPr>
              <w:t>1:10</w:t>
            </w:r>
          </w:p>
        </w:tc>
        <w:tc>
          <w:tcPr>
            <w:tcW w:w="19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4B65B686" w14:textId="7E6BF179" w:rsidR="0694C631" w:rsidRDefault="0694C631" w:rsidP="0694C631">
            <w:pPr>
              <w:spacing w:after="120"/>
              <w:ind w:left="0"/>
              <w:jc w:val="left"/>
              <w:rPr>
                <w:rFonts w:ascii="Playfair Display" w:eastAsia="Playfair Display" w:hAnsi="Playfair Display" w:cs="Playfair Display"/>
                <w:color w:val="000000"/>
                <w:szCs w:val="18"/>
              </w:rPr>
            </w:pPr>
            <w:r w:rsidRPr="0694C631">
              <w:rPr>
                <w:rFonts w:ascii="Playfair Display" w:eastAsia="Playfair Display" w:hAnsi="Playfair Display" w:cs="Playfair Display"/>
                <w:i/>
                <w:iCs/>
                <w:color w:val="000000"/>
                <w:szCs w:val="18"/>
              </w:rPr>
              <w:t>Sections and Details</w:t>
            </w:r>
          </w:p>
        </w:tc>
        <w:tc>
          <w:tcPr>
            <w:tcW w:w="297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BE4AA9A" w14:textId="45D4C211" w:rsidR="0694C631" w:rsidRDefault="0694C631" w:rsidP="0694C631">
            <w:pPr>
              <w:spacing w:after="120"/>
              <w:ind w:left="0"/>
              <w:jc w:val="left"/>
              <w:rPr>
                <w:rFonts w:ascii="Playfair Display" w:eastAsia="Playfair Display" w:hAnsi="Playfair Display" w:cs="Playfair Display"/>
                <w:color w:val="000000"/>
                <w:szCs w:val="18"/>
              </w:rPr>
            </w:pPr>
            <w:r w:rsidRPr="0694C631">
              <w:rPr>
                <w:rFonts w:ascii="Playfair Display" w:eastAsia="Playfair Display" w:hAnsi="Playfair Display" w:cs="Playfair Display"/>
                <w:i/>
                <w:iCs/>
                <w:color w:val="000000"/>
                <w:szCs w:val="18"/>
              </w:rPr>
              <w:t>Spa Thermal Cabins Plan &amp; Section Details</w:t>
            </w:r>
          </w:p>
        </w:tc>
        <w:tc>
          <w:tcPr>
            <w:tcW w:w="37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1373945" w14:textId="2DB2191D" w:rsidR="0694C631" w:rsidRDefault="0694C631" w:rsidP="0694C631">
            <w:pPr>
              <w:spacing w:after="120"/>
              <w:ind w:left="0"/>
              <w:jc w:val="left"/>
              <w:rPr>
                <w:rFonts w:ascii="Playfair Display" w:eastAsia="Playfair Display" w:hAnsi="Playfair Display" w:cs="Playfair Display"/>
                <w:color w:val="000000"/>
                <w:szCs w:val="18"/>
              </w:rPr>
            </w:pPr>
            <w:r w:rsidRPr="0694C631">
              <w:rPr>
                <w:rFonts w:ascii="Playfair Display" w:eastAsia="Playfair Display" w:hAnsi="Playfair Display" w:cs="Playfair Display"/>
                <w:i/>
                <w:iCs/>
                <w:color w:val="000000"/>
                <w:szCs w:val="18"/>
              </w:rPr>
              <w:t>Scale on A0 paper Size</w:t>
            </w:r>
          </w:p>
          <w:p w14:paraId="6119025B" w14:textId="754B21E5" w:rsidR="0694C631" w:rsidRDefault="0694C631" w:rsidP="0694C631">
            <w:pPr>
              <w:spacing w:after="120"/>
              <w:jc w:val="left"/>
              <w:rPr>
                <w:rFonts w:ascii="Playfair Display" w:eastAsia="Playfair Display" w:hAnsi="Playfair Display" w:cs="Playfair Display"/>
                <w:color w:val="BFBFBF" w:themeColor="background2" w:themeShade="BF"/>
                <w:szCs w:val="18"/>
              </w:rPr>
            </w:pPr>
          </w:p>
        </w:tc>
      </w:tr>
    </w:tbl>
    <w:p w14:paraId="5A9EBA56" w14:textId="4C9F48DF" w:rsidR="00C551CE" w:rsidRDefault="00C551CE">
      <w:pPr>
        <w:spacing w:line="264" w:lineRule="auto"/>
        <w:ind w:left="0"/>
        <w:jc w:val="left"/>
      </w:pPr>
      <w:r>
        <w:br w:type="page"/>
      </w:r>
    </w:p>
    <w:p w14:paraId="71B9D194" w14:textId="77777777" w:rsidR="00A263BF" w:rsidRDefault="00A263BF">
      <w:pPr>
        <w:spacing w:line="264" w:lineRule="auto"/>
        <w:ind w:left="0"/>
        <w:jc w:val="left"/>
        <w:rPr>
          <w:rFonts w:asciiTheme="majorHAnsi" w:eastAsiaTheme="majorEastAsia" w:hAnsiTheme="majorHAnsi" w:cstheme="majorBidi"/>
          <w:color w:val="AE9142" w:themeColor="accent1"/>
          <w:sz w:val="28"/>
          <w:szCs w:val="32"/>
        </w:rPr>
      </w:pPr>
    </w:p>
    <w:p w14:paraId="2C6B5C49" w14:textId="527B2DF4" w:rsidR="00BD1532" w:rsidRDefault="00BD1532" w:rsidP="00BD1532">
      <w:pPr>
        <w:pStyle w:val="Heading1"/>
      </w:pPr>
      <w:bookmarkStart w:id="184" w:name="_Toc87828947"/>
      <w:r w:rsidRPr="00BD1532">
        <w:t>TECHNICAL DATA PROTOCOL</w:t>
      </w:r>
      <w:bookmarkEnd w:id="184"/>
    </w:p>
    <w:p w14:paraId="0168D01D" w14:textId="332059E8" w:rsidR="00FD13E1" w:rsidRPr="00D25A74" w:rsidRDefault="00FD13E1" w:rsidP="00D25A74">
      <w:pPr>
        <w:spacing w:after="0"/>
        <w:rPr>
          <w:bCs/>
          <w:i/>
          <w:iCs/>
        </w:rPr>
      </w:pPr>
      <w:r>
        <w:t xml:space="preserve">The </w:t>
      </w:r>
      <w:r w:rsidR="00DA2502">
        <w:rPr>
          <w:b/>
        </w:rPr>
        <w:t xml:space="preserve">Task Information Manger </w:t>
      </w:r>
      <w:r w:rsidR="00DA2502" w:rsidRPr="0060746B">
        <w:rPr>
          <w:bCs/>
          <w:i/>
          <w:iCs/>
        </w:rPr>
        <w:t>(</w:t>
      </w:r>
      <w:r w:rsidR="00DA2502">
        <w:rPr>
          <w:bCs/>
          <w:i/>
          <w:iCs/>
        </w:rPr>
        <w:t>A</w:t>
      </w:r>
      <w:r w:rsidR="00DA2502" w:rsidRPr="0060746B">
        <w:rPr>
          <w:bCs/>
          <w:i/>
          <w:iCs/>
        </w:rPr>
        <w:t>ppointed Party)</w:t>
      </w:r>
      <w:r w:rsidR="00DA2502">
        <w:rPr>
          <w:bCs/>
          <w:i/>
          <w:iCs/>
        </w:rPr>
        <w:t xml:space="preserve"> </w:t>
      </w:r>
      <w:r>
        <w:t xml:space="preserve">will provide the model data requirements and responsibilities for each data contributor. </w:t>
      </w:r>
    </w:p>
    <w:p w14:paraId="6546033C" w14:textId="46F288A1" w:rsidR="00FD13E1" w:rsidRDefault="00FD13E1" w:rsidP="001825BB">
      <w:pPr>
        <w:spacing w:after="0"/>
      </w:pPr>
      <w:r>
        <w:t xml:space="preserve">Guidance on data entry and shared parameters will be provided where required. Consultants are asked to supply details of their data entry and in-house data checking procedures to the rest of the BIM team for transparency. </w:t>
      </w:r>
    </w:p>
    <w:p w14:paraId="6170652C" w14:textId="77777777" w:rsidR="00E91953" w:rsidRDefault="00E91953" w:rsidP="001825BB">
      <w:pPr>
        <w:spacing w:after="0"/>
      </w:pPr>
    </w:p>
    <w:p w14:paraId="6E387FAC" w14:textId="64807E08" w:rsidR="00FD13E1" w:rsidRPr="00D25A74" w:rsidRDefault="00FD13E1" w:rsidP="00D25A74">
      <w:pPr>
        <w:spacing w:after="0"/>
        <w:rPr>
          <w:bCs/>
          <w:i/>
          <w:iCs/>
        </w:rPr>
      </w:pPr>
      <w:r>
        <w:t>On the agreed dates, all parties will submit their 3D Models and/or associated data drops, which will be coordinated by</w:t>
      </w:r>
      <w:r w:rsidR="00A87FD1">
        <w:t xml:space="preserve"> </w:t>
      </w:r>
      <w:r w:rsidR="0026513F">
        <w:t xml:space="preserve">the </w:t>
      </w:r>
      <w:r w:rsidR="00DA2502">
        <w:rPr>
          <w:b/>
        </w:rPr>
        <w:t xml:space="preserve">Task Information Manger </w:t>
      </w:r>
      <w:r w:rsidR="00DA2502" w:rsidRPr="0060746B">
        <w:rPr>
          <w:bCs/>
          <w:i/>
          <w:iCs/>
        </w:rPr>
        <w:t>(</w:t>
      </w:r>
      <w:r w:rsidR="00DA2502">
        <w:rPr>
          <w:bCs/>
          <w:i/>
          <w:iCs/>
        </w:rPr>
        <w:t>A</w:t>
      </w:r>
      <w:r w:rsidR="00DA2502" w:rsidRPr="0060746B">
        <w:rPr>
          <w:bCs/>
          <w:i/>
          <w:iCs/>
        </w:rPr>
        <w:t>ppointed Party)</w:t>
      </w:r>
      <w:r>
        <w:t>. All data drops are to be fully checked and the information verified before issue.</w:t>
      </w:r>
    </w:p>
    <w:p w14:paraId="09A283A5" w14:textId="77777777" w:rsidR="00FD13E1" w:rsidRDefault="00FD13E1" w:rsidP="00FD13E1">
      <w:pPr>
        <w:spacing w:after="0"/>
      </w:pPr>
    </w:p>
    <w:p w14:paraId="04BB5B3B" w14:textId="77777777" w:rsidR="00402FF2" w:rsidRPr="00402FF2" w:rsidRDefault="00402FF2" w:rsidP="00402FF2">
      <w:pPr>
        <w:rPr>
          <w:b/>
          <w:szCs w:val="18"/>
          <w:u w:val="single"/>
        </w:rPr>
      </w:pPr>
      <w:r w:rsidRPr="00402FF2">
        <w:rPr>
          <w:b/>
          <w:szCs w:val="18"/>
          <w:u w:val="single"/>
        </w:rPr>
        <w:t xml:space="preserve">BIM Weekly (bi-weekly DWFx) Information Exchange </w:t>
      </w:r>
    </w:p>
    <w:p w14:paraId="22A79C62" w14:textId="77777777" w:rsidR="00402FF2" w:rsidRPr="00402FF2" w:rsidRDefault="00402FF2" w:rsidP="00402FF2">
      <w:pPr>
        <w:rPr>
          <w:i/>
          <w:iCs/>
          <w:szCs w:val="18"/>
        </w:rPr>
      </w:pPr>
      <w:r w:rsidRPr="00402FF2">
        <w:rPr>
          <w:i/>
          <w:iCs/>
          <w:szCs w:val="18"/>
        </w:rPr>
        <w:t xml:space="preserve">This exercise represents the WIP information exchange between consultants meant to help the design process. </w:t>
      </w:r>
    </w:p>
    <w:p w14:paraId="13272D0D" w14:textId="77777777" w:rsidR="00402FF2" w:rsidRPr="00402FF2" w:rsidRDefault="00402FF2" w:rsidP="00344497">
      <w:pPr>
        <w:pStyle w:val="ListParagraph"/>
        <w:numPr>
          <w:ilvl w:val="0"/>
          <w:numId w:val="40"/>
        </w:numPr>
        <w:contextualSpacing/>
        <w:rPr>
          <w:szCs w:val="18"/>
        </w:rPr>
      </w:pPr>
      <w:r w:rsidRPr="00402FF2">
        <w:rPr>
          <w:rFonts w:hint="eastAsia"/>
          <w:szCs w:val="18"/>
        </w:rPr>
        <w:t>Native discipline-based 3D model files product specific for all design and analysis models</w:t>
      </w:r>
      <w:r w:rsidRPr="00402FF2">
        <w:rPr>
          <w:szCs w:val="18"/>
        </w:rPr>
        <w:t xml:space="preserve"> (RVT)</w:t>
      </w:r>
    </w:p>
    <w:p w14:paraId="60F81035" w14:textId="77777777" w:rsidR="00402FF2" w:rsidRPr="00402FF2" w:rsidRDefault="00402FF2" w:rsidP="00402FF2">
      <w:pPr>
        <w:rPr>
          <w:szCs w:val="18"/>
        </w:rPr>
      </w:pPr>
      <w:r w:rsidRPr="00402FF2">
        <w:rPr>
          <w:szCs w:val="18"/>
        </w:rPr>
        <w:t>Prior to publishing the models to BIM360 for creating a Design Collaboration Package Exchange, a Publish Set should be created and including 2D/3D views:</w:t>
      </w:r>
    </w:p>
    <w:p w14:paraId="27929BD8" w14:textId="77777777" w:rsidR="00402FF2" w:rsidRPr="00402FF2" w:rsidRDefault="00402FF2" w:rsidP="00344497">
      <w:pPr>
        <w:pStyle w:val="ListParagraph"/>
        <w:numPr>
          <w:ilvl w:val="1"/>
          <w:numId w:val="40"/>
        </w:numPr>
        <w:rPr>
          <w:szCs w:val="18"/>
        </w:rPr>
      </w:pPr>
      <w:r w:rsidRPr="00402FF2">
        <w:rPr>
          <w:b/>
          <w:bCs/>
          <w:szCs w:val="18"/>
        </w:rPr>
        <w:t>BIM360-3DView-Architectural Elements</w:t>
      </w:r>
      <w:r w:rsidRPr="00402FF2">
        <w:rPr>
          <w:szCs w:val="18"/>
        </w:rPr>
        <w:t xml:space="preserve"> – 3D view with Consultant design intent which is not yet designed/handed over by/to the consultant responsible for it</w:t>
      </w:r>
    </w:p>
    <w:p w14:paraId="3E717819" w14:textId="77777777" w:rsidR="00402FF2" w:rsidRPr="00402FF2" w:rsidRDefault="00402FF2" w:rsidP="00344497">
      <w:pPr>
        <w:pStyle w:val="ListParagraph"/>
        <w:numPr>
          <w:ilvl w:val="1"/>
          <w:numId w:val="40"/>
        </w:numPr>
        <w:rPr>
          <w:szCs w:val="18"/>
        </w:rPr>
      </w:pPr>
      <w:r w:rsidRPr="00402FF2">
        <w:rPr>
          <w:b/>
          <w:bCs/>
          <w:szCs w:val="18"/>
        </w:rPr>
        <w:t>BIM360-3DView-Export</w:t>
      </w:r>
      <w:r w:rsidRPr="00402FF2">
        <w:rPr>
          <w:szCs w:val="18"/>
        </w:rPr>
        <w:t xml:space="preserve"> – 3D view only with Consultant´s elements visible which is under the scope. Tis view should be used to export the model to other BIM models formats: IFC, NWC and DWFx;</w:t>
      </w:r>
    </w:p>
    <w:p w14:paraId="22192DA0" w14:textId="77777777" w:rsidR="00402FF2" w:rsidRPr="00402FF2" w:rsidRDefault="00402FF2" w:rsidP="00344497">
      <w:pPr>
        <w:pStyle w:val="ListParagraph"/>
        <w:numPr>
          <w:ilvl w:val="1"/>
          <w:numId w:val="40"/>
        </w:numPr>
        <w:rPr>
          <w:szCs w:val="18"/>
        </w:rPr>
      </w:pPr>
      <w:r w:rsidRPr="00402FF2">
        <w:rPr>
          <w:b/>
          <w:bCs/>
          <w:szCs w:val="18"/>
        </w:rPr>
        <w:t>BIM360-3DView-Federated Model</w:t>
      </w:r>
      <w:r w:rsidRPr="00402FF2">
        <w:rPr>
          <w:szCs w:val="18"/>
        </w:rPr>
        <w:t xml:space="preserve"> – 3D View with all consultant’s elements visible.</w:t>
      </w:r>
    </w:p>
    <w:p w14:paraId="3AF82519" w14:textId="77777777" w:rsidR="00402FF2" w:rsidRPr="00402FF2" w:rsidRDefault="00402FF2" w:rsidP="00344497">
      <w:pPr>
        <w:pStyle w:val="ListParagraph"/>
        <w:numPr>
          <w:ilvl w:val="1"/>
          <w:numId w:val="40"/>
        </w:numPr>
        <w:rPr>
          <w:szCs w:val="18"/>
        </w:rPr>
      </w:pPr>
      <w:r w:rsidRPr="00402FF2">
        <w:rPr>
          <w:szCs w:val="18"/>
        </w:rPr>
        <w:t xml:space="preserve">A 2D view </w:t>
      </w:r>
      <w:r w:rsidRPr="00402FF2">
        <w:rPr>
          <w:b/>
          <w:bCs/>
          <w:szCs w:val="18"/>
        </w:rPr>
        <w:t>Floor Plan</w:t>
      </w:r>
      <w:r w:rsidRPr="00402FF2">
        <w:rPr>
          <w:szCs w:val="18"/>
        </w:rPr>
        <w:t xml:space="preserve"> for every different building level. </w:t>
      </w:r>
    </w:p>
    <w:p w14:paraId="5CB3FEFB" w14:textId="77777777" w:rsidR="00402FF2" w:rsidRPr="00402FF2" w:rsidRDefault="00402FF2" w:rsidP="00402FF2">
      <w:pPr>
        <w:ind w:firstLine="720"/>
        <w:rPr>
          <w:szCs w:val="18"/>
        </w:rPr>
      </w:pPr>
      <w:r w:rsidRPr="00402FF2">
        <w:rPr>
          <w:szCs w:val="18"/>
        </w:rPr>
        <w:t>Naming conventions to be followed “</w:t>
      </w:r>
      <w:r w:rsidRPr="00402FF2">
        <w:rPr>
          <w:b/>
          <w:bCs/>
          <w:i/>
          <w:iCs/>
          <w:szCs w:val="18"/>
        </w:rPr>
        <w:t>XXX</w:t>
      </w:r>
      <w:r w:rsidRPr="00402FF2">
        <w:rPr>
          <w:szCs w:val="18"/>
        </w:rPr>
        <w:t xml:space="preserve"> “- 2D View - Floor Plan “</w:t>
      </w:r>
      <w:r w:rsidRPr="00402FF2">
        <w:rPr>
          <w:b/>
          <w:bCs/>
          <w:i/>
          <w:iCs/>
          <w:szCs w:val="18"/>
        </w:rPr>
        <w:t xml:space="preserve">Description”  </w:t>
      </w:r>
    </w:p>
    <w:p w14:paraId="0049C74B" w14:textId="77777777" w:rsidR="00402FF2" w:rsidRPr="00402FF2" w:rsidRDefault="00402FF2" w:rsidP="00402FF2">
      <w:pPr>
        <w:pStyle w:val="ListParagraph"/>
        <w:ind w:left="2736" w:firstLine="144"/>
        <w:rPr>
          <w:szCs w:val="18"/>
        </w:rPr>
      </w:pPr>
      <w:r w:rsidRPr="00402FF2">
        <w:rPr>
          <w:b/>
          <w:bCs/>
          <w:i/>
          <w:iCs/>
          <w:szCs w:val="18"/>
        </w:rPr>
        <w:t xml:space="preserve">e.g. </w:t>
      </w:r>
      <w:r w:rsidRPr="00402FF2">
        <w:rPr>
          <w:i/>
          <w:iCs/>
          <w:szCs w:val="18"/>
        </w:rPr>
        <w:t>FOS - 2D View - Floor Plan Ground Floor</w:t>
      </w:r>
    </w:p>
    <w:p w14:paraId="296F2F23" w14:textId="77777777" w:rsidR="00402FF2" w:rsidRPr="00402FF2" w:rsidRDefault="00402FF2" w:rsidP="00344497">
      <w:pPr>
        <w:pStyle w:val="ListParagraph"/>
        <w:numPr>
          <w:ilvl w:val="0"/>
          <w:numId w:val="40"/>
        </w:numPr>
        <w:spacing w:after="0"/>
        <w:contextualSpacing/>
        <w:rPr>
          <w:szCs w:val="18"/>
        </w:rPr>
      </w:pPr>
      <w:r w:rsidRPr="00402FF2">
        <w:rPr>
          <w:rFonts w:hint="eastAsia"/>
          <w:szCs w:val="18"/>
        </w:rPr>
        <w:t>Agreed 3D discipline-based models extracted from native files, for collaboration and clash detection.</w:t>
      </w:r>
    </w:p>
    <w:p w14:paraId="29700F9C" w14:textId="77777777" w:rsidR="00402FF2" w:rsidRPr="00402FF2" w:rsidRDefault="00402FF2" w:rsidP="00344497">
      <w:pPr>
        <w:pStyle w:val="ListParagraph"/>
        <w:numPr>
          <w:ilvl w:val="1"/>
          <w:numId w:val="40"/>
        </w:numPr>
        <w:spacing w:after="0"/>
        <w:contextualSpacing/>
        <w:rPr>
          <w:szCs w:val="18"/>
        </w:rPr>
      </w:pPr>
      <w:r w:rsidRPr="00402FF2">
        <w:rPr>
          <w:szCs w:val="18"/>
        </w:rPr>
        <w:t>NWD Federated Model per discipline (One Model)</w:t>
      </w:r>
    </w:p>
    <w:p w14:paraId="4B1396E2" w14:textId="77777777" w:rsidR="00402FF2" w:rsidRPr="00402FF2" w:rsidRDefault="00402FF2" w:rsidP="00344497">
      <w:pPr>
        <w:pStyle w:val="ListParagraph"/>
        <w:numPr>
          <w:ilvl w:val="1"/>
          <w:numId w:val="40"/>
        </w:numPr>
        <w:spacing w:after="0"/>
        <w:contextualSpacing/>
        <w:rPr>
          <w:szCs w:val="18"/>
        </w:rPr>
      </w:pPr>
      <w:r w:rsidRPr="00402FF2">
        <w:rPr>
          <w:szCs w:val="18"/>
        </w:rPr>
        <w:t>NWC Models per building typologies all exported using the same location by each consultant</w:t>
      </w:r>
    </w:p>
    <w:p w14:paraId="49903351" w14:textId="77777777" w:rsidR="00402FF2" w:rsidRPr="00402FF2" w:rsidRDefault="00402FF2" w:rsidP="00402FF2">
      <w:pPr>
        <w:pStyle w:val="ListParagraph"/>
        <w:ind w:left="2016"/>
        <w:rPr>
          <w:szCs w:val="18"/>
        </w:rPr>
      </w:pPr>
    </w:p>
    <w:p w14:paraId="3C0D94C0" w14:textId="77777777" w:rsidR="00402FF2" w:rsidRPr="00402FF2" w:rsidRDefault="00402FF2" w:rsidP="00344497">
      <w:pPr>
        <w:pStyle w:val="ListParagraph"/>
        <w:numPr>
          <w:ilvl w:val="0"/>
          <w:numId w:val="40"/>
        </w:numPr>
        <w:spacing w:after="0"/>
        <w:contextualSpacing/>
        <w:rPr>
          <w:szCs w:val="18"/>
        </w:rPr>
      </w:pPr>
      <w:r w:rsidRPr="00402FF2">
        <w:rPr>
          <w:rFonts w:hint="eastAsia"/>
          <w:szCs w:val="18"/>
        </w:rPr>
        <w:t xml:space="preserve">Agreed 3D discipline-based models extracted from native files, for </w:t>
      </w:r>
      <w:r w:rsidRPr="00402FF2">
        <w:rPr>
          <w:szCs w:val="18"/>
        </w:rPr>
        <w:t>Dynamic Cost calculation</w:t>
      </w:r>
      <w:r w:rsidRPr="00402FF2">
        <w:rPr>
          <w:rFonts w:hint="eastAsia"/>
          <w:szCs w:val="18"/>
        </w:rPr>
        <w:t>.</w:t>
      </w:r>
    </w:p>
    <w:p w14:paraId="701059EC" w14:textId="77777777" w:rsidR="00402FF2" w:rsidRPr="00402FF2" w:rsidRDefault="00402FF2" w:rsidP="00344497">
      <w:pPr>
        <w:pStyle w:val="ListParagraph"/>
        <w:numPr>
          <w:ilvl w:val="1"/>
          <w:numId w:val="40"/>
        </w:numPr>
        <w:spacing w:after="0"/>
        <w:contextualSpacing/>
        <w:rPr>
          <w:szCs w:val="18"/>
        </w:rPr>
      </w:pPr>
      <w:r w:rsidRPr="00402FF2">
        <w:rPr>
          <w:szCs w:val="18"/>
        </w:rPr>
        <w:t xml:space="preserve">BI- WEEKLY DWFx Models with TRSDC Parameters added </w:t>
      </w:r>
    </w:p>
    <w:p w14:paraId="3E569A36" w14:textId="77777777" w:rsidR="00402FF2" w:rsidRPr="00402FF2" w:rsidRDefault="00402FF2" w:rsidP="00402FF2">
      <w:pPr>
        <w:pStyle w:val="ListParagraph"/>
        <w:ind w:left="1296"/>
        <w:rPr>
          <w:szCs w:val="18"/>
        </w:rPr>
      </w:pPr>
    </w:p>
    <w:p w14:paraId="1B66DD9D" w14:textId="77777777" w:rsidR="00402FF2" w:rsidRPr="00402FF2" w:rsidRDefault="00402FF2" w:rsidP="00402FF2">
      <w:pPr>
        <w:rPr>
          <w:szCs w:val="18"/>
        </w:rPr>
      </w:pPr>
    </w:p>
    <w:p w14:paraId="54509B43" w14:textId="77777777" w:rsidR="00402FF2" w:rsidRPr="00402FF2" w:rsidRDefault="00402FF2" w:rsidP="00402FF2">
      <w:pPr>
        <w:rPr>
          <w:b/>
          <w:szCs w:val="18"/>
          <w:u w:val="single"/>
        </w:rPr>
      </w:pPr>
      <w:r w:rsidRPr="00402FF2">
        <w:rPr>
          <w:b/>
          <w:szCs w:val="18"/>
          <w:u w:val="single"/>
        </w:rPr>
        <w:t>Milestones Submission</w:t>
      </w:r>
    </w:p>
    <w:p w14:paraId="33614144" w14:textId="77777777" w:rsidR="00402FF2" w:rsidRPr="00402FF2" w:rsidRDefault="00402FF2" w:rsidP="00402FF2">
      <w:pPr>
        <w:rPr>
          <w:i/>
          <w:iCs/>
          <w:szCs w:val="18"/>
        </w:rPr>
      </w:pPr>
      <w:r w:rsidRPr="00402FF2">
        <w:rPr>
          <w:i/>
          <w:iCs/>
          <w:szCs w:val="18"/>
        </w:rPr>
        <w:t xml:space="preserve">This exercise represents the data drops required for Milestones Submissions. </w:t>
      </w:r>
    </w:p>
    <w:p w14:paraId="3511A512" w14:textId="77777777" w:rsidR="00402FF2" w:rsidRPr="00402FF2" w:rsidRDefault="00402FF2" w:rsidP="00344497">
      <w:pPr>
        <w:pStyle w:val="ListParagraph"/>
        <w:numPr>
          <w:ilvl w:val="0"/>
          <w:numId w:val="41"/>
        </w:numPr>
        <w:contextualSpacing/>
        <w:rPr>
          <w:b/>
          <w:bCs/>
          <w:szCs w:val="18"/>
        </w:rPr>
      </w:pPr>
      <w:r w:rsidRPr="00402FF2">
        <w:rPr>
          <w:b/>
          <w:bCs/>
          <w:szCs w:val="18"/>
        </w:rPr>
        <w:t>BIM Models</w:t>
      </w:r>
    </w:p>
    <w:p w14:paraId="00F67571" w14:textId="77777777" w:rsidR="00402FF2" w:rsidRPr="00402FF2" w:rsidRDefault="00402FF2" w:rsidP="00344497">
      <w:pPr>
        <w:pStyle w:val="ListParagraph"/>
        <w:numPr>
          <w:ilvl w:val="1"/>
          <w:numId w:val="40"/>
        </w:numPr>
        <w:contextualSpacing/>
        <w:rPr>
          <w:szCs w:val="18"/>
        </w:rPr>
      </w:pPr>
      <w:r w:rsidRPr="00402FF2">
        <w:rPr>
          <w:rFonts w:hint="eastAsia"/>
          <w:szCs w:val="18"/>
        </w:rPr>
        <w:t>Native discipline-based 3D model files product specific for all design and analysis models</w:t>
      </w:r>
      <w:r w:rsidRPr="00402FF2">
        <w:rPr>
          <w:szCs w:val="18"/>
        </w:rPr>
        <w:t xml:space="preserve"> (RVT)</w:t>
      </w:r>
    </w:p>
    <w:p w14:paraId="0A04119F" w14:textId="77777777" w:rsidR="00402FF2" w:rsidRPr="00402FF2" w:rsidRDefault="00402FF2" w:rsidP="00402FF2">
      <w:pPr>
        <w:rPr>
          <w:szCs w:val="18"/>
        </w:rPr>
      </w:pPr>
      <w:r w:rsidRPr="00402FF2">
        <w:rPr>
          <w:szCs w:val="18"/>
        </w:rPr>
        <w:t>Prior to publishing the models to BIM360 for creating a Design Collaboration Package Exchange, a Publish Set should be created and including 2D/3D views:</w:t>
      </w:r>
    </w:p>
    <w:p w14:paraId="5924C2A0" w14:textId="77777777" w:rsidR="00402FF2" w:rsidRPr="00402FF2" w:rsidRDefault="00402FF2" w:rsidP="00344497">
      <w:pPr>
        <w:pStyle w:val="ListParagraph"/>
        <w:numPr>
          <w:ilvl w:val="2"/>
          <w:numId w:val="40"/>
        </w:numPr>
        <w:spacing w:after="0"/>
        <w:rPr>
          <w:szCs w:val="18"/>
        </w:rPr>
      </w:pPr>
      <w:r w:rsidRPr="00402FF2">
        <w:rPr>
          <w:b/>
          <w:bCs/>
          <w:szCs w:val="18"/>
        </w:rPr>
        <w:t>BIM360-3DView-Architectural Elements</w:t>
      </w:r>
      <w:r w:rsidRPr="00402FF2">
        <w:rPr>
          <w:szCs w:val="18"/>
        </w:rPr>
        <w:t xml:space="preserve"> – 3D view with Consultant design intent which is not yet designed/handed over by/to the consultant responsible for it</w:t>
      </w:r>
    </w:p>
    <w:p w14:paraId="724B4C80" w14:textId="77777777" w:rsidR="00402FF2" w:rsidRPr="00402FF2" w:rsidRDefault="00402FF2" w:rsidP="00344497">
      <w:pPr>
        <w:pStyle w:val="ListParagraph"/>
        <w:numPr>
          <w:ilvl w:val="2"/>
          <w:numId w:val="40"/>
        </w:numPr>
        <w:spacing w:after="0"/>
        <w:rPr>
          <w:szCs w:val="18"/>
        </w:rPr>
      </w:pPr>
      <w:r w:rsidRPr="00402FF2">
        <w:rPr>
          <w:b/>
          <w:bCs/>
          <w:szCs w:val="18"/>
        </w:rPr>
        <w:t>BIM360-3DView-Export</w:t>
      </w:r>
      <w:r w:rsidRPr="00402FF2">
        <w:rPr>
          <w:szCs w:val="18"/>
        </w:rPr>
        <w:t xml:space="preserve"> – 3D view only with Consultant´s elements visible which is under the scope. Tis view should be used to export the model to other BIM models formats: IFC, NWC and DWFx;</w:t>
      </w:r>
    </w:p>
    <w:p w14:paraId="4DC2C0E3" w14:textId="77777777" w:rsidR="00402FF2" w:rsidRPr="00402FF2" w:rsidRDefault="00402FF2" w:rsidP="00344497">
      <w:pPr>
        <w:pStyle w:val="ListParagraph"/>
        <w:numPr>
          <w:ilvl w:val="2"/>
          <w:numId w:val="40"/>
        </w:numPr>
        <w:spacing w:after="0"/>
        <w:rPr>
          <w:szCs w:val="18"/>
        </w:rPr>
      </w:pPr>
      <w:r w:rsidRPr="00402FF2">
        <w:rPr>
          <w:b/>
          <w:bCs/>
          <w:szCs w:val="18"/>
        </w:rPr>
        <w:t>BIM360-3DView-Federated Model</w:t>
      </w:r>
      <w:r w:rsidRPr="00402FF2">
        <w:rPr>
          <w:szCs w:val="18"/>
        </w:rPr>
        <w:t xml:space="preserve"> – 3D View with all consultant’s elements visible.</w:t>
      </w:r>
    </w:p>
    <w:p w14:paraId="436E9E01" w14:textId="77777777" w:rsidR="00402FF2" w:rsidRPr="00402FF2" w:rsidRDefault="00402FF2" w:rsidP="00344497">
      <w:pPr>
        <w:pStyle w:val="ListParagraph"/>
        <w:numPr>
          <w:ilvl w:val="2"/>
          <w:numId w:val="40"/>
        </w:numPr>
        <w:spacing w:after="0"/>
        <w:rPr>
          <w:szCs w:val="18"/>
        </w:rPr>
      </w:pPr>
      <w:r w:rsidRPr="00402FF2">
        <w:rPr>
          <w:szCs w:val="18"/>
        </w:rPr>
        <w:t xml:space="preserve">A 2D view </w:t>
      </w:r>
      <w:r w:rsidRPr="00402FF2">
        <w:rPr>
          <w:b/>
          <w:bCs/>
          <w:szCs w:val="18"/>
        </w:rPr>
        <w:t>Floor Plan</w:t>
      </w:r>
      <w:r w:rsidRPr="00402FF2">
        <w:rPr>
          <w:szCs w:val="18"/>
        </w:rPr>
        <w:t xml:space="preserve"> for every different building level. </w:t>
      </w:r>
    </w:p>
    <w:p w14:paraId="05B06887" w14:textId="77777777" w:rsidR="00402FF2" w:rsidRPr="00402FF2" w:rsidRDefault="00402FF2" w:rsidP="00402FF2">
      <w:pPr>
        <w:ind w:firstLine="720"/>
        <w:rPr>
          <w:szCs w:val="18"/>
        </w:rPr>
      </w:pPr>
      <w:r w:rsidRPr="00402FF2">
        <w:rPr>
          <w:szCs w:val="18"/>
        </w:rPr>
        <w:t>Naming conventions to be followed “</w:t>
      </w:r>
      <w:r w:rsidRPr="00402FF2">
        <w:rPr>
          <w:b/>
          <w:bCs/>
          <w:i/>
          <w:iCs/>
          <w:szCs w:val="18"/>
        </w:rPr>
        <w:t>XXX</w:t>
      </w:r>
      <w:r w:rsidRPr="00402FF2">
        <w:rPr>
          <w:szCs w:val="18"/>
        </w:rPr>
        <w:t xml:space="preserve"> “- 2D View - Floor Plan “</w:t>
      </w:r>
      <w:r w:rsidRPr="00402FF2">
        <w:rPr>
          <w:b/>
          <w:bCs/>
          <w:i/>
          <w:iCs/>
          <w:szCs w:val="18"/>
        </w:rPr>
        <w:t xml:space="preserve">Description”  </w:t>
      </w:r>
    </w:p>
    <w:p w14:paraId="5BA6C68D" w14:textId="77777777" w:rsidR="00402FF2" w:rsidRPr="00402FF2" w:rsidRDefault="00402FF2" w:rsidP="00402FF2">
      <w:pPr>
        <w:pStyle w:val="ListParagraph"/>
        <w:ind w:left="2736" w:firstLine="144"/>
        <w:rPr>
          <w:szCs w:val="18"/>
        </w:rPr>
      </w:pPr>
      <w:r w:rsidRPr="00402FF2">
        <w:rPr>
          <w:b/>
          <w:bCs/>
          <w:i/>
          <w:iCs/>
          <w:szCs w:val="18"/>
        </w:rPr>
        <w:t xml:space="preserve">e.g. </w:t>
      </w:r>
      <w:r w:rsidRPr="00402FF2">
        <w:rPr>
          <w:i/>
          <w:iCs/>
          <w:szCs w:val="18"/>
        </w:rPr>
        <w:t>FOS - 2D View - Floor Plan Ground Floor</w:t>
      </w:r>
    </w:p>
    <w:p w14:paraId="281C0250" w14:textId="77777777" w:rsidR="00402FF2" w:rsidRPr="00402FF2" w:rsidRDefault="00402FF2" w:rsidP="00344497">
      <w:pPr>
        <w:pStyle w:val="ListParagraph"/>
        <w:numPr>
          <w:ilvl w:val="1"/>
          <w:numId w:val="40"/>
        </w:numPr>
        <w:spacing w:after="0"/>
        <w:contextualSpacing/>
        <w:rPr>
          <w:szCs w:val="18"/>
        </w:rPr>
      </w:pPr>
      <w:r w:rsidRPr="00402FF2">
        <w:rPr>
          <w:rFonts w:hint="eastAsia"/>
          <w:szCs w:val="18"/>
        </w:rPr>
        <w:t>Agreed 3D discipline-based models extracted from native files, for collaboration and clash detection.</w:t>
      </w:r>
    </w:p>
    <w:p w14:paraId="559190E7" w14:textId="77777777" w:rsidR="00402FF2" w:rsidRPr="00402FF2" w:rsidRDefault="00402FF2" w:rsidP="00344497">
      <w:pPr>
        <w:pStyle w:val="ListParagraph"/>
        <w:numPr>
          <w:ilvl w:val="2"/>
          <w:numId w:val="40"/>
        </w:numPr>
        <w:spacing w:after="0"/>
        <w:contextualSpacing/>
        <w:rPr>
          <w:szCs w:val="18"/>
        </w:rPr>
      </w:pPr>
      <w:r w:rsidRPr="00402FF2">
        <w:rPr>
          <w:szCs w:val="18"/>
        </w:rPr>
        <w:t>NWD Federated Model per discipline (One Model)</w:t>
      </w:r>
    </w:p>
    <w:p w14:paraId="4C70BF97" w14:textId="77777777" w:rsidR="00402FF2" w:rsidRPr="00402FF2" w:rsidRDefault="00402FF2" w:rsidP="00344497">
      <w:pPr>
        <w:pStyle w:val="ListParagraph"/>
        <w:numPr>
          <w:ilvl w:val="2"/>
          <w:numId w:val="40"/>
        </w:numPr>
        <w:spacing w:after="0"/>
        <w:contextualSpacing/>
        <w:rPr>
          <w:szCs w:val="18"/>
        </w:rPr>
      </w:pPr>
      <w:r w:rsidRPr="00402FF2">
        <w:rPr>
          <w:szCs w:val="18"/>
        </w:rPr>
        <w:t>NWC Models per building typologies all exported using the same location by each consultant</w:t>
      </w:r>
    </w:p>
    <w:p w14:paraId="1C72DD3F" w14:textId="77777777" w:rsidR="00402FF2" w:rsidRPr="00402FF2" w:rsidRDefault="00402FF2" w:rsidP="00402FF2">
      <w:pPr>
        <w:pStyle w:val="ListParagraph"/>
        <w:ind w:left="2016"/>
        <w:rPr>
          <w:szCs w:val="18"/>
        </w:rPr>
      </w:pPr>
    </w:p>
    <w:p w14:paraId="7D9E881C" w14:textId="77777777" w:rsidR="00402FF2" w:rsidRPr="00402FF2" w:rsidRDefault="00402FF2" w:rsidP="00344497">
      <w:pPr>
        <w:pStyle w:val="ListParagraph"/>
        <w:numPr>
          <w:ilvl w:val="1"/>
          <w:numId w:val="40"/>
        </w:numPr>
        <w:spacing w:after="0"/>
        <w:contextualSpacing/>
        <w:rPr>
          <w:szCs w:val="18"/>
        </w:rPr>
      </w:pPr>
      <w:r w:rsidRPr="00402FF2">
        <w:rPr>
          <w:rFonts w:hint="eastAsia"/>
          <w:szCs w:val="18"/>
        </w:rPr>
        <w:t xml:space="preserve">Agreed 3D discipline-based models extracted from native files, for </w:t>
      </w:r>
      <w:r w:rsidRPr="00402FF2">
        <w:rPr>
          <w:szCs w:val="18"/>
        </w:rPr>
        <w:t>Dynamic Cost calculation</w:t>
      </w:r>
      <w:r w:rsidRPr="00402FF2">
        <w:rPr>
          <w:rFonts w:hint="eastAsia"/>
          <w:szCs w:val="18"/>
        </w:rPr>
        <w:t>.</w:t>
      </w:r>
    </w:p>
    <w:p w14:paraId="45D88C4A" w14:textId="77777777" w:rsidR="00402FF2" w:rsidRPr="00402FF2" w:rsidRDefault="00402FF2" w:rsidP="00344497">
      <w:pPr>
        <w:pStyle w:val="ListParagraph"/>
        <w:numPr>
          <w:ilvl w:val="2"/>
          <w:numId w:val="40"/>
        </w:numPr>
        <w:spacing w:after="0"/>
        <w:contextualSpacing/>
        <w:rPr>
          <w:szCs w:val="18"/>
        </w:rPr>
      </w:pPr>
      <w:r w:rsidRPr="00402FF2">
        <w:rPr>
          <w:szCs w:val="18"/>
        </w:rPr>
        <w:t xml:space="preserve">DWFx Models with TRSDC Parameters added </w:t>
      </w:r>
    </w:p>
    <w:p w14:paraId="1F8ABEF0" w14:textId="77777777" w:rsidR="00402FF2" w:rsidRPr="00402FF2" w:rsidRDefault="00402FF2" w:rsidP="00344497">
      <w:pPr>
        <w:pStyle w:val="ListParagraph"/>
        <w:numPr>
          <w:ilvl w:val="1"/>
          <w:numId w:val="40"/>
        </w:numPr>
        <w:spacing w:after="0"/>
        <w:contextualSpacing/>
        <w:rPr>
          <w:szCs w:val="18"/>
        </w:rPr>
      </w:pPr>
      <w:r w:rsidRPr="00402FF2">
        <w:rPr>
          <w:rFonts w:hint="eastAsia"/>
          <w:szCs w:val="18"/>
        </w:rPr>
        <w:t xml:space="preserve">Agreed 3D discipline-based models extracted from native files, </w:t>
      </w:r>
      <w:r w:rsidRPr="00402FF2">
        <w:rPr>
          <w:szCs w:val="18"/>
        </w:rPr>
        <w:t>in open format</w:t>
      </w:r>
      <w:r w:rsidRPr="00402FF2">
        <w:rPr>
          <w:rFonts w:hint="eastAsia"/>
          <w:szCs w:val="18"/>
        </w:rPr>
        <w:t>.</w:t>
      </w:r>
    </w:p>
    <w:p w14:paraId="28CBBEAD" w14:textId="77777777" w:rsidR="00402FF2" w:rsidRPr="00402FF2" w:rsidRDefault="00402FF2" w:rsidP="00344497">
      <w:pPr>
        <w:pStyle w:val="ListParagraph"/>
        <w:numPr>
          <w:ilvl w:val="2"/>
          <w:numId w:val="40"/>
        </w:numPr>
        <w:spacing w:after="0"/>
        <w:contextualSpacing/>
        <w:rPr>
          <w:szCs w:val="18"/>
        </w:rPr>
      </w:pPr>
      <w:r w:rsidRPr="00402FF2">
        <w:rPr>
          <w:szCs w:val="18"/>
        </w:rPr>
        <w:lastRenderedPageBreak/>
        <w:t>IFC 2x3</w:t>
      </w:r>
    </w:p>
    <w:p w14:paraId="2B5EC33F" w14:textId="77777777" w:rsidR="00402FF2" w:rsidRPr="00402FF2" w:rsidRDefault="00402FF2" w:rsidP="00402FF2">
      <w:pPr>
        <w:rPr>
          <w:i/>
          <w:iCs/>
          <w:szCs w:val="18"/>
        </w:rPr>
      </w:pPr>
      <w:r w:rsidRPr="00402FF2">
        <w:rPr>
          <w:i/>
          <w:iCs/>
          <w:szCs w:val="18"/>
        </w:rPr>
        <w:t xml:space="preserve">Notes: </w:t>
      </w:r>
    </w:p>
    <w:p w14:paraId="6D751DE7" w14:textId="77777777" w:rsidR="00402FF2" w:rsidRPr="00402FF2" w:rsidRDefault="00402FF2" w:rsidP="00344497">
      <w:pPr>
        <w:pStyle w:val="ListParagraph"/>
        <w:numPr>
          <w:ilvl w:val="0"/>
          <w:numId w:val="42"/>
        </w:numPr>
        <w:spacing w:after="0"/>
        <w:contextualSpacing/>
        <w:rPr>
          <w:i/>
          <w:iCs/>
          <w:szCs w:val="18"/>
        </w:rPr>
      </w:pPr>
      <w:r w:rsidRPr="00402FF2">
        <w:rPr>
          <w:rFonts w:hint="eastAsia"/>
          <w:i/>
          <w:iCs/>
          <w:szCs w:val="18"/>
        </w:rPr>
        <w:t xml:space="preserve">IFC 2x3. </w:t>
      </w:r>
      <w:r w:rsidRPr="00402FF2">
        <w:rPr>
          <w:i/>
          <w:iCs/>
          <w:szCs w:val="18"/>
        </w:rPr>
        <w:t>BIM Authoring Consultants</w:t>
      </w:r>
      <w:r w:rsidRPr="00402FF2">
        <w:rPr>
          <w:rFonts w:hint="eastAsia"/>
          <w:i/>
          <w:iCs/>
          <w:szCs w:val="18"/>
        </w:rPr>
        <w:t xml:space="preserve"> cannot ensure the translation of the digital process to extract the information from the Revit model to IFC. The Revit file information prevails</w:t>
      </w:r>
    </w:p>
    <w:p w14:paraId="410914D7" w14:textId="77777777" w:rsidR="00402FF2" w:rsidRPr="00402FF2" w:rsidRDefault="00402FF2" w:rsidP="00344497">
      <w:pPr>
        <w:pStyle w:val="ListParagraph"/>
        <w:numPr>
          <w:ilvl w:val="0"/>
          <w:numId w:val="42"/>
        </w:numPr>
        <w:spacing w:after="0"/>
        <w:contextualSpacing/>
        <w:rPr>
          <w:i/>
          <w:iCs/>
          <w:szCs w:val="18"/>
        </w:rPr>
      </w:pPr>
      <w:r w:rsidRPr="00402FF2">
        <w:rPr>
          <w:i/>
          <w:iCs/>
          <w:szCs w:val="18"/>
        </w:rPr>
        <w:t>Native file formats and IFC formats are required with each model upload. Native file formats are to be referred to if discrepancies arise from IFC outputs. Correct mapping options to be selected for IFC exports refer to Section 7.3 for guidance.</w:t>
      </w:r>
    </w:p>
    <w:p w14:paraId="14714191" w14:textId="77777777" w:rsidR="00402FF2" w:rsidRPr="00402FF2" w:rsidRDefault="00402FF2" w:rsidP="00402FF2">
      <w:pPr>
        <w:rPr>
          <w:szCs w:val="18"/>
        </w:rPr>
      </w:pPr>
    </w:p>
    <w:p w14:paraId="57ED19C3" w14:textId="77777777" w:rsidR="00402FF2" w:rsidRPr="00402FF2" w:rsidRDefault="00402FF2" w:rsidP="00344497">
      <w:pPr>
        <w:pStyle w:val="ListParagraph"/>
        <w:numPr>
          <w:ilvl w:val="0"/>
          <w:numId w:val="41"/>
        </w:numPr>
        <w:contextualSpacing/>
        <w:rPr>
          <w:b/>
          <w:bCs/>
          <w:szCs w:val="18"/>
        </w:rPr>
      </w:pPr>
      <w:r w:rsidRPr="00402FF2">
        <w:rPr>
          <w:b/>
          <w:bCs/>
          <w:szCs w:val="18"/>
        </w:rPr>
        <w:t>Drawings</w:t>
      </w:r>
    </w:p>
    <w:p w14:paraId="3E022F9F" w14:textId="77777777" w:rsidR="00402FF2" w:rsidRPr="00402FF2" w:rsidRDefault="00402FF2" w:rsidP="00402FF2">
      <w:pPr>
        <w:rPr>
          <w:i/>
          <w:iCs/>
          <w:szCs w:val="18"/>
        </w:rPr>
      </w:pPr>
      <w:r w:rsidRPr="00402FF2">
        <w:rPr>
          <w:i/>
          <w:iCs/>
          <w:szCs w:val="18"/>
        </w:rPr>
        <w:t>2D drawing files in dwg format cut from the submitted models</w:t>
      </w:r>
    </w:p>
    <w:p w14:paraId="74E9C22C" w14:textId="77777777" w:rsidR="00402FF2" w:rsidRPr="00402FF2" w:rsidRDefault="00402FF2" w:rsidP="00344497">
      <w:pPr>
        <w:pStyle w:val="ListParagraph"/>
        <w:numPr>
          <w:ilvl w:val="1"/>
          <w:numId w:val="40"/>
        </w:numPr>
        <w:contextualSpacing/>
        <w:rPr>
          <w:szCs w:val="18"/>
        </w:rPr>
      </w:pPr>
      <w:r w:rsidRPr="00402FF2">
        <w:rPr>
          <w:szCs w:val="18"/>
        </w:rPr>
        <w:t>PDF file format exported from Revit Drawings Sheets</w:t>
      </w:r>
    </w:p>
    <w:p w14:paraId="46CB02E7" w14:textId="77777777" w:rsidR="00402FF2" w:rsidRPr="00402FF2" w:rsidRDefault="00402FF2" w:rsidP="00344497">
      <w:pPr>
        <w:pStyle w:val="ListParagraph"/>
        <w:numPr>
          <w:ilvl w:val="1"/>
          <w:numId w:val="40"/>
        </w:numPr>
        <w:contextualSpacing/>
        <w:rPr>
          <w:szCs w:val="18"/>
        </w:rPr>
      </w:pPr>
      <w:r w:rsidRPr="00402FF2">
        <w:rPr>
          <w:szCs w:val="18"/>
        </w:rPr>
        <w:t>DWG file format exported from Revit Drawings Sheets</w:t>
      </w:r>
    </w:p>
    <w:p w14:paraId="753B2790" w14:textId="77777777" w:rsidR="00402FF2" w:rsidRPr="00402FF2" w:rsidRDefault="00402FF2" w:rsidP="00402FF2">
      <w:pPr>
        <w:rPr>
          <w:szCs w:val="18"/>
        </w:rPr>
      </w:pPr>
    </w:p>
    <w:p w14:paraId="7969C2BC" w14:textId="77777777" w:rsidR="00402FF2" w:rsidRPr="00402FF2" w:rsidRDefault="00402FF2" w:rsidP="00344497">
      <w:pPr>
        <w:pStyle w:val="ListParagraph"/>
        <w:numPr>
          <w:ilvl w:val="0"/>
          <w:numId w:val="41"/>
        </w:numPr>
        <w:contextualSpacing/>
        <w:rPr>
          <w:b/>
          <w:bCs/>
          <w:szCs w:val="18"/>
        </w:rPr>
      </w:pPr>
      <w:r w:rsidRPr="00402FF2">
        <w:rPr>
          <w:b/>
          <w:bCs/>
          <w:szCs w:val="18"/>
        </w:rPr>
        <w:t>Documents</w:t>
      </w:r>
    </w:p>
    <w:p w14:paraId="590276DD" w14:textId="650FD687" w:rsidR="00A83D14" w:rsidRPr="00375F66" w:rsidRDefault="00402FF2" w:rsidP="00375F66">
      <w:pPr>
        <w:pStyle w:val="Heading2"/>
      </w:pPr>
      <w:bookmarkStart w:id="185" w:name="_Toc87828948"/>
      <w:r w:rsidRPr="00402FF2">
        <w:rPr>
          <w:i/>
          <w:iCs/>
          <w:szCs w:val="18"/>
        </w:rPr>
        <w:t>This section is reserved for the upload of documents such as BEP’s, Project Stage Reports, Area Comparisons…etc. File formats can be (PDF, Excel, Word…etc)</w:t>
      </w:r>
      <w:bookmarkStart w:id="186" w:name="_Toc75209665"/>
      <w:bookmarkStart w:id="187" w:name="_Toc75255877"/>
      <w:bookmarkStart w:id="188" w:name="_Toc75209666"/>
      <w:bookmarkStart w:id="189" w:name="_Toc75255878"/>
      <w:bookmarkStart w:id="190" w:name="_Toc75209667"/>
      <w:bookmarkStart w:id="191" w:name="_Toc75255879"/>
      <w:bookmarkStart w:id="192" w:name="_Toc75209668"/>
      <w:bookmarkStart w:id="193" w:name="_Toc75255880"/>
      <w:bookmarkStart w:id="194" w:name="_Toc75209669"/>
      <w:bookmarkStart w:id="195" w:name="_Toc75255881"/>
      <w:bookmarkStart w:id="196" w:name="_Toc75209670"/>
      <w:bookmarkStart w:id="197" w:name="_Toc75255882"/>
      <w:bookmarkStart w:id="198" w:name="_Toc75209671"/>
      <w:bookmarkStart w:id="199" w:name="_Toc75255883"/>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r w:rsidR="00A073AA" w:rsidRPr="00A073AA">
        <w:t xml:space="preserve">Project </w:t>
      </w:r>
      <w:r w:rsidR="00171B6F">
        <w:t xml:space="preserve">File Format </w:t>
      </w:r>
      <w:r w:rsidR="00A073AA" w:rsidRPr="00A073AA">
        <w:t>Overview</w:t>
      </w:r>
      <w:bookmarkEnd w:id="185"/>
    </w:p>
    <w:tbl>
      <w:tblPr>
        <w:tblStyle w:val="GridTable441"/>
        <w:tblW w:w="9450" w:type="dxa"/>
        <w:tblInd w:w="625" w:type="dxa"/>
        <w:tblLayout w:type="fixed"/>
        <w:tblLook w:val="04A0" w:firstRow="1" w:lastRow="0" w:firstColumn="1" w:lastColumn="0" w:noHBand="0" w:noVBand="1"/>
      </w:tblPr>
      <w:tblGrid>
        <w:gridCol w:w="2340"/>
        <w:gridCol w:w="2559"/>
        <w:gridCol w:w="4551"/>
      </w:tblGrid>
      <w:tr w:rsidR="00A073AA" w:rsidRPr="00B340FD" w14:paraId="603A99CD" w14:textId="77777777" w:rsidTr="00E91953">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3B8544BB" w14:textId="25544BB4" w:rsidR="00A073AA" w:rsidRPr="00A073AA" w:rsidRDefault="00A073AA" w:rsidP="00A073AA">
            <w:pPr>
              <w:ind w:left="0"/>
              <w:jc w:val="left"/>
            </w:pPr>
            <w:bookmarkStart w:id="200" w:name="_Hlk5377776"/>
            <w:r w:rsidRPr="00A073AA">
              <w:rPr>
                <w:rFonts w:cstheme="minorHAnsi"/>
              </w:rPr>
              <w:t>Data Type</w:t>
            </w:r>
          </w:p>
        </w:tc>
        <w:tc>
          <w:tcPr>
            <w:tcW w:w="2559"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02AA8B3C" w14:textId="5C542DD1" w:rsidR="00A073AA" w:rsidRPr="00A073AA" w:rsidRDefault="00A073AA" w:rsidP="00A073AA">
            <w:pPr>
              <w:ind w:left="0"/>
              <w:jc w:val="left"/>
              <w:cnfStyle w:val="100000000000" w:firstRow="1" w:lastRow="0" w:firstColumn="0" w:lastColumn="0" w:oddVBand="0" w:evenVBand="0" w:oddHBand="0" w:evenHBand="0" w:firstRowFirstColumn="0" w:firstRowLastColumn="0" w:lastRowFirstColumn="0" w:lastRowLastColumn="0"/>
            </w:pPr>
            <w:r w:rsidRPr="00A073AA">
              <w:rPr>
                <w:rFonts w:cstheme="minorHAnsi"/>
              </w:rPr>
              <w:t>Exchange File Format</w:t>
            </w:r>
          </w:p>
        </w:tc>
        <w:tc>
          <w:tcPr>
            <w:tcW w:w="4551"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63AC3358" w14:textId="434372B2" w:rsidR="00A073AA" w:rsidRPr="00A073AA" w:rsidRDefault="00A073AA" w:rsidP="00A073AA">
            <w:pPr>
              <w:ind w:left="0"/>
              <w:jc w:val="left"/>
              <w:cnfStyle w:val="100000000000" w:firstRow="1" w:lastRow="0" w:firstColumn="0" w:lastColumn="0" w:oddVBand="0" w:evenVBand="0" w:oddHBand="0" w:evenHBand="0" w:firstRowFirstColumn="0" w:firstRowLastColumn="0" w:lastRowFirstColumn="0" w:lastRowLastColumn="0"/>
            </w:pPr>
            <w:r w:rsidRPr="00A073AA">
              <w:rPr>
                <w:rFonts w:cstheme="minorHAnsi"/>
              </w:rPr>
              <w:t>Comments</w:t>
            </w:r>
          </w:p>
        </w:tc>
      </w:tr>
      <w:tr w:rsidR="00A073AA" w:rsidRPr="00B340FD" w14:paraId="39B0F339"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tcPr>
          <w:p w14:paraId="432B2E5B" w14:textId="53F176B6" w:rsidR="00A073AA" w:rsidRPr="00A073AA" w:rsidRDefault="00A073AA" w:rsidP="00A073AA">
            <w:pPr>
              <w:ind w:left="0"/>
              <w:jc w:val="left"/>
            </w:pPr>
            <w:r w:rsidRPr="00A073AA">
              <w:rPr>
                <w:rFonts w:cstheme="minorHAnsi"/>
              </w:rPr>
              <w:t xml:space="preserve">3D Design BIM Model </w:t>
            </w:r>
          </w:p>
        </w:tc>
        <w:tc>
          <w:tcPr>
            <w:tcW w:w="2559"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tcPr>
          <w:p w14:paraId="6A9E2D93" w14:textId="71640B4A" w:rsidR="00A073AA" w:rsidRPr="00D25A74" w:rsidRDefault="00A073AA" w:rsidP="00A073AA">
            <w:pPr>
              <w:ind w:left="0"/>
              <w:jc w:val="left"/>
              <w:cnfStyle w:val="000000100000" w:firstRow="0" w:lastRow="0" w:firstColumn="0" w:lastColumn="0" w:oddVBand="0" w:evenVBand="0" w:oddHBand="1" w:evenHBand="0" w:firstRowFirstColumn="0" w:firstRowLastColumn="0" w:lastRowFirstColumn="0" w:lastRowLastColumn="0"/>
              <w:rPr>
                <w:b/>
                <w:i/>
              </w:rPr>
            </w:pPr>
            <w:r w:rsidRPr="00D25A74">
              <w:rPr>
                <w:rFonts w:cstheme="minorHAnsi" w:hint="eastAsia"/>
                <w:i/>
              </w:rPr>
              <w:t xml:space="preserve">Native Model Files + IFC(2x3) </w:t>
            </w:r>
          </w:p>
        </w:tc>
        <w:tc>
          <w:tcPr>
            <w:tcW w:w="4551"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tcPr>
          <w:p w14:paraId="51475C68" w14:textId="26121AA8" w:rsidR="00A073AA" w:rsidRPr="00D25A74" w:rsidRDefault="00A073AA" w:rsidP="00A073AA">
            <w:pPr>
              <w:ind w:left="0"/>
              <w:jc w:val="left"/>
              <w:cnfStyle w:val="000000100000" w:firstRow="0" w:lastRow="0" w:firstColumn="0" w:lastColumn="0" w:oddVBand="0" w:evenVBand="0" w:oddHBand="1" w:evenHBand="0" w:firstRowFirstColumn="0" w:firstRowLastColumn="0" w:lastRowFirstColumn="0" w:lastRowLastColumn="0"/>
              <w:rPr>
                <w:b/>
                <w:i/>
              </w:rPr>
            </w:pPr>
            <w:r w:rsidRPr="00D25A74">
              <w:rPr>
                <w:rFonts w:cstheme="minorHAnsi" w:hint="eastAsia"/>
                <w:i/>
              </w:rPr>
              <w:t>NWC format if applicable to be supplied in addition. Use of Navisworks official plugin in native software recommended for NWC export</w:t>
            </w:r>
          </w:p>
        </w:tc>
      </w:tr>
      <w:tr w:rsidR="00A073AA" w:rsidRPr="00B340FD" w14:paraId="355D95BE"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46FABB2" w14:textId="43875D7A" w:rsidR="00A073AA" w:rsidRPr="00A073AA" w:rsidRDefault="00A073AA" w:rsidP="00A073AA">
            <w:pPr>
              <w:ind w:left="0"/>
              <w:jc w:val="left"/>
            </w:pPr>
            <w:r w:rsidRPr="00A073AA">
              <w:rPr>
                <w:rFonts w:cstheme="minorHAnsi"/>
              </w:rPr>
              <w:t xml:space="preserve">3D Coordination Federated Model </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B1AAB45" w14:textId="26D2AC2B" w:rsidR="00A073AA" w:rsidRPr="00D25A74" w:rsidRDefault="00A073AA" w:rsidP="00A073AA">
            <w:pPr>
              <w:ind w:left="0"/>
              <w:jc w:val="left"/>
              <w:cnfStyle w:val="000000000000" w:firstRow="0" w:lastRow="0" w:firstColumn="0" w:lastColumn="0" w:oddVBand="0" w:evenVBand="0" w:oddHBand="0" w:evenHBand="0" w:firstRowFirstColumn="0" w:firstRowLastColumn="0" w:lastRowFirstColumn="0" w:lastRowLastColumn="0"/>
              <w:rPr>
                <w:b/>
                <w:i/>
              </w:rPr>
            </w:pPr>
            <w:r w:rsidRPr="00D25A74">
              <w:rPr>
                <w:rFonts w:cstheme="minorHAnsi" w:hint="eastAsia"/>
                <w:i/>
              </w:rPr>
              <w:t>Navisworks (NW</w:t>
            </w:r>
            <w:r w:rsidR="006D510C" w:rsidRPr="00D25A74">
              <w:rPr>
                <w:rFonts w:cstheme="minorHAnsi" w:hint="eastAsia"/>
                <w:i/>
              </w:rPr>
              <w:t>C</w:t>
            </w:r>
            <w:r w:rsidR="00705FC4" w:rsidRPr="00D25A74">
              <w:rPr>
                <w:rFonts w:cstheme="minorHAnsi" w:hint="eastAsia"/>
                <w:i/>
              </w:rPr>
              <w:t>/NWD</w:t>
            </w:r>
            <w:r w:rsidRPr="00D25A74">
              <w:rPr>
                <w:rFonts w:cstheme="minorHAnsi" w:hint="eastAsia"/>
                <w:i/>
              </w:rPr>
              <w:t>)</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29296D94" w14:textId="6E0E822A" w:rsidR="00A073AA" w:rsidRPr="00D25A74" w:rsidRDefault="00A073AA" w:rsidP="00A073AA">
            <w:pPr>
              <w:ind w:left="0"/>
              <w:jc w:val="left"/>
              <w:cnfStyle w:val="000000000000" w:firstRow="0" w:lastRow="0" w:firstColumn="0" w:lastColumn="0" w:oddVBand="0" w:evenVBand="0" w:oddHBand="0" w:evenHBand="0" w:firstRowFirstColumn="0" w:firstRowLastColumn="0" w:lastRowFirstColumn="0" w:lastRowLastColumn="0"/>
              <w:rPr>
                <w:b/>
                <w:i/>
              </w:rPr>
            </w:pPr>
            <w:r w:rsidRPr="00D25A74">
              <w:rPr>
                <w:rFonts w:cstheme="minorHAnsi" w:hint="eastAsia"/>
                <w:i/>
              </w:rPr>
              <w:t>Federated model in Navisworks format issued on to CDE</w:t>
            </w:r>
          </w:p>
        </w:tc>
      </w:tr>
      <w:tr w:rsidR="00A073AA" w:rsidRPr="00B340FD" w14:paraId="4BB46538"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09699312" w14:textId="367F3364" w:rsidR="00A073AA" w:rsidRPr="00A073AA" w:rsidRDefault="00A073AA" w:rsidP="00A073AA">
            <w:pPr>
              <w:ind w:left="0"/>
              <w:jc w:val="left"/>
            </w:pPr>
            <w:r w:rsidRPr="00A073AA">
              <w:rPr>
                <w:rFonts w:cstheme="minorHAnsi"/>
              </w:rPr>
              <w:t>Cost Validation</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23BD0FD" w14:textId="19D27BBE" w:rsidR="00A073AA" w:rsidRPr="00D25A74" w:rsidRDefault="0005324E" w:rsidP="00A073AA">
            <w:pPr>
              <w:ind w:left="0"/>
              <w:jc w:val="left"/>
              <w:cnfStyle w:val="000000100000" w:firstRow="0" w:lastRow="0" w:firstColumn="0" w:lastColumn="0" w:oddVBand="0" w:evenVBand="0" w:oddHBand="1" w:evenHBand="0" w:firstRowFirstColumn="0" w:firstRowLastColumn="0" w:lastRowFirstColumn="0" w:lastRowLastColumn="0"/>
              <w:rPr>
                <w:b/>
                <w:i/>
              </w:rPr>
            </w:pPr>
            <w:r w:rsidRPr="00D25A74">
              <w:rPr>
                <w:rFonts w:cstheme="minorHAnsi" w:hint="eastAsia"/>
                <w:i/>
              </w:rPr>
              <w:t>DWF</w:t>
            </w:r>
            <w:r w:rsidR="00633233" w:rsidRPr="00D25A74">
              <w:rPr>
                <w:rFonts w:cstheme="minorHAnsi" w:hint="eastAsia"/>
                <w:i/>
              </w:rPr>
              <w:t>x</w:t>
            </w:r>
            <w:r w:rsidRPr="00D25A74">
              <w:rPr>
                <w:rFonts w:cstheme="minorHAnsi" w:hint="eastAsia"/>
                <w:i/>
              </w:rPr>
              <w:t xml:space="preserve"> / IFC</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BCD3D45" w14:textId="5F551614" w:rsidR="00A073AA" w:rsidRPr="00D25A74" w:rsidRDefault="00A073AA" w:rsidP="00A073AA">
            <w:pPr>
              <w:ind w:left="0"/>
              <w:jc w:val="left"/>
              <w:cnfStyle w:val="000000100000" w:firstRow="0" w:lastRow="0" w:firstColumn="0" w:lastColumn="0" w:oddVBand="0" w:evenVBand="0" w:oddHBand="1" w:evenHBand="0" w:firstRowFirstColumn="0" w:firstRowLastColumn="0" w:lastRowFirstColumn="0" w:lastRowLastColumn="0"/>
              <w:rPr>
                <w:b/>
                <w:i/>
              </w:rPr>
            </w:pPr>
            <w:r w:rsidRPr="00D25A74">
              <w:rPr>
                <w:rFonts w:cstheme="minorHAnsi" w:hint="eastAsia"/>
                <w:i/>
              </w:rPr>
              <w:t>Native model files exported and supplied in DWF</w:t>
            </w:r>
            <w:r w:rsidR="00085607" w:rsidRPr="00D25A74">
              <w:rPr>
                <w:rFonts w:cstheme="minorHAnsi" w:hint="eastAsia"/>
                <w:i/>
              </w:rPr>
              <w:t>x</w:t>
            </w:r>
          </w:p>
        </w:tc>
      </w:tr>
      <w:tr w:rsidR="00A073AA" w:rsidRPr="00B340FD" w14:paraId="589D15D2"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629BF76C" w14:textId="1BB91D42" w:rsidR="00A073AA" w:rsidRPr="00A073AA" w:rsidRDefault="00A073AA" w:rsidP="00A073AA">
            <w:pPr>
              <w:ind w:left="0"/>
              <w:jc w:val="left"/>
            </w:pPr>
            <w:r w:rsidRPr="00A073AA">
              <w:rPr>
                <w:rFonts w:cstheme="minorHAnsi"/>
              </w:rPr>
              <w:t>2D Drawing</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46FE186" w14:textId="27A42C71" w:rsidR="00A073AA" w:rsidRPr="00D25A74" w:rsidRDefault="00A073AA" w:rsidP="00A073AA">
            <w:pPr>
              <w:ind w:left="0"/>
              <w:jc w:val="left"/>
              <w:cnfStyle w:val="000000000000" w:firstRow="0" w:lastRow="0" w:firstColumn="0" w:lastColumn="0" w:oddVBand="0" w:evenVBand="0" w:oddHBand="0" w:evenHBand="0" w:firstRowFirstColumn="0" w:firstRowLastColumn="0" w:lastRowFirstColumn="0" w:lastRowLastColumn="0"/>
              <w:rPr>
                <w:b/>
                <w:i/>
              </w:rPr>
            </w:pPr>
            <w:r w:rsidRPr="00D25A74">
              <w:rPr>
                <w:rFonts w:cstheme="minorHAnsi" w:hint="eastAsia"/>
                <w:i/>
              </w:rPr>
              <w:t>DWG/PDF</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232B8BC0" w14:textId="6049BF1E" w:rsidR="00A073AA" w:rsidRPr="00D25A74" w:rsidRDefault="00A073AA" w:rsidP="00A073AA">
            <w:pPr>
              <w:ind w:left="0"/>
              <w:jc w:val="left"/>
              <w:cnfStyle w:val="000000000000" w:firstRow="0" w:lastRow="0" w:firstColumn="0" w:lastColumn="0" w:oddVBand="0" w:evenVBand="0" w:oddHBand="0" w:evenHBand="0" w:firstRowFirstColumn="0" w:firstRowLastColumn="0" w:lastRowFirstColumn="0" w:lastRowLastColumn="0"/>
              <w:rPr>
                <w:b/>
                <w:i/>
              </w:rPr>
            </w:pPr>
            <w:r w:rsidRPr="00D25A74">
              <w:rPr>
                <w:rFonts w:cstheme="minorHAnsi" w:hint="eastAsia"/>
                <w:i/>
              </w:rPr>
              <w:t>2D CAD drawings; either exported from 3D BIM models or developed in 2D CAD software</w:t>
            </w:r>
          </w:p>
        </w:tc>
      </w:tr>
      <w:tr w:rsidR="00A073AA" w:rsidRPr="00B340FD" w14:paraId="6EC69ACD"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D5B07A9" w14:textId="150A9E50" w:rsidR="00A073AA" w:rsidRPr="00A073AA" w:rsidRDefault="00A073AA" w:rsidP="00A073AA">
            <w:pPr>
              <w:ind w:left="0"/>
              <w:jc w:val="left"/>
            </w:pPr>
            <w:r w:rsidRPr="00A073AA">
              <w:rPr>
                <w:rFonts w:cstheme="minorHAnsi"/>
              </w:rPr>
              <w:t xml:space="preserve">Report </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841A73A" w14:textId="53681470" w:rsidR="00A073AA" w:rsidRPr="00D25A74" w:rsidRDefault="00A073AA" w:rsidP="00A073AA">
            <w:pPr>
              <w:ind w:left="0"/>
              <w:jc w:val="left"/>
              <w:cnfStyle w:val="000000100000" w:firstRow="0" w:lastRow="0" w:firstColumn="0" w:lastColumn="0" w:oddVBand="0" w:evenVBand="0" w:oddHBand="1" w:evenHBand="0" w:firstRowFirstColumn="0" w:firstRowLastColumn="0" w:lastRowFirstColumn="0" w:lastRowLastColumn="0"/>
              <w:rPr>
                <w:b/>
                <w:i/>
              </w:rPr>
            </w:pPr>
            <w:r w:rsidRPr="00D25A74">
              <w:rPr>
                <w:rFonts w:cstheme="minorHAnsi" w:hint="eastAsia"/>
                <w:i/>
              </w:rPr>
              <w:t>PDF or Required File type</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9B924D4" w14:textId="77777777" w:rsidR="00A073AA" w:rsidRPr="00D25A74" w:rsidRDefault="00A073AA" w:rsidP="00A073AA">
            <w:pPr>
              <w:ind w:left="0"/>
              <w:jc w:val="left"/>
              <w:cnfStyle w:val="000000100000" w:firstRow="0" w:lastRow="0" w:firstColumn="0" w:lastColumn="0" w:oddVBand="0" w:evenVBand="0" w:oddHBand="1" w:evenHBand="0" w:firstRowFirstColumn="0" w:firstRowLastColumn="0" w:lastRowFirstColumn="0" w:lastRowLastColumn="0"/>
              <w:rPr>
                <w:b/>
                <w:i/>
              </w:rPr>
            </w:pPr>
          </w:p>
        </w:tc>
      </w:tr>
      <w:tr w:rsidR="00633B7A" w:rsidRPr="00B340FD" w14:paraId="09780A7B"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7BD3A26" w14:textId="34A95971" w:rsidR="00633B7A" w:rsidRPr="00D25A74" w:rsidRDefault="00633B7A" w:rsidP="00633B7A">
            <w:pPr>
              <w:ind w:left="0"/>
              <w:jc w:val="left"/>
              <w:rPr>
                <w:rFonts w:cstheme="minorHAnsi"/>
                <w:color w:val="FFFFFF" w:themeColor="background1"/>
              </w:rPr>
            </w:pPr>
            <w:r w:rsidRPr="00D25A74">
              <w:rPr>
                <w:rFonts w:cstheme="minorHAnsi" w:hint="eastAsia"/>
                <w:color w:val="FFFFFF" w:themeColor="background1"/>
              </w:rPr>
              <w:t>3D Model Validation</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16CB8D8" w14:textId="5FD905E9" w:rsidR="00633B7A" w:rsidRPr="00D25A74" w:rsidRDefault="00633B7A" w:rsidP="00633B7A">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FFFFFF" w:themeColor="background1"/>
              </w:rPr>
            </w:pPr>
            <w:r w:rsidRPr="00D25A74">
              <w:rPr>
                <w:rFonts w:cstheme="minorHAnsi" w:hint="eastAsia"/>
                <w:i/>
                <w:color w:val="FFFFFF" w:themeColor="background1"/>
              </w:rPr>
              <w:t>Solibri + BCF</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2FC05D2" w14:textId="23C4AEE3" w:rsidR="00633B7A" w:rsidRPr="00D25A74" w:rsidRDefault="00633B7A" w:rsidP="00633B7A">
            <w:pPr>
              <w:ind w:left="0"/>
              <w:jc w:val="left"/>
              <w:cnfStyle w:val="000000000000" w:firstRow="0" w:lastRow="0" w:firstColumn="0" w:lastColumn="0" w:oddVBand="0" w:evenVBand="0" w:oddHBand="0" w:evenHBand="0" w:firstRowFirstColumn="0" w:firstRowLastColumn="0" w:lastRowFirstColumn="0" w:lastRowLastColumn="0"/>
              <w:rPr>
                <w:b/>
                <w:i/>
                <w:color w:val="FFFFFF" w:themeColor="background1"/>
              </w:rPr>
            </w:pPr>
            <w:r w:rsidRPr="00D25A74">
              <w:rPr>
                <w:rFonts w:cstheme="minorHAnsi" w:hint="eastAsia"/>
                <w:i/>
                <w:color w:val="FFFFFF" w:themeColor="background1"/>
              </w:rPr>
              <w:t>BCF will be distributed highlighting issues from validation process</w:t>
            </w:r>
          </w:p>
        </w:tc>
      </w:tr>
      <w:tr w:rsidR="00633B7A" w:rsidRPr="00B340FD" w14:paraId="71FACCEE"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42D96BE" w14:textId="1E748C4A" w:rsidR="00633B7A" w:rsidRPr="00D25A74" w:rsidRDefault="00633B7A" w:rsidP="00633B7A">
            <w:pPr>
              <w:ind w:left="0"/>
              <w:jc w:val="left"/>
              <w:rPr>
                <w:color w:val="FFFFFF" w:themeColor="background1"/>
              </w:rPr>
            </w:pPr>
            <w:r w:rsidRPr="00D25A74">
              <w:rPr>
                <w:rFonts w:cstheme="minorHAnsi" w:hint="eastAsia"/>
                <w:color w:val="FFFFFF" w:themeColor="background1"/>
              </w:rPr>
              <w:t>Schedule</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3FCE2FE" w14:textId="7836B69D" w:rsidR="00633B7A" w:rsidRPr="00D25A74" w:rsidRDefault="00633B7A" w:rsidP="00633B7A">
            <w:pPr>
              <w:ind w:left="0"/>
              <w:jc w:val="left"/>
              <w:cnfStyle w:val="000000100000" w:firstRow="0" w:lastRow="0" w:firstColumn="0" w:lastColumn="0" w:oddVBand="0" w:evenVBand="0" w:oddHBand="1" w:evenHBand="0" w:firstRowFirstColumn="0" w:firstRowLastColumn="0" w:lastRowFirstColumn="0" w:lastRowLastColumn="0"/>
              <w:rPr>
                <w:b/>
                <w:i/>
                <w:color w:val="FFFFFF" w:themeColor="background1"/>
              </w:rPr>
            </w:pPr>
            <w:r w:rsidRPr="00D25A74">
              <w:rPr>
                <w:rFonts w:cstheme="minorHAnsi" w:hint="eastAsia"/>
                <w:i/>
                <w:color w:val="FFFFFF" w:themeColor="background1"/>
              </w:rPr>
              <w:t>PDF and XLSX (Excel)</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79D20A9" w14:textId="6608AD07" w:rsidR="00633B7A" w:rsidRPr="00D25A74" w:rsidRDefault="00633B7A" w:rsidP="00633B7A">
            <w:pPr>
              <w:ind w:left="0"/>
              <w:jc w:val="left"/>
              <w:cnfStyle w:val="000000100000" w:firstRow="0" w:lastRow="0" w:firstColumn="0" w:lastColumn="0" w:oddVBand="0" w:evenVBand="0" w:oddHBand="1" w:evenHBand="0" w:firstRowFirstColumn="0" w:firstRowLastColumn="0" w:lastRowFirstColumn="0" w:lastRowLastColumn="0"/>
              <w:rPr>
                <w:b/>
                <w:i/>
                <w:color w:val="FFFFFF" w:themeColor="background1"/>
              </w:rPr>
            </w:pPr>
            <w:r w:rsidRPr="00D25A74">
              <w:rPr>
                <w:rFonts w:cstheme="minorHAnsi" w:hint="eastAsia"/>
                <w:i/>
                <w:color w:val="FFFFFF" w:themeColor="background1"/>
              </w:rPr>
              <w:t>Export to XML format</w:t>
            </w:r>
          </w:p>
        </w:tc>
      </w:tr>
      <w:tr w:rsidR="00633B7A" w:rsidRPr="00B340FD" w14:paraId="3E3276FD"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D94C8FD" w14:textId="1ABD3745" w:rsidR="00633B7A" w:rsidRPr="00D25A74" w:rsidRDefault="00633B7A" w:rsidP="00633B7A">
            <w:pPr>
              <w:ind w:left="0"/>
              <w:jc w:val="left"/>
              <w:rPr>
                <w:color w:val="FFFFFF" w:themeColor="background1"/>
              </w:rPr>
            </w:pPr>
            <w:r w:rsidRPr="00D25A74">
              <w:rPr>
                <w:rFonts w:cstheme="minorHAnsi" w:hint="eastAsia"/>
                <w:color w:val="FFFFFF" w:themeColor="background1"/>
              </w:rPr>
              <w:t>4D BIM Model</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0FEF5593" w14:textId="7401EC43" w:rsidR="00633B7A" w:rsidRPr="00D25A74" w:rsidRDefault="00633B7A" w:rsidP="00633B7A">
            <w:pPr>
              <w:ind w:left="0"/>
              <w:jc w:val="left"/>
              <w:cnfStyle w:val="000000000000" w:firstRow="0" w:lastRow="0" w:firstColumn="0" w:lastColumn="0" w:oddVBand="0" w:evenVBand="0" w:oddHBand="0" w:evenHBand="0" w:firstRowFirstColumn="0" w:firstRowLastColumn="0" w:lastRowFirstColumn="0" w:lastRowLastColumn="0"/>
              <w:rPr>
                <w:b/>
                <w:i/>
                <w:color w:val="FFFFFF" w:themeColor="background1"/>
              </w:rPr>
            </w:pPr>
            <w:r w:rsidRPr="00D25A74">
              <w:rPr>
                <w:rFonts w:cstheme="minorHAnsi" w:hint="eastAsia"/>
                <w:i/>
                <w:color w:val="FFFFFF" w:themeColor="background1"/>
              </w:rPr>
              <w:t>Synchro (sp)</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6BB29CB3" w14:textId="7654D8A9" w:rsidR="00633B7A" w:rsidRPr="00D25A74" w:rsidRDefault="00633B7A" w:rsidP="00633B7A">
            <w:pPr>
              <w:ind w:left="0"/>
              <w:jc w:val="left"/>
              <w:cnfStyle w:val="000000000000" w:firstRow="0" w:lastRow="0" w:firstColumn="0" w:lastColumn="0" w:oddVBand="0" w:evenVBand="0" w:oddHBand="0" w:evenHBand="0" w:firstRowFirstColumn="0" w:firstRowLastColumn="0" w:lastRowFirstColumn="0" w:lastRowLastColumn="0"/>
              <w:rPr>
                <w:b/>
                <w:i/>
                <w:color w:val="FFFFFF" w:themeColor="background1"/>
              </w:rPr>
            </w:pPr>
            <w:r w:rsidRPr="00D25A74">
              <w:rPr>
                <w:rFonts w:cstheme="minorHAnsi" w:hint="eastAsia"/>
                <w:i/>
                <w:color w:val="FFFFFF" w:themeColor="background1"/>
              </w:rPr>
              <w:t>DWF file format required</w:t>
            </w:r>
          </w:p>
        </w:tc>
      </w:tr>
      <w:tr w:rsidR="00633B7A" w:rsidRPr="00B340FD" w14:paraId="509CF642"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D623628" w14:textId="4DD83D4E" w:rsidR="00633B7A" w:rsidRPr="00D25A74" w:rsidRDefault="00633B7A" w:rsidP="00633B7A">
            <w:pPr>
              <w:ind w:left="0"/>
              <w:jc w:val="left"/>
              <w:rPr>
                <w:color w:val="FFFFFF" w:themeColor="background1"/>
              </w:rPr>
            </w:pPr>
            <w:r w:rsidRPr="00D25A74">
              <w:rPr>
                <w:rFonts w:cstheme="minorHAnsi" w:hint="eastAsia"/>
                <w:color w:val="FFFFFF" w:themeColor="background1"/>
              </w:rPr>
              <w:t>Cloud based Asset Data capture solution</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BC486C8" w14:textId="7BB4B592" w:rsidR="00633B7A" w:rsidRPr="00D25A74" w:rsidRDefault="00633B7A" w:rsidP="00633B7A">
            <w:pPr>
              <w:ind w:left="0"/>
              <w:jc w:val="left"/>
              <w:cnfStyle w:val="000000100000" w:firstRow="0" w:lastRow="0" w:firstColumn="0" w:lastColumn="0" w:oddVBand="0" w:evenVBand="0" w:oddHBand="1" w:evenHBand="0" w:firstRowFirstColumn="0" w:firstRowLastColumn="0" w:lastRowFirstColumn="0" w:lastRowLastColumn="0"/>
              <w:rPr>
                <w:b/>
                <w:i/>
                <w:color w:val="FFFFFF" w:themeColor="background1"/>
              </w:rPr>
            </w:pPr>
            <w:r w:rsidRPr="00D25A74">
              <w:rPr>
                <w:rFonts w:cstheme="minorHAnsi" w:hint="eastAsia"/>
                <w:i/>
                <w:color w:val="FFFFFF" w:themeColor="background1"/>
              </w:rPr>
              <w:t xml:space="preserve">3D Model files </w:t>
            </w:r>
            <w:r w:rsidRPr="00D25A74">
              <w:rPr>
                <w:rFonts w:cstheme="minorHAnsi" w:hint="eastAsia"/>
                <w:i/>
                <w:color w:val="FFFFFF" w:themeColor="background1"/>
              </w:rPr>
              <w:t>–</w:t>
            </w:r>
            <w:r w:rsidRPr="00D25A74">
              <w:rPr>
                <w:rFonts w:cstheme="minorHAnsi" w:hint="eastAsia"/>
                <w:i/>
                <w:color w:val="FFFFFF" w:themeColor="background1"/>
              </w:rPr>
              <w:t xml:space="preserve"> IFC Schedules </w:t>
            </w:r>
            <w:r w:rsidRPr="00D25A74">
              <w:rPr>
                <w:rFonts w:cstheme="minorHAnsi" w:hint="eastAsia"/>
                <w:i/>
                <w:color w:val="FFFFFF" w:themeColor="background1"/>
              </w:rPr>
              <w:t>–</w:t>
            </w:r>
            <w:r w:rsidRPr="00D25A74">
              <w:rPr>
                <w:rFonts w:cstheme="minorHAnsi" w:hint="eastAsia"/>
                <w:i/>
                <w:color w:val="FFFFFF" w:themeColor="background1"/>
              </w:rPr>
              <w:t xml:space="preserve"> XML format</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D737002" w14:textId="5EA692E1" w:rsidR="00633B7A" w:rsidRPr="00D25A74" w:rsidRDefault="00633B7A" w:rsidP="00633B7A">
            <w:pPr>
              <w:ind w:left="0"/>
              <w:jc w:val="left"/>
              <w:cnfStyle w:val="000000100000" w:firstRow="0" w:lastRow="0" w:firstColumn="0" w:lastColumn="0" w:oddVBand="0" w:evenVBand="0" w:oddHBand="1" w:evenHBand="0" w:firstRowFirstColumn="0" w:firstRowLastColumn="0" w:lastRowFirstColumn="0" w:lastRowLastColumn="0"/>
              <w:rPr>
                <w:b/>
                <w:i/>
                <w:color w:val="FFFFFF" w:themeColor="background1"/>
              </w:rPr>
            </w:pPr>
            <w:r w:rsidRPr="00D25A74">
              <w:rPr>
                <w:rFonts w:cstheme="minorHAnsi" w:hint="eastAsia"/>
                <w:i/>
                <w:color w:val="FFFFFF" w:themeColor="background1"/>
              </w:rPr>
              <w:t>Schedules to be supplied in XML format. Models need to be in IFC format to be used in software</w:t>
            </w:r>
          </w:p>
        </w:tc>
      </w:tr>
    </w:tbl>
    <w:p w14:paraId="13A42803" w14:textId="73586B3D" w:rsidR="00A83D14" w:rsidRDefault="00A073AA" w:rsidP="00A83D14">
      <w:pPr>
        <w:pStyle w:val="Heading2"/>
      </w:pPr>
      <w:bookmarkStart w:id="201" w:name="_Toc87828949"/>
      <w:bookmarkEnd w:id="200"/>
      <w:r w:rsidRPr="00A073AA">
        <w:t>Project Task Team</w:t>
      </w:r>
      <w:r w:rsidR="00EC64F6">
        <w:t>s</w:t>
      </w:r>
      <w:r w:rsidRPr="00A073AA">
        <w:t xml:space="preserve"> File Format Exchanges</w:t>
      </w:r>
      <w:bookmarkEnd w:id="201"/>
    </w:p>
    <w:p w14:paraId="333AFE94" w14:textId="1F7CB480" w:rsidR="00A37E01" w:rsidRPr="00F5271E" w:rsidRDefault="00A37E01" w:rsidP="00624829">
      <w:pPr>
        <w:pStyle w:val="BodyTextIndent2"/>
      </w:pPr>
      <w:r w:rsidRPr="00F5271E">
        <w:t xml:space="preserve">All base models (models containing the geometry) </w:t>
      </w:r>
      <w:r>
        <w:t xml:space="preserve">will </w:t>
      </w:r>
      <w:r w:rsidRPr="00F5271E">
        <w:t>be shared with TRSDC and project teams on a regular basis</w:t>
      </w:r>
      <w:r w:rsidRPr="00EB7EBE">
        <w:t xml:space="preserve"> </w:t>
      </w:r>
      <w:r w:rsidRPr="00F5271E">
        <w:t xml:space="preserve">via the allocated space on the employer’s selected PMIS for the </w:t>
      </w:r>
      <w:r>
        <w:t>Red Sea Project</w:t>
      </w:r>
      <w:r w:rsidRPr="00F5271E">
        <w:t xml:space="preserve">.  </w:t>
      </w:r>
    </w:p>
    <w:p w14:paraId="646D29D9" w14:textId="26D6C54E" w:rsidR="00A37E01" w:rsidRPr="00375F66" w:rsidRDefault="00A37E01" w:rsidP="00375F66">
      <w:pPr>
        <w:spacing w:line="264" w:lineRule="auto"/>
        <w:ind w:left="0" w:firstLine="540"/>
        <w:rPr>
          <w:szCs w:val="18"/>
        </w:rPr>
      </w:pPr>
      <w:r w:rsidRPr="00F5271E">
        <w:rPr>
          <w:szCs w:val="18"/>
        </w:rPr>
        <w:t>The agreed model and drawing formats required for the data drops</w:t>
      </w:r>
      <w:r w:rsidR="00375F66">
        <w:rPr>
          <w:szCs w:val="18"/>
        </w:rPr>
        <w:t xml:space="preserve"> </w:t>
      </w:r>
      <w:r w:rsidR="00375F66" w:rsidRPr="00375F66">
        <w:rPr>
          <w:szCs w:val="18"/>
        </w:rPr>
        <w:t>according with the information exchange schedules from Chapter 7</w:t>
      </w:r>
      <w:r w:rsidRPr="00F5271E">
        <w:rPr>
          <w:szCs w:val="18"/>
        </w:rPr>
        <w:t xml:space="preserve"> are:</w:t>
      </w:r>
    </w:p>
    <w:tbl>
      <w:tblPr>
        <w:tblStyle w:val="TableGrid"/>
        <w:tblW w:w="9391" w:type="dxa"/>
        <w:tblInd w:w="593" w:type="dxa"/>
        <w:tblBorders>
          <w:top w:val="single" w:sz="4" w:space="0" w:color="D2BE89"/>
          <w:left w:val="single" w:sz="4" w:space="0" w:color="D2BE89"/>
          <w:bottom w:val="single" w:sz="4" w:space="0" w:color="D2BE89"/>
          <w:right w:val="single" w:sz="4" w:space="0" w:color="D2BE89"/>
          <w:insideH w:val="single" w:sz="4" w:space="0" w:color="D2BE89"/>
          <w:insideV w:val="single" w:sz="4" w:space="0" w:color="D2BE89"/>
        </w:tblBorders>
        <w:tblLayout w:type="fixed"/>
        <w:tblLook w:val="04A0" w:firstRow="1" w:lastRow="0" w:firstColumn="1" w:lastColumn="0" w:noHBand="0" w:noVBand="1"/>
      </w:tblPr>
      <w:tblGrid>
        <w:gridCol w:w="2415"/>
        <w:gridCol w:w="1162"/>
        <w:gridCol w:w="1163"/>
        <w:gridCol w:w="1163"/>
        <w:gridCol w:w="1162"/>
        <w:gridCol w:w="1163"/>
        <w:gridCol w:w="1163"/>
      </w:tblGrid>
      <w:tr w:rsidR="00A37E01" w:rsidRPr="00F5271E" w14:paraId="61B67DDE" w14:textId="77777777" w:rsidTr="0694C631">
        <w:tc>
          <w:tcPr>
            <w:tcW w:w="2415" w:type="dxa"/>
            <w:tcBorders>
              <w:left w:val="single" w:sz="4" w:space="0" w:color="FFFFFF" w:themeColor="background2"/>
              <w:right w:val="single" w:sz="4" w:space="0" w:color="FFFFFF" w:themeColor="background2"/>
            </w:tcBorders>
            <w:shd w:val="clear" w:color="auto" w:fill="AE9142" w:themeFill="accent2"/>
            <w:vAlign w:val="center"/>
          </w:tcPr>
          <w:p w14:paraId="23DD685C" w14:textId="77777777" w:rsidR="00A37E01" w:rsidRPr="00A37E01" w:rsidRDefault="00A37E01" w:rsidP="00A37E01">
            <w:pPr>
              <w:spacing w:line="264" w:lineRule="auto"/>
              <w:ind w:left="0"/>
              <w:jc w:val="center"/>
              <w:rPr>
                <w:rStyle w:val="normaltextrun"/>
                <w:rFonts w:cs="Arial"/>
                <w:b/>
                <w:bCs/>
                <w:color w:val="FFFFFF" w:themeColor="background1"/>
                <w:lang w:val="en-GB"/>
              </w:rPr>
            </w:pPr>
            <w:r w:rsidRPr="00A37E01">
              <w:rPr>
                <w:rStyle w:val="normaltextrun"/>
                <w:rFonts w:cs="Arial"/>
                <w:b/>
                <w:bCs/>
                <w:color w:val="FFFFFF" w:themeColor="background1"/>
                <w:lang w:val="en-GB"/>
              </w:rPr>
              <w:t>Discipline +</w:t>
            </w:r>
          </w:p>
          <w:p w14:paraId="009E0B7C" w14:textId="7FF96616" w:rsidR="00A37E01" w:rsidRPr="00F5271E" w:rsidRDefault="00A37E01" w:rsidP="00A37E01">
            <w:pPr>
              <w:spacing w:line="264" w:lineRule="auto"/>
              <w:ind w:left="0"/>
              <w:jc w:val="center"/>
              <w:rPr>
                <w:rStyle w:val="normaltextrun"/>
                <w:rFonts w:cs="Arial"/>
                <w:b/>
                <w:bCs/>
                <w:color w:val="FFFFFF" w:themeColor="background1"/>
                <w:lang w:val="en-GB"/>
              </w:rPr>
            </w:pPr>
            <w:r w:rsidRPr="00A37E01">
              <w:rPr>
                <w:rStyle w:val="normaltextrun"/>
                <w:rFonts w:cs="Arial"/>
                <w:b/>
                <w:bCs/>
                <w:color w:val="FFFFFF" w:themeColor="background1"/>
                <w:lang w:val="en-GB"/>
              </w:rPr>
              <w:t>Company Name</w:t>
            </w:r>
          </w:p>
        </w:tc>
        <w:tc>
          <w:tcPr>
            <w:tcW w:w="1162" w:type="dxa"/>
            <w:tcBorders>
              <w:left w:val="single" w:sz="4" w:space="0" w:color="FFFFFF" w:themeColor="background2"/>
              <w:right w:val="single" w:sz="4" w:space="0" w:color="FFFFFF" w:themeColor="background2"/>
            </w:tcBorders>
            <w:shd w:val="clear" w:color="auto" w:fill="AE9142" w:themeFill="accent2"/>
            <w:vAlign w:val="center"/>
          </w:tcPr>
          <w:p w14:paraId="7004E9CA" w14:textId="0A372549" w:rsidR="00A37E01" w:rsidRPr="00F5271E" w:rsidRDefault="00A37E01" w:rsidP="008E7C7A">
            <w:pPr>
              <w:spacing w:line="264" w:lineRule="auto"/>
              <w:ind w:left="0"/>
              <w:jc w:val="center"/>
              <w:rPr>
                <w:b/>
                <w:color w:val="FFFFFF" w:themeColor="background1"/>
              </w:rPr>
            </w:pPr>
            <w:r w:rsidRPr="00F5271E">
              <w:rPr>
                <w:rStyle w:val="normaltextrun"/>
                <w:rFonts w:cs="Arial"/>
                <w:b/>
                <w:bCs/>
                <w:color w:val="FFFFFF" w:themeColor="background1"/>
                <w:lang w:val="en-GB"/>
              </w:rPr>
              <w:t>RVT</w:t>
            </w:r>
          </w:p>
        </w:tc>
        <w:tc>
          <w:tcPr>
            <w:tcW w:w="1163" w:type="dxa"/>
            <w:tcBorders>
              <w:left w:val="single" w:sz="4" w:space="0" w:color="FFFFFF" w:themeColor="background2"/>
              <w:right w:val="single" w:sz="4" w:space="0" w:color="FFFFFF" w:themeColor="background2"/>
            </w:tcBorders>
            <w:shd w:val="clear" w:color="auto" w:fill="AE9142" w:themeFill="accent2"/>
            <w:vAlign w:val="center"/>
          </w:tcPr>
          <w:p w14:paraId="0789DFF3" w14:textId="77777777" w:rsidR="00A37E01" w:rsidRPr="00F5271E" w:rsidRDefault="00A37E01" w:rsidP="008E7C7A">
            <w:pPr>
              <w:spacing w:line="264" w:lineRule="auto"/>
              <w:ind w:left="0"/>
              <w:jc w:val="center"/>
              <w:rPr>
                <w:b/>
                <w:color w:val="FFFFFF" w:themeColor="background1"/>
              </w:rPr>
            </w:pPr>
            <w:r w:rsidRPr="00F5271E">
              <w:rPr>
                <w:rStyle w:val="normaltextrun"/>
                <w:rFonts w:cs="Arial"/>
                <w:b/>
                <w:bCs/>
                <w:color w:val="FFFFFF" w:themeColor="background1"/>
                <w:lang w:val="en-GB"/>
              </w:rPr>
              <w:t>DWG</w:t>
            </w:r>
          </w:p>
        </w:tc>
        <w:tc>
          <w:tcPr>
            <w:tcW w:w="1163" w:type="dxa"/>
            <w:tcBorders>
              <w:left w:val="single" w:sz="4" w:space="0" w:color="FFFFFF" w:themeColor="background2"/>
              <w:right w:val="single" w:sz="4" w:space="0" w:color="FFFFFF" w:themeColor="background2"/>
            </w:tcBorders>
            <w:shd w:val="clear" w:color="auto" w:fill="AE9142" w:themeFill="accent2"/>
            <w:vAlign w:val="center"/>
          </w:tcPr>
          <w:p w14:paraId="4F61209A" w14:textId="77777777" w:rsidR="00A37E01" w:rsidRPr="0020309F" w:rsidRDefault="00A37E01" w:rsidP="008E7C7A">
            <w:pPr>
              <w:pStyle w:val="paragraph"/>
              <w:spacing w:before="0" w:beforeAutospacing="0" w:after="0" w:afterAutospacing="0"/>
              <w:jc w:val="center"/>
              <w:textAlignment w:val="baseline"/>
              <w:rPr>
                <w:rFonts w:asciiTheme="minorHAnsi" w:hAnsiTheme="minorHAnsi" w:cs="Segoe UI"/>
                <w:b/>
                <w:bCs/>
                <w:color w:val="FFFFFF" w:themeColor="background1"/>
                <w:sz w:val="18"/>
                <w:szCs w:val="18"/>
              </w:rPr>
            </w:pPr>
            <w:r w:rsidRPr="0020309F">
              <w:rPr>
                <w:rStyle w:val="normaltextrun"/>
                <w:rFonts w:asciiTheme="minorHAnsi" w:hAnsiTheme="minorHAnsi" w:cs="Arial"/>
                <w:b/>
                <w:bCs/>
                <w:color w:val="FFFFFF" w:themeColor="background1"/>
                <w:sz w:val="18"/>
                <w:szCs w:val="18"/>
                <w:lang w:val="en-GB"/>
              </w:rPr>
              <w:t>NWC</w:t>
            </w:r>
          </w:p>
          <w:p w14:paraId="5C2C9E0B" w14:textId="77777777" w:rsidR="00A37E01" w:rsidRPr="00F5271E" w:rsidRDefault="00A37E01" w:rsidP="008E7C7A">
            <w:pPr>
              <w:spacing w:line="264" w:lineRule="auto"/>
              <w:ind w:left="0"/>
              <w:jc w:val="center"/>
              <w:rPr>
                <w:b/>
                <w:color w:val="FFFFFF" w:themeColor="background1"/>
              </w:rPr>
            </w:pPr>
            <w:r w:rsidRPr="0020309F">
              <w:rPr>
                <w:rStyle w:val="normaltextrun"/>
                <w:rFonts w:cs="Arial"/>
                <w:b/>
                <w:bCs/>
                <w:color w:val="FFFFFF" w:themeColor="background1"/>
                <w:szCs w:val="18"/>
                <w:lang w:val="en-GB"/>
              </w:rPr>
              <w:t>NWD</w:t>
            </w:r>
          </w:p>
        </w:tc>
        <w:tc>
          <w:tcPr>
            <w:tcW w:w="1162" w:type="dxa"/>
            <w:tcBorders>
              <w:left w:val="single" w:sz="4" w:space="0" w:color="FFFFFF" w:themeColor="background2"/>
              <w:right w:val="single" w:sz="4" w:space="0" w:color="FFFFFF" w:themeColor="background2"/>
            </w:tcBorders>
            <w:shd w:val="clear" w:color="auto" w:fill="AE9142" w:themeFill="accent2"/>
            <w:vAlign w:val="center"/>
          </w:tcPr>
          <w:p w14:paraId="36B7EDA1" w14:textId="77777777" w:rsidR="00A37E01" w:rsidRPr="00F5271E" w:rsidRDefault="00A37E01" w:rsidP="008E7C7A">
            <w:pPr>
              <w:spacing w:line="264" w:lineRule="auto"/>
              <w:ind w:left="0"/>
              <w:jc w:val="center"/>
              <w:rPr>
                <w:b/>
                <w:color w:val="FFFFFF" w:themeColor="background1"/>
              </w:rPr>
            </w:pPr>
            <w:r w:rsidRPr="00F5271E">
              <w:rPr>
                <w:rStyle w:val="normaltextrun"/>
                <w:rFonts w:cs="Arial"/>
                <w:b/>
                <w:bCs/>
                <w:color w:val="FFFFFF" w:themeColor="background1"/>
                <w:lang w:val="en-GB"/>
              </w:rPr>
              <w:t>IFC</w:t>
            </w:r>
          </w:p>
        </w:tc>
        <w:tc>
          <w:tcPr>
            <w:tcW w:w="1163" w:type="dxa"/>
            <w:tcBorders>
              <w:left w:val="single" w:sz="4" w:space="0" w:color="FFFFFF" w:themeColor="background2"/>
              <w:right w:val="single" w:sz="4" w:space="0" w:color="FFFFFF" w:themeColor="background2"/>
            </w:tcBorders>
            <w:shd w:val="clear" w:color="auto" w:fill="AE9142" w:themeFill="accent2"/>
            <w:vAlign w:val="center"/>
          </w:tcPr>
          <w:p w14:paraId="492406F7" w14:textId="77777777" w:rsidR="00A37E01" w:rsidRPr="00F5271E" w:rsidRDefault="00A37E01" w:rsidP="008E7C7A">
            <w:pPr>
              <w:spacing w:line="264" w:lineRule="auto"/>
              <w:ind w:left="0"/>
              <w:jc w:val="center"/>
              <w:rPr>
                <w:b/>
                <w:color w:val="FFFFFF" w:themeColor="background1"/>
              </w:rPr>
            </w:pPr>
            <w:r w:rsidRPr="00F5271E">
              <w:rPr>
                <w:rStyle w:val="normaltextrun"/>
                <w:rFonts w:cs="Arial"/>
                <w:b/>
                <w:bCs/>
                <w:color w:val="FFFFFF" w:themeColor="background1"/>
                <w:lang w:val="en-GB"/>
              </w:rPr>
              <w:t>PDF</w:t>
            </w:r>
          </w:p>
        </w:tc>
        <w:tc>
          <w:tcPr>
            <w:tcW w:w="1163" w:type="dxa"/>
            <w:tcBorders>
              <w:left w:val="single" w:sz="4" w:space="0" w:color="FFFFFF" w:themeColor="background2"/>
            </w:tcBorders>
            <w:shd w:val="clear" w:color="auto" w:fill="AE9142" w:themeFill="accent2"/>
            <w:vAlign w:val="center"/>
          </w:tcPr>
          <w:p w14:paraId="062C0488" w14:textId="6A315652" w:rsidR="00A37E01" w:rsidRPr="00375F66" w:rsidRDefault="00A37E01" w:rsidP="008E7C7A">
            <w:pPr>
              <w:spacing w:line="264" w:lineRule="auto"/>
              <w:ind w:left="0"/>
              <w:jc w:val="center"/>
              <w:rPr>
                <w:rStyle w:val="normaltextrun"/>
                <w:rFonts w:cs="Arial"/>
                <w:bCs/>
                <w:lang w:val="en-GB"/>
              </w:rPr>
            </w:pPr>
            <w:r w:rsidRPr="00375F66">
              <w:rPr>
                <w:rStyle w:val="normaltextrun"/>
                <w:rFonts w:cs="Arial"/>
                <w:b/>
                <w:bCs/>
                <w:color w:val="FFFFFF" w:themeColor="background1"/>
                <w:lang w:val="en-GB"/>
              </w:rPr>
              <w:t>DWF</w:t>
            </w:r>
            <w:r w:rsidR="003153E2" w:rsidRPr="00375F66">
              <w:rPr>
                <w:rStyle w:val="normaltextrun"/>
                <w:rFonts w:cs="Arial"/>
                <w:b/>
                <w:bCs/>
                <w:color w:val="FFFFFF" w:themeColor="background1"/>
                <w:lang w:val="en-GB"/>
              </w:rPr>
              <w:t>x</w:t>
            </w:r>
          </w:p>
        </w:tc>
      </w:tr>
      <w:tr w:rsidR="00624829" w:rsidRPr="00A37E01" w14:paraId="0623D9A2" w14:textId="77777777" w:rsidTr="0694C631">
        <w:trPr>
          <w:trHeight w:val="576"/>
        </w:trPr>
        <w:tc>
          <w:tcPr>
            <w:tcW w:w="2415" w:type="dxa"/>
            <w:vAlign w:val="center"/>
          </w:tcPr>
          <w:p w14:paraId="03595F80" w14:textId="01C96AC6" w:rsidR="00624829" w:rsidRPr="00D25A74" w:rsidRDefault="00624829" w:rsidP="00624829">
            <w:pPr>
              <w:spacing w:line="264" w:lineRule="auto"/>
              <w:ind w:left="0"/>
              <w:jc w:val="center"/>
              <w:rPr>
                <w:rFonts w:eastAsia="Roboto Condensed" w:cstheme="minorHAnsi"/>
                <w:i/>
              </w:rPr>
            </w:pPr>
            <w:r w:rsidRPr="00D25A74">
              <w:rPr>
                <w:rFonts w:eastAsia="Roboto Condensed" w:cstheme="minorHAnsi"/>
                <w:i/>
              </w:rPr>
              <w:t xml:space="preserve">Signature Architect </w:t>
            </w:r>
          </w:p>
          <w:p w14:paraId="77C5C3F9" w14:textId="12727C46" w:rsidR="00624829" w:rsidRPr="00A37E01" w:rsidRDefault="00624829" w:rsidP="00624829">
            <w:pPr>
              <w:spacing w:line="264" w:lineRule="auto"/>
              <w:ind w:left="0"/>
              <w:jc w:val="center"/>
              <w:rPr>
                <w:rStyle w:val="normaltextrun"/>
                <w:rFonts w:ascii="Calibri" w:hAnsi="Calibri" w:cs="Calibri"/>
                <w:color w:val="BFBFBF" w:themeColor="background1" w:themeShade="BF"/>
                <w:lang w:val="en-GB"/>
              </w:rPr>
            </w:pPr>
            <w:r>
              <w:rPr>
                <w:rFonts w:eastAsia="Roboto Condensed" w:cstheme="minorHAnsi"/>
                <w:i/>
              </w:rPr>
              <w:t>Foster + Partners</w:t>
            </w:r>
          </w:p>
        </w:tc>
        <w:tc>
          <w:tcPr>
            <w:tcW w:w="1162" w:type="dxa"/>
            <w:vAlign w:val="center"/>
          </w:tcPr>
          <w:p w14:paraId="465151F7" w14:textId="728C4C72"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38C23AFC" w14:textId="6C5A446C"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0E5DAF9D" w14:textId="53C21B81"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2" w:type="dxa"/>
            <w:vAlign w:val="center"/>
          </w:tcPr>
          <w:p w14:paraId="3B26DA40" w14:textId="48F1DD18"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5C8F9646" w14:textId="79F275A0"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0B84F125" w14:textId="7969F9BF"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r>
      <w:tr w:rsidR="00624829" w:rsidRPr="00F5271E" w14:paraId="721E9F58" w14:textId="77777777" w:rsidTr="0694C631">
        <w:trPr>
          <w:trHeight w:val="576"/>
        </w:trPr>
        <w:tc>
          <w:tcPr>
            <w:tcW w:w="2415" w:type="dxa"/>
            <w:vAlign w:val="center"/>
          </w:tcPr>
          <w:p w14:paraId="47E41B4E" w14:textId="266B43B2" w:rsidR="00624829" w:rsidRPr="00A37E01" w:rsidRDefault="00624829" w:rsidP="00624829">
            <w:pPr>
              <w:spacing w:line="264" w:lineRule="auto"/>
              <w:ind w:left="0"/>
              <w:jc w:val="center"/>
              <w:rPr>
                <w:i/>
                <w:iCs/>
              </w:rPr>
            </w:pPr>
            <w:r w:rsidRPr="00AC0451">
              <w:rPr>
                <w:rFonts w:eastAsia="Roboto Condensed"/>
                <w:i/>
                <w:iCs/>
              </w:rPr>
              <w:t>Structures</w:t>
            </w:r>
          </w:p>
          <w:p w14:paraId="7B230061" w14:textId="1A42ABE8" w:rsidR="00624829" w:rsidRPr="00AC0451" w:rsidRDefault="00624829" w:rsidP="00624829">
            <w:pPr>
              <w:spacing w:line="264" w:lineRule="auto"/>
              <w:ind w:left="0"/>
              <w:jc w:val="center"/>
              <w:rPr>
                <w:rFonts w:eastAsia="Roboto Condensed"/>
                <w:i/>
                <w:iCs/>
                <w:color w:val="BFBFBF" w:themeColor="background1" w:themeShade="BF"/>
              </w:rPr>
            </w:pPr>
            <w:r w:rsidRPr="4EBE4B42">
              <w:rPr>
                <w:rFonts w:eastAsia="Roboto Condensed"/>
                <w:i/>
                <w:iCs/>
              </w:rPr>
              <w:t>KEO</w:t>
            </w:r>
          </w:p>
        </w:tc>
        <w:tc>
          <w:tcPr>
            <w:tcW w:w="1162" w:type="dxa"/>
            <w:vAlign w:val="center"/>
          </w:tcPr>
          <w:p w14:paraId="42734B14" w14:textId="21CD6AAB"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5C142571" w14:textId="3BE7BB78"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0BED3E77" w14:textId="73DA4A5C"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2" w:type="dxa"/>
            <w:vAlign w:val="center"/>
          </w:tcPr>
          <w:p w14:paraId="2782099D" w14:textId="18CF7D5E"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42B79038" w14:textId="7E0A26C7"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1724996D" w14:textId="7D4AA904"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r>
      <w:tr w:rsidR="00624829" w:rsidRPr="00F5271E" w14:paraId="5E4C0F88" w14:textId="77777777" w:rsidTr="0694C631">
        <w:trPr>
          <w:trHeight w:val="576"/>
        </w:trPr>
        <w:tc>
          <w:tcPr>
            <w:tcW w:w="2415" w:type="dxa"/>
            <w:vAlign w:val="center"/>
          </w:tcPr>
          <w:p w14:paraId="3977CF03" w14:textId="76F82377" w:rsidR="00624829" w:rsidRPr="00A37E01" w:rsidRDefault="00624829" w:rsidP="00624829">
            <w:pPr>
              <w:spacing w:line="264" w:lineRule="auto"/>
              <w:ind w:left="0"/>
              <w:jc w:val="center"/>
              <w:rPr>
                <w:rStyle w:val="normaltextrun"/>
                <w:rFonts w:ascii="Calibri" w:hAnsi="Calibri" w:cs="Calibri"/>
                <w:i/>
                <w:iCs/>
                <w:lang w:val="en-GB"/>
              </w:rPr>
            </w:pPr>
            <w:r w:rsidRPr="00AC0451">
              <w:rPr>
                <w:rFonts w:eastAsia="Roboto Condensed"/>
                <w:i/>
                <w:iCs/>
              </w:rPr>
              <w:t>Mech. Services</w:t>
            </w:r>
          </w:p>
          <w:p w14:paraId="0EAD9449" w14:textId="7B5A2B21" w:rsidR="00624829" w:rsidRPr="00AC0451" w:rsidRDefault="00624829" w:rsidP="00624829">
            <w:pPr>
              <w:spacing w:line="264" w:lineRule="auto"/>
              <w:ind w:left="0"/>
              <w:jc w:val="center"/>
              <w:rPr>
                <w:rFonts w:eastAsia="Roboto Condensed"/>
                <w:color w:val="BFBFBF" w:themeColor="background1" w:themeShade="BF"/>
              </w:rPr>
            </w:pPr>
            <w:r w:rsidRPr="4EBE4B42">
              <w:rPr>
                <w:rFonts w:eastAsia="Roboto Condensed"/>
                <w:i/>
                <w:iCs/>
              </w:rPr>
              <w:t>KEO</w:t>
            </w:r>
          </w:p>
        </w:tc>
        <w:tc>
          <w:tcPr>
            <w:tcW w:w="1162" w:type="dxa"/>
            <w:vAlign w:val="center"/>
          </w:tcPr>
          <w:p w14:paraId="0FC1B860" w14:textId="72EB9DB9"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15CB0236" w14:textId="29C4E0F5"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28208219" w14:textId="42574F53"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2" w:type="dxa"/>
            <w:vAlign w:val="center"/>
          </w:tcPr>
          <w:p w14:paraId="022BC091" w14:textId="5C40FD48"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63873917" w14:textId="233915F4"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55A60CF6" w14:textId="0B35AD81"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r>
      <w:tr w:rsidR="00624829" w:rsidRPr="00F5271E" w14:paraId="105748A5" w14:textId="77777777" w:rsidTr="0694C631">
        <w:trPr>
          <w:trHeight w:val="576"/>
        </w:trPr>
        <w:tc>
          <w:tcPr>
            <w:tcW w:w="2415" w:type="dxa"/>
            <w:vAlign w:val="center"/>
          </w:tcPr>
          <w:p w14:paraId="0EB085FE" w14:textId="6B1E5E76" w:rsidR="00624829" w:rsidRPr="00F5271E" w:rsidRDefault="00624829" w:rsidP="00624829">
            <w:pPr>
              <w:spacing w:line="264" w:lineRule="auto"/>
              <w:ind w:left="0"/>
              <w:jc w:val="center"/>
              <w:rPr>
                <w:i/>
                <w:iCs/>
                <w:color w:val="D2BE89" w:themeColor="text1" w:themeTint="99"/>
              </w:rPr>
            </w:pPr>
            <w:r w:rsidRPr="045DFCEF">
              <w:rPr>
                <w:i/>
                <w:iCs/>
              </w:rPr>
              <w:lastRenderedPageBreak/>
              <w:t>Interior Design</w:t>
            </w:r>
            <w:r>
              <w:br/>
            </w:r>
            <w:r w:rsidRPr="045DFCEF">
              <w:rPr>
                <w:i/>
                <w:iCs/>
              </w:rPr>
              <w:t>Richmond International</w:t>
            </w:r>
          </w:p>
        </w:tc>
        <w:tc>
          <w:tcPr>
            <w:tcW w:w="1162" w:type="dxa"/>
            <w:vAlign w:val="center"/>
          </w:tcPr>
          <w:p w14:paraId="6C8116E2" w14:textId="514895BA"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2F57DAA8" w14:textId="1AE752A3"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586C30ED" w14:textId="2FA59EA1"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2" w:type="dxa"/>
            <w:vAlign w:val="center"/>
          </w:tcPr>
          <w:p w14:paraId="499DE264" w14:textId="2101AD5D"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4902FE8E" w14:textId="43812026"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12EC5A77" w14:textId="36D64345"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r>
      <w:tr w:rsidR="00624829" w:rsidRPr="00F5271E" w14:paraId="61FA8623" w14:textId="77777777" w:rsidTr="0694C631">
        <w:trPr>
          <w:trHeight w:val="576"/>
        </w:trPr>
        <w:tc>
          <w:tcPr>
            <w:tcW w:w="2415" w:type="dxa"/>
            <w:vAlign w:val="center"/>
          </w:tcPr>
          <w:p w14:paraId="3FD12640" w14:textId="4CC8EA9C" w:rsidR="00624829" w:rsidRPr="00F5271E" w:rsidRDefault="00624829" w:rsidP="00624829">
            <w:pPr>
              <w:spacing w:line="264" w:lineRule="auto"/>
              <w:ind w:left="0"/>
              <w:jc w:val="center"/>
              <w:rPr>
                <w:rStyle w:val="normaltextrun"/>
                <w:rFonts w:ascii="Calibri" w:hAnsi="Calibri" w:cs="Calibri"/>
                <w:color w:val="826C31" w:themeColor="accent2" w:themeShade="BF"/>
                <w:lang w:val="en-GB"/>
              </w:rPr>
            </w:pPr>
            <w:r w:rsidRPr="6EE346DF">
              <w:rPr>
                <w:i/>
                <w:iCs/>
                <w:szCs w:val="18"/>
                <w:lang w:val="en-GB"/>
              </w:rPr>
              <w:t xml:space="preserve">Executive Architect </w:t>
            </w:r>
          </w:p>
          <w:p w14:paraId="1AE5C078" w14:textId="15068544" w:rsidR="00624829" w:rsidRPr="00F5271E" w:rsidRDefault="00624829" w:rsidP="00624829">
            <w:pPr>
              <w:spacing w:line="264" w:lineRule="auto"/>
              <w:ind w:left="0"/>
              <w:jc w:val="center"/>
              <w:rPr>
                <w:i/>
                <w:iCs/>
                <w:szCs w:val="18"/>
                <w:lang w:val="en-GB"/>
              </w:rPr>
            </w:pPr>
            <w:r w:rsidRPr="6EE346DF">
              <w:rPr>
                <w:i/>
                <w:iCs/>
                <w:szCs w:val="18"/>
                <w:lang w:val="en-GB"/>
              </w:rPr>
              <w:t>Khatib &amp; Alami</w:t>
            </w:r>
          </w:p>
        </w:tc>
        <w:tc>
          <w:tcPr>
            <w:tcW w:w="1162" w:type="dxa"/>
            <w:vAlign w:val="center"/>
          </w:tcPr>
          <w:p w14:paraId="1F0D6E96" w14:textId="1810D7AC"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75D3974A" w14:textId="118FEE54"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437C9591" w14:textId="04703268"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2" w:type="dxa"/>
            <w:vAlign w:val="center"/>
          </w:tcPr>
          <w:p w14:paraId="4FAD12DC" w14:textId="24EB4664"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4707B225" w14:textId="6569976A" w:rsidR="00624829" w:rsidRPr="00AC0451"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c>
          <w:tcPr>
            <w:tcW w:w="1163" w:type="dxa"/>
            <w:vAlign w:val="center"/>
          </w:tcPr>
          <w:p w14:paraId="05C896AA" w14:textId="54DF8C7A" w:rsidR="00624829" w:rsidRDefault="00624829" w:rsidP="00624829">
            <w:pPr>
              <w:spacing w:line="264" w:lineRule="auto"/>
              <w:ind w:left="0"/>
              <w:jc w:val="center"/>
              <w:rPr>
                <w:rStyle w:val="normaltextrun"/>
                <w:rFonts w:ascii="Calibri" w:hAnsi="Calibri" w:cs="Calibri"/>
                <w:lang w:val="en-GB"/>
              </w:rPr>
            </w:pPr>
            <w:r w:rsidRPr="006B1507">
              <w:rPr>
                <w:rStyle w:val="normaltextrun"/>
                <w:rFonts w:ascii="Calibri" w:hAnsi="Calibri" w:cs="Calibri" w:hint="eastAsia"/>
                <w:lang w:val="en-GB"/>
              </w:rPr>
              <w:t>●</w:t>
            </w:r>
          </w:p>
        </w:tc>
      </w:tr>
      <w:tr w:rsidR="00624829" w:rsidRPr="00F5271E" w14:paraId="565FBE15" w14:textId="77777777" w:rsidTr="0694C631">
        <w:trPr>
          <w:trHeight w:val="576"/>
        </w:trPr>
        <w:tc>
          <w:tcPr>
            <w:tcW w:w="2415" w:type="dxa"/>
            <w:vAlign w:val="center"/>
          </w:tcPr>
          <w:p w14:paraId="4A82AFBB" w14:textId="7FC1745C" w:rsidR="00624829" w:rsidRPr="00375F66" w:rsidRDefault="00624829" w:rsidP="00624829">
            <w:pPr>
              <w:spacing w:line="264" w:lineRule="auto"/>
              <w:ind w:left="0"/>
              <w:jc w:val="center"/>
              <w:rPr>
                <w:i/>
                <w:iCs/>
                <w:szCs w:val="18"/>
                <w:lang w:val="en-GB"/>
              </w:rPr>
            </w:pPr>
            <w:r w:rsidRPr="00375F66">
              <w:rPr>
                <w:i/>
                <w:iCs/>
                <w:szCs w:val="18"/>
                <w:lang w:val="en-GB"/>
              </w:rPr>
              <w:t>Landscape Architect</w:t>
            </w:r>
          </w:p>
          <w:p w14:paraId="01586B72" w14:textId="631FEF48" w:rsidR="00624829" w:rsidRPr="00F5271E" w:rsidRDefault="00624829" w:rsidP="00624829">
            <w:pPr>
              <w:spacing w:line="264" w:lineRule="auto"/>
              <w:ind w:left="0"/>
              <w:jc w:val="center"/>
              <w:rPr>
                <w:color w:val="826C31" w:themeColor="text1" w:themeShade="BF"/>
              </w:rPr>
            </w:pPr>
            <w:r w:rsidRPr="00375F66">
              <w:rPr>
                <w:i/>
                <w:iCs/>
                <w:szCs w:val="18"/>
                <w:lang w:val="en-GB"/>
              </w:rPr>
              <w:t>EDSA</w:t>
            </w:r>
          </w:p>
        </w:tc>
        <w:tc>
          <w:tcPr>
            <w:tcW w:w="1162" w:type="dxa"/>
            <w:vAlign w:val="center"/>
          </w:tcPr>
          <w:p w14:paraId="40DCA383" w14:textId="0F54A0DF" w:rsidR="00624829" w:rsidRPr="00AC0451" w:rsidRDefault="00624829" w:rsidP="00624829">
            <w:pPr>
              <w:spacing w:line="264" w:lineRule="auto"/>
              <w:ind w:left="0"/>
              <w:jc w:val="center"/>
              <w:rPr>
                <w:rStyle w:val="normaltextrun"/>
                <w:rFonts w:ascii="Calibri" w:hAnsi="Calibri" w:cs="Calibri"/>
                <w:lang w:val="en-GB"/>
              </w:rPr>
            </w:pPr>
            <w:r w:rsidRPr="001E1FD3">
              <w:rPr>
                <w:rStyle w:val="normaltextrun"/>
                <w:rFonts w:ascii="Calibri" w:hAnsi="Calibri" w:cs="Calibri" w:hint="eastAsia"/>
                <w:lang w:val="en-GB"/>
              </w:rPr>
              <w:t>●</w:t>
            </w:r>
          </w:p>
        </w:tc>
        <w:tc>
          <w:tcPr>
            <w:tcW w:w="1163" w:type="dxa"/>
            <w:vAlign w:val="center"/>
          </w:tcPr>
          <w:p w14:paraId="602917C1" w14:textId="3986B4D2" w:rsidR="00624829" w:rsidRPr="00AC0451" w:rsidRDefault="00624829" w:rsidP="00624829">
            <w:pPr>
              <w:spacing w:line="264" w:lineRule="auto"/>
              <w:ind w:left="0"/>
              <w:jc w:val="center"/>
              <w:rPr>
                <w:rStyle w:val="normaltextrun"/>
                <w:rFonts w:ascii="Calibri" w:hAnsi="Calibri" w:cs="Calibri"/>
                <w:lang w:val="en-GB"/>
              </w:rPr>
            </w:pPr>
            <w:r w:rsidRPr="001E1FD3">
              <w:rPr>
                <w:rStyle w:val="normaltextrun"/>
                <w:rFonts w:ascii="Calibri" w:hAnsi="Calibri" w:cs="Calibri" w:hint="eastAsia"/>
                <w:lang w:val="en-GB"/>
              </w:rPr>
              <w:t>●</w:t>
            </w:r>
          </w:p>
        </w:tc>
        <w:tc>
          <w:tcPr>
            <w:tcW w:w="1163" w:type="dxa"/>
            <w:vAlign w:val="center"/>
          </w:tcPr>
          <w:p w14:paraId="17F49A44" w14:textId="77246B7C" w:rsidR="00624829" w:rsidRPr="00AC0451" w:rsidRDefault="00624829" w:rsidP="00624829">
            <w:pPr>
              <w:spacing w:line="264" w:lineRule="auto"/>
              <w:ind w:left="0"/>
              <w:jc w:val="center"/>
              <w:rPr>
                <w:rStyle w:val="normaltextrun"/>
                <w:rFonts w:ascii="Calibri" w:hAnsi="Calibri" w:cs="Calibri"/>
                <w:lang w:val="en-GB"/>
              </w:rPr>
            </w:pPr>
            <w:r w:rsidRPr="001E1FD3">
              <w:rPr>
                <w:rStyle w:val="normaltextrun"/>
                <w:rFonts w:ascii="Calibri" w:hAnsi="Calibri" w:cs="Calibri" w:hint="eastAsia"/>
                <w:lang w:val="en-GB"/>
              </w:rPr>
              <w:t>●</w:t>
            </w:r>
          </w:p>
        </w:tc>
        <w:tc>
          <w:tcPr>
            <w:tcW w:w="1162" w:type="dxa"/>
            <w:vAlign w:val="center"/>
          </w:tcPr>
          <w:p w14:paraId="6A32D4B1" w14:textId="6A2A82A6" w:rsidR="00624829" w:rsidRPr="00AC0451" w:rsidRDefault="00624829" w:rsidP="00624829">
            <w:pPr>
              <w:spacing w:line="264" w:lineRule="auto"/>
              <w:ind w:left="0"/>
              <w:jc w:val="center"/>
              <w:rPr>
                <w:rStyle w:val="normaltextrun"/>
                <w:rFonts w:ascii="Calibri" w:hAnsi="Calibri" w:cs="Calibri"/>
                <w:lang w:val="en-GB"/>
              </w:rPr>
            </w:pPr>
            <w:r w:rsidRPr="001E1FD3">
              <w:rPr>
                <w:rStyle w:val="normaltextrun"/>
                <w:rFonts w:ascii="Calibri" w:hAnsi="Calibri" w:cs="Calibri" w:hint="eastAsia"/>
                <w:lang w:val="en-GB"/>
              </w:rPr>
              <w:t>●</w:t>
            </w:r>
          </w:p>
        </w:tc>
        <w:tc>
          <w:tcPr>
            <w:tcW w:w="1163" w:type="dxa"/>
            <w:vAlign w:val="center"/>
          </w:tcPr>
          <w:p w14:paraId="454B944C" w14:textId="500CFAF6" w:rsidR="00624829" w:rsidRPr="00AC0451" w:rsidRDefault="00624829" w:rsidP="00624829">
            <w:pPr>
              <w:spacing w:line="264" w:lineRule="auto"/>
              <w:ind w:left="0"/>
              <w:jc w:val="center"/>
              <w:rPr>
                <w:rStyle w:val="normaltextrun"/>
                <w:rFonts w:ascii="Calibri" w:hAnsi="Calibri" w:cs="Calibri"/>
                <w:lang w:val="en-GB"/>
              </w:rPr>
            </w:pPr>
            <w:r w:rsidRPr="001E1FD3">
              <w:rPr>
                <w:rStyle w:val="normaltextrun"/>
                <w:rFonts w:ascii="Calibri" w:hAnsi="Calibri" w:cs="Calibri" w:hint="eastAsia"/>
                <w:lang w:val="en-GB"/>
              </w:rPr>
              <w:t>●</w:t>
            </w:r>
          </w:p>
        </w:tc>
        <w:tc>
          <w:tcPr>
            <w:tcW w:w="1163" w:type="dxa"/>
            <w:vAlign w:val="center"/>
          </w:tcPr>
          <w:p w14:paraId="4BD8C739" w14:textId="111CBEA1" w:rsidR="00624829" w:rsidRPr="00AC0451" w:rsidRDefault="002921EC" w:rsidP="00624829">
            <w:pPr>
              <w:spacing w:line="264" w:lineRule="auto"/>
              <w:ind w:left="0"/>
              <w:jc w:val="center"/>
              <w:rPr>
                <w:rStyle w:val="normaltextrun"/>
                <w:rFonts w:ascii="Calibri" w:hAnsi="Calibri" w:cs="Calibri"/>
                <w:lang w:val="en-GB"/>
              </w:rPr>
            </w:pPr>
            <w:r w:rsidRPr="00DD7FA8">
              <w:rPr>
                <w:rFonts w:eastAsia="Roboto Condensed" w:hint="eastAsia"/>
              </w:rPr>
              <w:t>●</w:t>
            </w:r>
          </w:p>
        </w:tc>
      </w:tr>
      <w:tr w:rsidR="00202C33" w:rsidRPr="00F5271E" w14:paraId="20026427" w14:textId="77777777" w:rsidTr="0694C631">
        <w:trPr>
          <w:trHeight w:val="576"/>
        </w:trPr>
        <w:tc>
          <w:tcPr>
            <w:tcW w:w="2415" w:type="dxa"/>
            <w:vAlign w:val="center"/>
          </w:tcPr>
          <w:p w14:paraId="214C60D2" w14:textId="77777777" w:rsidR="00202C33" w:rsidRPr="00DD7FA8" w:rsidRDefault="00202C33" w:rsidP="00202C33">
            <w:pPr>
              <w:spacing w:line="264" w:lineRule="auto"/>
              <w:ind w:left="0"/>
              <w:jc w:val="center"/>
              <w:rPr>
                <w:rFonts w:eastAsia="Roboto Condensed"/>
                <w:i/>
                <w:iCs/>
              </w:rPr>
            </w:pPr>
            <w:r w:rsidRPr="00DD7FA8">
              <w:rPr>
                <w:rFonts w:eastAsia="Roboto Condensed"/>
                <w:i/>
                <w:iCs/>
              </w:rPr>
              <w:t>Kitchen &amp; Laundry</w:t>
            </w:r>
          </w:p>
          <w:p w14:paraId="46954EA7" w14:textId="0A2B2C10" w:rsidR="00202C33" w:rsidRPr="752BBA52" w:rsidRDefault="00202C33" w:rsidP="00202C33">
            <w:pPr>
              <w:spacing w:line="264" w:lineRule="auto"/>
              <w:ind w:left="0"/>
              <w:jc w:val="center"/>
              <w:rPr>
                <w:color w:val="826C31" w:themeColor="accent2" w:themeShade="BF"/>
              </w:rPr>
            </w:pPr>
            <w:r w:rsidRPr="00DD7FA8">
              <w:rPr>
                <w:rFonts w:eastAsia="Roboto Condensed"/>
                <w:i/>
                <w:iCs/>
              </w:rPr>
              <w:t>Humble Arnold</w:t>
            </w:r>
          </w:p>
        </w:tc>
        <w:tc>
          <w:tcPr>
            <w:tcW w:w="1162" w:type="dxa"/>
            <w:vAlign w:val="center"/>
          </w:tcPr>
          <w:p w14:paraId="68F73AC7" w14:textId="35461823" w:rsidR="00202C33" w:rsidRPr="001E1FD3" w:rsidRDefault="00202C33" w:rsidP="00202C33">
            <w:pPr>
              <w:spacing w:line="264" w:lineRule="auto"/>
              <w:ind w:left="0"/>
              <w:jc w:val="center"/>
              <w:rPr>
                <w:rStyle w:val="normaltextrun"/>
                <w:rFonts w:ascii="Calibri" w:hAnsi="Calibri" w:cs="Calibri"/>
                <w:lang w:val="en-GB"/>
              </w:rPr>
            </w:pPr>
            <w:r w:rsidRPr="00DD7FA8">
              <w:rPr>
                <w:rFonts w:eastAsia="Roboto Condensed" w:hint="eastAsia"/>
              </w:rPr>
              <w:t>●</w:t>
            </w:r>
          </w:p>
        </w:tc>
        <w:tc>
          <w:tcPr>
            <w:tcW w:w="1163" w:type="dxa"/>
            <w:vAlign w:val="center"/>
          </w:tcPr>
          <w:p w14:paraId="6F96C386" w14:textId="5D18C4A4" w:rsidR="00202C33" w:rsidRPr="001E1FD3" w:rsidRDefault="00202C33" w:rsidP="00202C33">
            <w:pPr>
              <w:spacing w:line="264" w:lineRule="auto"/>
              <w:ind w:left="0"/>
              <w:jc w:val="center"/>
              <w:rPr>
                <w:rStyle w:val="normaltextrun"/>
                <w:rFonts w:ascii="Calibri" w:hAnsi="Calibri" w:cs="Calibri"/>
                <w:lang w:val="en-GB"/>
              </w:rPr>
            </w:pPr>
            <w:r w:rsidRPr="00DD7FA8">
              <w:rPr>
                <w:rFonts w:eastAsia="Roboto Condensed" w:hint="eastAsia"/>
              </w:rPr>
              <w:t>●</w:t>
            </w:r>
          </w:p>
        </w:tc>
        <w:tc>
          <w:tcPr>
            <w:tcW w:w="1163" w:type="dxa"/>
            <w:vAlign w:val="center"/>
          </w:tcPr>
          <w:p w14:paraId="05D7E6B7" w14:textId="1A3C9DD3" w:rsidR="00202C33" w:rsidRPr="001E1FD3" w:rsidRDefault="00202C33" w:rsidP="00202C33">
            <w:pPr>
              <w:spacing w:line="264" w:lineRule="auto"/>
              <w:ind w:left="0"/>
              <w:jc w:val="center"/>
              <w:rPr>
                <w:rStyle w:val="normaltextrun"/>
                <w:rFonts w:ascii="Calibri" w:hAnsi="Calibri" w:cs="Calibri"/>
                <w:lang w:val="en-GB"/>
              </w:rPr>
            </w:pPr>
            <w:r w:rsidRPr="00DD7FA8">
              <w:rPr>
                <w:rFonts w:eastAsia="Roboto Condensed" w:hint="eastAsia"/>
              </w:rPr>
              <w:t>●</w:t>
            </w:r>
          </w:p>
        </w:tc>
        <w:tc>
          <w:tcPr>
            <w:tcW w:w="1162" w:type="dxa"/>
            <w:vAlign w:val="center"/>
          </w:tcPr>
          <w:p w14:paraId="46BAB7D9" w14:textId="227F5DC1" w:rsidR="00202C33" w:rsidRPr="001E1FD3" w:rsidRDefault="00202C33" w:rsidP="00202C33">
            <w:pPr>
              <w:spacing w:line="264" w:lineRule="auto"/>
              <w:ind w:left="0"/>
              <w:jc w:val="center"/>
              <w:rPr>
                <w:rStyle w:val="normaltextrun"/>
                <w:rFonts w:ascii="Calibri" w:hAnsi="Calibri" w:cs="Calibri"/>
                <w:lang w:val="en-GB"/>
              </w:rPr>
            </w:pPr>
            <w:r w:rsidRPr="00DD7FA8">
              <w:rPr>
                <w:rFonts w:eastAsia="Roboto Condensed" w:hint="eastAsia"/>
              </w:rPr>
              <w:t>●</w:t>
            </w:r>
          </w:p>
        </w:tc>
        <w:tc>
          <w:tcPr>
            <w:tcW w:w="1163" w:type="dxa"/>
            <w:vAlign w:val="center"/>
          </w:tcPr>
          <w:p w14:paraId="042BD09C" w14:textId="0B3C6E23" w:rsidR="00202C33" w:rsidRPr="001E1FD3" w:rsidRDefault="00202C33" w:rsidP="00202C33">
            <w:pPr>
              <w:spacing w:line="264" w:lineRule="auto"/>
              <w:ind w:left="0"/>
              <w:jc w:val="center"/>
              <w:rPr>
                <w:rStyle w:val="normaltextrun"/>
                <w:rFonts w:ascii="Calibri" w:hAnsi="Calibri" w:cs="Calibri"/>
                <w:lang w:val="en-GB"/>
              </w:rPr>
            </w:pPr>
            <w:r w:rsidRPr="00DD7FA8">
              <w:rPr>
                <w:rFonts w:eastAsia="Roboto Condensed" w:hint="eastAsia"/>
              </w:rPr>
              <w:t>●</w:t>
            </w:r>
          </w:p>
        </w:tc>
        <w:tc>
          <w:tcPr>
            <w:tcW w:w="1163" w:type="dxa"/>
            <w:vAlign w:val="center"/>
          </w:tcPr>
          <w:p w14:paraId="1FEE9CCF" w14:textId="2859F0F5" w:rsidR="00202C33" w:rsidRPr="00AC0451" w:rsidRDefault="00202C33" w:rsidP="00202C33">
            <w:pPr>
              <w:spacing w:line="264" w:lineRule="auto"/>
              <w:ind w:left="0"/>
              <w:jc w:val="center"/>
              <w:rPr>
                <w:rStyle w:val="normaltextrun"/>
                <w:rFonts w:ascii="Calibri" w:hAnsi="Calibri" w:cs="Calibri"/>
                <w:lang w:val="en-GB"/>
              </w:rPr>
            </w:pPr>
            <w:r w:rsidRPr="00DD7FA8">
              <w:rPr>
                <w:rFonts w:eastAsia="Roboto Condensed" w:hint="eastAsia"/>
              </w:rPr>
              <w:t>●</w:t>
            </w:r>
          </w:p>
        </w:tc>
      </w:tr>
      <w:tr w:rsidR="002921EC" w:rsidRPr="00F5271E" w14:paraId="688D6E51" w14:textId="77777777" w:rsidTr="0694C631">
        <w:trPr>
          <w:trHeight w:val="576"/>
        </w:trPr>
        <w:tc>
          <w:tcPr>
            <w:tcW w:w="2415" w:type="dxa"/>
            <w:vAlign w:val="center"/>
          </w:tcPr>
          <w:p w14:paraId="7680CC7F" w14:textId="174E7981" w:rsidR="002921EC" w:rsidRPr="00DD7FA8" w:rsidRDefault="002921EC" w:rsidP="002921EC">
            <w:pPr>
              <w:spacing w:line="264" w:lineRule="auto"/>
              <w:ind w:left="0"/>
              <w:jc w:val="center"/>
              <w:rPr>
                <w:rFonts w:eastAsia="Roboto Condensed"/>
                <w:i/>
                <w:iCs/>
              </w:rPr>
            </w:pPr>
            <w:r>
              <w:rPr>
                <w:rFonts w:eastAsia="Roboto Condensed"/>
                <w:i/>
                <w:iCs/>
              </w:rPr>
              <w:t xml:space="preserve">SPA </w:t>
            </w:r>
          </w:p>
        </w:tc>
        <w:tc>
          <w:tcPr>
            <w:tcW w:w="1162" w:type="dxa"/>
            <w:vAlign w:val="center"/>
          </w:tcPr>
          <w:p w14:paraId="4632180D" w14:textId="6794AD4B" w:rsidR="002921EC" w:rsidRPr="00DD7FA8" w:rsidRDefault="002921EC" w:rsidP="002921EC">
            <w:pPr>
              <w:spacing w:line="264" w:lineRule="auto"/>
              <w:ind w:left="0"/>
              <w:jc w:val="center"/>
              <w:rPr>
                <w:rStyle w:val="normaltextrun"/>
                <w:rFonts w:ascii="Calibri" w:hAnsi="Calibri" w:cs="Calibri"/>
                <w:lang w:val="en-GB"/>
              </w:rPr>
            </w:pPr>
            <w:r w:rsidRPr="00DD7FA8">
              <w:rPr>
                <w:rFonts w:eastAsia="Roboto Condensed" w:hint="eastAsia"/>
              </w:rPr>
              <w:t>●</w:t>
            </w:r>
          </w:p>
        </w:tc>
        <w:tc>
          <w:tcPr>
            <w:tcW w:w="1163" w:type="dxa"/>
            <w:vAlign w:val="center"/>
          </w:tcPr>
          <w:p w14:paraId="0AD18491" w14:textId="34BCFEFA" w:rsidR="002921EC" w:rsidRPr="00DD7FA8" w:rsidRDefault="002921EC" w:rsidP="002921EC">
            <w:pPr>
              <w:spacing w:line="264" w:lineRule="auto"/>
              <w:ind w:left="0"/>
              <w:jc w:val="center"/>
              <w:rPr>
                <w:rStyle w:val="normaltextrun"/>
                <w:rFonts w:ascii="Calibri" w:hAnsi="Calibri" w:cs="Calibri"/>
                <w:lang w:val="en-GB"/>
              </w:rPr>
            </w:pPr>
            <w:r w:rsidRPr="00DD7FA8">
              <w:rPr>
                <w:rFonts w:eastAsia="Roboto Condensed" w:hint="eastAsia"/>
              </w:rPr>
              <w:t>●</w:t>
            </w:r>
          </w:p>
        </w:tc>
        <w:tc>
          <w:tcPr>
            <w:tcW w:w="1163" w:type="dxa"/>
            <w:vAlign w:val="center"/>
          </w:tcPr>
          <w:p w14:paraId="22D759FD" w14:textId="676A353A" w:rsidR="002921EC" w:rsidRPr="00DD7FA8" w:rsidRDefault="002921EC" w:rsidP="002921EC">
            <w:pPr>
              <w:spacing w:line="264" w:lineRule="auto"/>
              <w:ind w:left="0"/>
              <w:jc w:val="center"/>
              <w:rPr>
                <w:rStyle w:val="normaltextrun"/>
                <w:rFonts w:ascii="Calibri" w:hAnsi="Calibri" w:cs="Calibri"/>
                <w:lang w:val="en-GB"/>
              </w:rPr>
            </w:pPr>
            <w:r w:rsidRPr="00DD7FA8">
              <w:rPr>
                <w:rFonts w:eastAsia="Roboto Condensed" w:hint="eastAsia"/>
              </w:rPr>
              <w:t>●</w:t>
            </w:r>
          </w:p>
        </w:tc>
        <w:tc>
          <w:tcPr>
            <w:tcW w:w="1162" w:type="dxa"/>
            <w:vAlign w:val="center"/>
          </w:tcPr>
          <w:p w14:paraId="3AA3F1F0" w14:textId="4DDABA99" w:rsidR="002921EC" w:rsidRPr="00DD7FA8" w:rsidRDefault="002921EC" w:rsidP="002921EC">
            <w:pPr>
              <w:spacing w:line="264" w:lineRule="auto"/>
              <w:ind w:left="0"/>
              <w:jc w:val="center"/>
              <w:rPr>
                <w:rStyle w:val="normaltextrun"/>
                <w:rFonts w:ascii="Calibri" w:hAnsi="Calibri" w:cs="Calibri"/>
                <w:lang w:val="en-GB"/>
              </w:rPr>
            </w:pPr>
            <w:r w:rsidRPr="00DD7FA8">
              <w:rPr>
                <w:rFonts w:eastAsia="Roboto Condensed" w:hint="eastAsia"/>
              </w:rPr>
              <w:t>●</w:t>
            </w:r>
          </w:p>
        </w:tc>
        <w:tc>
          <w:tcPr>
            <w:tcW w:w="1163" w:type="dxa"/>
            <w:vAlign w:val="center"/>
          </w:tcPr>
          <w:p w14:paraId="3E85526A" w14:textId="27A06253" w:rsidR="002921EC" w:rsidRPr="00DD7FA8" w:rsidRDefault="002921EC" w:rsidP="002921EC">
            <w:pPr>
              <w:spacing w:line="264" w:lineRule="auto"/>
              <w:ind w:left="0"/>
              <w:jc w:val="center"/>
              <w:rPr>
                <w:rStyle w:val="normaltextrun"/>
                <w:rFonts w:ascii="Calibri" w:hAnsi="Calibri" w:cs="Calibri"/>
                <w:lang w:val="en-GB"/>
              </w:rPr>
            </w:pPr>
            <w:r w:rsidRPr="00DD7FA8">
              <w:rPr>
                <w:rFonts w:eastAsia="Roboto Condensed" w:hint="eastAsia"/>
              </w:rPr>
              <w:t>●</w:t>
            </w:r>
          </w:p>
        </w:tc>
        <w:tc>
          <w:tcPr>
            <w:tcW w:w="1163" w:type="dxa"/>
            <w:vAlign w:val="center"/>
          </w:tcPr>
          <w:p w14:paraId="1BB77843" w14:textId="537A473E" w:rsidR="002921EC" w:rsidRPr="00DD7FA8" w:rsidRDefault="002921EC" w:rsidP="002921EC">
            <w:pPr>
              <w:spacing w:line="264" w:lineRule="auto"/>
              <w:ind w:left="0"/>
              <w:jc w:val="center"/>
              <w:rPr>
                <w:rStyle w:val="normaltextrun"/>
                <w:rFonts w:ascii="Calibri" w:hAnsi="Calibri" w:cs="Calibri"/>
                <w:lang w:val="en-GB"/>
              </w:rPr>
            </w:pPr>
            <w:r w:rsidRPr="00DD7FA8">
              <w:rPr>
                <w:rFonts w:eastAsia="Roboto Condensed" w:hint="eastAsia"/>
              </w:rPr>
              <w:t>●</w:t>
            </w:r>
          </w:p>
        </w:tc>
      </w:tr>
    </w:tbl>
    <w:p w14:paraId="05A0B538" w14:textId="73B387F2" w:rsidR="00B342F1" w:rsidRPr="00B342F1" w:rsidRDefault="00B342F1">
      <w:pPr>
        <w:spacing w:line="206" w:lineRule="auto"/>
        <w:ind w:left="720" w:right="462"/>
        <w:rPr>
          <w:rFonts w:eastAsia="Roboto Condensed" w:cstheme="minorHAnsi"/>
          <w:szCs w:val="18"/>
        </w:rPr>
      </w:pPr>
      <w:r w:rsidRPr="00B342F1">
        <w:rPr>
          <w:rFonts w:eastAsia="Roboto Condensed" w:cstheme="minorHAnsi"/>
          <w:i/>
          <w:szCs w:val="18"/>
        </w:rPr>
        <w:t>&lt;For Revit Based projects, all disciplines MUST use the same version of Autodesk Revit&gt;</w:t>
      </w:r>
    </w:p>
    <w:p w14:paraId="21D4A32D" w14:textId="53371410" w:rsidR="00B342F1" w:rsidRDefault="00B342F1" w:rsidP="00B342F1">
      <w:r>
        <w:t xml:space="preserve">All file format exchanges must be agreed between parties at the beginning of the project and any further BIM workshops when new supply chain members are appointed. It must be adhered to throughout the life of the project. Deviations must only be made when exporting for </w:t>
      </w:r>
      <w:r w:rsidRPr="00B342F1">
        <w:rPr>
          <w:b/>
        </w:rPr>
        <w:t>Navisworks</w:t>
      </w:r>
      <w:r>
        <w:t xml:space="preserve"> clash detection. File format will then be NWC, or for different platform collaboration, the use of IFC files is</w:t>
      </w:r>
      <w:r w:rsidR="00EA24C8">
        <w:t xml:space="preserve"> </w:t>
      </w:r>
      <w:r w:rsidR="0026513F">
        <w:t>compulsory</w:t>
      </w:r>
      <w:r>
        <w:t>.</w:t>
      </w:r>
    </w:p>
    <w:p w14:paraId="3EFCD45A" w14:textId="1E7C7975" w:rsidR="00B342F1" w:rsidRDefault="00B342F1" w:rsidP="00624829">
      <w:pPr>
        <w:pStyle w:val="BodyTextIndent"/>
      </w:pPr>
      <w:r>
        <w:t>Technological advances and software are being reviewed to allow federated models to be hosted and viewed for a more ‘up-to-date’ collaboration workflow.</w:t>
      </w:r>
    </w:p>
    <w:p w14:paraId="2F22F80D" w14:textId="55D3EFA7" w:rsidR="00B342F1" w:rsidRPr="00A073AA" w:rsidRDefault="00B342F1" w:rsidP="00B342F1">
      <w:pPr>
        <w:pStyle w:val="Heading2"/>
      </w:pPr>
      <w:bookmarkStart w:id="202" w:name="_IFC_Guidance"/>
      <w:bookmarkStart w:id="203" w:name="_Toc87828950"/>
      <w:bookmarkEnd w:id="202"/>
      <w:r w:rsidRPr="00B342F1">
        <w:t>IFC Guidance</w:t>
      </w:r>
      <w:bookmarkEnd w:id="203"/>
    </w:p>
    <w:p w14:paraId="0741688E" w14:textId="4410291B" w:rsidR="00FD13E1" w:rsidRDefault="00B342F1" w:rsidP="00FD13E1">
      <w:r w:rsidRPr="00B342F1">
        <w:t>To ensure effective collaboration between the multiple parties a series of trail/test IFC (International Foundation Class) exports will be scheduled. The export shall contain IFC objects for all discipline specific objects to be produced by each respective BIM author.</w:t>
      </w:r>
    </w:p>
    <w:tbl>
      <w:tblPr>
        <w:tblStyle w:val="GridTable441"/>
        <w:tblW w:w="9450" w:type="dxa"/>
        <w:tblInd w:w="625" w:type="dxa"/>
        <w:tblLayout w:type="fixed"/>
        <w:tblLook w:val="04A0" w:firstRow="1" w:lastRow="0" w:firstColumn="1" w:lastColumn="0" w:noHBand="0" w:noVBand="1"/>
      </w:tblPr>
      <w:tblGrid>
        <w:gridCol w:w="1497"/>
        <w:gridCol w:w="1134"/>
        <w:gridCol w:w="4389"/>
        <w:gridCol w:w="2430"/>
      </w:tblGrid>
      <w:tr w:rsidR="00B342F1" w:rsidRPr="00B340FD" w14:paraId="52185FAF" w14:textId="77777777" w:rsidTr="00E91953">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4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71151FFE" w14:textId="088CAC5B" w:rsidR="00B342F1" w:rsidRPr="00B342F1" w:rsidRDefault="00B342F1" w:rsidP="00B342F1">
            <w:pPr>
              <w:ind w:left="0"/>
              <w:jc w:val="left"/>
            </w:pPr>
            <w:r w:rsidRPr="00B342F1">
              <w:rPr>
                <w:rFonts w:cstheme="minorHAnsi"/>
              </w:rPr>
              <w:t>Company</w:t>
            </w:r>
          </w:p>
        </w:tc>
        <w:tc>
          <w:tcPr>
            <w:tcW w:w="1134"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5ABFF07A" w14:textId="40C070A2" w:rsidR="00B342F1" w:rsidRPr="00B342F1" w:rsidRDefault="00B342F1" w:rsidP="00B342F1">
            <w:pPr>
              <w:ind w:left="0"/>
              <w:jc w:val="left"/>
              <w:cnfStyle w:val="100000000000" w:firstRow="1" w:lastRow="0" w:firstColumn="0" w:lastColumn="0" w:oddVBand="0" w:evenVBand="0" w:oddHBand="0" w:evenHBand="0" w:firstRowFirstColumn="0" w:firstRowLastColumn="0" w:lastRowFirstColumn="0" w:lastRowLastColumn="0"/>
              <w:rPr>
                <w:bCs w:val="0"/>
              </w:rPr>
            </w:pPr>
            <w:r w:rsidRPr="00B342F1">
              <w:rPr>
                <w:rFonts w:cstheme="minorHAnsi"/>
              </w:rPr>
              <w:t>Trial Date</w:t>
            </w:r>
          </w:p>
        </w:tc>
        <w:tc>
          <w:tcPr>
            <w:tcW w:w="4389"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52794709" w14:textId="31ADCE98" w:rsidR="00B342F1" w:rsidRPr="00B342F1" w:rsidRDefault="00B342F1" w:rsidP="00B342F1">
            <w:pPr>
              <w:ind w:left="0"/>
              <w:jc w:val="left"/>
              <w:cnfStyle w:val="100000000000" w:firstRow="1" w:lastRow="0" w:firstColumn="0" w:lastColumn="0" w:oddVBand="0" w:evenVBand="0" w:oddHBand="0" w:evenHBand="0" w:firstRowFirstColumn="0" w:firstRowLastColumn="0" w:lastRowFirstColumn="0" w:lastRowLastColumn="0"/>
            </w:pPr>
            <w:r w:rsidRPr="00B342F1">
              <w:rPr>
                <w:rFonts w:cstheme="minorHAnsi"/>
              </w:rPr>
              <w:t>Comments</w:t>
            </w:r>
          </w:p>
        </w:tc>
        <w:tc>
          <w:tcPr>
            <w:tcW w:w="243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11A7168A" w14:textId="43BB7FE8" w:rsidR="00B342F1" w:rsidRPr="00B342F1" w:rsidRDefault="00B342F1" w:rsidP="00B342F1">
            <w:pPr>
              <w:ind w:left="0"/>
              <w:jc w:val="left"/>
              <w:cnfStyle w:val="100000000000" w:firstRow="1" w:lastRow="0" w:firstColumn="0" w:lastColumn="0" w:oddVBand="0" w:evenVBand="0" w:oddHBand="0" w:evenHBand="0" w:firstRowFirstColumn="0" w:firstRowLastColumn="0" w:lastRowFirstColumn="0" w:lastRowLastColumn="0"/>
            </w:pPr>
            <w:r w:rsidRPr="00B342F1">
              <w:rPr>
                <w:rFonts w:cstheme="minorHAnsi"/>
              </w:rPr>
              <w:t>Repeat Trial</w:t>
            </w:r>
          </w:p>
        </w:tc>
      </w:tr>
      <w:tr w:rsidR="00B342F1" w:rsidRPr="00B340FD" w14:paraId="5CD2F86D"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0C1B9538" w14:textId="55E7BBE1" w:rsidR="00B342F1" w:rsidRPr="00B342F1" w:rsidRDefault="00B342F1" w:rsidP="00B342F1">
            <w:pPr>
              <w:ind w:left="0"/>
              <w:jc w:val="left"/>
              <w:rPr>
                <w:color w:val="B2B2B2" w:themeColor="text2" w:themeTint="99"/>
              </w:rPr>
            </w:pPr>
            <w:r w:rsidRPr="00B342F1">
              <w:rPr>
                <w:rFonts w:cstheme="minorHAnsi"/>
                <w:i/>
                <w:color w:val="B2B2B2" w:themeColor="text2" w:themeTint="99"/>
              </w:rPr>
              <w:t>Example</w:t>
            </w:r>
          </w:p>
        </w:tc>
        <w:tc>
          <w:tcPr>
            <w:tcW w:w="1134"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7C5D0EF0" w14:textId="361F999B" w:rsidR="00B342F1" w:rsidRPr="00B342F1" w:rsidRDefault="00B342F1" w:rsidP="00B342F1">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r w:rsidRPr="00B342F1">
              <w:rPr>
                <w:rFonts w:cstheme="minorHAnsi"/>
                <w:i/>
                <w:color w:val="B2B2B2" w:themeColor="text2" w:themeTint="99"/>
              </w:rPr>
              <w:t>XX/XX/XX</w:t>
            </w:r>
          </w:p>
        </w:tc>
        <w:tc>
          <w:tcPr>
            <w:tcW w:w="4389"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19383440" w14:textId="7554943D" w:rsidR="00B342F1" w:rsidRPr="00B342F1" w:rsidRDefault="00B342F1" w:rsidP="00B342F1">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r w:rsidRPr="00B342F1">
              <w:rPr>
                <w:rFonts w:cstheme="minorHAnsi"/>
                <w:i/>
                <w:color w:val="B2B2B2" w:themeColor="text2" w:themeTint="99"/>
              </w:rPr>
              <w:t>Correct Level, incorrect angle</w:t>
            </w:r>
          </w:p>
        </w:tc>
        <w:tc>
          <w:tcPr>
            <w:tcW w:w="243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1C3949DA" w14:textId="48C7EC8F" w:rsidR="00B342F1" w:rsidRPr="00B342F1" w:rsidRDefault="00B342F1" w:rsidP="00B342F1">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r w:rsidRPr="00B342F1">
              <w:rPr>
                <w:rFonts w:cstheme="minorHAnsi"/>
                <w:i/>
                <w:color w:val="B2B2B2" w:themeColor="text2" w:themeTint="99"/>
              </w:rPr>
              <w:t>Yes/</w:t>
            </w:r>
            <w:r w:rsidRPr="00B342F1">
              <w:rPr>
                <w:rFonts w:cstheme="minorHAnsi"/>
                <w:i/>
                <w:strike/>
                <w:color w:val="B2B2B2" w:themeColor="text2" w:themeTint="99"/>
              </w:rPr>
              <w:t>No</w:t>
            </w:r>
          </w:p>
        </w:tc>
      </w:tr>
      <w:tr w:rsidR="00B342F1" w:rsidRPr="00B340FD" w14:paraId="59A36B68"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4914B56" w14:textId="38CB024A" w:rsidR="00B342F1" w:rsidRPr="00B342F1" w:rsidRDefault="00B342F1" w:rsidP="00B342F1">
            <w:pPr>
              <w:ind w:left="0"/>
              <w:jc w:val="left"/>
              <w:rPr>
                <w:color w:val="B2B2B2" w:themeColor="text2" w:themeTint="99"/>
              </w:rPr>
            </w:pPr>
            <w:r w:rsidRPr="00B342F1">
              <w:rPr>
                <w:rFonts w:cstheme="minorHAnsi"/>
                <w:i/>
                <w:color w:val="B2B2B2" w:themeColor="text2" w:themeTint="99"/>
              </w:rPr>
              <w:t>Example</w:t>
            </w:r>
          </w:p>
        </w:tc>
        <w:tc>
          <w:tcPr>
            <w:tcW w:w="1134"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B547F8A" w14:textId="5F23B0A4" w:rsidR="00B342F1" w:rsidRPr="00B342F1" w:rsidRDefault="00B342F1" w:rsidP="00B342F1">
            <w:pPr>
              <w:ind w:left="0"/>
              <w:jc w:val="left"/>
              <w:cnfStyle w:val="000000000000" w:firstRow="0" w:lastRow="0" w:firstColumn="0" w:lastColumn="0" w:oddVBand="0" w:evenVBand="0" w:oddHBand="0" w:evenHBand="0" w:firstRowFirstColumn="0" w:firstRowLastColumn="0" w:lastRowFirstColumn="0" w:lastRowLastColumn="0"/>
              <w:rPr>
                <w:b/>
                <w:i/>
                <w:color w:val="B2B2B2" w:themeColor="text2" w:themeTint="99"/>
              </w:rPr>
            </w:pPr>
            <w:r w:rsidRPr="00B342F1">
              <w:rPr>
                <w:rFonts w:cstheme="minorHAnsi"/>
                <w:i/>
                <w:color w:val="B2B2B2" w:themeColor="text2" w:themeTint="99"/>
              </w:rPr>
              <w:t>XX/XX/XX</w:t>
            </w:r>
          </w:p>
        </w:tc>
        <w:tc>
          <w:tcPr>
            <w:tcW w:w="43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503DEA2" w14:textId="773C62A9" w:rsidR="00B342F1" w:rsidRPr="00B342F1" w:rsidRDefault="00B342F1" w:rsidP="00B342F1">
            <w:pPr>
              <w:ind w:left="0"/>
              <w:jc w:val="left"/>
              <w:cnfStyle w:val="000000000000" w:firstRow="0" w:lastRow="0" w:firstColumn="0" w:lastColumn="0" w:oddVBand="0" w:evenVBand="0" w:oddHBand="0" w:evenHBand="0" w:firstRowFirstColumn="0" w:firstRowLastColumn="0" w:lastRowFirstColumn="0" w:lastRowLastColumn="0"/>
              <w:rPr>
                <w:b/>
                <w:i/>
                <w:color w:val="B2B2B2" w:themeColor="text2" w:themeTint="99"/>
              </w:rPr>
            </w:pPr>
            <w:r w:rsidRPr="00B342F1">
              <w:rPr>
                <w:rFonts w:cstheme="minorHAnsi"/>
                <w:i/>
                <w:color w:val="B2B2B2" w:themeColor="text2" w:themeTint="99"/>
              </w:rPr>
              <w:t>Correct position</w:t>
            </w:r>
          </w:p>
        </w:tc>
        <w:tc>
          <w:tcPr>
            <w:tcW w:w="243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080D621" w14:textId="62A1DA7D" w:rsidR="00B342F1" w:rsidRPr="00B342F1" w:rsidRDefault="00B342F1" w:rsidP="00B342F1">
            <w:pPr>
              <w:ind w:left="0"/>
              <w:jc w:val="left"/>
              <w:cnfStyle w:val="000000000000" w:firstRow="0" w:lastRow="0" w:firstColumn="0" w:lastColumn="0" w:oddVBand="0" w:evenVBand="0" w:oddHBand="0" w:evenHBand="0" w:firstRowFirstColumn="0" w:firstRowLastColumn="0" w:lastRowFirstColumn="0" w:lastRowLastColumn="0"/>
              <w:rPr>
                <w:b/>
                <w:i/>
                <w:color w:val="B2B2B2" w:themeColor="text2" w:themeTint="99"/>
              </w:rPr>
            </w:pPr>
            <w:r w:rsidRPr="00B342F1">
              <w:rPr>
                <w:rFonts w:cstheme="minorHAnsi"/>
                <w:i/>
                <w:strike/>
                <w:color w:val="B2B2B2" w:themeColor="text2" w:themeTint="99"/>
              </w:rPr>
              <w:t>Yes</w:t>
            </w:r>
            <w:r w:rsidRPr="00B342F1">
              <w:rPr>
                <w:rFonts w:cstheme="minorHAnsi"/>
                <w:i/>
                <w:color w:val="B2B2B2" w:themeColor="text2" w:themeTint="99"/>
              </w:rPr>
              <w:t>/No</w:t>
            </w:r>
          </w:p>
        </w:tc>
      </w:tr>
      <w:tr w:rsidR="00E91953" w:rsidRPr="00B340FD" w14:paraId="28877BBA"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0CBE5A3" w14:textId="68D08307" w:rsidR="00E91953" w:rsidRPr="00B342F1" w:rsidRDefault="00E91953" w:rsidP="00B342F1">
            <w:pPr>
              <w:ind w:left="0"/>
              <w:jc w:val="left"/>
              <w:rPr>
                <w:rFonts w:cstheme="minorHAnsi"/>
                <w:i/>
                <w:color w:val="B2B2B2" w:themeColor="text2" w:themeTint="99"/>
              </w:rPr>
            </w:pPr>
          </w:p>
        </w:tc>
        <w:tc>
          <w:tcPr>
            <w:tcW w:w="1134"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9356939" w14:textId="77777777" w:rsidR="00E91953" w:rsidRPr="00B342F1" w:rsidRDefault="00E91953" w:rsidP="00B342F1">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c>
          <w:tcPr>
            <w:tcW w:w="43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1125C5E" w14:textId="77777777" w:rsidR="00E91953" w:rsidRPr="00B342F1" w:rsidRDefault="00E91953" w:rsidP="00B342F1">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c>
          <w:tcPr>
            <w:tcW w:w="243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86E3F84" w14:textId="77777777" w:rsidR="00E91953" w:rsidRPr="00B342F1" w:rsidRDefault="00E91953" w:rsidP="00B342F1">
            <w:pPr>
              <w:ind w:left="0"/>
              <w:jc w:val="left"/>
              <w:cnfStyle w:val="000000100000" w:firstRow="0" w:lastRow="0" w:firstColumn="0" w:lastColumn="0" w:oddVBand="0" w:evenVBand="0" w:oddHBand="1" w:evenHBand="0" w:firstRowFirstColumn="0" w:firstRowLastColumn="0" w:lastRowFirstColumn="0" w:lastRowLastColumn="0"/>
              <w:rPr>
                <w:rFonts w:cstheme="minorHAnsi"/>
                <w:i/>
                <w:strike/>
                <w:color w:val="B2B2B2" w:themeColor="text2" w:themeTint="99"/>
              </w:rPr>
            </w:pPr>
          </w:p>
        </w:tc>
      </w:tr>
      <w:tr w:rsidR="00E91953" w:rsidRPr="00B340FD" w14:paraId="6D82DE89"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C380E6B" w14:textId="77777777" w:rsidR="00E91953" w:rsidRPr="00B342F1" w:rsidRDefault="00E91953" w:rsidP="00B342F1">
            <w:pPr>
              <w:ind w:left="0"/>
              <w:jc w:val="left"/>
              <w:rPr>
                <w:rFonts w:cstheme="minorHAnsi"/>
                <w:i/>
                <w:color w:val="B2B2B2" w:themeColor="text2" w:themeTint="99"/>
              </w:rPr>
            </w:pPr>
          </w:p>
        </w:tc>
        <w:tc>
          <w:tcPr>
            <w:tcW w:w="1134"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D8E212D" w14:textId="77777777" w:rsidR="00E91953" w:rsidRPr="00B342F1" w:rsidRDefault="00E91953" w:rsidP="00B342F1">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B2B2B2" w:themeColor="text2" w:themeTint="99"/>
              </w:rPr>
            </w:pPr>
          </w:p>
        </w:tc>
        <w:tc>
          <w:tcPr>
            <w:tcW w:w="43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09B6A08" w14:textId="77777777" w:rsidR="00E91953" w:rsidRPr="00B342F1" w:rsidRDefault="00E91953" w:rsidP="00B342F1">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B2B2B2" w:themeColor="text2" w:themeTint="99"/>
              </w:rPr>
            </w:pPr>
          </w:p>
        </w:tc>
        <w:tc>
          <w:tcPr>
            <w:tcW w:w="243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53F6E9B" w14:textId="77777777" w:rsidR="00E91953" w:rsidRPr="00B342F1" w:rsidRDefault="00E91953" w:rsidP="00B342F1">
            <w:pPr>
              <w:ind w:left="0"/>
              <w:jc w:val="left"/>
              <w:cnfStyle w:val="000000000000" w:firstRow="0" w:lastRow="0" w:firstColumn="0" w:lastColumn="0" w:oddVBand="0" w:evenVBand="0" w:oddHBand="0" w:evenHBand="0" w:firstRowFirstColumn="0" w:firstRowLastColumn="0" w:lastRowFirstColumn="0" w:lastRowLastColumn="0"/>
              <w:rPr>
                <w:rFonts w:cstheme="minorHAnsi"/>
                <w:i/>
                <w:strike/>
                <w:color w:val="B2B2B2" w:themeColor="text2" w:themeTint="99"/>
              </w:rPr>
            </w:pPr>
          </w:p>
        </w:tc>
      </w:tr>
      <w:tr w:rsidR="00E91953" w:rsidRPr="00B340FD" w14:paraId="7830D3E8"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E7826B5" w14:textId="77777777" w:rsidR="00E91953" w:rsidRPr="00B342F1" w:rsidRDefault="00E91953" w:rsidP="00B342F1">
            <w:pPr>
              <w:ind w:left="0"/>
              <w:jc w:val="left"/>
              <w:rPr>
                <w:rFonts w:cstheme="minorHAnsi"/>
                <w:i/>
                <w:color w:val="B2B2B2" w:themeColor="text2" w:themeTint="99"/>
              </w:rPr>
            </w:pPr>
          </w:p>
        </w:tc>
        <w:tc>
          <w:tcPr>
            <w:tcW w:w="1134"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271EBF0" w14:textId="77777777" w:rsidR="00E91953" w:rsidRPr="00B342F1" w:rsidRDefault="00E91953" w:rsidP="00B342F1">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c>
          <w:tcPr>
            <w:tcW w:w="43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775052B" w14:textId="77777777" w:rsidR="00E91953" w:rsidRPr="00B342F1" w:rsidRDefault="00E91953" w:rsidP="00B342F1">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c>
          <w:tcPr>
            <w:tcW w:w="243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F541831" w14:textId="77777777" w:rsidR="00E91953" w:rsidRPr="00B342F1" w:rsidRDefault="00E91953" w:rsidP="00B342F1">
            <w:pPr>
              <w:ind w:left="0"/>
              <w:jc w:val="left"/>
              <w:cnfStyle w:val="000000100000" w:firstRow="0" w:lastRow="0" w:firstColumn="0" w:lastColumn="0" w:oddVBand="0" w:evenVBand="0" w:oddHBand="1" w:evenHBand="0" w:firstRowFirstColumn="0" w:firstRowLastColumn="0" w:lastRowFirstColumn="0" w:lastRowLastColumn="0"/>
              <w:rPr>
                <w:rFonts w:cstheme="minorHAnsi"/>
                <w:i/>
                <w:strike/>
                <w:color w:val="B2B2B2" w:themeColor="text2" w:themeTint="99"/>
              </w:rPr>
            </w:pPr>
          </w:p>
        </w:tc>
      </w:tr>
    </w:tbl>
    <w:p w14:paraId="45BEDD9F" w14:textId="77777777" w:rsidR="00C551CE" w:rsidRDefault="00C551CE">
      <w:pPr>
        <w:spacing w:line="264" w:lineRule="auto"/>
        <w:ind w:left="0"/>
        <w:jc w:val="left"/>
        <w:rPr>
          <w:rFonts w:asciiTheme="majorHAnsi" w:eastAsiaTheme="majorEastAsia" w:hAnsiTheme="majorHAnsi" w:cstheme="majorBidi"/>
          <w:color w:val="AE9142" w:themeColor="accent1"/>
          <w:sz w:val="24"/>
          <w:szCs w:val="28"/>
        </w:rPr>
      </w:pPr>
      <w:bookmarkStart w:id="204" w:name="_IFC_File_Export"/>
      <w:bookmarkEnd w:id="204"/>
      <w:r>
        <w:br w:type="page"/>
      </w:r>
    </w:p>
    <w:p w14:paraId="36199DF2" w14:textId="70CB63C1" w:rsidR="00B14DD1" w:rsidRDefault="00B14DD1" w:rsidP="00B14DD1">
      <w:pPr>
        <w:pStyle w:val="Heading2"/>
      </w:pPr>
      <w:bookmarkStart w:id="205" w:name="_Toc87828951"/>
      <w:r>
        <w:lastRenderedPageBreak/>
        <w:t>IFC File Export Settings</w:t>
      </w:r>
      <w:bookmarkEnd w:id="205"/>
    </w:p>
    <w:p w14:paraId="68AEBB1C" w14:textId="5A8F511C" w:rsidR="00B14DD1" w:rsidRDefault="00B14DD1" w:rsidP="00B14DD1">
      <w:r w:rsidRPr="00B14DD1">
        <w:t xml:space="preserve">Following a successful IFC exchange trial each BIM author must specify their IFC export settings. </w:t>
      </w:r>
      <w:r w:rsidR="000E2EA6" w:rsidRPr="00B14DD1">
        <w:t xml:space="preserve">These </w:t>
      </w:r>
      <w:r w:rsidR="000E2EA6">
        <w:t xml:space="preserve">settings should be shared under </w:t>
      </w:r>
      <w:r w:rsidR="000E2EA6" w:rsidRPr="000538EC">
        <w:rPr>
          <w:color w:val="AE9142" w:themeColor="text1"/>
        </w:rPr>
        <w:t xml:space="preserve">Appendix P </w:t>
      </w:r>
      <w:r w:rsidR="000E2EA6">
        <w:rPr>
          <w:color w:val="AE9142" w:themeColor="text1"/>
        </w:rPr>
        <w:t xml:space="preserve">– </w:t>
      </w:r>
      <w:r w:rsidR="000E2EA6" w:rsidRPr="000538EC">
        <w:rPr>
          <w:color w:val="AE9142" w:themeColor="text1"/>
        </w:rPr>
        <w:t>BIM Guides</w:t>
      </w:r>
      <w:r w:rsidR="000E2EA6" w:rsidRPr="00B14DD1">
        <w:t>.</w:t>
      </w:r>
    </w:p>
    <w:p w14:paraId="12F4F89A" w14:textId="29F8C27E" w:rsidR="00B14DD1" w:rsidRDefault="00B14DD1" w:rsidP="00B14DD1">
      <w:pPr>
        <w:pStyle w:val="Heading2"/>
      </w:pPr>
      <w:bookmarkStart w:id="206" w:name="_Toc87828952"/>
      <w:r>
        <w:t>Data Reviews</w:t>
      </w:r>
      <w:bookmarkEnd w:id="206"/>
    </w:p>
    <w:p w14:paraId="474A21E8" w14:textId="7DA3A53B" w:rsidR="00976829" w:rsidRDefault="00976829" w:rsidP="00DA317C">
      <w:r w:rsidRPr="00976829">
        <w:t>Data entry will be an ongoing process throughout the project, it will be carefully controlled with regular in-house data checks carried out by each discipline. Checks to include;</w:t>
      </w:r>
    </w:p>
    <w:p w14:paraId="0A06D634" w14:textId="77777777" w:rsidR="004F4564" w:rsidRDefault="004F4564" w:rsidP="00DA317C"/>
    <w:p w14:paraId="2C82675C" w14:textId="29DAA6AE" w:rsidR="00976829" w:rsidRDefault="00976829" w:rsidP="00344497">
      <w:pPr>
        <w:pStyle w:val="ListParagraph"/>
        <w:numPr>
          <w:ilvl w:val="0"/>
          <w:numId w:val="31"/>
        </w:numPr>
        <w:spacing w:after="0"/>
      </w:pPr>
      <w:r>
        <w:t xml:space="preserve">Project data parameters have been correctly input. As a minimum the following information shall be contained within the model: </w:t>
      </w:r>
    </w:p>
    <w:p w14:paraId="21C40EDD" w14:textId="56F6916F" w:rsidR="00976829" w:rsidRDefault="00976829" w:rsidP="00344497">
      <w:pPr>
        <w:pStyle w:val="ListParagraph"/>
        <w:numPr>
          <w:ilvl w:val="0"/>
          <w:numId w:val="25"/>
        </w:numPr>
        <w:spacing w:after="0"/>
      </w:pPr>
      <w:r>
        <w:t xml:space="preserve">Family correctly assigned.  </w:t>
      </w:r>
    </w:p>
    <w:p w14:paraId="797AF0F9" w14:textId="4C3642B7" w:rsidR="00976829" w:rsidRDefault="00976829" w:rsidP="00344497">
      <w:pPr>
        <w:pStyle w:val="ListParagraph"/>
        <w:numPr>
          <w:ilvl w:val="0"/>
          <w:numId w:val="25"/>
        </w:numPr>
        <w:spacing w:after="0"/>
      </w:pPr>
      <w:r>
        <w:t>Type</w:t>
      </w:r>
    </w:p>
    <w:p w14:paraId="7C7B859A" w14:textId="1BF6DAA2" w:rsidR="00976829" w:rsidRDefault="00976829" w:rsidP="00344497">
      <w:pPr>
        <w:pStyle w:val="ListParagraph"/>
        <w:numPr>
          <w:ilvl w:val="0"/>
          <w:numId w:val="25"/>
        </w:numPr>
        <w:spacing w:after="0"/>
      </w:pPr>
      <w:r>
        <w:t>Level</w:t>
      </w:r>
    </w:p>
    <w:p w14:paraId="29C15C9C" w14:textId="4F199C2B" w:rsidR="00976829" w:rsidRDefault="00976829" w:rsidP="00344497">
      <w:pPr>
        <w:pStyle w:val="ListParagraph"/>
        <w:numPr>
          <w:ilvl w:val="0"/>
          <w:numId w:val="25"/>
        </w:numPr>
        <w:spacing w:after="0"/>
      </w:pPr>
      <w:r>
        <w:t>Ref. to the type specific data in the Specification if that data is not otherwise embedded</w:t>
      </w:r>
    </w:p>
    <w:p w14:paraId="7A0A834B" w14:textId="7AFD5198" w:rsidR="00976829" w:rsidRDefault="00DA317C" w:rsidP="00344497">
      <w:pPr>
        <w:pStyle w:val="ListParagraph"/>
        <w:numPr>
          <w:ilvl w:val="0"/>
          <w:numId w:val="25"/>
        </w:numPr>
        <w:spacing w:after="0"/>
      </w:pPr>
      <w:r>
        <w:t>A</w:t>
      </w:r>
      <w:r w:rsidR="00976829">
        <w:t>ny other information specified in the Model Production Delivery Table</w:t>
      </w:r>
    </w:p>
    <w:p w14:paraId="005BBE0D" w14:textId="3684E2F8" w:rsidR="00976829" w:rsidRDefault="00976829" w:rsidP="00344497">
      <w:pPr>
        <w:pStyle w:val="ListParagraph"/>
        <w:numPr>
          <w:ilvl w:val="0"/>
          <w:numId w:val="29"/>
        </w:numPr>
        <w:spacing w:after="0"/>
      </w:pPr>
      <w:r>
        <w:t>Organization contact details are correct and up to date</w:t>
      </w:r>
    </w:p>
    <w:p w14:paraId="5A96981E" w14:textId="71339D87" w:rsidR="00976829" w:rsidRDefault="00976829" w:rsidP="00344497">
      <w:pPr>
        <w:pStyle w:val="ListParagraph"/>
        <w:numPr>
          <w:ilvl w:val="0"/>
          <w:numId w:val="29"/>
        </w:numPr>
        <w:spacing w:after="0"/>
      </w:pPr>
      <w:r>
        <w:t>No data amendments once extracted from the 3D models</w:t>
      </w:r>
    </w:p>
    <w:p w14:paraId="5E5694DC" w14:textId="00D35F3F" w:rsidR="00976829" w:rsidRDefault="00976829" w:rsidP="00344497">
      <w:pPr>
        <w:pStyle w:val="ListParagraph"/>
        <w:numPr>
          <w:ilvl w:val="0"/>
          <w:numId w:val="29"/>
        </w:numPr>
        <w:spacing w:after="0"/>
      </w:pPr>
      <w:r>
        <w:t>Data has been entered in the correct fields and format (e.g. alphanumeric)</w:t>
      </w:r>
    </w:p>
    <w:p w14:paraId="3A999B9B" w14:textId="511C5912" w:rsidR="00976829" w:rsidRDefault="00DA317C" w:rsidP="00344497">
      <w:pPr>
        <w:pStyle w:val="ListParagraph"/>
        <w:numPr>
          <w:ilvl w:val="0"/>
          <w:numId w:val="29"/>
        </w:numPr>
        <w:spacing w:after="0"/>
      </w:pPr>
      <w:r>
        <w:t>D</w:t>
      </w:r>
      <w:r w:rsidR="00976829">
        <w:t>ata has been entered at the correct type/instance level</w:t>
      </w:r>
    </w:p>
    <w:p w14:paraId="31F3616D" w14:textId="6FF8FA49" w:rsidR="00976829" w:rsidRDefault="00976829" w:rsidP="00344497">
      <w:pPr>
        <w:pStyle w:val="ListParagraph"/>
        <w:numPr>
          <w:ilvl w:val="0"/>
          <w:numId w:val="29"/>
        </w:numPr>
        <w:spacing w:after="0"/>
      </w:pPr>
      <w:r>
        <w:t>Model and project protocols have been followed (naming conventions, levels etc.)</w:t>
      </w:r>
    </w:p>
    <w:p w14:paraId="6F514E2E" w14:textId="7FF7C537" w:rsidR="00976829" w:rsidRDefault="00976829" w:rsidP="00344497">
      <w:pPr>
        <w:pStyle w:val="ListParagraph"/>
        <w:numPr>
          <w:ilvl w:val="0"/>
          <w:numId w:val="30"/>
        </w:numPr>
        <w:spacing w:after="0"/>
      </w:pPr>
      <w:r>
        <w:t>Duplicate objects removed from the models</w:t>
      </w:r>
    </w:p>
    <w:p w14:paraId="5F55C1B2" w14:textId="77777777" w:rsidR="004F4564" w:rsidRDefault="004F4564" w:rsidP="004F4564">
      <w:pPr>
        <w:ind w:left="936"/>
      </w:pPr>
    </w:p>
    <w:p w14:paraId="2BF3A8A6" w14:textId="64BDE587" w:rsidR="00DA317C" w:rsidRDefault="00DA317C" w:rsidP="00DA317C">
      <w:r w:rsidRPr="00DA317C">
        <w:t xml:space="preserve">The responsibility for correct data lies with the model in the same way as the responsibility for providing the correct geometry. However, the </w:t>
      </w:r>
      <w:r w:rsidRPr="00D25A74">
        <w:rPr>
          <w:rFonts w:hint="eastAsia"/>
          <w:b/>
          <w:bCs/>
        </w:rPr>
        <w:t xml:space="preserve">Project </w:t>
      </w:r>
      <w:r w:rsidR="00156E7F" w:rsidRPr="00D25A74">
        <w:rPr>
          <w:rFonts w:hint="eastAsia"/>
          <w:b/>
          <w:bCs/>
        </w:rPr>
        <w:t>Information Manger</w:t>
      </w:r>
      <w:r w:rsidR="00156E7F">
        <w:t xml:space="preserve"> </w:t>
      </w:r>
      <w:r w:rsidR="00156E7F" w:rsidRPr="00D25A74">
        <w:rPr>
          <w:rFonts w:hint="eastAsia"/>
          <w:i/>
          <w:iCs/>
        </w:rPr>
        <w:t>(Appointing Party)</w:t>
      </w:r>
      <w:r w:rsidRPr="00DA317C">
        <w:t xml:space="preserve"> will conduct periodic data audits and issue reports documenting the results.</w:t>
      </w:r>
    </w:p>
    <w:p w14:paraId="248B5A17" w14:textId="110BED0A" w:rsidR="004F4564" w:rsidRDefault="004F4564">
      <w:pPr>
        <w:spacing w:line="264" w:lineRule="auto"/>
        <w:ind w:left="0"/>
        <w:jc w:val="left"/>
      </w:pPr>
      <w:r>
        <w:br w:type="page"/>
      </w:r>
    </w:p>
    <w:p w14:paraId="11915374" w14:textId="29E4600A" w:rsidR="004F4564" w:rsidRDefault="004F4564" w:rsidP="004F4564">
      <w:pPr>
        <w:pStyle w:val="Heading1"/>
      </w:pPr>
      <w:bookmarkStart w:id="207" w:name="_Toc87828953"/>
      <w:r w:rsidRPr="004F4564">
        <w:lastRenderedPageBreak/>
        <w:t>PROJECT WORKSHARING &amp; COLLABORATION</w:t>
      </w:r>
      <w:bookmarkEnd w:id="207"/>
    </w:p>
    <w:p w14:paraId="69A09A5E" w14:textId="641B51F2" w:rsidR="007459E2" w:rsidRPr="002D0902" w:rsidRDefault="007459E2" w:rsidP="008837E2">
      <w:r w:rsidRPr="002D0902">
        <w:t>Collaboration is vital to the success of a BIM Project. There are two aspects to collaboration; communication between people</w:t>
      </w:r>
      <w:r w:rsidR="00296A21">
        <w:t xml:space="preserve"> (under </w:t>
      </w:r>
      <w:r w:rsidR="00296A21" w:rsidRPr="008837E2">
        <w:rPr>
          <w:color w:val="AE9142" w:themeColor="text1"/>
        </w:rPr>
        <w:t>Meetings in Section 8.</w:t>
      </w:r>
      <w:r w:rsidR="00EF7A79">
        <w:rPr>
          <w:color w:val="AE9142" w:themeColor="text1"/>
        </w:rPr>
        <w:t>6</w:t>
      </w:r>
      <w:r w:rsidR="00296A21">
        <w:t>)</w:t>
      </w:r>
      <w:r w:rsidRPr="002D0902">
        <w:t>, and the control and sharing of the project information and data</w:t>
      </w:r>
      <w:r w:rsidR="00296A21">
        <w:t xml:space="preserve"> described in the following sections.</w:t>
      </w:r>
    </w:p>
    <w:p w14:paraId="2515C9A9" w14:textId="65A60D12" w:rsidR="00366694" w:rsidRDefault="00366694" w:rsidP="004F4564">
      <w:pPr>
        <w:pStyle w:val="Heading2"/>
      </w:pPr>
      <w:bookmarkStart w:id="208" w:name="_Toc87828954"/>
      <w:r w:rsidRPr="00366694">
        <w:t xml:space="preserve">Model </w:t>
      </w:r>
      <w:r>
        <w:t>C</w:t>
      </w:r>
      <w:r w:rsidRPr="00366694">
        <w:t>ollaboration</w:t>
      </w:r>
      <w:bookmarkEnd w:id="208"/>
    </w:p>
    <w:p w14:paraId="4C8C8031" w14:textId="58516F39" w:rsidR="00366694" w:rsidRDefault="00366694" w:rsidP="00366694">
      <w:r w:rsidRPr="00366694">
        <w:t xml:space="preserve">As part of BIM, the design shall be authored using BIM software collaboratively and in real time. Where work is performed in multiple offices or where subcontractors and suppliers are major participants in the BIM, the </w:t>
      </w:r>
      <w:r w:rsidR="00CC5E6F">
        <w:t>Consultants</w:t>
      </w:r>
      <w:r w:rsidRPr="00366694">
        <w:t xml:space="preserve"> will facilitate the maximize “live” collaboration practicably possible and minimize the frequency and time lag of BIM updates to the </w:t>
      </w:r>
      <w:r w:rsidR="00CC5E6F">
        <w:t>Consultant</w:t>
      </w:r>
      <w:r w:rsidRPr="00366694">
        <w:t>’s master BIM from external participants. The BIM shall not be created at the end of the project only to meet project deliverables</w:t>
      </w:r>
      <w:r w:rsidR="00CC5E6F">
        <w:t>.</w:t>
      </w:r>
    </w:p>
    <w:p w14:paraId="4724C435" w14:textId="3F9F4642" w:rsidR="00441846" w:rsidRDefault="00441846" w:rsidP="00366694">
      <w:r>
        <w:t>The Model Collaboration process will utilize the Autodesk BIM 360 platform</w:t>
      </w:r>
      <w:r w:rsidR="00E80C1C">
        <w:t xml:space="preserve"> – Design Collaboration module. </w:t>
      </w:r>
    </w:p>
    <w:p w14:paraId="1E1B2061" w14:textId="77777777" w:rsidR="004A4227" w:rsidRDefault="004A4227" w:rsidP="004A4227">
      <w:r>
        <w:t xml:space="preserve">The Model Collaboration process will utilize the Autodesk BIM 360 platform – Design Collaboration module. It should follow the </w:t>
      </w:r>
      <w:r w:rsidRPr="004C5841">
        <w:rPr>
          <w:color w:val="AE9142" w:themeColor="text1"/>
        </w:rPr>
        <w:t>Appendix M – BIM Timeline</w:t>
      </w:r>
      <w:r>
        <w:t>.</w:t>
      </w:r>
    </w:p>
    <w:p w14:paraId="11B5F4C5" w14:textId="77777777" w:rsidR="004A4227" w:rsidRDefault="004A4227" w:rsidP="004A4227">
      <w:pPr>
        <w:pStyle w:val="Heading3"/>
        <w:rPr>
          <w:color w:val="AE9142" w:themeColor="accent1"/>
          <w:sz w:val="22"/>
          <w:szCs w:val="22"/>
        </w:rPr>
      </w:pPr>
      <w:bookmarkStart w:id="209" w:name="_Toc87828955"/>
      <w:r w:rsidRPr="5E6F7AC1">
        <w:rPr>
          <w:color w:val="AE9142" w:themeColor="accent2"/>
          <w:sz w:val="22"/>
          <w:szCs w:val="22"/>
        </w:rPr>
        <w:t>BIM360 Package Exchange</w:t>
      </w:r>
      <w:bookmarkEnd w:id="209"/>
    </w:p>
    <w:p w14:paraId="0C7BE0A4" w14:textId="77777777" w:rsidR="004A4227" w:rsidRDefault="004A4227" w:rsidP="004A4227">
      <w:pPr>
        <w:rPr>
          <w:lang w:val="en-GB"/>
        </w:rPr>
      </w:pPr>
      <w:r>
        <w:t xml:space="preserve">The Work in Progress models should be shared by using BIM360 platform </w:t>
      </w:r>
      <w:r>
        <w:rPr>
          <w:lang w:val="en-GB"/>
        </w:rPr>
        <w:t>– Design Collaboration module. For a better understanding of the package exchanged, a naming convention should be used based in the following table:</w:t>
      </w:r>
    </w:p>
    <w:tbl>
      <w:tblPr>
        <w:tblW w:w="8441" w:type="dxa"/>
        <w:jc w:val="center"/>
        <w:tblLook w:val="04A0" w:firstRow="1" w:lastRow="0" w:firstColumn="1" w:lastColumn="0" w:noHBand="0" w:noVBand="1"/>
      </w:tblPr>
      <w:tblGrid>
        <w:gridCol w:w="1200"/>
        <w:gridCol w:w="326"/>
        <w:gridCol w:w="1200"/>
        <w:gridCol w:w="327"/>
        <w:gridCol w:w="1256"/>
        <w:gridCol w:w="327"/>
        <w:gridCol w:w="1105"/>
        <w:gridCol w:w="327"/>
        <w:gridCol w:w="940"/>
        <w:gridCol w:w="327"/>
        <w:gridCol w:w="1106"/>
      </w:tblGrid>
      <w:tr w:rsidR="005203C2" w:rsidRPr="001B099B" w14:paraId="7BE47FDC" w14:textId="77777777" w:rsidTr="005203C2">
        <w:trPr>
          <w:trHeight w:val="793"/>
          <w:jc w:val="center"/>
        </w:trPr>
        <w:tc>
          <w:tcPr>
            <w:tcW w:w="12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tcPr>
          <w:p w14:paraId="21B5EA70" w14:textId="77777777" w:rsidR="005203C2" w:rsidRPr="001B099B" w:rsidRDefault="005203C2" w:rsidP="005203C2">
            <w:pPr>
              <w:spacing w:after="0"/>
              <w:ind w:left="0"/>
              <w:jc w:val="center"/>
              <w:rPr>
                <w:rFonts w:ascii="Playfair Display" w:eastAsia="Times New Roman" w:hAnsi="Playfair Display" w:cs="Segoe UI"/>
                <w:b/>
                <w:bCs/>
                <w:color w:val="FFFFFF" w:themeColor="background1"/>
                <w:szCs w:val="18"/>
              </w:rPr>
            </w:pPr>
            <w:bookmarkStart w:id="210" w:name="_Hlk61993258"/>
            <w:r>
              <w:rPr>
                <w:rFonts w:ascii="Playfair Display" w:eastAsia="Times New Roman" w:hAnsi="Playfair Display" w:cs="Segoe UI"/>
                <w:b/>
                <w:bCs/>
                <w:color w:val="FFFFFF" w:themeColor="background1"/>
                <w:szCs w:val="18"/>
              </w:rPr>
              <w:t>Program &amp; Project Code</w:t>
            </w:r>
          </w:p>
        </w:tc>
        <w:tc>
          <w:tcPr>
            <w:tcW w:w="326" w:type="dxa"/>
            <w:tcBorders>
              <w:left w:val="single" w:sz="4" w:space="0" w:color="AE9142" w:themeColor="accent2"/>
              <w:right w:val="single" w:sz="4" w:space="0" w:color="AE9142" w:themeColor="accent2"/>
            </w:tcBorders>
            <w:shd w:val="clear" w:color="auto" w:fill="auto"/>
          </w:tcPr>
          <w:p w14:paraId="5AEF7F36" w14:textId="77777777" w:rsidR="005203C2" w:rsidRPr="001B099B" w:rsidRDefault="005203C2" w:rsidP="005203C2">
            <w:pPr>
              <w:spacing w:after="0"/>
              <w:ind w:left="0"/>
              <w:jc w:val="center"/>
              <w:rPr>
                <w:rFonts w:ascii="Playfair Display" w:eastAsia="Times New Roman" w:hAnsi="Playfair Display" w:cs="Segoe UI"/>
                <w:b/>
                <w:bCs/>
                <w:color w:val="FFFFFF" w:themeColor="background1"/>
                <w:szCs w:val="18"/>
              </w:rPr>
            </w:pPr>
          </w:p>
        </w:tc>
        <w:tc>
          <w:tcPr>
            <w:tcW w:w="12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30F0211F" w14:textId="77777777" w:rsidR="005203C2" w:rsidRPr="001B099B" w:rsidRDefault="005203C2" w:rsidP="005203C2">
            <w:pPr>
              <w:spacing w:after="0"/>
              <w:ind w:left="0"/>
              <w:jc w:val="center"/>
              <w:rPr>
                <w:rFonts w:ascii="Playfair Display" w:eastAsia="Times New Roman" w:hAnsi="Playfair Display" w:cs="Segoe UI"/>
                <w:b/>
                <w:bCs/>
                <w:color w:val="FFFFFF" w:themeColor="background1"/>
                <w:szCs w:val="18"/>
              </w:rPr>
            </w:pPr>
            <w:r w:rsidRPr="001B099B">
              <w:rPr>
                <w:rFonts w:ascii="Playfair Display" w:eastAsia="Times New Roman" w:hAnsi="Playfair Display" w:cs="Segoe UI"/>
                <w:b/>
                <w:bCs/>
                <w:color w:val="FFFFFF" w:themeColor="background1"/>
                <w:szCs w:val="18"/>
              </w:rPr>
              <w:t>Originator Code</w:t>
            </w:r>
          </w:p>
        </w:tc>
        <w:tc>
          <w:tcPr>
            <w:tcW w:w="327" w:type="dxa"/>
            <w:tcBorders>
              <w:top w:val="nil"/>
              <w:left w:val="single" w:sz="4" w:space="0" w:color="AE9142" w:themeColor="accent2"/>
              <w:bottom w:val="nil"/>
              <w:right w:val="single" w:sz="4" w:space="0" w:color="AE9142" w:themeColor="accent2"/>
            </w:tcBorders>
            <w:shd w:val="clear" w:color="auto" w:fill="auto"/>
            <w:vAlign w:val="center"/>
            <w:hideMark/>
          </w:tcPr>
          <w:p w14:paraId="07336853" w14:textId="77777777" w:rsidR="005203C2" w:rsidRPr="001B099B" w:rsidRDefault="005203C2" w:rsidP="005203C2">
            <w:pPr>
              <w:spacing w:after="0"/>
              <w:ind w:left="0"/>
              <w:jc w:val="center"/>
              <w:rPr>
                <w:rFonts w:ascii="Playfair Display" w:eastAsia="Times New Roman" w:hAnsi="Playfair Display" w:cs="Segoe UI"/>
                <w:b/>
                <w:bCs/>
                <w:color w:val="FFFFFF" w:themeColor="background1"/>
                <w:szCs w:val="18"/>
              </w:rPr>
            </w:pPr>
          </w:p>
        </w:tc>
        <w:tc>
          <w:tcPr>
            <w:tcW w:w="12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5A35E542" w14:textId="77777777" w:rsidR="005203C2" w:rsidRDefault="005203C2" w:rsidP="005203C2">
            <w:pPr>
              <w:shd w:val="clear" w:color="auto" w:fill="AE9142" w:themeFill="accent1"/>
              <w:spacing w:after="0"/>
              <w:ind w:left="0"/>
              <w:jc w:val="center"/>
              <w:rPr>
                <w:rFonts w:asciiTheme="majorHAnsi" w:eastAsia="Times New Roman" w:hAnsiTheme="majorHAnsi" w:cs="Segoe UI"/>
                <w:b/>
                <w:color w:val="FFFFFF" w:themeColor="background1"/>
                <w:szCs w:val="18"/>
                <w:shd w:val="clear" w:color="auto" w:fill="AE9142" w:themeFill="accent1"/>
              </w:rPr>
            </w:pPr>
            <w:r w:rsidRPr="001B099B">
              <w:rPr>
                <w:rFonts w:asciiTheme="majorHAnsi" w:eastAsia="Times New Roman" w:hAnsiTheme="majorHAnsi" w:cs="Segoe UI"/>
                <w:b/>
                <w:color w:val="FFFFFF" w:themeColor="background1"/>
                <w:szCs w:val="18"/>
                <w:shd w:val="clear" w:color="auto" w:fill="AE9142" w:themeFill="accent1"/>
              </w:rPr>
              <w:t>Discipline</w:t>
            </w:r>
            <w:r>
              <w:rPr>
                <w:rFonts w:asciiTheme="majorHAnsi" w:eastAsia="Times New Roman" w:hAnsiTheme="majorHAnsi" w:cs="Segoe UI"/>
                <w:b/>
                <w:color w:val="FFFFFF" w:themeColor="background1"/>
                <w:szCs w:val="18"/>
                <w:shd w:val="clear" w:color="auto" w:fill="AE9142" w:themeFill="accent1"/>
              </w:rPr>
              <w:t>/</w:t>
            </w:r>
          </w:p>
          <w:p w14:paraId="60A8FC27" w14:textId="77777777" w:rsidR="005203C2" w:rsidRPr="001B099B" w:rsidRDefault="005203C2" w:rsidP="005203C2">
            <w:pPr>
              <w:spacing w:after="0"/>
              <w:ind w:left="0"/>
              <w:jc w:val="center"/>
              <w:rPr>
                <w:rFonts w:ascii="Playfair Display" w:eastAsia="Times New Roman" w:hAnsi="Playfair Display" w:cs="Segoe UI"/>
                <w:b/>
                <w:bCs/>
                <w:color w:val="FFFFFF" w:themeColor="background1"/>
                <w:szCs w:val="18"/>
              </w:rPr>
            </w:pPr>
            <w:r>
              <w:rPr>
                <w:rFonts w:asciiTheme="majorHAnsi" w:eastAsia="Times New Roman" w:hAnsiTheme="majorHAnsi" w:cs="Segoe UI"/>
                <w:b/>
                <w:color w:val="FFFFFF" w:themeColor="background1"/>
                <w:szCs w:val="18"/>
                <w:shd w:val="clear" w:color="auto" w:fill="AE9142" w:themeFill="accent1"/>
              </w:rPr>
              <w:t xml:space="preserve">Role </w:t>
            </w:r>
            <w:r w:rsidRPr="001B099B">
              <w:rPr>
                <w:rFonts w:asciiTheme="majorHAnsi" w:eastAsia="Times New Roman" w:hAnsiTheme="majorHAnsi" w:cs="Segoe UI"/>
                <w:b/>
                <w:color w:val="FFFFFF" w:themeColor="background1"/>
                <w:szCs w:val="18"/>
              </w:rPr>
              <w:t>Code</w:t>
            </w:r>
          </w:p>
        </w:tc>
        <w:tc>
          <w:tcPr>
            <w:tcW w:w="327" w:type="dxa"/>
            <w:tcBorders>
              <w:top w:val="nil"/>
              <w:left w:val="single" w:sz="4" w:space="0" w:color="AE9142" w:themeColor="accent2"/>
              <w:bottom w:val="nil"/>
              <w:right w:val="single" w:sz="4" w:space="0" w:color="AE9142" w:themeColor="accent2"/>
            </w:tcBorders>
            <w:shd w:val="clear" w:color="auto" w:fill="auto"/>
            <w:vAlign w:val="center"/>
            <w:hideMark/>
          </w:tcPr>
          <w:p w14:paraId="4DDE4294" w14:textId="77777777" w:rsidR="005203C2" w:rsidRPr="001B099B" w:rsidRDefault="005203C2" w:rsidP="005203C2">
            <w:pPr>
              <w:spacing w:after="0"/>
              <w:ind w:left="0"/>
              <w:jc w:val="center"/>
              <w:rPr>
                <w:rFonts w:ascii="Playfair Display" w:eastAsia="Times New Roman" w:hAnsi="Playfair Display" w:cs="Segoe UI"/>
                <w:b/>
                <w:bCs/>
                <w:color w:val="FFFFFF" w:themeColor="background1"/>
                <w:szCs w:val="18"/>
              </w:rPr>
            </w:pPr>
          </w:p>
        </w:tc>
        <w:tc>
          <w:tcPr>
            <w:tcW w:w="110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62ACFC82" w14:textId="77777777" w:rsidR="005203C2" w:rsidRPr="001B099B" w:rsidRDefault="005203C2" w:rsidP="005203C2">
            <w:pPr>
              <w:spacing w:after="0"/>
              <w:ind w:left="0"/>
              <w:jc w:val="center"/>
              <w:rPr>
                <w:rFonts w:ascii="Playfair Display" w:eastAsia="Times New Roman" w:hAnsi="Playfair Display" w:cs="Segoe UI"/>
                <w:b/>
                <w:bCs/>
                <w:color w:val="FFFFFF" w:themeColor="background1"/>
                <w:szCs w:val="18"/>
              </w:rPr>
            </w:pPr>
            <w:r>
              <w:rPr>
                <w:rFonts w:ascii="Playfair Display" w:eastAsia="Times New Roman" w:hAnsi="Playfair Display" w:cs="Segoe UI"/>
                <w:b/>
                <w:bCs/>
                <w:color w:val="FFFFFF" w:themeColor="background1"/>
                <w:szCs w:val="18"/>
              </w:rPr>
              <w:t>Package Exchange Code</w:t>
            </w:r>
          </w:p>
        </w:tc>
        <w:tc>
          <w:tcPr>
            <w:tcW w:w="327" w:type="dxa"/>
            <w:tcBorders>
              <w:top w:val="nil"/>
              <w:left w:val="single" w:sz="4" w:space="0" w:color="AE9142" w:themeColor="accent2"/>
              <w:bottom w:val="nil"/>
              <w:right w:val="nil"/>
            </w:tcBorders>
            <w:shd w:val="clear" w:color="auto" w:fill="auto"/>
            <w:vAlign w:val="center"/>
            <w:hideMark/>
          </w:tcPr>
          <w:p w14:paraId="215FF1C7" w14:textId="77777777" w:rsidR="005203C2" w:rsidRPr="001B099B" w:rsidRDefault="005203C2" w:rsidP="005203C2">
            <w:pPr>
              <w:spacing w:after="0"/>
              <w:ind w:left="0"/>
              <w:jc w:val="center"/>
              <w:rPr>
                <w:rFonts w:ascii="Segoe UI" w:eastAsia="Times New Roman" w:hAnsi="Segoe UI" w:cs="Segoe UI"/>
                <w:color w:val="595753"/>
                <w:sz w:val="20"/>
              </w:rPr>
            </w:pPr>
          </w:p>
        </w:tc>
        <w:tc>
          <w:tcPr>
            <w:tcW w:w="9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tcPr>
          <w:p w14:paraId="78CB1E01" w14:textId="77777777" w:rsidR="005203C2" w:rsidRPr="001B099B" w:rsidRDefault="005203C2" w:rsidP="005203C2">
            <w:pPr>
              <w:spacing w:after="0"/>
              <w:ind w:left="0"/>
              <w:jc w:val="center"/>
              <w:rPr>
                <w:rFonts w:ascii="Segoe UI" w:eastAsia="Times New Roman" w:hAnsi="Segoe UI" w:cs="Segoe UI"/>
                <w:color w:val="595753"/>
                <w:sz w:val="20"/>
              </w:rPr>
            </w:pPr>
            <w:r>
              <w:rPr>
                <w:rFonts w:asciiTheme="majorHAnsi" w:eastAsia="Times New Roman" w:hAnsiTheme="majorHAnsi" w:cs="Segoe UI"/>
                <w:b/>
                <w:color w:val="FFFFFF" w:themeColor="background1"/>
                <w:szCs w:val="18"/>
              </w:rPr>
              <w:t>Volume Code</w:t>
            </w:r>
          </w:p>
        </w:tc>
        <w:tc>
          <w:tcPr>
            <w:tcW w:w="327" w:type="dxa"/>
            <w:tcBorders>
              <w:top w:val="nil"/>
              <w:left w:val="single" w:sz="4" w:space="0" w:color="AE9142" w:themeColor="accent2"/>
              <w:bottom w:val="nil"/>
              <w:right w:val="nil"/>
            </w:tcBorders>
          </w:tcPr>
          <w:p w14:paraId="234B0DD7" w14:textId="77777777" w:rsidR="005203C2" w:rsidRPr="001B099B" w:rsidRDefault="005203C2" w:rsidP="005203C2">
            <w:pPr>
              <w:spacing w:after="0"/>
              <w:ind w:left="0"/>
              <w:jc w:val="center"/>
              <w:rPr>
                <w:rFonts w:ascii="Segoe UI" w:eastAsia="Times New Roman" w:hAnsi="Segoe UI" w:cs="Segoe UI"/>
                <w:color w:val="595753"/>
                <w:sz w:val="20"/>
              </w:rPr>
            </w:pPr>
          </w:p>
        </w:tc>
        <w:tc>
          <w:tcPr>
            <w:tcW w:w="110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tcPr>
          <w:p w14:paraId="115EC627" w14:textId="77777777" w:rsidR="005203C2" w:rsidRDefault="005203C2" w:rsidP="005203C2">
            <w:pPr>
              <w:spacing w:after="0"/>
              <w:ind w:left="0"/>
              <w:jc w:val="center"/>
              <w:rPr>
                <w:rFonts w:asciiTheme="majorHAnsi" w:eastAsia="Times New Roman" w:hAnsiTheme="majorHAnsi" w:cs="Segoe UI"/>
                <w:b/>
                <w:color w:val="FFFFFF" w:themeColor="background1"/>
                <w:szCs w:val="18"/>
              </w:rPr>
            </w:pPr>
            <w:r>
              <w:rPr>
                <w:rFonts w:asciiTheme="majorHAnsi" w:eastAsia="Times New Roman" w:hAnsiTheme="majorHAnsi" w:cs="Segoe UI"/>
                <w:b/>
                <w:color w:val="FFFFFF" w:themeColor="background1"/>
                <w:szCs w:val="18"/>
              </w:rPr>
              <w:t xml:space="preserve">Sequence </w:t>
            </w:r>
            <w:r w:rsidRPr="001B099B">
              <w:rPr>
                <w:rFonts w:asciiTheme="majorHAnsi" w:eastAsia="Times New Roman" w:hAnsiTheme="majorHAnsi" w:cs="Segoe UI"/>
                <w:b/>
                <w:color w:val="FFFFFF" w:themeColor="background1"/>
                <w:szCs w:val="18"/>
              </w:rPr>
              <w:t>Number</w:t>
            </w:r>
          </w:p>
        </w:tc>
      </w:tr>
      <w:tr w:rsidR="005203C2" w:rsidRPr="00D048A6" w14:paraId="26229BA5" w14:textId="77777777" w:rsidTr="005203C2">
        <w:trPr>
          <w:trHeight w:val="396"/>
          <w:jc w:val="center"/>
        </w:trPr>
        <w:tc>
          <w:tcPr>
            <w:tcW w:w="12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080A15E2" w14:textId="462B62D1" w:rsidR="005203C2" w:rsidRPr="00D048A6" w:rsidRDefault="005203C2" w:rsidP="005203C2">
            <w:pPr>
              <w:spacing w:after="0"/>
              <w:ind w:left="0"/>
              <w:jc w:val="center"/>
              <w:rPr>
                <w:rFonts w:eastAsia="Times New Roman" w:cs="Segoe UI"/>
                <w:color w:val="595753"/>
                <w:szCs w:val="18"/>
              </w:rPr>
            </w:pPr>
            <w:r w:rsidRPr="00D048A6">
              <w:rPr>
                <w:rFonts w:eastAsia="Times New Roman" w:cs="Segoe UI"/>
                <w:color w:val="595753"/>
                <w:szCs w:val="18"/>
              </w:rPr>
              <w:t>R08HE1</w:t>
            </w:r>
          </w:p>
        </w:tc>
        <w:tc>
          <w:tcPr>
            <w:tcW w:w="326" w:type="dxa"/>
            <w:tcBorders>
              <w:left w:val="single" w:sz="4" w:space="0" w:color="AE9142" w:themeColor="accent2"/>
              <w:right w:val="single" w:sz="4" w:space="0" w:color="AE9142" w:themeColor="accent2"/>
            </w:tcBorders>
            <w:shd w:val="clear" w:color="auto" w:fill="auto"/>
            <w:vAlign w:val="center"/>
          </w:tcPr>
          <w:p w14:paraId="05F6356E" w14:textId="77777777" w:rsidR="005203C2" w:rsidRPr="00D048A6" w:rsidRDefault="005203C2" w:rsidP="005203C2">
            <w:pPr>
              <w:spacing w:after="0"/>
              <w:ind w:left="0"/>
              <w:jc w:val="center"/>
              <w:rPr>
                <w:rFonts w:eastAsia="Times New Roman" w:cs="Segoe UI"/>
                <w:color w:val="595753"/>
                <w:szCs w:val="18"/>
              </w:rPr>
            </w:pPr>
            <w:r w:rsidRPr="00D048A6">
              <w:rPr>
                <w:rFonts w:eastAsia="Times New Roman" w:cs="Segoe UI"/>
                <w:color w:val="595753"/>
                <w:szCs w:val="18"/>
              </w:rPr>
              <w:t>-</w:t>
            </w:r>
          </w:p>
        </w:tc>
        <w:tc>
          <w:tcPr>
            <w:tcW w:w="12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516C6486" w14:textId="77777777" w:rsidR="005203C2" w:rsidRPr="00D048A6" w:rsidRDefault="005203C2" w:rsidP="005203C2">
            <w:pPr>
              <w:spacing w:after="0"/>
              <w:ind w:left="0"/>
              <w:jc w:val="center"/>
              <w:rPr>
                <w:rFonts w:eastAsia="Times New Roman" w:cs="Segoe UI"/>
                <w:color w:val="595753"/>
                <w:szCs w:val="18"/>
              </w:rPr>
            </w:pPr>
            <w:r w:rsidRPr="00D048A6">
              <w:rPr>
                <w:rFonts w:eastAsia="Times New Roman" w:cs="Segoe UI"/>
                <w:color w:val="595753"/>
                <w:szCs w:val="18"/>
              </w:rPr>
              <w:t>FOS</w:t>
            </w:r>
          </w:p>
        </w:tc>
        <w:tc>
          <w:tcPr>
            <w:tcW w:w="327" w:type="dxa"/>
            <w:tcBorders>
              <w:top w:val="nil"/>
              <w:left w:val="single" w:sz="4" w:space="0" w:color="AE9142" w:themeColor="accent2"/>
              <w:bottom w:val="nil"/>
              <w:right w:val="single" w:sz="4" w:space="0" w:color="AE9142" w:themeColor="accent2"/>
            </w:tcBorders>
            <w:shd w:val="clear" w:color="auto" w:fill="auto"/>
            <w:vAlign w:val="center"/>
            <w:hideMark/>
          </w:tcPr>
          <w:p w14:paraId="46593EEC" w14:textId="77777777" w:rsidR="005203C2" w:rsidRPr="00D048A6" w:rsidRDefault="005203C2" w:rsidP="005203C2">
            <w:pPr>
              <w:spacing w:after="0"/>
              <w:ind w:left="0"/>
              <w:jc w:val="center"/>
              <w:rPr>
                <w:rFonts w:eastAsia="Times New Roman" w:cs="Segoe UI"/>
                <w:color w:val="595753"/>
                <w:szCs w:val="18"/>
              </w:rPr>
            </w:pPr>
            <w:r w:rsidRPr="00D048A6">
              <w:rPr>
                <w:rFonts w:eastAsia="Times New Roman" w:cs="Segoe UI"/>
                <w:color w:val="595753"/>
                <w:szCs w:val="18"/>
              </w:rPr>
              <w:t>-</w:t>
            </w:r>
          </w:p>
        </w:tc>
        <w:tc>
          <w:tcPr>
            <w:tcW w:w="12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68CFC032" w14:textId="77777777" w:rsidR="005203C2" w:rsidRPr="00D048A6" w:rsidRDefault="005203C2" w:rsidP="005203C2">
            <w:pPr>
              <w:spacing w:after="0"/>
              <w:ind w:left="0"/>
              <w:jc w:val="center"/>
              <w:rPr>
                <w:rFonts w:eastAsia="Times New Roman" w:cs="Segoe UI"/>
                <w:color w:val="595753"/>
                <w:szCs w:val="18"/>
              </w:rPr>
            </w:pPr>
            <w:r w:rsidRPr="00D048A6">
              <w:rPr>
                <w:rFonts w:eastAsia="Times New Roman" w:cs="Segoe UI"/>
                <w:color w:val="595753"/>
                <w:szCs w:val="18"/>
              </w:rPr>
              <w:t>AR</w:t>
            </w:r>
          </w:p>
        </w:tc>
        <w:tc>
          <w:tcPr>
            <w:tcW w:w="327" w:type="dxa"/>
            <w:tcBorders>
              <w:top w:val="nil"/>
              <w:left w:val="single" w:sz="4" w:space="0" w:color="AE9142" w:themeColor="accent2"/>
              <w:bottom w:val="nil"/>
              <w:right w:val="single" w:sz="4" w:space="0" w:color="AE9142" w:themeColor="accent2"/>
            </w:tcBorders>
            <w:shd w:val="clear" w:color="auto" w:fill="auto"/>
            <w:vAlign w:val="center"/>
            <w:hideMark/>
          </w:tcPr>
          <w:p w14:paraId="050D1D8D" w14:textId="77777777" w:rsidR="005203C2" w:rsidRPr="00D048A6" w:rsidRDefault="005203C2" w:rsidP="005203C2">
            <w:pPr>
              <w:spacing w:after="0"/>
              <w:ind w:left="0"/>
              <w:jc w:val="center"/>
              <w:rPr>
                <w:rFonts w:eastAsia="Times New Roman" w:cs="Segoe UI"/>
                <w:color w:val="595753"/>
                <w:szCs w:val="18"/>
              </w:rPr>
            </w:pPr>
            <w:r w:rsidRPr="00D048A6">
              <w:rPr>
                <w:rFonts w:eastAsia="Times New Roman" w:cs="Segoe UI"/>
                <w:color w:val="595753"/>
                <w:szCs w:val="18"/>
              </w:rPr>
              <w:t>-</w:t>
            </w:r>
          </w:p>
        </w:tc>
        <w:tc>
          <w:tcPr>
            <w:tcW w:w="110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63336677" w14:textId="77777777" w:rsidR="005203C2" w:rsidRPr="00D048A6" w:rsidRDefault="005203C2" w:rsidP="005203C2">
            <w:pPr>
              <w:spacing w:after="0"/>
              <w:ind w:left="0"/>
              <w:jc w:val="center"/>
              <w:rPr>
                <w:rFonts w:eastAsia="Times New Roman" w:cs="Segoe UI"/>
                <w:color w:val="595753"/>
                <w:szCs w:val="18"/>
              </w:rPr>
            </w:pPr>
            <w:r w:rsidRPr="00D048A6">
              <w:rPr>
                <w:rFonts w:eastAsia="Times New Roman" w:cs="Segoe UI"/>
                <w:color w:val="595753"/>
                <w:szCs w:val="18"/>
              </w:rPr>
              <w:t>S0</w:t>
            </w:r>
          </w:p>
        </w:tc>
        <w:tc>
          <w:tcPr>
            <w:tcW w:w="327" w:type="dxa"/>
            <w:tcBorders>
              <w:top w:val="nil"/>
              <w:left w:val="single" w:sz="4" w:space="0" w:color="AE9142" w:themeColor="accent2"/>
              <w:bottom w:val="nil"/>
              <w:right w:val="nil"/>
            </w:tcBorders>
            <w:shd w:val="clear" w:color="auto" w:fill="auto"/>
            <w:vAlign w:val="center"/>
            <w:hideMark/>
          </w:tcPr>
          <w:p w14:paraId="45EEBE91" w14:textId="77777777" w:rsidR="005203C2" w:rsidRPr="00D048A6" w:rsidRDefault="005203C2" w:rsidP="005203C2">
            <w:pPr>
              <w:spacing w:after="0"/>
              <w:ind w:left="0"/>
              <w:jc w:val="center"/>
              <w:rPr>
                <w:rFonts w:eastAsia="Times New Roman" w:cs="Segoe UI"/>
                <w:color w:val="595753"/>
                <w:szCs w:val="18"/>
              </w:rPr>
            </w:pPr>
            <w:r w:rsidRPr="00D048A6">
              <w:rPr>
                <w:rFonts w:eastAsia="Times New Roman" w:cs="Segoe UI"/>
                <w:color w:val="595753"/>
                <w:szCs w:val="18"/>
              </w:rPr>
              <w:t>-</w:t>
            </w:r>
          </w:p>
        </w:tc>
        <w:tc>
          <w:tcPr>
            <w:tcW w:w="9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7311AA9F" w14:textId="77777777" w:rsidR="005203C2" w:rsidRPr="00D048A6" w:rsidRDefault="005203C2" w:rsidP="005203C2">
            <w:pPr>
              <w:spacing w:after="0"/>
              <w:ind w:left="0"/>
              <w:jc w:val="center"/>
              <w:rPr>
                <w:rFonts w:eastAsia="Times New Roman" w:cs="Segoe UI"/>
                <w:color w:val="595753"/>
                <w:szCs w:val="18"/>
              </w:rPr>
            </w:pPr>
            <w:r w:rsidRPr="00D048A6">
              <w:rPr>
                <w:rFonts w:eastAsia="Times New Roman" w:cs="Segoe UI"/>
                <w:color w:val="595753"/>
                <w:szCs w:val="18"/>
              </w:rPr>
              <w:t>00</w:t>
            </w:r>
          </w:p>
        </w:tc>
        <w:tc>
          <w:tcPr>
            <w:tcW w:w="327" w:type="dxa"/>
            <w:tcBorders>
              <w:top w:val="nil"/>
              <w:left w:val="single" w:sz="4" w:space="0" w:color="AE9142" w:themeColor="accent2"/>
              <w:bottom w:val="nil"/>
              <w:right w:val="nil"/>
            </w:tcBorders>
            <w:vAlign w:val="center"/>
          </w:tcPr>
          <w:p w14:paraId="07CB8FD3" w14:textId="77777777" w:rsidR="005203C2" w:rsidRPr="00D048A6" w:rsidRDefault="005203C2" w:rsidP="005203C2">
            <w:pPr>
              <w:spacing w:after="0"/>
              <w:ind w:left="0"/>
              <w:jc w:val="center"/>
              <w:rPr>
                <w:rFonts w:eastAsia="Times New Roman" w:cs="Segoe UI"/>
                <w:color w:val="595753"/>
                <w:szCs w:val="18"/>
              </w:rPr>
            </w:pPr>
            <w:r w:rsidRPr="00D048A6">
              <w:rPr>
                <w:rFonts w:eastAsia="Times New Roman" w:cs="Segoe UI"/>
                <w:color w:val="595753"/>
                <w:szCs w:val="18"/>
              </w:rPr>
              <w:t>-</w:t>
            </w:r>
          </w:p>
        </w:tc>
        <w:tc>
          <w:tcPr>
            <w:tcW w:w="110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27594115" w14:textId="77777777" w:rsidR="005203C2" w:rsidRPr="00D048A6" w:rsidRDefault="005203C2" w:rsidP="005203C2">
            <w:pPr>
              <w:spacing w:after="0"/>
              <w:ind w:left="0"/>
              <w:jc w:val="center"/>
              <w:rPr>
                <w:rFonts w:eastAsia="Times New Roman" w:cs="Segoe UI"/>
                <w:color w:val="595753"/>
                <w:szCs w:val="18"/>
              </w:rPr>
            </w:pPr>
            <w:r w:rsidRPr="00D048A6">
              <w:rPr>
                <w:rFonts w:eastAsia="Times New Roman" w:cs="Segoe UI"/>
                <w:color w:val="595753"/>
                <w:szCs w:val="18"/>
              </w:rPr>
              <w:t>0001</w:t>
            </w:r>
          </w:p>
        </w:tc>
      </w:tr>
    </w:tbl>
    <w:p w14:paraId="18B9DAB1" w14:textId="77777777" w:rsidR="005203C2" w:rsidRDefault="005203C2" w:rsidP="005203C2">
      <w:pPr>
        <w:spacing w:line="264" w:lineRule="auto"/>
        <w:ind w:left="0" w:firstLine="576"/>
        <w:jc w:val="left"/>
        <w:rPr>
          <w:b/>
        </w:rPr>
      </w:pPr>
    </w:p>
    <w:p w14:paraId="2D07724C" w14:textId="77777777" w:rsidR="005203C2" w:rsidRDefault="005203C2" w:rsidP="005203C2">
      <w:pPr>
        <w:spacing w:line="264" w:lineRule="auto"/>
        <w:ind w:left="0" w:firstLine="576"/>
        <w:jc w:val="left"/>
        <w:rPr>
          <w:b/>
        </w:rPr>
      </w:pPr>
      <w:r>
        <w:rPr>
          <w:b/>
        </w:rPr>
        <w:t>Program &amp; Project Code</w:t>
      </w:r>
    </w:p>
    <w:p w14:paraId="11B897B7" w14:textId="77777777" w:rsidR="005203C2" w:rsidRDefault="005203C2" w:rsidP="005203C2">
      <w:r w:rsidRPr="007A45BD">
        <w:rPr>
          <w:rFonts w:hint="eastAsia"/>
        </w:rPr>
        <w:t>T</w:t>
      </w:r>
      <w:r w:rsidRPr="007A45BD">
        <w:t xml:space="preserve">his is a </w:t>
      </w:r>
      <w:r>
        <w:t>six-character indicating the Program Code and the Project Code.</w:t>
      </w:r>
    </w:p>
    <w:bookmarkEnd w:id="210"/>
    <w:p w14:paraId="7627BC6E" w14:textId="77777777" w:rsidR="004A4227" w:rsidRDefault="004A4227" w:rsidP="004A4227">
      <w:pPr>
        <w:spacing w:line="264" w:lineRule="auto"/>
        <w:ind w:left="0" w:firstLine="576"/>
        <w:jc w:val="left"/>
        <w:rPr>
          <w:b/>
        </w:rPr>
      </w:pPr>
    </w:p>
    <w:p w14:paraId="6D74AFBC" w14:textId="77777777" w:rsidR="004A4227" w:rsidRPr="000C02D2" w:rsidRDefault="004A4227" w:rsidP="004A4227">
      <w:pPr>
        <w:spacing w:line="264" w:lineRule="auto"/>
        <w:ind w:left="0" w:firstLine="576"/>
        <w:jc w:val="left"/>
        <w:rPr>
          <w:b/>
        </w:rPr>
      </w:pPr>
      <w:r w:rsidRPr="000C02D2">
        <w:rPr>
          <w:b/>
        </w:rPr>
        <w:t xml:space="preserve">Originator </w:t>
      </w:r>
      <w:r>
        <w:rPr>
          <w:b/>
        </w:rPr>
        <w:t>Code</w:t>
      </w:r>
    </w:p>
    <w:p w14:paraId="3086AF2B" w14:textId="77777777" w:rsidR="004A4227" w:rsidRDefault="004A4227" w:rsidP="004A4227">
      <w:r>
        <w:t xml:space="preserve">An alphabetic code that represents the company responsible for that aspect of the work. The codes must represent the company name, and not the discipline – see sub-topic </w:t>
      </w:r>
      <w:r w:rsidRPr="003D2CDA">
        <w:rPr>
          <w:i/>
          <w:iCs/>
        </w:rPr>
        <w:fldChar w:fldCharType="begin"/>
      </w:r>
      <w:r w:rsidRPr="003D2CDA">
        <w:rPr>
          <w:rFonts w:hint="eastAsia"/>
          <w:i/>
          <w:iCs/>
        </w:rPr>
        <w:instrText xml:space="preserve"> REF _Ref58454387 \r \h </w:instrText>
      </w:r>
      <w:r>
        <w:rPr>
          <w:i/>
          <w:iCs/>
        </w:rPr>
        <w:instrText xml:space="preserve"> \* MERGEFORMAT </w:instrText>
      </w:r>
      <w:r w:rsidRPr="003D2CDA">
        <w:rPr>
          <w:i/>
          <w:iCs/>
        </w:rPr>
      </w:r>
      <w:r w:rsidRPr="003D2CDA">
        <w:rPr>
          <w:i/>
          <w:iCs/>
        </w:rPr>
        <w:fldChar w:fldCharType="separate"/>
      </w:r>
      <w:r w:rsidRPr="003D2CDA">
        <w:rPr>
          <w:rFonts w:hint="eastAsia"/>
          <w:i/>
          <w:iCs/>
        </w:rPr>
        <w:t>6.5</w:t>
      </w:r>
      <w:r w:rsidRPr="003D2CDA">
        <w:rPr>
          <w:i/>
          <w:iCs/>
        </w:rPr>
        <w:fldChar w:fldCharType="end"/>
      </w:r>
      <w:r w:rsidRPr="003D2CDA">
        <w:rPr>
          <w:rFonts w:hint="eastAsia"/>
          <w:i/>
          <w:iCs/>
        </w:rPr>
        <w:t xml:space="preserve"> </w:t>
      </w:r>
      <w:r w:rsidRPr="003D2CDA">
        <w:rPr>
          <w:i/>
          <w:iCs/>
        </w:rPr>
        <w:fldChar w:fldCharType="begin"/>
      </w:r>
      <w:r w:rsidRPr="003D2CDA">
        <w:rPr>
          <w:rFonts w:hint="eastAsia"/>
          <w:i/>
          <w:iCs/>
        </w:rPr>
        <w:instrText xml:space="preserve"> REF _Ref58454391 \h </w:instrText>
      </w:r>
      <w:r>
        <w:rPr>
          <w:i/>
          <w:iCs/>
        </w:rPr>
        <w:instrText xml:space="preserve"> \* MERGEFORMAT </w:instrText>
      </w:r>
      <w:r w:rsidRPr="003D2CDA">
        <w:rPr>
          <w:i/>
          <w:iCs/>
        </w:rPr>
      </w:r>
      <w:r w:rsidRPr="003D2CDA">
        <w:rPr>
          <w:i/>
          <w:iCs/>
        </w:rPr>
        <w:fldChar w:fldCharType="separate"/>
      </w:r>
      <w:r w:rsidRPr="003D2CDA">
        <w:rPr>
          <w:rFonts w:hint="eastAsia"/>
          <w:i/>
          <w:iCs/>
        </w:rPr>
        <w:t>File Naming Conventions</w:t>
      </w:r>
      <w:r w:rsidRPr="003D2CDA">
        <w:rPr>
          <w:i/>
          <w:iCs/>
        </w:rPr>
        <w:fldChar w:fldCharType="end"/>
      </w:r>
      <w:r>
        <w:t>.</w:t>
      </w:r>
    </w:p>
    <w:p w14:paraId="70928A32" w14:textId="77777777" w:rsidR="004A4227" w:rsidRDefault="004A4227" w:rsidP="004A4227">
      <w:pPr>
        <w:rPr>
          <w:b/>
        </w:rPr>
      </w:pPr>
    </w:p>
    <w:p w14:paraId="40CCA024" w14:textId="77777777" w:rsidR="004A4227" w:rsidRPr="00FC114D" w:rsidRDefault="004A4227" w:rsidP="004A4227">
      <w:pPr>
        <w:rPr>
          <w:b/>
        </w:rPr>
      </w:pPr>
      <w:r>
        <w:rPr>
          <w:b/>
        </w:rPr>
        <w:t>Discipline / Role</w:t>
      </w:r>
    </w:p>
    <w:p w14:paraId="05286836" w14:textId="77777777" w:rsidR="004A4227" w:rsidRDefault="004A4227" w:rsidP="004A4227">
      <w:r>
        <w:t xml:space="preserve">This a two-character indicating the discipline. Refer to </w:t>
      </w:r>
      <w:r w:rsidRPr="00F11BC9">
        <w:t xml:space="preserve">the </w:t>
      </w:r>
      <w:r>
        <w:t>Red Sea Naming Convention displayed in the PMIS Manual.</w:t>
      </w:r>
    </w:p>
    <w:p w14:paraId="7A329F01" w14:textId="77777777" w:rsidR="004A4227" w:rsidRDefault="004A4227" w:rsidP="004A4227"/>
    <w:p w14:paraId="030ADCD5" w14:textId="77777777" w:rsidR="004A4227" w:rsidRPr="00624829" w:rsidRDefault="004A4227" w:rsidP="004A4227">
      <w:pPr>
        <w:rPr>
          <w:b/>
        </w:rPr>
      </w:pPr>
      <w:r w:rsidRPr="00624829">
        <w:rPr>
          <w:b/>
        </w:rPr>
        <w:t>Package Exchange Code</w:t>
      </w:r>
    </w:p>
    <w:p w14:paraId="0009CF8D" w14:textId="77777777" w:rsidR="00157B18" w:rsidRPr="00624829" w:rsidRDefault="00157B18" w:rsidP="00157B18">
      <w:r w:rsidRPr="00624829">
        <w:rPr>
          <w:rFonts w:hint="eastAsia"/>
        </w:rPr>
        <w:t>The Package Exchange Code utilize the ISO 19650 Suitability Code (extracted from BS1192:2007+A2:2016), to define the status of the shared documents and Models between stakeholders.</w:t>
      </w:r>
    </w:p>
    <w:tbl>
      <w:tblPr>
        <w:tblStyle w:val="GridTable441"/>
        <w:tblW w:w="9540" w:type="dxa"/>
        <w:tblInd w:w="625" w:type="dxa"/>
        <w:tblLayout w:type="fixed"/>
        <w:tblLook w:val="04A0" w:firstRow="1" w:lastRow="0" w:firstColumn="1" w:lastColumn="0" w:noHBand="0" w:noVBand="1"/>
      </w:tblPr>
      <w:tblGrid>
        <w:gridCol w:w="1742"/>
        <w:gridCol w:w="2844"/>
        <w:gridCol w:w="1453"/>
        <w:gridCol w:w="1167"/>
        <w:gridCol w:w="1167"/>
        <w:gridCol w:w="1167"/>
      </w:tblGrid>
      <w:tr w:rsidR="00157B18" w:rsidRPr="00624829" w14:paraId="60D27AF8" w14:textId="77777777" w:rsidTr="00AF37F3">
        <w:trPr>
          <w:cnfStyle w:val="100000000000" w:firstRow="1" w:lastRow="0" w:firstColumn="0" w:lastColumn="0" w:oddVBand="0" w:evenVBand="0" w:oddHBand="0" w:evenHBand="0" w:firstRowFirstColumn="0" w:firstRowLastColumn="0" w:lastRowFirstColumn="0" w:lastRowLastColumn="0"/>
          <w:trHeight w:val="55"/>
          <w:tblHeader/>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vAlign w:val="center"/>
          </w:tcPr>
          <w:p w14:paraId="136BF9D7" w14:textId="77777777" w:rsidR="00157B18" w:rsidRPr="00624829" w:rsidRDefault="00157B18" w:rsidP="00D33669">
            <w:pPr>
              <w:ind w:left="0"/>
              <w:jc w:val="left"/>
            </w:pPr>
            <w:r w:rsidRPr="00624829">
              <w:rPr>
                <w:rFonts w:cstheme="minorHAnsi" w:hint="eastAsia"/>
              </w:rPr>
              <w:t>Code</w:t>
            </w:r>
          </w:p>
        </w:tc>
        <w:tc>
          <w:tcPr>
            <w:tcW w:w="2844" w:type="dxa"/>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vAlign w:val="center"/>
          </w:tcPr>
          <w:p w14:paraId="305C67A1" w14:textId="77777777" w:rsidR="00157B18" w:rsidRPr="00624829" w:rsidRDefault="00157B18" w:rsidP="00D33669">
            <w:pPr>
              <w:ind w:left="0"/>
              <w:jc w:val="left"/>
              <w:cnfStyle w:val="100000000000" w:firstRow="1" w:lastRow="0" w:firstColumn="0" w:lastColumn="0" w:oddVBand="0" w:evenVBand="0" w:oddHBand="0" w:evenHBand="0" w:firstRowFirstColumn="0" w:firstRowLastColumn="0" w:lastRowFirstColumn="0" w:lastRowLastColumn="0"/>
              <w:rPr>
                <w:rFonts w:cstheme="minorHAnsi"/>
              </w:rPr>
            </w:pPr>
            <w:r w:rsidRPr="00624829">
              <w:rPr>
                <w:rFonts w:cstheme="minorHAnsi" w:hint="eastAsia"/>
              </w:rPr>
              <w:t>Description</w:t>
            </w:r>
          </w:p>
        </w:tc>
        <w:tc>
          <w:tcPr>
            <w:tcW w:w="1453" w:type="dxa"/>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vAlign w:val="center"/>
          </w:tcPr>
          <w:p w14:paraId="6400474C" w14:textId="77777777" w:rsidR="00157B18" w:rsidRPr="00624829" w:rsidRDefault="00157B18" w:rsidP="00D33669">
            <w:pPr>
              <w:ind w:left="0"/>
              <w:jc w:val="left"/>
              <w:cnfStyle w:val="100000000000" w:firstRow="1" w:lastRow="0" w:firstColumn="0" w:lastColumn="0" w:oddVBand="0" w:evenVBand="0" w:oddHBand="0" w:evenHBand="0" w:firstRowFirstColumn="0" w:firstRowLastColumn="0" w:lastRowFirstColumn="0" w:lastRowLastColumn="0"/>
              <w:rPr>
                <w:rFonts w:cstheme="minorHAnsi"/>
              </w:rPr>
            </w:pPr>
            <w:r w:rsidRPr="00624829">
              <w:rPr>
                <w:rFonts w:cstheme="minorHAnsi" w:hint="eastAsia"/>
              </w:rPr>
              <w:t>Revision</w:t>
            </w:r>
          </w:p>
        </w:tc>
        <w:tc>
          <w:tcPr>
            <w:tcW w:w="1167" w:type="dxa"/>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vAlign w:val="center"/>
          </w:tcPr>
          <w:p w14:paraId="79BC24FE" w14:textId="77777777" w:rsidR="00157B18" w:rsidRPr="00624829" w:rsidRDefault="00157B18" w:rsidP="00D33669">
            <w:pPr>
              <w:ind w:left="0"/>
              <w:jc w:val="left"/>
              <w:cnfStyle w:val="100000000000" w:firstRow="1" w:lastRow="0" w:firstColumn="0" w:lastColumn="0" w:oddVBand="0" w:evenVBand="0" w:oddHBand="0" w:evenHBand="0" w:firstRowFirstColumn="0" w:firstRowLastColumn="0" w:lastRowFirstColumn="0" w:lastRowLastColumn="0"/>
              <w:rPr>
                <w:rFonts w:cstheme="minorHAnsi"/>
              </w:rPr>
            </w:pPr>
            <w:r w:rsidRPr="00624829">
              <w:rPr>
                <w:rFonts w:cstheme="minorHAnsi" w:hint="eastAsia"/>
              </w:rPr>
              <w:t>Graphical data</w:t>
            </w:r>
          </w:p>
        </w:tc>
        <w:tc>
          <w:tcPr>
            <w:tcW w:w="1167" w:type="dxa"/>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vAlign w:val="center"/>
          </w:tcPr>
          <w:p w14:paraId="41E4242D" w14:textId="77777777" w:rsidR="00157B18" w:rsidRPr="00624829" w:rsidRDefault="00157B18" w:rsidP="00D33669">
            <w:pPr>
              <w:ind w:left="0"/>
              <w:jc w:val="left"/>
              <w:cnfStyle w:val="100000000000" w:firstRow="1" w:lastRow="0" w:firstColumn="0" w:lastColumn="0" w:oddVBand="0" w:evenVBand="0" w:oddHBand="0" w:evenHBand="0" w:firstRowFirstColumn="0" w:firstRowLastColumn="0" w:lastRowFirstColumn="0" w:lastRowLastColumn="0"/>
              <w:rPr>
                <w:rFonts w:cstheme="minorHAnsi"/>
              </w:rPr>
            </w:pPr>
            <w:r w:rsidRPr="00624829">
              <w:rPr>
                <w:rFonts w:cstheme="minorHAnsi" w:hint="eastAsia"/>
              </w:rPr>
              <w:t>Non-Graphical data</w:t>
            </w:r>
          </w:p>
        </w:tc>
        <w:tc>
          <w:tcPr>
            <w:tcW w:w="1167" w:type="dxa"/>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vAlign w:val="center"/>
          </w:tcPr>
          <w:p w14:paraId="684CAE95" w14:textId="77777777" w:rsidR="00157B18" w:rsidRPr="00624829" w:rsidRDefault="00157B18" w:rsidP="00D33669">
            <w:pPr>
              <w:ind w:left="0"/>
              <w:jc w:val="left"/>
              <w:cnfStyle w:val="100000000000" w:firstRow="1" w:lastRow="0" w:firstColumn="0" w:lastColumn="0" w:oddVBand="0" w:evenVBand="0" w:oddHBand="0" w:evenHBand="0" w:firstRowFirstColumn="0" w:firstRowLastColumn="0" w:lastRowFirstColumn="0" w:lastRowLastColumn="0"/>
              <w:rPr>
                <w:rFonts w:cstheme="minorHAnsi"/>
              </w:rPr>
            </w:pPr>
            <w:r w:rsidRPr="00624829">
              <w:rPr>
                <w:rFonts w:cstheme="minorHAnsi" w:hint="eastAsia"/>
              </w:rPr>
              <w:t>Documents</w:t>
            </w:r>
          </w:p>
        </w:tc>
      </w:tr>
      <w:tr w:rsidR="00157B18" w:rsidRPr="00624829" w14:paraId="5B4C1F06" w14:textId="77777777" w:rsidTr="00AF37F3">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9540" w:type="dxa"/>
            <w:gridSpan w:val="6"/>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05C46B11" w14:textId="77777777" w:rsidR="00157B18" w:rsidRPr="00624829" w:rsidRDefault="00157B18" w:rsidP="00D33669">
            <w:pPr>
              <w:ind w:left="0"/>
              <w:jc w:val="left"/>
              <w:rPr>
                <w:rFonts w:cstheme="minorHAnsi"/>
              </w:rPr>
            </w:pPr>
            <w:r w:rsidRPr="00624829">
              <w:rPr>
                <w:rFonts w:cstheme="minorHAnsi" w:hint="eastAsia"/>
              </w:rPr>
              <w:t>Work in Progress</w:t>
            </w:r>
          </w:p>
        </w:tc>
      </w:tr>
      <w:tr w:rsidR="00157B18" w:rsidRPr="00624829" w14:paraId="134205E1" w14:textId="77777777" w:rsidTr="00AF37F3">
        <w:trPr>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24F1DB2" w14:textId="77777777" w:rsidR="00157B18" w:rsidRPr="00624829" w:rsidRDefault="00157B18" w:rsidP="00D33669">
            <w:pPr>
              <w:pStyle w:val="Revision"/>
              <w:rPr>
                <w:b w:val="0"/>
                <w:bCs w:val="0"/>
                <w:iCs/>
                <w:szCs w:val="18"/>
              </w:rPr>
            </w:pPr>
            <w:r w:rsidRPr="00624829">
              <w:rPr>
                <w:rFonts w:hint="eastAsia"/>
                <w:iCs/>
                <w:szCs w:val="18"/>
              </w:rPr>
              <w:t>S0</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032FA74" w14:textId="77777777" w:rsidR="00157B18" w:rsidRPr="00624829" w:rsidRDefault="00157B18" w:rsidP="00D33669">
            <w:pPr>
              <w:pStyle w:val="Revision"/>
              <w:cnfStyle w:val="000000000000" w:firstRow="0" w:lastRow="0" w:firstColumn="0" w:lastColumn="0" w:oddVBand="0" w:evenVBand="0" w:oddHBand="0" w:evenHBand="0" w:firstRowFirstColumn="0" w:firstRowLastColumn="0" w:lastRowFirstColumn="0" w:lastRowLastColumn="0"/>
              <w:rPr>
                <w:iCs/>
                <w:szCs w:val="18"/>
              </w:rPr>
            </w:pPr>
            <w:r w:rsidRPr="00624829">
              <w:rPr>
                <w:rFonts w:hint="eastAsia"/>
                <w:iCs/>
                <w:szCs w:val="18"/>
              </w:rPr>
              <w:t>work in progress</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EBEDDE0" w14:textId="77777777" w:rsidR="00157B18" w:rsidRPr="00624829" w:rsidRDefault="00157B18" w:rsidP="00D33669">
            <w:pPr>
              <w:pStyle w:val="Revision"/>
              <w:cnfStyle w:val="000000000000" w:firstRow="0" w:lastRow="0" w:firstColumn="0" w:lastColumn="0" w:oddVBand="0" w:evenVBand="0" w:oddHBand="0" w:evenHBand="0" w:firstRowFirstColumn="0" w:firstRowLastColumn="0" w:lastRowFirstColumn="0" w:lastRowLastColumn="0"/>
              <w:rPr>
                <w:iCs/>
                <w:szCs w:val="18"/>
              </w:rPr>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B52BAE2" w14:textId="77777777" w:rsidR="00157B18" w:rsidRPr="00624829" w:rsidRDefault="00157B18" w:rsidP="00D33669">
            <w:pPr>
              <w:pStyle w:val="Revision"/>
              <w:jc w:val="center"/>
              <w:cnfStyle w:val="000000000000" w:firstRow="0" w:lastRow="0" w:firstColumn="0" w:lastColumn="0" w:oddVBand="0" w:evenVBand="0" w:oddHBand="0" w:evenHBand="0" w:firstRowFirstColumn="0" w:firstRowLastColumn="0" w:lastRowFirstColumn="0" w:lastRowLastColumn="0"/>
              <w:rPr>
                <w:iCs/>
                <w:szCs w:val="18"/>
              </w:rPr>
            </w:pPr>
            <w:r w:rsidRPr="00624829">
              <w:rPr>
                <w:rFonts w:ascii="Cambria" w:hAnsi="Cambria" w:hint="eastAsia"/>
                <w:iCs/>
                <w:szCs w:val="18"/>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FD85687" w14:textId="77777777" w:rsidR="00157B18" w:rsidRPr="00624829" w:rsidRDefault="00157B18" w:rsidP="00D33669">
            <w:pPr>
              <w:pStyle w:val="Revision"/>
              <w:jc w:val="center"/>
              <w:cnfStyle w:val="000000000000" w:firstRow="0" w:lastRow="0" w:firstColumn="0" w:lastColumn="0" w:oddVBand="0" w:evenVBand="0" w:oddHBand="0" w:evenHBand="0" w:firstRowFirstColumn="0" w:firstRowLastColumn="0" w:lastRowFirstColumn="0" w:lastRowLastColumn="0"/>
              <w:rPr>
                <w:iCs/>
                <w:szCs w:val="18"/>
              </w:rPr>
            </w:pPr>
            <w:r w:rsidRPr="00624829">
              <w:rPr>
                <w:rFonts w:ascii="Cambria" w:hAnsi="Cambria" w:hint="eastAsia"/>
                <w:iCs/>
                <w:szCs w:val="18"/>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97C5E7F" w14:textId="77777777" w:rsidR="00157B18" w:rsidRPr="00624829" w:rsidRDefault="00157B18" w:rsidP="00D33669">
            <w:pPr>
              <w:pStyle w:val="Revision"/>
              <w:jc w:val="center"/>
              <w:cnfStyle w:val="000000000000" w:firstRow="0" w:lastRow="0" w:firstColumn="0" w:lastColumn="0" w:oddVBand="0" w:evenVBand="0" w:oddHBand="0" w:evenHBand="0" w:firstRowFirstColumn="0" w:firstRowLastColumn="0" w:lastRowFirstColumn="0" w:lastRowLastColumn="0"/>
              <w:rPr>
                <w:iCs/>
                <w:szCs w:val="18"/>
              </w:rPr>
            </w:pPr>
            <w:r w:rsidRPr="00624829">
              <w:rPr>
                <w:rFonts w:ascii="Cambria" w:hAnsi="Cambria" w:hint="eastAsia"/>
                <w:iCs/>
                <w:szCs w:val="18"/>
              </w:rPr>
              <w:t>√</w:t>
            </w:r>
          </w:p>
        </w:tc>
      </w:tr>
      <w:tr w:rsidR="00157B18" w:rsidRPr="00624829" w14:paraId="7A62CD39" w14:textId="77777777" w:rsidTr="00AF37F3">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9540" w:type="dxa"/>
            <w:gridSpan w:val="6"/>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66E8571C" w14:textId="77777777" w:rsidR="00157B18" w:rsidRPr="00624829" w:rsidRDefault="00157B18" w:rsidP="00D33669">
            <w:pPr>
              <w:ind w:left="0"/>
              <w:jc w:val="left"/>
              <w:rPr>
                <w:rFonts w:cstheme="minorHAnsi"/>
              </w:rPr>
            </w:pPr>
            <w:r w:rsidRPr="00624829">
              <w:rPr>
                <w:rFonts w:cstheme="minorHAnsi" w:hint="eastAsia"/>
              </w:rPr>
              <w:t>Shared (non-contractual)</w:t>
            </w:r>
          </w:p>
        </w:tc>
      </w:tr>
      <w:tr w:rsidR="00157B18" w:rsidRPr="00624829" w14:paraId="5B4C4C6F" w14:textId="77777777" w:rsidTr="00AF37F3">
        <w:trPr>
          <w:trHeight w:val="199"/>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B67EDCE" w14:textId="77777777" w:rsidR="00157B18" w:rsidRPr="00624829" w:rsidDel="0021584F" w:rsidRDefault="00157B18" w:rsidP="00D33669">
            <w:pPr>
              <w:ind w:left="0"/>
              <w:jc w:val="left"/>
              <w:rPr>
                <w:b w:val="0"/>
                <w:bCs w:val="0"/>
                <w:iCs/>
                <w:szCs w:val="18"/>
              </w:rPr>
            </w:pPr>
            <w:r w:rsidRPr="00624829">
              <w:rPr>
                <w:rFonts w:hint="eastAsia"/>
                <w:iCs/>
                <w:szCs w:val="18"/>
              </w:rPr>
              <w:t>S1</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D1AD978" w14:textId="77777777" w:rsidR="00157B18" w:rsidRPr="00624829" w:rsidDel="0021584F" w:rsidRDefault="00157B18" w:rsidP="00D33669">
            <w:pPr>
              <w:ind w:left="0"/>
              <w:jc w:val="left"/>
              <w:cnfStyle w:val="000000000000" w:firstRow="0" w:lastRow="0" w:firstColumn="0" w:lastColumn="0" w:oddVBand="0" w:evenVBand="0" w:oddHBand="0" w:evenHBand="0" w:firstRowFirstColumn="0" w:firstRowLastColumn="0" w:lastRowFirstColumn="0" w:lastRowLastColumn="0"/>
              <w:rPr>
                <w:iCs/>
                <w:szCs w:val="18"/>
              </w:rPr>
            </w:pPr>
            <w:r w:rsidRPr="00624829">
              <w:rPr>
                <w:rFonts w:hint="eastAsia"/>
                <w:iCs/>
                <w:szCs w:val="18"/>
              </w:rPr>
              <w:t>suitable for coordination</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A159E12" w14:textId="77777777" w:rsidR="00157B18" w:rsidRPr="00624829" w:rsidDel="0021584F" w:rsidRDefault="00157B18" w:rsidP="00D33669">
            <w:pPr>
              <w:ind w:left="0"/>
              <w:jc w:val="left"/>
              <w:cnfStyle w:val="000000000000" w:firstRow="0" w:lastRow="0" w:firstColumn="0" w:lastColumn="0" w:oddVBand="0" w:evenVBand="0" w:oddHBand="0" w:evenHBand="0" w:firstRowFirstColumn="0" w:firstRowLastColumn="0" w:lastRowFirstColumn="0" w:lastRowLastColumn="0"/>
              <w:rPr>
                <w:iCs/>
                <w:szCs w:val="18"/>
              </w:rPr>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A5DEB56" w14:textId="77777777" w:rsidR="00157B18" w:rsidRPr="00624829" w:rsidDel="0021584F" w:rsidRDefault="00157B18" w:rsidP="00D33669">
            <w:pPr>
              <w:ind w:left="0"/>
              <w:jc w:val="center"/>
              <w:cnfStyle w:val="000000000000" w:firstRow="0" w:lastRow="0" w:firstColumn="0" w:lastColumn="0" w:oddVBand="0" w:evenVBand="0" w:oddHBand="0" w:evenHBand="0" w:firstRowFirstColumn="0" w:firstRowLastColumn="0" w:lastRowFirstColumn="0" w:lastRowLastColumn="0"/>
              <w:rPr>
                <w:iCs/>
                <w:szCs w:val="18"/>
              </w:rPr>
            </w:pPr>
            <w:r w:rsidRPr="00624829">
              <w:rPr>
                <w:rFonts w:ascii="Cambria" w:hAnsi="Cambria" w:hint="eastAsia"/>
                <w:iCs/>
                <w:szCs w:val="18"/>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01A1112" w14:textId="77777777" w:rsidR="00157B18" w:rsidRPr="00624829" w:rsidDel="0021584F" w:rsidRDefault="00157B18" w:rsidP="00D33669">
            <w:pPr>
              <w:ind w:left="0"/>
              <w:jc w:val="center"/>
              <w:cnfStyle w:val="000000000000" w:firstRow="0" w:lastRow="0" w:firstColumn="0" w:lastColumn="0" w:oddVBand="0" w:evenVBand="0" w:oddHBand="0" w:evenHBand="0" w:firstRowFirstColumn="0" w:firstRowLastColumn="0" w:lastRowFirstColumn="0" w:lastRowLastColumn="0"/>
              <w:rPr>
                <w:iCs/>
                <w:szCs w:val="18"/>
              </w:rPr>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30D9650" w14:textId="77777777" w:rsidR="00157B18" w:rsidRPr="00624829" w:rsidDel="0021584F" w:rsidRDefault="00157B18" w:rsidP="00D33669">
            <w:pPr>
              <w:ind w:left="0"/>
              <w:jc w:val="center"/>
              <w:cnfStyle w:val="000000000000" w:firstRow="0" w:lastRow="0" w:firstColumn="0" w:lastColumn="0" w:oddVBand="0" w:evenVBand="0" w:oddHBand="0" w:evenHBand="0" w:firstRowFirstColumn="0" w:firstRowLastColumn="0" w:lastRowFirstColumn="0" w:lastRowLastColumn="0"/>
              <w:rPr>
                <w:iCs/>
                <w:szCs w:val="18"/>
              </w:rPr>
            </w:pPr>
          </w:p>
        </w:tc>
      </w:tr>
      <w:tr w:rsidR="00157B18" w:rsidRPr="00624829" w14:paraId="35FB190C" w14:textId="77777777" w:rsidTr="00AF37F3">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91D2235" w14:textId="77777777" w:rsidR="00157B18" w:rsidRPr="00624829" w:rsidRDefault="00157B18" w:rsidP="00D33669">
            <w:pPr>
              <w:ind w:left="0"/>
              <w:jc w:val="left"/>
              <w:rPr>
                <w:b w:val="0"/>
                <w:bCs w:val="0"/>
                <w:iCs/>
                <w:szCs w:val="18"/>
              </w:rPr>
            </w:pPr>
            <w:r w:rsidRPr="00624829">
              <w:rPr>
                <w:rFonts w:hint="eastAsia"/>
                <w:iCs/>
                <w:szCs w:val="18"/>
              </w:rPr>
              <w:t>S2</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DB6039A" w14:textId="77777777" w:rsidR="00157B18" w:rsidRPr="00624829" w:rsidRDefault="00157B18" w:rsidP="00D33669">
            <w:pPr>
              <w:ind w:left="0"/>
              <w:jc w:val="left"/>
              <w:cnfStyle w:val="000000100000" w:firstRow="0" w:lastRow="0" w:firstColumn="0" w:lastColumn="0" w:oddVBand="0" w:evenVBand="0" w:oddHBand="1" w:evenHBand="0" w:firstRowFirstColumn="0" w:firstRowLastColumn="0" w:lastRowFirstColumn="0" w:lastRowLastColumn="0"/>
              <w:rPr>
                <w:iCs/>
                <w:szCs w:val="18"/>
              </w:rPr>
            </w:pPr>
            <w:r w:rsidRPr="00624829">
              <w:rPr>
                <w:rFonts w:hint="eastAsia"/>
                <w:iCs/>
                <w:szCs w:val="18"/>
              </w:rPr>
              <w:t>suitable for information</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AB4F534" w14:textId="77777777" w:rsidR="00157B18" w:rsidRPr="00624829" w:rsidRDefault="00157B18" w:rsidP="00D33669">
            <w:pPr>
              <w:ind w:left="0"/>
              <w:jc w:val="left"/>
              <w:cnfStyle w:val="000000100000" w:firstRow="0" w:lastRow="0" w:firstColumn="0" w:lastColumn="0" w:oddVBand="0" w:evenVBand="0" w:oddHBand="1" w:evenHBand="0" w:firstRowFirstColumn="0" w:firstRowLastColumn="0" w:lastRowFirstColumn="0" w:lastRowLastColumn="0"/>
              <w:rPr>
                <w:iCs/>
                <w:szCs w:val="18"/>
              </w:rPr>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B2F7F98" w14:textId="77777777" w:rsidR="00157B18" w:rsidRPr="00624829" w:rsidRDefault="00157B18" w:rsidP="00D33669">
            <w:pPr>
              <w:ind w:left="0"/>
              <w:jc w:val="center"/>
              <w:cnfStyle w:val="000000100000" w:firstRow="0" w:lastRow="0" w:firstColumn="0" w:lastColumn="0" w:oddVBand="0" w:evenVBand="0" w:oddHBand="1" w:evenHBand="0" w:firstRowFirstColumn="0" w:firstRowLastColumn="0" w:lastRowFirstColumn="0" w:lastRowLastColumn="0"/>
              <w:rPr>
                <w:iCs/>
                <w:szCs w:val="18"/>
              </w:rPr>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83EAA6E" w14:textId="77777777" w:rsidR="00157B18" w:rsidRPr="00624829" w:rsidRDefault="00157B18" w:rsidP="00D33669">
            <w:pPr>
              <w:ind w:left="0"/>
              <w:jc w:val="center"/>
              <w:cnfStyle w:val="000000100000" w:firstRow="0" w:lastRow="0" w:firstColumn="0" w:lastColumn="0" w:oddVBand="0" w:evenVBand="0" w:oddHBand="1" w:evenHBand="0" w:firstRowFirstColumn="0" w:firstRowLastColumn="0" w:lastRowFirstColumn="0" w:lastRowLastColumn="0"/>
              <w:rPr>
                <w:iCs/>
                <w:szCs w:val="18"/>
              </w:rPr>
            </w:pPr>
            <w:r w:rsidRPr="00624829">
              <w:rPr>
                <w:rFonts w:ascii="Cambria" w:hAnsi="Cambria" w:hint="eastAsia"/>
                <w:iCs/>
                <w:szCs w:val="18"/>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71D3159" w14:textId="77777777" w:rsidR="00157B18" w:rsidRPr="00624829" w:rsidRDefault="00157B18" w:rsidP="00D33669">
            <w:pPr>
              <w:ind w:left="0"/>
              <w:jc w:val="center"/>
              <w:cnfStyle w:val="000000100000" w:firstRow="0" w:lastRow="0" w:firstColumn="0" w:lastColumn="0" w:oddVBand="0" w:evenVBand="0" w:oddHBand="1" w:evenHBand="0" w:firstRowFirstColumn="0" w:firstRowLastColumn="0" w:lastRowFirstColumn="0" w:lastRowLastColumn="0"/>
              <w:rPr>
                <w:iCs/>
                <w:szCs w:val="18"/>
              </w:rPr>
            </w:pPr>
            <w:r w:rsidRPr="00624829">
              <w:rPr>
                <w:rFonts w:ascii="Cambria" w:hAnsi="Cambria" w:hint="eastAsia"/>
                <w:iCs/>
                <w:szCs w:val="18"/>
              </w:rPr>
              <w:t>√</w:t>
            </w:r>
          </w:p>
        </w:tc>
      </w:tr>
      <w:tr w:rsidR="00157B18" w:rsidRPr="00624829" w14:paraId="257CA2A1" w14:textId="77777777" w:rsidTr="00AF37F3">
        <w:trPr>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CFCA29E" w14:textId="77777777" w:rsidR="00157B18" w:rsidRPr="00624829" w:rsidRDefault="00157B18" w:rsidP="00D33669">
            <w:pPr>
              <w:ind w:left="0"/>
              <w:jc w:val="left"/>
              <w:rPr>
                <w:b w:val="0"/>
                <w:bCs w:val="0"/>
                <w:iCs/>
                <w:szCs w:val="18"/>
              </w:rPr>
            </w:pPr>
            <w:r w:rsidRPr="00624829">
              <w:rPr>
                <w:rFonts w:hint="eastAsia"/>
                <w:iCs/>
                <w:szCs w:val="18"/>
              </w:rPr>
              <w:t>S3</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2F78F9F" w14:textId="77777777" w:rsidR="00157B18" w:rsidRPr="00624829" w:rsidRDefault="00157B18" w:rsidP="00D33669">
            <w:pPr>
              <w:ind w:left="0"/>
              <w:jc w:val="left"/>
              <w:cnfStyle w:val="000000000000" w:firstRow="0" w:lastRow="0" w:firstColumn="0" w:lastColumn="0" w:oddVBand="0" w:evenVBand="0" w:oddHBand="0" w:evenHBand="0" w:firstRowFirstColumn="0" w:firstRowLastColumn="0" w:lastRowFirstColumn="0" w:lastRowLastColumn="0"/>
              <w:rPr>
                <w:iCs/>
                <w:szCs w:val="18"/>
              </w:rPr>
            </w:pPr>
            <w:r w:rsidRPr="00624829">
              <w:rPr>
                <w:rFonts w:hint="eastAsia"/>
                <w:iCs/>
                <w:szCs w:val="18"/>
              </w:rPr>
              <w:t>suitable for review</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E4D82ED" w14:textId="77777777" w:rsidR="00157B18" w:rsidRPr="00624829" w:rsidRDefault="00157B18" w:rsidP="00D33669">
            <w:pPr>
              <w:ind w:left="0"/>
              <w:jc w:val="left"/>
              <w:cnfStyle w:val="000000000000" w:firstRow="0" w:lastRow="0" w:firstColumn="0" w:lastColumn="0" w:oddVBand="0" w:evenVBand="0" w:oddHBand="0" w:evenHBand="0" w:firstRowFirstColumn="0" w:firstRowLastColumn="0" w:lastRowFirstColumn="0" w:lastRowLastColumn="0"/>
              <w:rPr>
                <w:iCs/>
                <w:szCs w:val="18"/>
              </w:rPr>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EA4B8D5" w14:textId="77777777" w:rsidR="00157B18" w:rsidRPr="00624829" w:rsidRDefault="00157B18" w:rsidP="00D33669">
            <w:pPr>
              <w:ind w:left="0"/>
              <w:jc w:val="center"/>
              <w:cnfStyle w:val="000000000000" w:firstRow="0" w:lastRow="0" w:firstColumn="0" w:lastColumn="0" w:oddVBand="0" w:evenVBand="0" w:oddHBand="0" w:evenHBand="0" w:firstRowFirstColumn="0" w:firstRowLastColumn="0" w:lastRowFirstColumn="0" w:lastRowLastColumn="0"/>
              <w:rPr>
                <w:iCs/>
                <w:szCs w:val="18"/>
              </w:rPr>
            </w:pPr>
            <w:r w:rsidRPr="00624829">
              <w:rPr>
                <w:rFonts w:hint="eastAsia"/>
                <w:iCs/>
                <w:szCs w:val="18"/>
              </w:rPr>
              <w:t>as required</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053A22B" w14:textId="77777777" w:rsidR="00157B18" w:rsidRPr="00624829" w:rsidRDefault="00157B18" w:rsidP="00D33669">
            <w:pPr>
              <w:ind w:left="0"/>
              <w:jc w:val="center"/>
              <w:cnfStyle w:val="000000000000" w:firstRow="0" w:lastRow="0" w:firstColumn="0" w:lastColumn="0" w:oddVBand="0" w:evenVBand="0" w:oddHBand="0" w:evenHBand="0" w:firstRowFirstColumn="0" w:firstRowLastColumn="0" w:lastRowFirstColumn="0" w:lastRowLastColumn="0"/>
              <w:rPr>
                <w:iCs/>
                <w:szCs w:val="18"/>
              </w:rPr>
            </w:pPr>
            <w:r w:rsidRPr="00624829">
              <w:rPr>
                <w:rFonts w:ascii="Cambria" w:hAnsi="Cambria" w:hint="eastAsia"/>
                <w:iCs/>
                <w:szCs w:val="18"/>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380F67B" w14:textId="77777777" w:rsidR="00157B18" w:rsidRPr="00624829" w:rsidRDefault="00157B18" w:rsidP="00D33669">
            <w:pPr>
              <w:ind w:left="0"/>
              <w:jc w:val="center"/>
              <w:cnfStyle w:val="000000000000" w:firstRow="0" w:lastRow="0" w:firstColumn="0" w:lastColumn="0" w:oddVBand="0" w:evenVBand="0" w:oddHBand="0" w:evenHBand="0" w:firstRowFirstColumn="0" w:firstRowLastColumn="0" w:lastRowFirstColumn="0" w:lastRowLastColumn="0"/>
              <w:rPr>
                <w:iCs/>
                <w:szCs w:val="18"/>
              </w:rPr>
            </w:pPr>
            <w:r w:rsidRPr="00624829">
              <w:rPr>
                <w:rFonts w:ascii="Cambria" w:hAnsi="Cambria" w:hint="eastAsia"/>
                <w:iCs/>
                <w:szCs w:val="18"/>
              </w:rPr>
              <w:t>√</w:t>
            </w:r>
          </w:p>
        </w:tc>
      </w:tr>
      <w:tr w:rsidR="00157B18" w:rsidRPr="00624829" w14:paraId="2DEE2E0E" w14:textId="77777777" w:rsidTr="00AF37F3">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977C977" w14:textId="77777777" w:rsidR="00157B18" w:rsidRPr="00624829" w:rsidRDefault="00157B18" w:rsidP="00D33669">
            <w:pPr>
              <w:ind w:left="0"/>
              <w:jc w:val="left"/>
              <w:rPr>
                <w:rFonts w:cstheme="minorHAnsi"/>
              </w:rPr>
            </w:pPr>
            <w:r w:rsidRPr="00624829">
              <w:rPr>
                <w:rFonts w:cstheme="minorHAnsi" w:hint="eastAsia"/>
              </w:rPr>
              <w:t>S4</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3789EF1" w14:textId="77777777" w:rsidR="00157B18" w:rsidRPr="00624829" w:rsidRDefault="00157B18" w:rsidP="00D33669">
            <w:pPr>
              <w:ind w:left="0"/>
              <w:jc w:val="left"/>
              <w:cnfStyle w:val="000000100000" w:firstRow="0" w:lastRow="0" w:firstColumn="0" w:lastColumn="0" w:oddVBand="0" w:evenVBand="0" w:oddHBand="1" w:evenHBand="0" w:firstRowFirstColumn="0" w:firstRowLastColumn="0" w:lastRowFirstColumn="0" w:lastRowLastColumn="0"/>
              <w:rPr>
                <w:iCs/>
                <w:szCs w:val="18"/>
              </w:rPr>
            </w:pPr>
            <w:r w:rsidRPr="00624829">
              <w:rPr>
                <w:rFonts w:hint="eastAsia"/>
                <w:iCs/>
                <w:szCs w:val="18"/>
              </w:rPr>
              <w:t>suitable for approval</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5764CAF" w14:textId="77777777" w:rsidR="00157B18" w:rsidRPr="00624829" w:rsidRDefault="00157B18" w:rsidP="00D33669">
            <w:pPr>
              <w:ind w:left="0"/>
              <w:jc w:val="left"/>
              <w:cnfStyle w:val="000000100000" w:firstRow="0" w:lastRow="0" w:firstColumn="0" w:lastColumn="0" w:oddVBand="0" w:evenVBand="0" w:oddHBand="1" w:evenHBand="0" w:firstRowFirstColumn="0" w:firstRowLastColumn="0" w:lastRowFirstColumn="0" w:lastRowLastColumn="0"/>
              <w:rPr>
                <w:iCs/>
                <w:szCs w:val="18"/>
              </w:rPr>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66893D7" w14:textId="77777777" w:rsidR="00157B18" w:rsidRPr="00624829" w:rsidRDefault="00157B18" w:rsidP="00D33669">
            <w:pPr>
              <w:ind w:left="0"/>
              <w:jc w:val="center"/>
              <w:cnfStyle w:val="000000100000" w:firstRow="0" w:lastRow="0" w:firstColumn="0" w:lastColumn="0" w:oddVBand="0" w:evenVBand="0" w:oddHBand="1" w:evenHBand="0" w:firstRowFirstColumn="0" w:firstRowLastColumn="0" w:lastRowFirstColumn="0" w:lastRowLastColumn="0"/>
              <w:rPr>
                <w:iCs/>
                <w:szCs w:val="18"/>
              </w:rPr>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4FC76C6" w14:textId="77777777" w:rsidR="00157B18" w:rsidRPr="00624829" w:rsidRDefault="00157B18" w:rsidP="00D33669">
            <w:pPr>
              <w:ind w:left="0"/>
              <w:jc w:val="center"/>
              <w:cnfStyle w:val="000000100000" w:firstRow="0" w:lastRow="0" w:firstColumn="0" w:lastColumn="0" w:oddVBand="0" w:evenVBand="0" w:oddHBand="1" w:evenHBand="0" w:firstRowFirstColumn="0" w:firstRowLastColumn="0" w:lastRowFirstColumn="0" w:lastRowLastColumn="0"/>
              <w:rPr>
                <w:iCs/>
                <w:szCs w:val="18"/>
              </w:rPr>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4655156" w14:textId="77777777" w:rsidR="00157B18" w:rsidRPr="00624829" w:rsidRDefault="00157B18" w:rsidP="00D33669">
            <w:pPr>
              <w:ind w:left="0"/>
              <w:jc w:val="center"/>
              <w:cnfStyle w:val="000000100000" w:firstRow="0" w:lastRow="0" w:firstColumn="0" w:lastColumn="0" w:oddVBand="0" w:evenVBand="0" w:oddHBand="1" w:evenHBand="0" w:firstRowFirstColumn="0" w:firstRowLastColumn="0" w:lastRowFirstColumn="0" w:lastRowLastColumn="0"/>
              <w:rPr>
                <w:iCs/>
                <w:szCs w:val="18"/>
              </w:rPr>
            </w:pPr>
            <w:r w:rsidRPr="00624829">
              <w:rPr>
                <w:rFonts w:ascii="Cambria" w:hAnsi="Cambria" w:hint="eastAsia"/>
                <w:iCs/>
                <w:szCs w:val="18"/>
              </w:rPr>
              <w:t>√</w:t>
            </w:r>
          </w:p>
        </w:tc>
      </w:tr>
      <w:tr w:rsidR="00157B18" w:rsidRPr="00624829" w14:paraId="0F34E90E" w14:textId="77777777" w:rsidTr="00AF37F3">
        <w:trPr>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5699273" w14:textId="77777777" w:rsidR="00157B18" w:rsidRPr="00624829" w:rsidRDefault="00157B18" w:rsidP="00D33669">
            <w:pPr>
              <w:ind w:left="0"/>
              <w:jc w:val="left"/>
              <w:rPr>
                <w:b w:val="0"/>
                <w:bCs w:val="0"/>
                <w:iCs/>
                <w:szCs w:val="18"/>
              </w:rPr>
            </w:pPr>
            <w:r w:rsidRPr="00624829">
              <w:rPr>
                <w:rFonts w:hint="eastAsia"/>
                <w:iCs/>
                <w:szCs w:val="18"/>
              </w:rPr>
              <w:t>S6</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E240491" w14:textId="77777777" w:rsidR="00157B18" w:rsidRPr="00624829" w:rsidRDefault="00157B18" w:rsidP="00D33669">
            <w:pPr>
              <w:ind w:left="0"/>
              <w:jc w:val="left"/>
              <w:cnfStyle w:val="000000000000" w:firstRow="0" w:lastRow="0" w:firstColumn="0" w:lastColumn="0" w:oddVBand="0" w:evenVBand="0" w:oddHBand="0" w:evenHBand="0" w:firstRowFirstColumn="0" w:firstRowLastColumn="0" w:lastRowFirstColumn="0" w:lastRowLastColumn="0"/>
              <w:rPr>
                <w:iCs/>
                <w:szCs w:val="18"/>
              </w:rPr>
            </w:pPr>
            <w:r w:rsidRPr="00624829">
              <w:rPr>
                <w:rFonts w:hint="eastAsia"/>
                <w:iCs/>
                <w:szCs w:val="18"/>
              </w:rPr>
              <w:t>suitable for PIM authorization</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6D010C2" w14:textId="77777777" w:rsidR="00157B18" w:rsidRPr="00624829" w:rsidRDefault="00157B18" w:rsidP="00D33669">
            <w:pPr>
              <w:ind w:left="0"/>
              <w:jc w:val="left"/>
              <w:cnfStyle w:val="000000000000" w:firstRow="0" w:lastRow="0" w:firstColumn="0" w:lastColumn="0" w:oddVBand="0" w:evenVBand="0" w:oddHBand="0" w:evenHBand="0" w:firstRowFirstColumn="0" w:firstRowLastColumn="0" w:lastRowFirstColumn="0" w:lastRowLastColumn="0"/>
              <w:rPr>
                <w:iCs/>
                <w:szCs w:val="18"/>
              </w:rPr>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71FB367" w14:textId="77777777" w:rsidR="00157B18" w:rsidRPr="00624829" w:rsidRDefault="00157B18" w:rsidP="00D33669">
            <w:pPr>
              <w:ind w:left="0"/>
              <w:jc w:val="center"/>
              <w:cnfStyle w:val="000000000000" w:firstRow="0" w:lastRow="0" w:firstColumn="0" w:lastColumn="0" w:oddVBand="0" w:evenVBand="0" w:oddHBand="0" w:evenHBand="0" w:firstRowFirstColumn="0" w:firstRowLastColumn="0" w:lastRowFirstColumn="0" w:lastRowLastColumn="0"/>
              <w:rPr>
                <w:iCs/>
                <w:szCs w:val="18"/>
              </w:rPr>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632307D" w14:textId="77777777" w:rsidR="00157B18" w:rsidRPr="00624829" w:rsidRDefault="00157B18" w:rsidP="00D33669">
            <w:pPr>
              <w:ind w:left="0"/>
              <w:jc w:val="center"/>
              <w:cnfStyle w:val="000000000000" w:firstRow="0" w:lastRow="0" w:firstColumn="0" w:lastColumn="0" w:oddVBand="0" w:evenVBand="0" w:oddHBand="0" w:evenHBand="0" w:firstRowFirstColumn="0" w:firstRowLastColumn="0" w:lastRowFirstColumn="0" w:lastRowLastColumn="0"/>
              <w:rPr>
                <w:iCs/>
                <w:szCs w:val="18"/>
              </w:rPr>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E7AFC7C" w14:textId="77777777" w:rsidR="00157B18" w:rsidRPr="00624829" w:rsidRDefault="00157B18" w:rsidP="00D33669">
            <w:pPr>
              <w:ind w:left="0"/>
              <w:jc w:val="center"/>
              <w:cnfStyle w:val="000000000000" w:firstRow="0" w:lastRow="0" w:firstColumn="0" w:lastColumn="0" w:oddVBand="0" w:evenVBand="0" w:oddHBand="0" w:evenHBand="0" w:firstRowFirstColumn="0" w:firstRowLastColumn="0" w:lastRowFirstColumn="0" w:lastRowLastColumn="0"/>
              <w:rPr>
                <w:rFonts w:ascii="Cambria" w:hAnsi="Cambria"/>
                <w:iCs/>
                <w:szCs w:val="18"/>
              </w:rPr>
            </w:pPr>
            <w:r w:rsidRPr="00624829">
              <w:rPr>
                <w:rFonts w:ascii="Cambria" w:hAnsi="Cambria" w:hint="eastAsia"/>
                <w:iCs/>
                <w:szCs w:val="18"/>
              </w:rPr>
              <w:t>√</w:t>
            </w:r>
          </w:p>
        </w:tc>
      </w:tr>
      <w:tr w:rsidR="00157B18" w:rsidRPr="00624829" w14:paraId="008F32E7" w14:textId="77777777" w:rsidTr="00AF37F3">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BDD86EA" w14:textId="77777777" w:rsidR="00157B18" w:rsidRPr="00624829" w:rsidRDefault="00157B18" w:rsidP="00D33669">
            <w:pPr>
              <w:ind w:left="0"/>
              <w:jc w:val="left"/>
              <w:rPr>
                <w:b w:val="0"/>
                <w:bCs w:val="0"/>
                <w:iCs/>
                <w:szCs w:val="18"/>
              </w:rPr>
            </w:pPr>
            <w:r w:rsidRPr="00624829">
              <w:rPr>
                <w:rFonts w:hint="eastAsia"/>
                <w:iCs/>
                <w:szCs w:val="18"/>
              </w:rPr>
              <w:t>S7</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C8DAE20" w14:textId="77777777" w:rsidR="00157B18" w:rsidRPr="00624829" w:rsidRDefault="00157B18" w:rsidP="00D33669">
            <w:pPr>
              <w:ind w:left="0"/>
              <w:jc w:val="left"/>
              <w:cnfStyle w:val="000000100000" w:firstRow="0" w:lastRow="0" w:firstColumn="0" w:lastColumn="0" w:oddVBand="0" w:evenVBand="0" w:oddHBand="1" w:evenHBand="0" w:firstRowFirstColumn="0" w:firstRowLastColumn="0" w:lastRowFirstColumn="0" w:lastRowLastColumn="0"/>
              <w:rPr>
                <w:iCs/>
                <w:szCs w:val="18"/>
              </w:rPr>
            </w:pPr>
            <w:r w:rsidRPr="00624829">
              <w:rPr>
                <w:rFonts w:hint="eastAsia"/>
                <w:iCs/>
                <w:szCs w:val="18"/>
              </w:rPr>
              <w:t>suitable for AIM authorization</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25DE9D9" w14:textId="77777777" w:rsidR="00157B18" w:rsidRPr="00624829" w:rsidRDefault="00157B18" w:rsidP="00D33669">
            <w:pPr>
              <w:ind w:left="0"/>
              <w:jc w:val="left"/>
              <w:cnfStyle w:val="000000100000" w:firstRow="0" w:lastRow="0" w:firstColumn="0" w:lastColumn="0" w:oddVBand="0" w:evenVBand="0" w:oddHBand="1" w:evenHBand="0" w:firstRowFirstColumn="0" w:firstRowLastColumn="0" w:lastRowFirstColumn="0" w:lastRowLastColumn="0"/>
              <w:rPr>
                <w:iCs/>
                <w:szCs w:val="18"/>
              </w:rPr>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7E11D26" w14:textId="77777777" w:rsidR="00157B18" w:rsidRPr="00624829" w:rsidRDefault="00157B18" w:rsidP="00D33669">
            <w:pPr>
              <w:ind w:left="0"/>
              <w:jc w:val="center"/>
              <w:cnfStyle w:val="000000100000" w:firstRow="0" w:lastRow="0" w:firstColumn="0" w:lastColumn="0" w:oddVBand="0" w:evenVBand="0" w:oddHBand="1" w:evenHBand="0" w:firstRowFirstColumn="0" w:firstRowLastColumn="0" w:lastRowFirstColumn="0" w:lastRowLastColumn="0"/>
              <w:rPr>
                <w:iCs/>
                <w:szCs w:val="18"/>
              </w:rPr>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2280330" w14:textId="77777777" w:rsidR="00157B18" w:rsidRPr="00624829" w:rsidRDefault="00157B18" w:rsidP="00D33669">
            <w:pPr>
              <w:ind w:left="0"/>
              <w:jc w:val="center"/>
              <w:cnfStyle w:val="000000100000" w:firstRow="0" w:lastRow="0" w:firstColumn="0" w:lastColumn="0" w:oddVBand="0" w:evenVBand="0" w:oddHBand="1" w:evenHBand="0" w:firstRowFirstColumn="0" w:firstRowLastColumn="0" w:lastRowFirstColumn="0" w:lastRowLastColumn="0"/>
              <w:rPr>
                <w:iCs/>
                <w:szCs w:val="18"/>
              </w:rPr>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40F0DBE" w14:textId="77777777" w:rsidR="00157B18" w:rsidRPr="00624829" w:rsidRDefault="00157B18" w:rsidP="00D33669">
            <w:pPr>
              <w:ind w:left="0"/>
              <w:jc w:val="center"/>
              <w:cnfStyle w:val="000000100000" w:firstRow="0" w:lastRow="0" w:firstColumn="0" w:lastColumn="0" w:oddVBand="0" w:evenVBand="0" w:oddHBand="1" w:evenHBand="0" w:firstRowFirstColumn="0" w:firstRowLastColumn="0" w:lastRowFirstColumn="0" w:lastRowLastColumn="0"/>
              <w:rPr>
                <w:rFonts w:ascii="Cambria" w:hAnsi="Cambria"/>
                <w:iCs/>
                <w:szCs w:val="18"/>
              </w:rPr>
            </w:pPr>
            <w:r w:rsidRPr="00624829">
              <w:rPr>
                <w:rFonts w:ascii="Cambria" w:hAnsi="Cambria" w:hint="eastAsia"/>
                <w:iCs/>
                <w:szCs w:val="18"/>
              </w:rPr>
              <w:t>√</w:t>
            </w:r>
          </w:p>
        </w:tc>
      </w:tr>
      <w:tr w:rsidR="00157B18" w:rsidRPr="00624829" w14:paraId="7A17876D" w14:textId="77777777" w:rsidTr="00AF37F3">
        <w:trPr>
          <w:trHeight w:val="55"/>
        </w:trPr>
        <w:tc>
          <w:tcPr>
            <w:cnfStyle w:val="001000000000" w:firstRow="0" w:lastRow="0" w:firstColumn="1" w:lastColumn="0" w:oddVBand="0" w:evenVBand="0" w:oddHBand="0" w:evenHBand="0" w:firstRowFirstColumn="0" w:firstRowLastColumn="0" w:lastRowFirstColumn="0" w:lastRowLastColumn="0"/>
            <w:tcW w:w="9540" w:type="dxa"/>
            <w:gridSpan w:val="6"/>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10A08B95" w14:textId="77777777" w:rsidR="00157B18" w:rsidRPr="00624829" w:rsidRDefault="00157B18" w:rsidP="00D33669">
            <w:pPr>
              <w:ind w:left="0"/>
              <w:jc w:val="left"/>
              <w:rPr>
                <w:rFonts w:cstheme="minorHAnsi"/>
              </w:rPr>
            </w:pPr>
            <w:r w:rsidRPr="00624829">
              <w:rPr>
                <w:rFonts w:cstheme="minorHAnsi" w:hint="eastAsia"/>
              </w:rPr>
              <w:t>Published (contractual)</w:t>
            </w:r>
          </w:p>
        </w:tc>
      </w:tr>
      <w:tr w:rsidR="00157B18" w:rsidRPr="00624829" w14:paraId="3ABFEEB7" w14:textId="77777777" w:rsidTr="00AF37F3">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3B3640E" w14:textId="77777777" w:rsidR="00157B18" w:rsidRPr="00624829" w:rsidRDefault="00157B18" w:rsidP="00D33669">
            <w:pPr>
              <w:ind w:left="0"/>
              <w:jc w:val="left"/>
              <w:rPr>
                <w:b w:val="0"/>
                <w:bCs w:val="0"/>
                <w:iCs/>
                <w:szCs w:val="18"/>
              </w:rPr>
            </w:pPr>
            <w:r w:rsidRPr="00624829">
              <w:rPr>
                <w:rFonts w:hint="eastAsia"/>
                <w:iCs/>
                <w:szCs w:val="18"/>
              </w:rPr>
              <w:t>A1, A</w:t>
            </w:r>
            <w:r w:rsidRPr="00624829">
              <w:rPr>
                <w:rFonts w:hint="eastAsia"/>
                <w:i/>
                <w:szCs w:val="18"/>
              </w:rPr>
              <w:t>n</w:t>
            </w:r>
            <w:r w:rsidRPr="00624829">
              <w:rPr>
                <w:rFonts w:hint="eastAsia"/>
                <w:iCs/>
                <w:szCs w:val="18"/>
              </w:rPr>
              <w:t>, etc.</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41274A2" w14:textId="77777777" w:rsidR="00157B18" w:rsidRPr="00624829" w:rsidRDefault="00157B18" w:rsidP="00D33669">
            <w:pPr>
              <w:ind w:left="0"/>
              <w:jc w:val="left"/>
              <w:cnfStyle w:val="000000100000" w:firstRow="0" w:lastRow="0" w:firstColumn="0" w:lastColumn="0" w:oddVBand="0" w:evenVBand="0" w:oddHBand="1" w:evenHBand="0" w:firstRowFirstColumn="0" w:firstRowLastColumn="0" w:lastRowFirstColumn="0" w:lastRowLastColumn="0"/>
              <w:rPr>
                <w:iCs/>
                <w:szCs w:val="18"/>
              </w:rPr>
            </w:pPr>
            <w:r w:rsidRPr="00624829">
              <w:rPr>
                <w:rFonts w:hint="eastAsia"/>
                <w:iCs/>
                <w:szCs w:val="18"/>
              </w:rPr>
              <w:t>authorized and accepted</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31134F5" w14:textId="77777777" w:rsidR="00157B18" w:rsidRPr="00624829" w:rsidRDefault="00157B18" w:rsidP="00D33669">
            <w:pPr>
              <w:ind w:left="0"/>
              <w:jc w:val="left"/>
              <w:cnfStyle w:val="000000100000" w:firstRow="0" w:lastRow="0" w:firstColumn="0" w:lastColumn="0" w:oddVBand="0" w:evenVBand="0" w:oddHBand="1" w:evenHBand="0" w:firstRowFirstColumn="0" w:firstRowLastColumn="0" w:lastRowFirstColumn="0" w:lastRowLastColumn="0"/>
              <w:rPr>
                <w:iCs/>
                <w:szCs w:val="18"/>
              </w:rPr>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6296722" w14:textId="77777777" w:rsidR="00157B18" w:rsidRPr="00624829" w:rsidRDefault="00157B18" w:rsidP="00D33669">
            <w:pPr>
              <w:ind w:left="0"/>
              <w:jc w:val="center"/>
              <w:cnfStyle w:val="000000100000" w:firstRow="0" w:lastRow="0" w:firstColumn="0" w:lastColumn="0" w:oddVBand="0" w:evenVBand="0" w:oddHBand="1" w:evenHBand="0" w:firstRowFirstColumn="0" w:firstRowLastColumn="0" w:lastRowFirstColumn="0" w:lastRowLastColumn="0"/>
              <w:rPr>
                <w:iCs/>
                <w:szCs w:val="18"/>
              </w:rPr>
            </w:pPr>
            <w:r w:rsidRPr="00624829">
              <w:rPr>
                <w:rFonts w:ascii="Cambria" w:hAnsi="Cambria" w:hint="eastAsia"/>
                <w:iCs/>
                <w:szCs w:val="18"/>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D664BCF" w14:textId="77777777" w:rsidR="00157B18" w:rsidRPr="00624829" w:rsidRDefault="00157B18" w:rsidP="00D33669">
            <w:pPr>
              <w:ind w:left="0"/>
              <w:jc w:val="center"/>
              <w:cnfStyle w:val="000000100000" w:firstRow="0" w:lastRow="0" w:firstColumn="0" w:lastColumn="0" w:oddVBand="0" w:evenVBand="0" w:oddHBand="1" w:evenHBand="0" w:firstRowFirstColumn="0" w:firstRowLastColumn="0" w:lastRowFirstColumn="0" w:lastRowLastColumn="0"/>
              <w:rPr>
                <w:iCs/>
                <w:szCs w:val="18"/>
              </w:rPr>
            </w:pPr>
            <w:r w:rsidRPr="00624829">
              <w:rPr>
                <w:rFonts w:ascii="Cambria" w:hAnsi="Cambria" w:hint="eastAsia"/>
                <w:iCs/>
                <w:szCs w:val="18"/>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8771079" w14:textId="77777777" w:rsidR="00157B18" w:rsidRPr="00624829" w:rsidRDefault="00157B18" w:rsidP="00D33669">
            <w:pPr>
              <w:ind w:left="0"/>
              <w:jc w:val="center"/>
              <w:cnfStyle w:val="000000100000" w:firstRow="0" w:lastRow="0" w:firstColumn="0" w:lastColumn="0" w:oddVBand="0" w:evenVBand="0" w:oddHBand="1" w:evenHBand="0" w:firstRowFirstColumn="0" w:firstRowLastColumn="0" w:lastRowFirstColumn="0" w:lastRowLastColumn="0"/>
              <w:rPr>
                <w:iCs/>
                <w:szCs w:val="18"/>
              </w:rPr>
            </w:pPr>
            <w:r w:rsidRPr="00624829">
              <w:rPr>
                <w:rFonts w:ascii="Cambria" w:hAnsi="Cambria" w:hint="eastAsia"/>
                <w:iCs/>
                <w:szCs w:val="18"/>
              </w:rPr>
              <w:t>√</w:t>
            </w:r>
          </w:p>
        </w:tc>
      </w:tr>
      <w:tr w:rsidR="00157B18" w:rsidRPr="00624829" w14:paraId="16B976AE" w14:textId="77777777" w:rsidTr="00AF37F3">
        <w:trPr>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035A683" w14:textId="77777777" w:rsidR="00157B18" w:rsidRPr="00624829" w:rsidRDefault="00157B18" w:rsidP="00D33669">
            <w:pPr>
              <w:ind w:left="0"/>
              <w:jc w:val="left"/>
              <w:rPr>
                <w:b w:val="0"/>
                <w:bCs w:val="0"/>
                <w:iCs/>
                <w:szCs w:val="18"/>
              </w:rPr>
            </w:pPr>
            <w:r w:rsidRPr="00624829">
              <w:rPr>
                <w:rFonts w:hint="eastAsia"/>
                <w:iCs/>
                <w:szCs w:val="18"/>
              </w:rPr>
              <w:lastRenderedPageBreak/>
              <w:t>B1, B</w:t>
            </w:r>
            <w:r w:rsidRPr="00624829">
              <w:rPr>
                <w:rFonts w:hint="eastAsia"/>
                <w:i/>
                <w:szCs w:val="18"/>
              </w:rPr>
              <w:t>n</w:t>
            </w:r>
            <w:r w:rsidRPr="00624829">
              <w:rPr>
                <w:rFonts w:hint="eastAsia"/>
                <w:iCs/>
                <w:szCs w:val="18"/>
              </w:rPr>
              <w:t>, etc.</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541ED18" w14:textId="77777777" w:rsidR="00157B18" w:rsidRPr="00624829" w:rsidRDefault="00157B18" w:rsidP="00D33669">
            <w:pPr>
              <w:ind w:left="0"/>
              <w:jc w:val="left"/>
              <w:cnfStyle w:val="000000000000" w:firstRow="0" w:lastRow="0" w:firstColumn="0" w:lastColumn="0" w:oddVBand="0" w:evenVBand="0" w:oddHBand="0" w:evenHBand="0" w:firstRowFirstColumn="0" w:firstRowLastColumn="0" w:lastRowFirstColumn="0" w:lastRowLastColumn="0"/>
              <w:rPr>
                <w:iCs/>
                <w:szCs w:val="18"/>
              </w:rPr>
            </w:pPr>
            <w:r w:rsidRPr="00624829">
              <w:rPr>
                <w:rFonts w:hint="eastAsia"/>
                <w:iCs/>
                <w:szCs w:val="18"/>
              </w:rPr>
              <w:t>partial sign-off (with comments)</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D319526" w14:textId="77777777" w:rsidR="00157B18" w:rsidRPr="00624829" w:rsidRDefault="00157B18" w:rsidP="00D33669">
            <w:pPr>
              <w:ind w:left="0"/>
              <w:jc w:val="left"/>
              <w:cnfStyle w:val="000000000000" w:firstRow="0" w:lastRow="0" w:firstColumn="0" w:lastColumn="0" w:oddVBand="0" w:evenVBand="0" w:oddHBand="0" w:evenHBand="0" w:firstRowFirstColumn="0" w:firstRowLastColumn="0" w:lastRowFirstColumn="0" w:lastRowLastColumn="0"/>
              <w:rPr>
                <w:iCs/>
                <w:szCs w:val="18"/>
              </w:rPr>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233AE11" w14:textId="77777777" w:rsidR="00157B18" w:rsidRPr="00624829" w:rsidRDefault="00157B18" w:rsidP="00D33669">
            <w:pPr>
              <w:ind w:left="0"/>
              <w:jc w:val="center"/>
              <w:cnfStyle w:val="000000000000" w:firstRow="0" w:lastRow="0" w:firstColumn="0" w:lastColumn="0" w:oddVBand="0" w:evenVBand="0" w:oddHBand="0" w:evenHBand="0" w:firstRowFirstColumn="0" w:firstRowLastColumn="0" w:lastRowFirstColumn="0" w:lastRowLastColumn="0"/>
              <w:rPr>
                <w:iCs/>
                <w:szCs w:val="18"/>
              </w:rPr>
            </w:pPr>
            <w:r w:rsidRPr="00624829">
              <w:rPr>
                <w:rFonts w:ascii="Cambria" w:hAnsi="Cambria" w:hint="eastAsia"/>
                <w:iCs/>
                <w:szCs w:val="18"/>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3A9A528" w14:textId="77777777" w:rsidR="00157B18" w:rsidRPr="00624829" w:rsidRDefault="00157B18" w:rsidP="00D33669">
            <w:pPr>
              <w:ind w:left="0"/>
              <w:jc w:val="center"/>
              <w:cnfStyle w:val="000000000000" w:firstRow="0" w:lastRow="0" w:firstColumn="0" w:lastColumn="0" w:oddVBand="0" w:evenVBand="0" w:oddHBand="0" w:evenHBand="0" w:firstRowFirstColumn="0" w:firstRowLastColumn="0" w:lastRowFirstColumn="0" w:lastRowLastColumn="0"/>
              <w:rPr>
                <w:iCs/>
                <w:szCs w:val="18"/>
              </w:rPr>
            </w:pPr>
            <w:r w:rsidRPr="00624829">
              <w:rPr>
                <w:rFonts w:ascii="Cambria" w:hAnsi="Cambria" w:hint="eastAsia"/>
                <w:iCs/>
                <w:szCs w:val="18"/>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E31C759" w14:textId="77777777" w:rsidR="00157B18" w:rsidRPr="00624829" w:rsidRDefault="00157B18" w:rsidP="00D33669">
            <w:pPr>
              <w:ind w:left="0"/>
              <w:jc w:val="center"/>
              <w:cnfStyle w:val="000000000000" w:firstRow="0" w:lastRow="0" w:firstColumn="0" w:lastColumn="0" w:oddVBand="0" w:evenVBand="0" w:oddHBand="0" w:evenHBand="0" w:firstRowFirstColumn="0" w:firstRowLastColumn="0" w:lastRowFirstColumn="0" w:lastRowLastColumn="0"/>
              <w:rPr>
                <w:iCs/>
                <w:szCs w:val="18"/>
              </w:rPr>
            </w:pPr>
            <w:r w:rsidRPr="00624829">
              <w:rPr>
                <w:rFonts w:ascii="Cambria" w:hAnsi="Cambria" w:hint="eastAsia"/>
                <w:iCs/>
                <w:szCs w:val="18"/>
              </w:rPr>
              <w:t>√</w:t>
            </w:r>
          </w:p>
        </w:tc>
      </w:tr>
      <w:tr w:rsidR="00157B18" w:rsidRPr="00624829" w14:paraId="06B8ECFC" w14:textId="77777777" w:rsidTr="00AF37F3">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0" w:type="dxa"/>
            <w:gridSpan w:val="6"/>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640AA06A" w14:textId="77777777" w:rsidR="00157B18" w:rsidRPr="00624829" w:rsidRDefault="00157B18" w:rsidP="00D33669">
            <w:pPr>
              <w:ind w:left="0"/>
              <w:jc w:val="left"/>
              <w:rPr>
                <w:rFonts w:cstheme="minorHAnsi"/>
              </w:rPr>
            </w:pPr>
            <w:r w:rsidRPr="00624829">
              <w:rPr>
                <w:rFonts w:cstheme="minorHAnsi" w:hint="eastAsia"/>
              </w:rPr>
              <w:t>Published (contractual)</w:t>
            </w:r>
          </w:p>
        </w:tc>
      </w:tr>
      <w:tr w:rsidR="00157B18" w:rsidRPr="00624829" w14:paraId="7ED28400" w14:textId="77777777" w:rsidTr="00AF37F3">
        <w:trPr>
          <w:trHeight w:val="55"/>
        </w:trPr>
        <w:tc>
          <w:tcPr>
            <w:cnfStyle w:val="001000000000" w:firstRow="0" w:lastRow="0" w:firstColumn="1" w:lastColumn="0" w:oddVBand="0" w:evenVBand="0" w:oddHBand="0" w:evenHBand="0" w:firstRowFirstColumn="0" w:firstRowLastColumn="0" w:lastRowFirstColumn="0" w:lastRowLastColumn="0"/>
            <w:tcW w:w="17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F68374A" w14:textId="77777777" w:rsidR="00157B18" w:rsidRPr="00624829" w:rsidRDefault="00157B18" w:rsidP="00D33669">
            <w:pPr>
              <w:ind w:left="0"/>
              <w:jc w:val="left"/>
              <w:rPr>
                <w:b w:val="0"/>
                <w:bCs w:val="0"/>
                <w:iCs/>
                <w:szCs w:val="18"/>
              </w:rPr>
            </w:pPr>
            <w:r w:rsidRPr="00624829">
              <w:rPr>
                <w:rFonts w:hint="eastAsia"/>
                <w:iCs/>
                <w:szCs w:val="18"/>
              </w:rPr>
              <w:t>CR</w:t>
            </w:r>
          </w:p>
        </w:tc>
        <w:tc>
          <w:tcPr>
            <w:tcW w:w="284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C1E177B" w14:textId="77777777" w:rsidR="00157B18" w:rsidRPr="00624829" w:rsidRDefault="00157B18" w:rsidP="00D33669">
            <w:pPr>
              <w:ind w:left="0"/>
              <w:jc w:val="left"/>
              <w:cnfStyle w:val="000000000000" w:firstRow="0" w:lastRow="0" w:firstColumn="0" w:lastColumn="0" w:oddVBand="0" w:evenVBand="0" w:oddHBand="0" w:evenHBand="0" w:firstRowFirstColumn="0" w:firstRowLastColumn="0" w:lastRowFirstColumn="0" w:lastRowLastColumn="0"/>
              <w:rPr>
                <w:iCs/>
                <w:szCs w:val="18"/>
              </w:rPr>
            </w:pPr>
            <w:r w:rsidRPr="00624829">
              <w:rPr>
                <w:rFonts w:hint="eastAsia"/>
                <w:iCs/>
                <w:szCs w:val="18"/>
              </w:rPr>
              <w:t>as constructed record document</w:t>
            </w:r>
          </w:p>
        </w:tc>
        <w:tc>
          <w:tcPr>
            <w:tcW w:w="145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9779E6E" w14:textId="77777777" w:rsidR="00157B18" w:rsidRPr="00624829" w:rsidRDefault="00157B18" w:rsidP="00D33669">
            <w:pPr>
              <w:ind w:left="0"/>
              <w:jc w:val="left"/>
              <w:cnfStyle w:val="000000000000" w:firstRow="0" w:lastRow="0" w:firstColumn="0" w:lastColumn="0" w:oddVBand="0" w:evenVBand="0" w:oddHBand="0" w:evenHBand="0" w:firstRowFirstColumn="0" w:firstRowLastColumn="0" w:lastRowFirstColumn="0" w:lastRowLastColumn="0"/>
              <w:rPr>
                <w:iCs/>
                <w:szCs w:val="18"/>
              </w:rPr>
            </w:pP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D05A625" w14:textId="77777777" w:rsidR="00157B18" w:rsidRPr="00624829" w:rsidRDefault="00157B18" w:rsidP="00D33669">
            <w:pPr>
              <w:ind w:left="0"/>
              <w:jc w:val="center"/>
              <w:cnfStyle w:val="000000000000" w:firstRow="0" w:lastRow="0" w:firstColumn="0" w:lastColumn="0" w:oddVBand="0" w:evenVBand="0" w:oddHBand="0" w:evenHBand="0" w:firstRowFirstColumn="0" w:firstRowLastColumn="0" w:lastRowFirstColumn="0" w:lastRowLastColumn="0"/>
              <w:rPr>
                <w:iCs/>
                <w:szCs w:val="18"/>
              </w:rPr>
            </w:pPr>
            <w:r w:rsidRPr="00624829">
              <w:rPr>
                <w:rFonts w:ascii="Cambria" w:hAnsi="Cambria" w:hint="eastAsia"/>
                <w:iCs/>
                <w:szCs w:val="18"/>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CC3BE84" w14:textId="77777777" w:rsidR="00157B18" w:rsidRPr="00624829" w:rsidRDefault="00157B18" w:rsidP="00D33669">
            <w:pPr>
              <w:ind w:left="0"/>
              <w:jc w:val="center"/>
              <w:cnfStyle w:val="000000000000" w:firstRow="0" w:lastRow="0" w:firstColumn="0" w:lastColumn="0" w:oddVBand="0" w:evenVBand="0" w:oddHBand="0" w:evenHBand="0" w:firstRowFirstColumn="0" w:firstRowLastColumn="0" w:lastRowFirstColumn="0" w:lastRowLastColumn="0"/>
              <w:rPr>
                <w:iCs/>
                <w:szCs w:val="18"/>
              </w:rPr>
            </w:pPr>
            <w:r w:rsidRPr="00624829">
              <w:rPr>
                <w:rFonts w:ascii="Cambria" w:hAnsi="Cambria" w:hint="eastAsia"/>
                <w:iCs/>
                <w:szCs w:val="18"/>
              </w:rPr>
              <w:t>√</w:t>
            </w:r>
          </w:p>
        </w:tc>
        <w:tc>
          <w:tcPr>
            <w:tcW w:w="11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C70CF6E" w14:textId="77777777" w:rsidR="00157B18" w:rsidRPr="00624829" w:rsidRDefault="00157B18" w:rsidP="00D33669">
            <w:pPr>
              <w:ind w:left="0"/>
              <w:jc w:val="center"/>
              <w:cnfStyle w:val="000000000000" w:firstRow="0" w:lastRow="0" w:firstColumn="0" w:lastColumn="0" w:oddVBand="0" w:evenVBand="0" w:oddHBand="0" w:evenHBand="0" w:firstRowFirstColumn="0" w:firstRowLastColumn="0" w:lastRowFirstColumn="0" w:lastRowLastColumn="0"/>
              <w:rPr>
                <w:iCs/>
                <w:szCs w:val="18"/>
              </w:rPr>
            </w:pPr>
            <w:r w:rsidRPr="00624829">
              <w:rPr>
                <w:rFonts w:ascii="Cambria" w:hAnsi="Cambria" w:hint="eastAsia"/>
                <w:iCs/>
                <w:szCs w:val="18"/>
              </w:rPr>
              <w:t>√</w:t>
            </w:r>
          </w:p>
        </w:tc>
      </w:tr>
    </w:tbl>
    <w:p w14:paraId="6D1EFA6B" w14:textId="77777777" w:rsidR="00157B18" w:rsidRPr="00624829" w:rsidRDefault="00157B18" w:rsidP="00157B18"/>
    <w:p w14:paraId="36F00486" w14:textId="77777777" w:rsidR="004A4227" w:rsidRPr="004C5841" w:rsidRDefault="004A4227" w:rsidP="004A4227">
      <w:pPr>
        <w:rPr>
          <w:b/>
        </w:rPr>
      </w:pPr>
      <w:r w:rsidRPr="004C5841">
        <w:rPr>
          <w:b/>
        </w:rPr>
        <w:t>Volume Code</w:t>
      </w:r>
    </w:p>
    <w:p w14:paraId="30EA4AB1" w14:textId="77777777" w:rsidR="004A4227" w:rsidRDefault="004A4227" w:rsidP="004A4227">
      <w:r>
        <w:t xml:space="preserve">Two alphanumeric characters that </w:t>
      </w:r>
      <w:r w:rsidRPr="00497AFD">
        <w:t>relate to spatial sub-division of the project starting with Volume or System; ZZ is applied when all volumes are referred to</w:t>
      </w:r>
      <w:r>
        <w:t xml:space="preserve"> – see sub-topic </w:t>
      </w:r>
      <w:r w:rsidRPr="009267AF">
        <w:rPr>
          <w:i/>
          <w:iCs/>
        </w:rPr>
        <w:fldChar w:fldCharType="begin"/>
      </w:r>
      <w:r w:rsidRPr="009267AF">
        <w:rPr>
          <w:i/>
          <w:iCs/>
        </w:rPr>
        <w:instrText xml:space="preserve"> REF _Ref58454387 \r \h </w:instrText>
      </w:r>
      <w:r>
        <w:rPr>
          <w:i/>
          <w:iCs/>
        </w:rPr>
        <w:instrText xml:space="preserve"> \* MERGEFORMAT </w:instrText>
      </w:r>
      <w:r w:rsidRPr="009267AF">
        <w:rPr>
          <w:i/>
          <w:iCs/>
        </w:rPr>
      </w:r>
      <w:r w:rsidRPr="009267AF">
        <w:rPr>
          <w:i/>
          <w:iCs/>
        </w:rPr>
        <w:fldChar w:fldCharType="separate"/>
      </w:r>
      <w:r w:rsidRPr="009267AF">
        <w:rPr>
          <w:i/>
          <w:iCs/>
        </w:rPr>
        <w:t>6.5</w:t>
      </w:r>
      <w:r w:rsidRPr="009267AF">
        <w:rPr>
          <w:i/>
          <w:iCs/>
        </w:rPr>
        <w:fldChar w:fldCharType="end"/>
      </w:r>
      <w:r w:rsidRPr="009267AF">
        <w:rPr>
          <w:i/>
          <w:iCs/>
        </w:rPr>
        <w:t xml:space="preserve"> </w:t>
      </w:r>
      <w:r w:rsidRPr="009267AF">
        <w:rPr>
          <w:i/>
          <w:iCs/>
        </w:rPr>
        <w:fldChar w:fldCharType="begin"/>
      </w:r>
      <w:r w:rsidRPr="009267AF">
        <w:rPr>
          <w:i/>
          <w:iCs/>
        </w:rPr>
        <w:instrText xml:space="preserve"> REF _Ref58454391 \h </w:instrText>
      </w:r>
      <w:r>
        <w:rPr>
          <w:i/>
          <w:iCs/>
        </w:rPr>
        <w:instrText xml:space="preserve"> \* MERGEFORMAT </w:instrText>
      </w:r>
      <w:r w:rsidRPr="009267AF">
        <w:rPr>
          <w:i/>
          <w:iCs/>
        </w:rPr>
      </w:r>
      <w:r w:rsidRPr="009267AF">
        <w:rPr>
          <w:i/>
          <w:iCs/>
        </w:rPr>
        <w:fldChar w:fldCharType="separate"/>
      </w:r>
      <w:r w:rsidRPr="009267AF">
        <w:rPr>
          <w:i/>
          <w:iCs/>
        </w:rPr>
        <w:t>File Naming Conventions</w:t>
      </w:r>
      <w:r w:rsidRPr="009267AF">
        <w:rPr>
          <w:i/>
          <w:iCs/>
        </w:rPr>
        <w:fldChar w:fldCharType="end"/>
      </w:r>
      <w:r w:rsidRPr="00497AFD">
        <w:t>.</w:t>
      </w:r>
    </w:p>
    <w:p w14:paraId="2740431E" w14:textId="77777777" w:rsidR="004A4227" w:rsidRDefault="004A4227" w:rsidP="00624829">
      <w:pPr>
        <w:pStyle w:val="Header"/>
        <w:tabs>
          <w:tab w:val="clear" w:pos="4680"/>
          <w:tab w:val="clear" w:pos="9360"/>
        </w:tabs>
        <w:spacing w:after="120"/>
      </w:pPr>
    </w:p>
    <w:p w14:paraId="675B8F11" w14:textId="77777777" w:rsidR="004A4227" w:rsidRDefault="004A4227" w:rsidP="004A4227">
      <w:pPr>
        <w:rPr>
          <w:b/>
        </w:rPr>
      </w:pPr>
      <w:r w:rsidRPr="004C5841">
        <w:rPr>
          <w:b/>
        </w:rPr>
        <w:t>Sequence Number</w:t>
      </w:r>
    </w:p>
    <w:p w14:paraId="3E8C6FB8" w14:textId="77777777" w:rsidR="004A4227" w:rsidRPr="00966206" w:rsidRDefault="004A4227" w:rsidP="004A4227">
      <w:r>
        <w:t>Four digits sequential number – leading zeros should be used.</w:t>
      </w:r>
    </w:p>
    <w:p w14:paraId="394531AE" w14:textId="037E7331" w:rsidR="004F4564" w:rsidRDefault="004F4564" w:rsidP="004F4564">
      <w:pPr>
        <w:pStyle w:val="Heading2"/>
      </w:pPr>
      <w:bookmarkStart w:id="211" w:name="_Toc87828956"/>
      <w:r>
        <w:t>Common Data Environment</w:t>
      </w:r>
      <w:r w:rsidR="007D695A">
        <w:t xml:space="preserve"> &amp; PMIS</w:t>
      </w:r>
      <w:bookmarkEnd w:id="211"/>
    </w:p>
    <w:p w14:paraId="467DD8D4" w14:textId="77777777" w:rsidR="00CC5E6F" w:rsidRDefault="00CC5E6F" w:rsidP="004F4564">
      <w:r w:rsidRPr="00CC5E6F">
        <w:t>The Common Data Environment is the working environment where all current, controlled project design information is stored and made available by controlled access. It is normally an application or group of applications that form the “single source of truth” for the building information</w:t>
      </w:r>
      <w:r>
        <w:t xml:space="preserve">. </w:t>
      </w:r>
    </w:p>
    <w:p w14:paraId="2907E3A4" w14:textId="77777777" w:rsidR="009E4636" w:rsidRDefault="004F4564" w:rsidP="004F4564">
      <w:r w:rsidRPr="004F4564">
        <w:t xml:space="preserve">A Common Data Environment (CDE) approach allows information to be shared effectively between all members of the project team; giving early access to information and avoiding risk of duplication. For this project </w:t>
      </w:r>
      <w:r w:rsidRPr="004F4564">
        <w:rPr>
          <w:b/>
        </w:rPr>
        <w:t>Aconex</w:t>
      </w:r>
      <w:r w:rsidR="000F103E">
        <w:rPr>
          <w:b/>
        </w:rPr>
        <w:t xml:space="preserve"> and BIM 360</w:t>
      </w:r>
      <w:r w:rsidRPr="004F4564">
        <w:rPr>
          <w:b/>
        </w:rPr>
        <w:t xml:space="preserve"> </w:t>
      </w:r>
      <w:r w:rsidRPr="004F4564">
        <w:t>shall be the designated CDE</w:t>
      </w:r>
      <w:r w:rsidR="000F103E">
        <w:t>’s</w:t>
      </w:r>
      <w:r w:rsidRPr="004F4564">
        <w:t>.</w:t>
      </w:r>
      <w:r w:rsidR="000F103E">
        <w:t xml:space="preserve"> </w:t>
      </w:r>
    </w:p>
    <w:p w14:paraId="57C53970" w14:textId="07238BF5" w:rsidR="00E35AAD" w:rsidRDefault="000F103E" w:rsidP="00344497">
      <w:pPr>
        <w:pStyle w:val="ListParagraph"/>
        <w:numPr>
          <w:ilvl w:val="0"/>
          <w:numId w:val="35"/>
        </w:numPr>
      </w:pPr>
      <w:r>
        <w:t xml:space="preserve">BIM 360 will be utilized for all design related information which includes model uploads, PDFs and native design files. </w:t>
      </w:r>
      <w:r w:rsidR="005D08B1">
        <w:rPr>
          <w:rFonts w:hint="eastAsia"/>
        </w:rPr>
        <w:t>T</w:t>
      </w:r>
      <w:r w:rsidR="005D08B1">
        <w:t>he following 3D view</w:t>
      </w:r>
      <w:r w:rsidR="00D70933">
        <w:t>s</w:t>
      </w:r>
      <w:r w:rsidR="005D08B1">
        <w:t xml:space="preserve"> are required to </w:t>
      </w:r>
      <w:r w:rsidR="00D70933">
        <w:t>b</w:t>
      </w:r>
      <w:r w:rsidR="005D08B1">
        <w:t>e published on BIM 360</w:t>
      </w:r>
      <w:r w:rsidR="00E067EB">
        <w:t>:</w:t>
      </w:r>
    </w:p>
    <w:p w14:paraId="68E3C170" w14:textId="06031EC7" w:rsidR="00E067EB" w:rsidRDefault="008A049D" w:rsidP="00344497">
      <w:pPr>
        <w:pStyle w:val="ListParagraph"/>
        <w:numPr>
          <w:ilvl w:val="1"/>
          <w:numId w:val="35"/>
        </w:numPr>
      </w:pPr>
      <w:r>
        <w:rPr>
          <w:rFonts w:hint="eastAsia"/>
        </w:rPr>
        <w:t>O</w:t>
      </w:r>
      <w:r>
        <w:t>ne that</w:t>
      </w:r>
      <w:r w:rsidR="00D55239">
        <w:t xml:space="preserve"> contains only the discipline elements</w:t>
      </w:r>
    </w:p>
    <w:p w14:paraId="753BFC32" w14:textId="2FAA0D40" w:rsidR="008A049D" w:rsidRDefault="00C41F85" w:rsidP="00344497">
      <w:pPr>
        <w:pStyle w:val="ListParagraph"/>
        <w:numPr>
          <w:ilvl w:val="1"/>
          <w:numId w:val="35"/>
        </w:numPr>
      </w:pPr>
      <w:r>
        <w:t>Second that</w:t>
      </w:r>
      <w:r w:rsidR="008A049D">
        <w:t xml:space="preserve"> contains the federated model</w:t>
      </w:r>
    </w:p>
    <w:p w14:paraId="7132D90D" w14:textId="743808BF" w:rsidR="00E35AAD" w:rsidRDefault="00C41F85" w:rsidP="00344497">
      <w:pPr>
        <w:pStyle w:val="ListParagraph"/>
        <w:numPr>
          <w:ilvl w:val="1"/>
          <w:numId w:val="35"/>
        </w:numPr>
      </w:pPr>
      <w:r>
        <w:t xml:space="preserve">Third that </w:t>
      </w:r>
      <w:r w:rsidR="00F94554">
        <w:t xml:space="preserve">is tailored for export purposes that </w:t>
      </w:r>
      <w:r w:rsidR="00081B85">
        <w:t>free of elements duplication between various design disciplines.</w:t>
      </w:r>
    </w:p>
    <w:p w14:paraId="44E123BA" w14:textId="5D9299A8" w:rsidR="004F4564" w:rsidRDefault="007D79F7" w:rsidP="00344497">
      <w:pPr>
        <w:pStyle w:val="ListParagraph"/>
        <w:numPr>
          <w:ilvl w:val="0"/>
          <w:numId w:val="35"/>
        </w:numPr>
      </w:pPr>
      <w:r>
        <w:t>Aconex for o</w:t>
      </w:r>
      <w:r w:rsidR="000F103E">
        <w:t>ther documentation such as word documents can be used as a check but formats unrelated to modelled information</w:t>
      </w:r>
      <w:r>
        <w:t>.</w:t>
      </w:r>
    </w:p>
    <w:p w14:paraId="3D064619" w14:textId="77777777" w:rsidR="001A62D4" w:rsidRPr="00D25A74" w:rsidRDefault="001A62D4" w:rsidP="00D25A74">
      <w:r w:rsidRPr="00D25A74">
        <w:t>There are four main environments:</w:t>
      </w:r>
    </w:p>
    <w:p w14:paraId="34BBF0F8" w14:textId="77777777" w:rsidR="001A62D4" w:rsidRPr="00D25A74" w:rsidRDefault="001A62D4" w:rsidP="00D25A74">
      <w:pPr>
        <w:rPr>
          <w:b/>
          <w:bCs/>
          <w:i/>
          <w:iCs/>
        </w:rPr>
      </w:pPr>
      <w:r w:rsidRPr="00D25A74">
        <w:rPr>
          <w:b/>
          <w:bCs/>
          <w:i/>
          <w:iCs/>
        </w:rPr>
        <w:t>WIP (Work in Progress) – CDE</w:t>
      </w:r>
    </w:p>
    <w:p w14:paraId="2918234D" w14:textId="77777777" w:rsidR="001A62D4" w:rsidRPr="00D25A74" w:rsidRDefault="001A62D4" w:rsidP="00D25A74">
      <w:r w:rsidRPr="00D25A74">
        <w:t>The working area within an organization’s own systems.</w:t>
      </w:r>
    </w:p>
    <w:p w14:paraId="1E0F0635" w14:textId="77777777" w:rsidR="001A62D4" w:rsidRPr="00D25A74" w:rsidRDefault="001A62D4" w:rsidP="00D25A74">
      <w:pPr>
        <w:rPr>
          <w:b/>
          <w:bCs/>
          <w:i/>
          <w:iCs/>
        </w:rPr>
      </w:pPr>
      <w:r w:rsidRPr="00D25A74">
        <w:rPr>
          <w:b/>
          <w:bCs/>
          <w:i/>
          <w:iCs/>
        </w:rPr>
        <w:t>SHARED – CDE</w:t>
      </w:r>
    </w:p>
    <w:p w14:paraId="7D7AD47A" w14:textId="5801BE13" w:rsidR="006277E8" w:rsidRDefault="001A62D4" w:rsidP="006277E8">
      <w:r w:rsidRPr="00D25A74">
        <w:t xml:space="preserve">The models that are regularly shared for use of entire project team. The </w:t>
      </w:r>
      <w:r w:rsidR="000E6200">
        <w:t>Executive Architect</w:t>
      </w:r>
      <w:r w:rsidRPr="00D25A74">
        <w:t xml:space="preserve"> will federate all models and the </w:t>
      </w:r>
      <w:r w:rsidR="00104F46">
        <w:t>Task Information Manager</w:t>
      </w:r>
      <w:r w:rsidR="006277E8">
        <w:t xml:space="preserve"> </w:t>
      </w:r>
      <w:r w:rsidRPr="00D25A74">
        <w:t xml:space="preserve">contact from each organization will ensure all the latest relevant models are downloaded and federated into their WIP files. </w:t>
      </w:r>
    </w:p>
    <w:p w14:paraId="61AB8809" w14:textId="68CAA43F" w:rsidR="001A62D4" w:rsidRPr="00D25A74" w:rsidRDefault="001A62D4" w:rsidP="00D25A74">
      <w:r w:rsidRPr="00D25A74">
        <w:t>All</w:t>
      </w:r>
      <w:r w:rsidR="006277E8">
        <w:t xml:space="preserve"> </w:t>
      </w:r>
      <w:r w:rsidRPr="00D25A74">
        <w:t>team members should be using other parties’ information for their own internal coordination checks. To progress to the next stage</w:t>
      </w:r>
      <w:r w:rsidR="00D51E83">
        <w:t xml:space="preserve"> </w:t>
      </w:r>
      <w:r w:rsidRPr="00D25A74">
        <w:t>the information must be authorized by the appropriate person.</w:t>
      </w:r>
    </w:p>
    <w:p w14:paraId="0C8EA84D" w14:textId="77777777" w:rsidR="001A62D4" w:rsidRPr="00D25A74" w:rsidRDefault="001A62D4" w:rsidP="00D25A74">
      <w:pPr>
        <w:rPr>
          <w:b/>
          <w:bCs/>
          <w:i/>
          <w:iCs/>
        </w:rPr>
      </w:pPr>
      <w:r w:rsidRPr="00D25A74">
        <w:rPr>
          <w:b/>
          <w:bCs/>
          <w:i/>
          <w:iCs/>
        </w:rPr>
        <w:t>PUBLISHED – TRSDC PMIS</w:t>
      </w:r>
    </w:p>
    <w:p w14:paraId="109CCE9E" w14:textId="410BE95E" w:rsidR="001A62D4" w:rsidRPr="00D25A74" w:rsidRDefault="001A62D4" w:rsidP="00D25A74">
      <w:r w:rsidRPr="00D25A74">
        <w:t>This information will have been accepted by the nominated party, in which case it will be suitable for tender or construction (2D</w:t>
      </w:r>
      <w:r w:rsidR="00D51E83">
        <w:t xml:space="preserve"> </w:t>
      </w:r>
      <w:r w:rsidRPr="00D25A74">
        <w:t>model output only)</w:t>
      </w:r>
    </w:p>
    <w:p w14:paraId="6AAF46D5" w14:textId="77777777" w:rsidR="001A62D4" w:rsidRPr="00D25A74" w:rsidRDefault="001A62D4" w:rsidP="00D25A74">
      <w:pPr>
        <w:rPr>
          <w:b/>
          <w:bCs/>
          <w:i/>
          <w:iCs/>
        </w:rPr>
      </w:pPr>
      <w:r w:rsidRPr="00D25A74">
        <w:rPr>
          <w:b/>
          <w:bCs/>
          <w:i/>
          <w:iCs/>
        </w:rPr>
        <w:t>ARCHIVE – TRSDC PMIS</w:t>
      </w:r>
    </w:p>
    <w:p w14:paraId="500BED82" w14:textId="613D4580" w:rsidR="004F4564" w:rsidRDefault="001A62D4" w:rsidP="00D25A74">
      <w:r w:rsidRPr="00D25A74">
        <w:t>History of project information stored within the CDE.</w:t>
      </w:r>
    </w:p>
    <w:p w14:paraId="0D26CFDC" w14:textId="5367C494" w:rsidR="007D695A" w:rsidRDefault="00C373BD" w:rsidP="00C373BD">
      <w:r>
        <w:t xml:space="preserve">Please refer to the BIM 360 User Guides and PMIS Manual for more information on folder structures and interaction with the systems. </w:t>
      </w:r>
    </w:p>
    <w:p w14:paraId="4EED51B6" w14:textId="77777777" w:rsidR="003500F5" w:rsidRDefault="003500F5" w:rsidP="00C373BD"/>
    <w:p w14:paraId="2EE0D1EC" w14:textId="263F05E8" w:rsidR="004F4564" w:rsidRDefault="004F4564" w:rsidP="004F4564">
      <w:pPr>
        <w:pStyle w:val="Heading2"/>
      </w:pPr>
      <w:bookmarkStart w:id="212" w:name="_Toc87828957"/>
      <w:r w:rsidRPr="004F4564">
        <w:t>Model Upload Process</w:t>
      </w:r>
      <w:bookmarkEnd w:id="212"/>
    </w:p>
    <w:p w14:paraId="0D19672F" w14:textId="190CFAEC" w:rsidR="00094FED" w:rsidRPr="00FF0BBF" w:rsidRDefault="004F4564" w:rsidP="00FF0BBF">
      <w:r w:rsidRPr="004F4564">
        <w:t>3D models must be shared at regular intervals to ensure the rest of the project team are coordinating with the latest information.</w:t>
      </w:r>
      <w:r w:rsidR="00AA3C75">
        <w:t xml:space="preserve"> This should happen following TRSDC BIM360 set-up environment. </w:t>
      </w:r>
    </w:p>
    <w:tbl>
      <w:tblPr>
        <w:tblStyle w:val="GridTable441"/>
        <w:tblW w:w="9450" w:type="dxa"/>
        <w:tblInd w:w="625" w:type="dxa"/>
        <w:tblLayout w:type="fixed"/>
        <w:tblLook w:val="04A0" w:firstRow="1" w:lastRow="0" w:firstColumn="1" w:lastColumn="0" w:noHBand="0" w:noVBand="1"/>
      </w:tblPr>
      <w:tblGrid>
        <w:gridCol w:w="2340"/>
        <w:gridCol w:w="4680"/>
        <w:gridCol w:w="2430"/>
      </w:tblGrid>
      <w:tr w:rsidR="00EA1684" w:rsidRPr="00B340FD" w14:paraId="072204A4" w14:textId="77777777" w:rsidTr="00FF0BBF">
        <w:trPr>
          <w:cnfStyle w:val="100000000000" w:firstRow="1" w:lastRow="0" w:firstColumn="0" w:lastColumn="0" w:oddVBand="0" w:evenVBand="0" w:oddHBand="0" w:evenHBand="0" w:firstRowFirstColumn="0" w:firstRowLastColumn="0" w:lastRowFirstColumn="0" w:lastRowLastColumn="0"/>
          <w:trHeight w:val="593"/>
          <w:tblHeader/>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3013A5FD" w14:textId="54D63AEB" w:rsidR="00EA1684" w:rsidRPr="00EA1684" w:rsidRDefault="00EA1684" w:rsidP="00EA1684">
            <w:pPr>
              <w:ind w:left="0"/>
              <w:jc w:val="left"/>
            </w:pPr>
            <w:r w:rsidRPr="00EA1684">
              <w:rPr>
                <w:rFonts w:eastAsia="Roboto Condensed" w:cstheme="minorHAnsi"/>
              </w:rPr>
              <w:lastRenderedPageBreak/>
              <w:t>Design Phases</w:t>
            </w:r>
          </w:p>
        </w:tc>
        <w:tc>
          <w:tcPr>
            <w:tcW w:w="468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7CD3A0F7" w14:textId="2BE26017" w:rsidR="00EA1684" w:rsidRPr="00EA1684" w:rsidRDefault="00EA1684" w:rsidP="00EA1684">
            <w:pPr>
              <w:ind w:left="0"/>
              <w:jc w:val="left"/>
              <w:cnfStyle w:val="100000000000" w:firstRow="1" w:lastRow="0" w:firstColumn="0" w:lastColumn="0" w:oddVBand="0" w:evenVBand="0" w:oddHBand="0" w:evenHBand="0" w:firstRowFirstColumn="0" w:firstRowLastColumn="0" w:lastRowFirstColumn="0" w:lastRowLastColumn="0"/>
            </w:pPr>
            <w:r w:rsidRPr="00EA1684">
              <w:rPr>
                <w:rFonts w:eastAsia="Roboto Condensed" w:cstheme="minorHAnsi"/>
              </w:rPr>
              <w:t>Requirement</w:t>
            </w:r>
          </w:p>
        </w:tc>
        <w:tc>
          <w:tcPr>
            <w:tcW w:w="243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5DD31D90" w14:textId="0C871E26" w:rsidR="00EA1684" w:rsidRPr="00EA1684" w:rsidRDefault="00EA1684" w:rsidP="00EA1684">
            <w:pPr>
              <w:ind w:left="0"/>
              <w:jc w:val="left"/>
              <w:cnfStyle w:val="100000000000" w:firstRow="1" w:lastRow="0" w:firstColumn="0" w:lastColumn="0" w:oddVBand="0" w:evenVBand="0" w:oddHBand="0" w:evenHBand="0" w:firstRowFirstColumn="0" w:firstRowLastColumn="0" w:lastRowFirstColumn="0" w:lastRowLastColumn="0"/>
            </w:pPr>
            <w:r w:rsidRPr="00EA1684">
              <w:rPr>
                <w:rFonts w:eastAsia="Roboto Condensed" w:cstheme="minorHAnsi"/>
              </w:rPr>
              <w:t>Timescale</w:t>
            </w:r>
          </w:p>
        </w:tc>
      </w:tr>
      <w:tr w:rsidR="0082034F" w:rsidRPr="00C204B2" w14:paraId="0962FFF0" w14:textId="77777777" w:rsidTr="0082034F">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1C134695" w14:textId="010484E2" w:rsidR="0082034F" w:rsidRPr="00D25A74" w:rsidRDefault="00550523" w:rsidP="0082034F">
            <w:pPr>
              <w:ind w:left="0"/>
              <w:jc w:val="left"/>
              <w:rPr>
                <w:rFonts w:eastAsia="Roboto Condensed" w:cstheme="minorHAnsi"/>
                <w:b w:val="0"/>
                <w:i/>
              </w:rPr>
            </w:pPr>
            <w:r w:rsidRPr="00D25A74">
              <w:rPr>
                <w:rFonts w:hint="eastAsia"/>
                <w:i/>
              </w:rPr>
              <w:t>Concept Design</w:t>
            </w:r>
          </w:p>
        </w:tc>
        <w:tc>
          <w:tcPr>
            <w:tcW w:w="468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2A877B87" w14:textId="10E77BCA" w:rsidR="0082034F" w:rsidRPr="00D25A74" w:rsidRDefault="0082034F" w:rsidP="0082034F">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rPr>
            </w:pPr>
            <w:r w:rsidRPr="00D25A74">
              <w:rPr>
                <w:rFonts w:hint="eastAsia"/>
                <w:i/>
              </w:rPr>
              <w:t>Arch/MEP/Structural</w:t>
            </w:r>
          </w:p>
        </w:tc>
        <w:tc>
          <w:tcPr>
            <w:tcW w:w="243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2A9AA2C4" w14:textId="5E6CF71B" w:rsidR="0082034F" w:rsidRPr="00D25A74" w:rsidRDefault="0082034F" w:rsidP="0082034F">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rPr>
            </w:pPr>
            <w:r w:rsidRPr="00D25A74">
              <w:rPr>
                <w:rFonts w:hint="eastAsia"/>
                <w:i/>
              </w:rPr>
              <w:t>As Needed</w:t>
            </w:r>
            <w:r w:rsidR="00816A53" w:rsidRPr="00D25A74">
              <w:rPr>
                <w:rFonts w:hint="eastAsia"/>
                <w:i/>
              </w:rPr>
              <w:t xml:space="preserve"> / </w:t>
            </w:r>
            <w:r w:rsidR="00816A53" w:rsidRPr="00D25A74">
              <w:rPr>
                <w:rFonts w:eastAsia="Roboto Condensed" w:cstheme="minorHAnsi"/>
                <w:i/>
              </w:rPr>
              <w:t>Weekly</w:t>
            </w:r>
          </w:p>
        </w:tc>
      </w:tr>
      <w:tr w:rsidR="00550523" w:rsidRPr="00C204B2" w14:paraId="066C8155" w14:textId="77777777" w:rsidTr="0082034F">
        <w:trPr>
          <w:trHeight w:val="491"/>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6652D6B4" w14:textId="2EFD560C" w:rsidR="00550523" w:rsidRPr="00D25A74" w:rsidRDefault="00550523" w:rsidP="00550523">
            <w:pPr>
              <w:ind w:left="0"/>
              <w:jc w:val="left"/>
              <w:rPr>
                <w:i/>
              </w:rPr>
            </w:pPr>
            <w:r w:rsidRPr="00D25A74">
              <w:rPr>
                <w:rFonts w:hint="eastAsia"/>
                <w:i/>
              </w:rPr>
              <w:t>Schematic Design</w:t>
            </w:r>
          </w:p>
        </w:tc>
        <w:tc>
          <w:tcPr>
            <w:tcW w:w="468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1303B785" w14:textId="47DAC52E" w:rsidR="00550523" w:rsidRPr="00D25A74" w:rsidRDefault="00550523" w:rsidP="00550523">
            <w:pPr>
              <w:ind w:left="0"/>
              <w:jc w:val="left"/>
              <w:cnfStyle w:val="000000000000" w:firstRow="0" w:lastRow="0" w:firstColumn="0" w:lastColumn="0" w:oddVBand="0" w:evenVBand="0" w:oddHBand="0" w:evenHBand="0" w:firstRowFirstColumn="0" w:firstRowLastColumn="0" w:lastRowFirstColumn="0" w:lastRowLastColumn="0"/>
              <w:rPr>
                <w:i/>
              </w:rPr>
            </w:pPr>
            <w:r w:rsidRPr="00D25A74">
              <w:rPr>
                <w:rFonts w:hint="eastAsia"/>
                <w:i/>
              </w:rPr>
              <w:t>Arch/MEP/Structural</w:t>
            </w:r>
          </w:p>
        </w:tc>
        <w:tc>
          <w:tcPr>
            <w:tcW w:w="243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10A43406" w14:textId="5565C17A" w:rsidR="00550523" w:rsidRPr="00D25A74" w:rsidRDefault="00550523" w:rsidP="00550523">
            <w:pPr>
              <w:ind w:left="0"/>
              <w:jc w:val="left"/>
              <w:cnfStyle w:val="000000000000" w:firstRow="0" w:lastRow="0" w:firstColumn="0" w:lastColumn="0" w:oddVBand="0" w:evenVBand="0" w:oddHBand="0" w:evenHBand="0" w:firstRowFirstColumn="0" w:firstRowLastColumn="0" w:lastRowFirstColumn="0" w:lastRowLastColumn="0"/>
              <w:rPr>
                <w:i/>
              </w:rPr>
            </w:pPr>
            <w:r w:rsidRPr="00D25A74">
              <w:rPr>
                <w:rFonts w:eastAsia="Roboto Condensed" w:cstheme="minorHAnsi"/>
                <w:i/>
              </w:rPr>
              <w:t>Weekly</w:t>
            </w:r>
          </w:p>
        </w:tc>
      </w:tr>
      <w:tr w:rsidR="00550523" w:rsidRPr="00C204B2" w14:paraId="66F734F4" w14:textId="77777777" w:rsidTr="0082034F">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3F18CD90" w14:textId="53704E71" w:rsidR="00550523" w:rsidRPr="00D25A74" w:rsidRDefault="00550523" w:rsidP="00550523">
            <w:pPr>
              <w:ind w:left="0"/>
              <w:jc w:val="left"/>
              <w:rPr>
                <w:b w:val="0"/>
                <w:i/>
              </w:rPr>
            </w:pPr>
            <w:r w:rsidRPr="00D25A74">
              <w:rPr>
                <w:rFonts w:eastAsia="Roboto Condensed" w:cstheme="minorHAnsi"/>
                <w:i/>
              </w:rPr>
              <w:t>Design Development</w:t>
            </w:r>
          </w:p>
        </w:tc>
        <w:tc>
          <w:tcPr>
            <w:tcW w:w="468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3592D9D1" w14:textId="42B0724C" w:rsidR="00550523" w:rsidRPr="00D25A74" w:rsidRDefault="00550523" w:rsidP="00550523">
            <w:pPr>
              <w:ind w:left="0"/>
              <w:jc w:val="left"/>
              <w:cnfStyle w:val="000000100000" w:firstRow="0" w:lastRow="0" w:firstColumn="0" w:lastColumn="0" w:oddVBand="0" w:evenVBand="0" w:oddHBand="1" w:evenHBand="0" w:firstRowFirstColumn="0" w:firstRowLastColumn="0" w:lastRowFirstColumn="0" w:lastRowLastColumn="0"/>
              <w:rPr>
                <w:i/>
              </w:rPr>
            </w:pPr>
            <w:r w:rsidRPr="00D25A74">
              <w:rPr>
                <w:rFonts w:eastAsia="Roboto Condensed" w:cstheme="minorHAnsi"/>
                <w:i/>
              </w:rPr>
              <w:t>Arch/MEP/Structural</w:t>
            </w:r>
          </w:p>
        </w:tc>
        <w:tc>
          <w:tcPr>
            <w:tcW w:w="243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5DBAEBDC" w14:textId="54F1D761" w:rsidR="00550523" w:rsidRPr="00D25A74" w:rsidRDefault="00550523" w:rsidP="00550523">
            <w:pPr>
              <w:ind w:left="0"/>
              <w:jc w:val="left"/>
              <w:cnfStyle w:val="000000100000" w:firstRow="0" w:lastRow="0" w:firstColumn="0" w:lastColumn="0" w:oddVBand="0" w:evenVBand="0" w:oddHBand="1" w:evenHBand="0" w:firstRowFirstColumn="0" w:firstRowLastColumn="0" w:lastRowFirstColumn="0" w:lastRowLastColumn="0"/>
              <w:rPr>
                <w:i/>
              </w:rPr>
            </w:pPr>
            <w:r w:rsidRPr="00D25A74">
              <w:rPr>
                <w:rFonts w:eastAsia="Roboto Condensed" w:cstheme="minorHAnsi"/>
                <w:i/>
              </w:rPr>
              <w:t>Weekly</w:t>
            </w:r>
            <w:r w:rsidR="003E356C">
              <w:rPr>
                <w:rFonts w:eastAsia="Roboto Condensed" w:cstheme="minorHAnsi"/>
                <w:i/>
              </w:rPr>
              <w:t>/</w:t>
            </w:r>
            <w:r w:rsidR="003E356C" w:rsidRPr="00D25A74">
              <w:rPr>
                <w:rFonts w:eastAsia="Roboto Condensed" w:cstheme="minorHAnsi"/>
                <w:i/>
              </w:rPr>
              <w:t xml:space="preserve"> Fortnightly</w:t>
            </w:r>
          </w:p>
        </w:tc>
      </w:tr>
      <w:tr w:rsidR="00550523" w:rsidRPr="00C204B2" w14:paraId="59D0AF8F" w14:textId="77777777" w:rsidTr="0082034F">
        <w:trPr>
          <w:trHeight w:val="491"/>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4B77345" w14:textId="727034C8" w:rsidR="00550523" w:rsidRPr="00D25A74" w:rsidRDefault="00550523" w:rsidP="00550523">
            <w:pPr>
              <w:ind w:left="0"/>
              <w:jc w:val="left"/>
              <w:rPr>
                <w:b w:val="0"/>
                <w:i/>
              </w:rPr>
            </w:pPr>
            <w:r w:rsidRPr="00D25A74">
              <w:rPr>
                <w:rFonts w:eastAsia="Roboto Condensed" w:cstheme="minorHAnsi"/>
                <w:i/>
              </w:rPr>
              <w:t>Construction Documents</w:t>
            </w:r>
          </w:p>
        </w:tc>
        <w:tc>
          <w:tcPr>
            <w:tcW w:w="468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CCDF6DA" w14:textId="7DAFB410" w:rsidR="00550523" w:rsidRPr="00D25A74" w:rsidRDefault="00550523" w:rsidP="00550523">
            <w:pPr>
              <w:ind w:left="0"/>
              <w:jc w:val="left"/>
              <w:cnfStyle w:val="000000000000" w:firstRow="0" w:lastRow="0" w:firstColumn="0" w:lastColumn="0" w:oddVBand="0" w:evenVBand="0" w:oddHBand="0" w:evenHBand="0" w:firstRowFirstColumn="0" w:firstRowLastColumn="0" w:lastRowFirstColumn="0" w:lastRowLastColumn="0"/>
              <w:rPr>
                <w:i/>
              </w:rPr>
            </w:pPr>
            <w:r w:rsidRPr="00D25A74">
              <w:rPr>
                <w:rFonts w:eastAsia="Roboto Condensed" w:cstheme="minorHAnsi"/>
                <w:i/>
              </w:rPr>
              <w:t>Arch/MEP/Structural/Contractor/Subcontractors</w:t>
            </w:r>
          </w:p>
        </w:tc>
        <w:tc>
          <w:tcPr>
            <w:tcW w:w="243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48412C5" w14:textId="6AAD7844" w:rsidR="00550523" w:rsidRPr="00D25A74" w:rsidRDefault="00550523" w:rsidP="00550523">
            <w:pPr>
              <w:ind w:left="0"/>
              <w:jc w:val="left"/>
              <w:cnfStyle w:val="000000000000" w:firstRow="0" w:lastRow="0" w:firstColumn="0" w:lastColumn="0" w:oddVBand="0" w:evenVBand="0" w:oddHBand="0" w:evenHBand="0" w:firstRowFirstColumn="0" w:firstRowLastColumn="0" w:lastRowFirstColumn="0" w:lastRowLastColumn="0"/>
              <w:rPr>
                <w:i/>
              </w:rPr>
            </w:pPr>
            <w:r w:rsidRPr="00D25A74">
              <w:rPr>
                <w:rFonts w:eastAsia="Roboto Condensed" w:cstheme="minorHAnsi"/>
                <w:i/>
              </w:rPr>
              <w:t>Fortnightly</w:t>
            </w:r>
          </w:p>
        </w:tc>
      </w:tr>
    </w:tbl>
    <w:p w14:paraId="783E4921" w14:textId="2298225C" w:rsidR="00EA1684" w:rsidRDefault="00EA1684" w:rsidP="00EA1684">
      <w:pPr>
        <w:spacing w:after="0"/>
      </w:pPr>
    </w:p>
    <w:p w14:paraId="4E887364" w14:textId="650B7EF5" w:rsidR="003E356C" w:rsidRPr="003E356C" w:rsidRDefault="003E356C" w:rsidP="003E356C">
      <w:pPr>
        <w:pStyle w:val="Heading3"/>
        <w:ind w:left="576" w:hanging="576"/>
        <w:rPr>
          <w:color w:val="AE9142" w:themeColor="accent2"/>
          <w:sz w:val="22"/>
          <w:szCs w:val="22"/>
        </w:rPr>
      </w:pPr>
      <w:bookmarkStart w:id="213" w:name="_Toc87828958"/>
      <w:r w:rsidRPr="003E356C">
        <w:rPr>
          <w:color w:val="AE9142" w:themeColor="accent2"/>
          <w:sz w:val="22"/>
          <w:szCs w:val="22"/>
        </w:rPr>
        <w:t>BIM Models Exchange</w:t>
      </w:r>
      <w:bookmarkEnd w:id="213"/>
    </w:p>
    <w:p w14:paraId="63BF9CA4" w14:textId="77777777" w:rsidR="003E356C" w:rsidRPr="003E356C" w:rsidRDefault="003E356C" w:rsidP="003E356C">
      <w:pPr>
        <w:rPr>
          <w:szCs w:val="18"/>
        </w:rPr>
      </w:pPr>
      <w:r w:rsidRPr="003E356C">
        <w:rPr>
          <w:szCs w:val="18"/>
        </w:rPr>
        <w:t>Depending on which BIM Model format, the process of exchanging the information across all teams is different.</w:t>
      </w:r>
    </w:p>
    <w:p w14:paraId="48E92D33" w14:textId="77777777" w:rsidR="003E356C" w:rsidRPr="003E356C" w:rsidRDefault="003E356C" w:rsidP="003E356C">
      <w:pPr>
        <w:rPr>
          <w:b/>
          <w:szCs w:val="18"/>
        </w:rPr>
      </w:pPr>
      <w:r w:rsidRPr="003E356C">
        <w:rPr>
          <w:b/>
          <w:szCs w:val="18"/>
        </w:rPr>
        <w:t>Revit Models Exchange</w:t>
      </w:r>
    </w:p>
    <w:p w14:paraId="3477CD67" w14:textId="77777777" w:rsidR="003E356C" w:rsidRPr="003E356C" w:rsidRDefault="003E356C" w:rsidP="003E356C">
      <w:pPr>
        <w:rPr>
          <w:szCs w:val="18"/>
        </w:rPr>
      </w:pPr>
      <w:r w:rsidRPr="003E356C">
        <w:rPr>
          <w:szCs w:val="18"/>
        </w:rPr>
        <w:t xml:space="preserve">All native models should be exchanged using the Collaboration Pro module in BIM360 on a weekly basis. A proper naming convention should be followed – please refer to sub-topic </w:t>
      </w:r>
      <w:r w:rsidRPr="003E356C">
        <w:rPr>
          <w:color w:val="AE9142" w:themeColor="text1"/>
          <w:szCs w:val="18"/>
        </w:rPr>
        <w:fldChar w:fldCharType="begin"/>
      </w:r>
      <w:r w:rsidRPr="003E356C">
        <w:rPr>
          <w:color w:val="AE9142" w:themeColor="text1"/>
          <w:szCs w:val="18"/>
        </w:rPr>
        <w:instrText xml:space="preserve"> REF _Ref72835585 \h  \* MERGEFORMAT </w:instrText>
      </w:r>
      <w:r w:rsidRPr="003E356C">
        <w:rPr>
          <w:color w:val="AE9142" w:themeColor="text1"/>
          <w:szCs w:val="18"/>
        </w:rPr>
      </w:r>
      <w:r w:rsidRPr="003E356C">
        <w:rPr>
          <w:color w:val="AE9142" w:themeColor="text1"/>
          <w:szCs w:val="18"/>
        </w:rPr>
        <w:fldChar w:fldCharType="separate"/>
      </w:r>
      <w:r w:rsidRPr="003E356C">
        <w:rPr>
          <w:color w:val="AE9142" w:themeColor="text1"/>
          <w:szCs w:val="18"/>
        </w:rPr>
        <w:t>8.1.1 BIM360 Package Exchange</w:t>
      </w:r>
      <w:r w:rsidRPr="003E356C">
        <w:rPr>
          <w:color w:val="AE9142" w:themeColor="text1"/>
          <w:szCs w:val="18"/>
        </w:rPr>
        <w:fldChar w:fldCharType="end"/>
      </w:r>
      <w:r w:rsidRPr="003E356C">
        <w:rPr>
          <w:szCs w:val="18"/>
        </w:rPr>
        <w:t>. All consultants should be adding a description informing the major changes.</w:t>
      </w:r>
    </w:p>
    <w:p w14:paraId="730FB405" w14:textId="77777777" w:rsidR="003E356C" w:rsidRPr="003E356C" w:rsidRDefault="003E356C" w:rsidP="003E356C">
      <w:pPr>
        <w:rPr>
          <w:szCs w:val="18"/>
        </w:rPr>
      </w:pPr>
    </w:p>
    <w:p w14:paraId="3C7A0839" w14:textId="77777777" w:rsidR="003E356C" w:rsidRPr="003E356C" w:rsidRDefault="003E356C" w:rsidP="003E356C">
      <w:pPr>
        <w:rPr>
          <w:szCs w:val="18"/>
        </w:rPr>
      </w:pPr>
      <w:r w:rsidRPr="003E356C">
        <w:rPr>
          <w:szCs w:val="18"/>
        </w:rPr>
        <w:t xml:space="preserve">As the Interior Design consultants doesn´t have access to the Collaboration Pro module, Revit models must be exchanged manually. By having the models workshared in the work in progress folder – </w:t>
      </w:r>
      <w:r w:rsidRPr="003E356C">
        <w:rPr>
          <w:i/>
          <w:iCs/>
          <w:szCs w:val="18"/>
        </w:rPr>
        <w:t>01_WIP</w:t>
      </w:r>
      <w:r w:rsidRPr="003E356C">
        <w:rPr>
          <w:szCs w:val="18"/>
        </w:rPr>
        <w:t xml:space="preserve"> – all models should be copied into the folder by using the BIM360 feature: 02_SHARED&gt;</w:t>
      </w:r>
      <w:r w:rsidRPr="003E356C">
        <w:rPr>
          <w:i/>
          <w:iCs/>
          <w:szCs w:val="18"/>
        </w:rPr>
        <w:t>Asset folder</w:t>
      </w:r>
      <w:r w:rsidRPr="003E356C">
        <w:rPr>
          <w:szCs w:val="18"/>
        </w:rPr>
        <w:t>&gt;</w:t>
      </w:r>
      <w:r w:rsidRPr="003E356C">
        <w:rPr>
          <w:i/>
          <w:iCs/>
          <w:szCs w:val="18"/>
        </w:rPr>
        <w:t>Discipline folder</w:t>
      </w:r>
      <w:r w:rsidRPr="003E356C">
        <w:rPr>
          <w:szCs w:val="18"/>
        </w:rPr>
        <w:t>. Along with the Exchange, a communication should be sent out to all consultants informing the major changes.</w:t>
      </w:r>
    </w:p>
    <w:p w14:paraId="309A3578" w14:textId="77777777" w:rsidR="003E356C" w:rsidRPr="003E356C" w:rsidRDefault="003E356C" w:rsidP="003E356C">
      <w:pPr>
        <w:rPr>
          <w:szCs w:val="18"/>
        </w:rPr>
      </w:pPr>
      <w:r w:rsidRPr="003E356C">
        <w:rPr>
          <w:szCs w:val="18"/>
        </w:rPr>
        <w:t>All consultants should access to the 02_SHARED&gt;</w:t>
      </w:r>
      <w:r w:rsidRPr="003E356C">
        <w:rPr>
          <w:i/>
          <w:iCs/>
          <w:szCs w:val="18"/>
        </w:rPr>
        <w:t>Asset folder</w:t>
      </w:r>
      <w:r w:rsidRPr="003E356C">
        <w:rPr>
          <w:szCs w:val="18"/>
        </w:rPr>
        <w:t>&gt;</w:t>
      </w:r>
      <w:r w:rsidRPr="003E356C">
        <w:rPr>
          <w:i/>
          <w:iCs/>
          <w:szCs w:val="18"/>
        </w:rPr>
        <w:t>Discipline folder</w:t>
      </w:r>
      <w:r w:rsidRPr="003E356C">
        <w:rPr>
          <w:szCs w:val="18"/>
        </w:rPr>
        <w:t xml:space="preserve"> and do a copy of the models into the Consumed folder: 01_WIP&gt;</w:t>
      </w:r>
      <w:r w:rsidRPr="003E356C">
        <w:rPr>
          <w:i/>
          <w:iCs/>
          <w:szCs w:val="18"/>
        </w:rPr>
        <w:t>Discipline folder</w:t>
      </w:r>
      <w:r w:rsidRPr="003E356C">
        <w:rPr>
          <w:szCs w:val="18"/>
        </w:rPr>
        <w:t xml:space="preserve">&gt;Consumed&gt;HW3_06_ID-Interior Design – </w:t>
      </w:r>
      <w:r w:rsidRPr="003E356C">
        <w:rPr>
          <w:i/>
          <w:iCs/>
          <w:szCs w:val="18"/>
        </w:rPr>
        <w:t>this folder should be created manually</w:t>
      </w:r>
      <w:r w:rsidRPr="003E356C">
        <w:rPr>
          <w:szCs w:val="18"/>
        </w:rPr>
        <w:t>.</w:t>
      </w:r>
    </w:p>
    <w:p w14:paraId="2702105E" w14:textId="77777777" w:rsidR="003E356C" w:rsidRPr="003E356C" w:rsidRDefault="003E356C" w:rsidP="003E356C">
      <w:pPr>
        <w:rPr>
          <w:b/>
          <w:szCs w:val="18"/>
        </w:rPr>
      </w:pPr>
      <w:r w:rsidRPr="003E356C">
        <w:rPr>
          <w:b/>
          <w:szCs w:val="18"/>
        </w:rPr>
        <w:t>NWC and NWD Models Exchange</w:t>
      </w:r>
    </w:p>
    <w:p w14:paraId="153A9C79" w14:textId="77777777" w:rsidR="003E356C" w:rsidRPr="003E356C" w:rsidRDefault="003E356C" w:rsidP="003E356C">
      <w:pPr>
        <w:rPr>
          <w:rFonts w:cstheme="minorHAnsi"/>
          <w:color w:val="00968F" w:themeColor="accent3"/>
          <w:szCs w:val="18"/>
        </w:rPr>
      </w:pPr>
      <w:r w:rsidRPr="003E356C">
        <w:rPr>
          <w:szCs w:val="18"/>
        </w:rPr>
        <w:t xml:space="preserve">All Revit models should be exported following the requirements needed – please refer to </w:t>
      </w:r>
      <w:r w:rsidRPr="003E356C">
        <w:rPr>
          <w:color w:val="AE9142" w:themeColor="text1"/>
          <w:szCs w:val="18"/>
        </w:rPr>
        <w:fldChar w:fldCharType="begin"/>
      </w:r>
      <w:r w:rsidRPr="003E356C">
        <w:rPr>
          <w:color w:val="AE9142" w:themeColor="text1"/>
          <w:szCs w:val="18"/>
        </w:rPr>
        <w:instrText xml:space="preserve"> REF _Ref72836291 \h  \* MERGEFORMAT </w:instrText>
      </w:r>
      <w:r w:rsidRPr="003E356C">
        <w:rPr>
          <w:color w:val="AE9142" w:themeColor="text1"/>
          <w:szCs w:val="18"/>
        </w:rPr>
      </w:r>
      <w:r w:rsidRPr="003E356C">
        <w:rPr>
          <w:color w:val="AE9142" w:themeColor="text1"/>
          <w:szCs w:val="18"/>
        </w:rPr>
        <w:fldChar w:fldCharType="separate"/>
      </w:r>
      <w:r w:rsidRPr="003E356C">
        <w:rPr>
          <w:color w:val="AE9142" w:themeColor="text1"/>
          <w:szCs w:val="18"/>
        </w:rPr>
        <w:t>APPENDIX P – BIM Guides</w:t>
      </w:r>
      <w:r w:rsidRPr="003E356C">
        <w:rPr>
          <w:color w:val="AE9142" w:themeColor="text1"/>
          <w:szCs w:val="18"/>
        </w:rPr>
        <w:fldChar w:fldCharType="end"/>
      </w:r>
      <w:r w:rsidRPr="003E356C">
        <w:rPr>
          <w:color w:val="AE9142" w:themeColor="text1"/>
          <w:szCs w:val="18"/>
        </w:rPr>
        <w:t xml:space="preserve"> </w:t>
      </w:r>
      <w:r w:rsidRPr="003E356C">
        <w:rPr>
          <w:szCs w:val="18"/>
        </w:rPr>
        <w:t>– and uploaded manually into a folder in BIM360 located at: 03_SUBMISSIONS&gt;01_OnGoing Design Coordination&gt;12_IM-Information Management&gt;</w:t>
      </w:r>
      <w:r w:rsidRPr="003E356C">
        <w:rPr>
          <w:i/>
          <w:iCs/>
          <w:szCs w:val="18"/>
        </w:rPr>
        <w:t>Asset folder</w:t>
      </w:r>
      <w:r w:rsidRPr="003E356C">
        <w:rPr>
          <w:szCs w:val="18"/>
        </w:rPr>
        <w:t>&gt;</w:t>
      </w:r>
      <w:r w:rsidRPr="003E356C">
        <w:rPr>
          <w:i/>
          <w:iCs/>
          <w:szCs w:val="18"/>
        </w:rPr>
        <w:t>weekly folder</w:t>
      </w:r>
      <w:r w:rsidRPr="003E356C">
        <w:rPr>
          <w:szCs w:val="18"/>
        </w:rPr>
        <w:t>&gt;NWC&gt;</w:t>
      </w:r>
      <w:r w:rsidRPr="003E356C">
        <w:rPr>
          <w:i/>
          <w:iCs/>
          <w:szCs w:val="18"/>
        </w:rPr>
        <w:t>Discipline folder</w:t>
      </w:r>
      <w:r w:rsidRPr="003E356C">
        <w:rPr>
          <w:szCs w:val="18"/>
        </w:rPr>
        <w:t>.</w:t>
      </w:r>
    </w:p>
    <w:p w14:paraId="04919BE3" w14:textId="77777777" w:rsidR="003E356C" w:rsidRPr="003E356C" w:rsidRDefault="003E356C" w:rsidP="003E356C">
      <w:pPr>
        <w:rPr>
          <w:b/>
          <w:szCs w:val="18"/>
        </w:rPr>
      </w:pPr>
      <w:r w:rsidRPr="003E356C">
        <w:rPr>
          <w:b/>
          <w:szCs w:val="18"/>
        </w:rPr>
        <w:t>DWFx Models Exchange</w:t>
      </w:r>
    </w:p>
    <w:p w14:paraId="61160358" w14:textId="77777777" w:rsidR="003E356C" w:rsidRPr="003E356C" w:rsidRDefault="003E356C" w:rsidP="003E356C">
      <w:pPr>
        <w:rPr>
          <w:szCs w:val="18"/>
        </w:rPr>
      </w:pPr>
      <w:r w:rsidRPr="003E356C">
        <w:rPr>
          <w:szCs w:val="18"/>
        </w:rPr>
        <w:t xml:space="preserve">All DWF models should be exported following the requirements needed – please refer to </w:t>
      </w:r>
      <w:r w:rsidRPr="003E356C">
        <w:rPr>
          <w:color w:val="AE9142" w:themeColor="text1"/>
          <w:szCs w:val="18"/>
        </w:rPr>
        <w:fldChar w:fldCharType="begin"/>
      </w:r>
      <w:r w:rsidRPr="003E356C">
        <w:rPr>
          <w:color w:val="AE9142" w:themeColor="text1"/>
          <w:szCs w:val="18"/>
        </w:rPr>
        <w:instrText xml:space="preserve"> REF _Ref72836291 \h  \* MERGEFORMAT </w:instrText>
      </w:r>
      <w:r w:rsidRPr="003E356C">
        <w:rPr>
          <w:color w:val="AE9142" w:themeColor="text1"/>
          <w:szCs w:val="18"/>
        </w:rPr>
      </w:r>
      <w:r w:rsidRPr="003E356C">
        <w:rPr>
          <w:color w:val="AE9142" w:themeColor="text1"/>
          <w:szCs w:val="18"/>
        </w:rPr>
        <w:fldChar w:fldCharType="separate"/>
      </w:r>
      <w:r w:rsidRPr="003E356C">
        <w:rPr>
          <w:color w:val="AE9142" w:themeColor="text1"/>
          <w:szCs w:val="18"/>
        </w:rPr>
        <w:t>APPENDIX P – BIM Guides</w:t>
      </w:r>
      <w:r w:rsidRPr="003E356C">
        <w:rPr>
          <w:color w:val="AE9142" w:themeColor="text1"/>
          <w:szCs w:val="18"/>
        </w:rPr>
        <w:fldChar w:fldCharType="end"/>
      </w:r>
      <w:r w:rsidRPr="003E356C">
        <w:rPr>
          <w:color w:val="AE9142" w:themeColor="text1"/>
          <w:szCs w:val="18"/>
        </w:rPr>
        <w:t xml:space="preserve"> </w:t>
      </w:r>
      <w:r w:rsidRPr="003E356C">
        <w:rPr>
          <w:szCs w:val="18"/>
        </w:rPr>
        <w:t>– and uploaded manually into a folder located at: 03_SUBMISSIONS&gt;01_OnGoing Design Coordination&gt;12_IM-Information Management&gt;</w:t>
      </w:r>
      <w:r w:rsidRPr="003E356C">
        <w:rPr>
          <w:i/>
          <w:iCs/>
          <w:szCs w:val="18"/>
        </w:rPr>
        <w:t>Asset folder</w:t>
      </w:r>
      <w:r w:rsidRPr="003E356C">
        <w:rPr>
          <w:szCs w:val="18"/>
        </w:rPr>
        <w:t>&gt;</w:t>
      </w:r>
      <w:r w:rsidRPr="003E356C">
        <w:rPr>
          <w:i/>
          <w:iCs/>
          <w:szCs w:val="18"/>
        </w:rPr>
        <w:t>weekly folder</w:t>
      </w:r>
      <w:r w:rsidRPr="003E356C">
        <w:rPr>
          <w:szCs w:val="18"/>
        </w:rPr>
        <w:t>&gt;NWFx&gt;</w:t>
      </w:r>
      <w:r w:rsidRPr="003E356C">
        <w:rPr>
          <w:i/>
          <w:iCs/>
          <w:szCs w:val="18"/>
        </w:rPr>
        <w:t>Discipline folder</w:t>
      </w:r>
      <w:r w:rsidRPr="003E356C">
        <w:rPr>
          <w:szCs w:val="18"/>
        </w:rPr>
        <w:t>.</w:t>
      </w:r>
    </w:p>
    <w:p w14:paraId="248B236F" w14:textId="77777777" w:rsidR="003E356C" w:rsidRPr="003E356C" w:rsidRDefault="003E356C" w:rsidP="003E356C">
      <w:pPr>
        <w:rPr>
          <w:szCs w:val="18"/>
        </w:rPr>
      </w:pPr>
      <w:r w:rsidRPr="003E356C">
        <w:rPr>
          <w:szCs w:val="18"/>
        </w:rPr>
        <w:t xml:space="preserve">It´s required that the DWFx models contains 70% of the </w:t>
      </w:r>
      <w:r w:rsidRPr="003E356C">
        <w:rPr>
          <w:i/>
          <w:iCs/>
          <w:szCs w:val="18"/>
        </w:rPr>
        <w:t>Omniclass</w:t>
      </w:r>
      <w:r w:rsidRPr="003E356C">
        <w:rPr>
          <w:szCs w:val="18"/>
        </w:rPr>
        <w:t xml:space="preserve"> codes included – please refer to </w:t>
      </w:r>
      <w:r w:rsidRPr="003E356C">
        <w:rPr>
          <w:color w:val="AE9142" w:themeColor="text1"/>
          <w:szCs w:val="18"/>
        </w:rPr>
        <w:fldChar w:fldCharType="begin"/>
      </w:r>
      <w:r w:rsidRPr="003E356C">
        <w:rPr>
          <w:color w:val="AE9142" w:themeColor="text1"/>
          <w:szCs w:val="18"/>
        </w:rPr>
        <w:instrText xml:space="preserve"> REF _Ref72836619 \h  \* MERGEFORMAT </w:instrText>
      </w:r>
      <w:r w:rsidRPr="003E356C">
        <w:rPr>
          <w:color w:val="AE9142" w:themeColor="text1"/>
          <w:szCs w:val="18"/>
        </w:rPr>
      </w:r>
      <w:r w:rsidRPr="003E356C">
        <w:rPr>
          <w:color w:val="AE9142" w:themeColor="text1"/>
          <w:szCs w:val="18"/>
        </w:rPr>
        <w:fldChar w:fldCharType="separate"/>
      </w:r>
      <w:r w:rsidRPr="003E356C">
        <w:rPr>
          <w:rFonts w:hint="eastAsia"/>
          <w:color w:val="AE9142" w:themeColor="text1"/>
          <w:szCs w:val="18"/>
        </w:rPr>
        <w:t xml:space="preserve">APPENDIX J </w:t>
      </w:r>
      <w:r w:rsidRPr="003E356C">
        <w:rPr>
          <w:rFonts w:hint="eastAsia"/>
          <w:color w:val="AE9142" w:themeColor="text1"/>
          <w:szCs w:val="18"/>
        </w:rPr>
        <w:t>–</w:t>
      </w:r>
      <w:r w:rsidRPr="003E356C">
        <w:rPr>
          <w:rFonts w:hint="eastAsia"/>
          <w:color w:val="AE9142" w:themeColor="text1"/>
          <w:szCs w:val="18"/>
        </w:rPr>
        <w:t xml:space="preserve"> Master Information Delivery </w:t>
      </w:r>
      <w:r w:rsidRPr="003E356C">
        <w:rPr>
          <w:color w:val="AE9142" w:themeColor="text1"/>
          <w:szCs w:val="18"/>
        </w:rPr>
        <w:t>Plan</w:t>
      </w:r>
      <w:r w:rsidRPr="003E356C">
        <w:rPr>
          <w:color w:val="AE9142" w:themeColor="text1"/>
          <w:szCs w:val="18"/>
        </w:rPr>
        <w:fldChar w:fldCharType="end"/>
      </w:r>
      <w:r w:rsidRPr="003E356C">
        <w:rPr>
          <w:szCs w:val="18"/>
        </w:rPr>
        <w:t>.</w:t>
      </w:r>
    </w:p>
    <w:p w14:paraId="08DB1259" w14:textId="77777777" w:rsidR="003E356C" w:rsidRPr="003E356C" w:rsidRDefault="003E356C" w:rsidP="003E356C">
      <w:pPr>
        <w:rPr>
          <w:b/>
          <w:szCs w:val="18"/>
        </w:rPr>
      </w:pPr>
      <w:r w:rsidRPr="003E356C">
        <w:rPr>
          <w:b/>
          <w:szCs w:val="18"/>
        </w:rPr>
        <w:t>IFC Models Exchange</w:t>
      </w:r>
    </w:p>
    <w:p w14:paraId="575B9C93" w14:textId="77777777" w:rsidR="003E356C" w:rsidRPr="003E356C" w:rsidRDefault="003E356C" w:rsidP="003E356C">
      <w:pPr>
        <w:rPr>
          <w:rFonts w:cstheme="minorHAnsi"/>
          <w:i/>
          <w:color w:val="00968F" w:themeColor="accent3"/>
          <w:szCs w:val="18"/>
        </w:rPr>
      </w:pPr>
      <w:r w:rsidRPr="003E356C">
        <w:rPr>
          <w:szCs w:val="18"/>
        </w:rPr>
        <w:t xml:space="preserve">All IFC models should be exported following the requirements needed – please refer to </w:t>
      </w:r>
      <w:r w:rsidRPr="003E356C">
        <w:rPr>
          <w:color w:val="AE9142" w:themeColor="text1"/>
          <w:szCs w:val="18"/>
        </w:rPr>
        <w:fldChar w:fldCharType="begin"/>
      </w:r>
      <w:r w:rsidRPr="003E356C">
        <w:rPr>
          <w:color w:val="AE9142" w:themeColor="text1"/>
          <w:szCs w:val="18"/>
        </w:rPr>
        <w:instrText xml:space="preserve"> REF _Ref72836291 \h  \* MERGEFORMAT </w:instrText>
      </w:r>
      <w:r w:rsidRPr="003E356C">
        <w:rPr>
          <w:color w:val="AE9142" w:themeColor="text1"/>
          <w:szCs w:val="18"/>
        </w:rPr>
      </w:r>
      <w:r w:rsidRPr="003E356C">
        <w:rPr>
          <w:color w:val="AE9142" w:themeColor="text1"/>
          <w:szCs w:val="18"/>
        </w:rPr>
        <w:fldChar w:fldCharType="separate"/>
      </w:r>
      <w:r w:rsidRPr="003E356C">
        <w:rPr>
          <w:color w:val="AE9142" w:themeColor="text1"/>
          <w:szCs w:val="18"/>
        </w:rPr>
        <w:t>APPENDIX P – BIM Guides</w:t>
      </w:r>
      <w:r w:rsidRPr="003E356C">
        <w:rPr>
          <w:color w:val="AE9142" w:themeColor="text1"/>
          <w:szCs w:val="18"/>
        </w:rPr>
        <w:fldChar w:fldCharType="end"/>
      </w:r>
      <w:r w:rsidRPr="003E356C">
        <w:rPr>
          <w:rFonts w:hint="eastAsia"/>
          <w:szCs w:val="18"/>
        </w:rPr>
        <w:t>.</w:t>
      </w:r>
      <w:r w:rsidRPr="003E356C">
        <w:rPr>
          <w:szCs w:val="18"/>
        </w:rPr>
        <w:t xml:space="preserve"> These models are only required to be exchanged on a gate submission and should be followed the workflow in place for the submissions.</w:t>
      </w:r>
    </w:p>
    <w:p w14:paraId="70928EBD" w14:textId="77777777" w:rsidR="003E356C" w:rsidRPr="003E356C" w:rsidRDefault="003E356C" w:rsidP="003E356C">
      <w:pPr>
        <w:rPr>
          <w:szCs w:val="18"/>
        </w:rPr>
      </w:pPr>
    </w:p>
    <w:p w14:paraId="417AD29C" w14:textId="77777777" w:rsidR="003E356C" w:rsidRPr="003E356C" w:rsidRDefault="003E356C" w:rsidP="003E356C">
      <w:pPr>
        <w:pStyle w:val="BodyTextIndent"/>
      </w:pPr>
      <w:r w:rsidRPr="003E356C">
        <w:t>BIM Models should be shared according to the table below:</w:t>
      </w:r>
    </w:p>
    <w:tbl>
      <w:tblPr>
        <w:tblStyle w:val="GridTable441"/>
        <w:tblW w:w="5587" w:type="dxa"/>
        <w:jc w:val="center"/>
        <w:tblLayout w:type="fixed"/>
        <w:tblLook w:val="04A0" w:firstRow="1" w:lastRow="0" w:firstColumn="1" w:lastColumn="0" w:noHBand="0" w:noVBand="1"/>
      </w:tblPr>
      <w:tblGrid>
        <w:gridCol w:w="1396"/>
        <w:gridCol w:w="1397"/>
        <w:gridCol w:w="1397"/>
        <w:gridCol w:w="1397"/>
      </w:tblGrid>
      <w:tr w:rsidR="003E356C" w:rsidRPr="003E356C" w14:paraId="30FBE521" w14:textId="77777777" w:rsidTr="00AA1423">
        <w:trPr>
          <w:cnfStyle w:val="100000000000" w:firstRow="1" w:lastRow="0" w:firstColumn="0" w:lastColumn="0" w:oddVBand="0" w:evenVBand="0" w:oddHBand="0" w:evenHBand="0" w:firstRowFirstColumn="0" w:firstRowLastColumn="0" w:lastRowFirstColumn="0" w:lastRowLastColumn="0"/>
          <w:trHeight w:val="593"/>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1FEE7E85" w14:textId="77777777" w:rsidR="003E356C" w:rsidRPr="003E356C" w:rsidRDefault="003E356C" w:rsidP="003E356C">
            <w:pPr>
              <w:ind w:left="0"/>
              <w:jc w:val="center"/>
              <w:rPr>
                <w:szCs w:val="18"/>
              </w:rPr>
            </w:pPr>
            <w:r w:rsidRPr="003E356C">
              <w:rPr>
                <w:rFonts w:eastAsia="Roboto Condensed" w:cstheme="minorHAnsi"/>
                <w:szCs w:val="18"/>
              </w:rPr>
              <w:t>BIM Models</w:t>
            </w:r>
          </w:p>
        </w:tc>
        <w:tc>
          <w:tcPr>
            <w:tcW w:w="13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1B78719C" w14:textId="77777777" w:rsidR="003E356C" w:rsidRPr="003E356C" w:rsidRDefault="003E356C" w:rsidP="003E356C">
            <w:pPr>
              <w:ind w:left="0"/>
              <w:jc w:val="center"/>
              <w:cnfStyle w:val="100000000000" w:firstRow="1" w:lastRow="0" w:firstColumn="0" w:lastColumn="0" w:oddVBand="0" w:evenVBand="0" w:oddHBand="0" w:evenHBand="0" w:firstRowFirstColumn="0" w:firstRowLastColumn="0" w:lastRowFirstColumn="0" w:lastRowLastColumn="0"/>
              <w:rPr>
                <w:szCs w:val="18"/>
              </w:rPr>
            </w:pPr>
            <w:r w:rsidRPr="003E356C">
              <w:rPr>
                <w:rFonts w:eastAsia="Roboto Condensed" w:cstheme="minorHAnsi"/>
                <w:szCs w:val="18"/>
              </w:rPr>
              <w:t>Weekly</w:t>
            </w:r>
          </w:p>
        </w:tc>
        <w:tc>
          <w:tcPr>
            <w:tcW w:w="13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76AB3779" w14:textId="77777777" w:rsidR="003E356C" w:rsidRPr="003E356C" w:rsidRDefault="003E356C" w:rsidP="003E356C">
            <w:pPr>
              <w:ind w:left="0"/>
              <w:jc w:val="center"/>
              <w:cnfStyle w:val="100000000000" w:firstRow="1" w:lastRow="0" w:firstColumn="0" w:lastColumn="0" w:oddVBand="0" w:evenVBand="0" w:oddHBand="0" w:evenHBand="0" w:firstRowFirstColumn="0" w:firstRowLastColumn="0" w:lastRowFirstColumn="0" w:lastRowLastColumn="0"/>
              <w:rPr>
                <w:iCs/>
                <w:szCs w:val="18"/>
              </w:rPr>
            </w:pPr>
            <w:r w:rsidRPr="003E356C">
              <w:rPr>
                <w:rFonts w:eastAsia="Roboto Condensed" w:cstheme="minorHAnsi"/>
                <w:iCs/>
                <w:szCs w:val="18"/>
              </w:rPr>
              <w:t>Fortnightly</w:t>
            </w:r>
          </w:p>
        </w:tc>
        <w:tc>
          <w:tcPr>
            <w:tcW w:w="13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cPr>
          <w:p w14:paraId="217C19F1" w14:textId="77777777" w:rsidR="003E356C" w:rsidRPr="003E356C" w:rsidRDefault="003E356C" w:rsidP="003E356C">
            <w:pPr>
              <w:ind w:left="0"/>
              <w:jc w:val="center"/>
              <w:cnfStyle w:val="100000000000" w:firstRow="1" w:lastRow="0" w:firstColumn="0" w:lastColumn="0" w:oddVBand="0" w:evenVBand="0" w:oddHBand="0" w:evenHBand="0" w:firstRowFirstColumn="0" w:firstRowLastColumn="0" w:lastRowFirstColumn="0" w:lastRowLastColumn="0"/>
              <w:rPr>
                <w:rFonts w:eastAsia="Roboto Condensed" w:cstheme="minorHAnsi"/>
                <w:iCs/>
                <w:szCs w:val="18"/>
              </w:rPr>
            </w:pPr>
            <w:r w:rsidRPr="003E356C">
              <w:rPr>
                <w:rFonts w:eastAsia="Roboto Condensed" w:cstheme="minorHAnsi"/>
                <w:iCs/>
                <w:szCs w:val="18"/>
              </w:rPr>
              <w:t>Gate Submissions</w:t>
            </w:r>
          </w:p>
        </w:tc>
      </w:tr>
      <w:tr w:rsidR="003E356C" w:rsidRPr="003E356C" w14:paraId="6E73EA9B" w14:textId="77777777" w:rsidTr="00AA1423">
        <w:trPr>
          <w:cnfStyle w:val="000000100000" w:firstRow="0" w:lastRow="0" w:firstColumn="0" w:lastColumn="0" w:oddVBand="0" w:evenVBand="0" w:oddHBand="1" w:evenHBand="0" w:firstRowFirstColumn="0" w:firstRowLastColumn="0" w:lastRowFirstColumn="0" w:lastRowLastColumn="0"/>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4A91EDC4" w14:textId="77777777" w:rsidR="003E356C" w:rsidRPr="003E356C" w:rsidRDefault="003E356C" w:rsidP="003E356C">
            <w:pPr>
              <w:ind w:left="0"/>
              <w:jc w:val="center"/>
              <w:rPr>
                <w:rFonts w:eastAsia="Roboto Condensed" w:cstheme="minorHAnsi"/>
                <w:b w:val="0"/>
                <w:iCs/>
                <w:szCs w:val="18"/>
              </w:rPr>
            </w:pPr>
            <w:r w:rsidRPr="003E356C">
              <w:rPr>
                <w:iCs/>
                <w:szCs w:val="18"/>
              </w:rPr>
              <w:t>RVT</w:t>
            </w:r>
          </w:p>
        </w:tc>
        <w:tc>
          <w:tcPr>
            <w:tcW w:w="13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5B5B5CAE" w14:textId="77777777" w:rsidR="003E356C" w:rsidRPr="003E356C" w:rsidRDefault="003E356C" w:rsidP="003E356C">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szCs w:val="18"/>
              </w:rPr>
            </w:pPr>
            <w:r w:rsidRPr="003E356C">
              <w:rPr>
                <w:rFonts w:ascii="AkzidenzGroteskStd-Light" w:eastAsia="Times New Roman" w:hAnsi="AkzidenzGroteskStd-Light" w:cs="Times New Roman"/>
                <w:color w:val="000000"/>
                <w:szCs w:val="18"/>
                <w:lang w:val="en-GB" w:eastAsia="en-GB"/>
              </w:rPr>
              <w:t>√</w:t>
            </w:r>
          </w:p>
        </w:tc>
        <w:tc>
          <w:tcPr>
            <w:tcW w:w="13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5AFF6F4D" w14:textId="040E8C2D" w:rsidR="003E356C" w:rsidRPr="003E356C" w:rsidRDefault="003E356C" w:rsidP="003E356C">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szCs w:val="18"/>
              </w:rPr>
            </w:pPr>
            <w:r w:rsidRPr="003E356C">
              <w:rPr>
                <w:rFonts w:ascii="AkzidenzGroteskStd-Light" w:eastAsia="Times New Roman" w:hAnsi="AkzidenzGroteskStd-Light" w:cs="Times New Roman"/>
                <w:color w:val="000000"/>
                <w:szCs w:val="18"/>
                <w:lang w:val="en-GB" w:eastAsia="en-GB"/>
              </w:rPr>
              <w:t>√</w:t>
            </w:r>
          </w:p>
        </w:tc>
        <w:tc>
          <w:tcPr>
            <w:tcW w:w="13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145DD2FD" w14:textId="38DC4702" w:rsidR="003E356C" w:rsidRPr="003E356C" w:rsidRDefault="003E356C" w:rsidP="003E356C">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eastAsia="Times New Roman" w:hAnsi="AkzidenzGroteskStd-Light" w:cs="Times New Roman"/>
                <w:color w:val="000000"/>
                <w:szCs w:val="18"/>
                <w:lang w:val="en-GB" w:eastAsia="en-GB"/>
              </w:rPr>
            </w:pPr>
            <w:r w:rsidRPr="003E356C">
              <w:rPr>
                <w:rFonts w:ascii="AkzidenzGroteskStd-Light" w:eastAsia="Times New Roman" w:hAnsi="AkzidenzGroteskStd-Light" w:cs="Times New Roman"/>
                <w:color w:val="000000"/>
                <w:szCs w:val="18"/>
                <w:lang w:val="en-GB" w:eastAsia="en-GB"/>
              </w:rPr>
              <w:t>√</w:t>
            </w:r>
          </w:p>
        </w:tc>
      </w:tr>
      <w:tr w:rsidR="003E356C" w:rsidRPr="003E356C" w14:paraId="3F9FD6BA" w14:textId="77777777" w:rsidTr="00AA1423">
        <w:trPr>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6FFC2D13" w14:textId="77777777" w:rsidR="003E356C" w:rsidRPr="003E356C" w:rsidRDefault="003E356C" w:rsidP="003E356C">
            <w:pPr>
              <w:ind w:left="0"/>
              <w:jc w:val="center"/>
              <w:rPr>
                <w:iCs/>
                <w:szCs w:val="18"/>
              </w:rPr>
            </w:pPr>
            <w:r w:rsidRPr="003E356C">
              <w:rPr>
                <w:iCs/>
                <w:szCs w:val="18"/>
              </w:rPr>
              <w:t>NWC</w:t>
            </w:r>
          </w:p>
        </w:tc>
        <w:tc>
          <w:tcPr>
            <w:tcW w:w="13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385A19FB" w14:textId="77777777" w:rsidR="003E356C" w:rsidRPr="003E356C" w:rsidRDefault="003E356C" w:rsidP="003E356C">
            <w:pPr>
              <w:ind w:left="0"/>
              <w:jc w:val="center"/>
              <w:cnfStyle w:val="000000000000" w:firstRow="0" w:lastRow="0" w:firstColumn="0" w:lastColumn="0" w:oddVBand="0" w:evenVBand="0" w:oddHBand="0" w:evenHBand="0" w:firstRowFirstColumn="0" w:firstRowLastColumn="0" w:lastRowFirstColumn="0" w:lastRowLastColumn="0"/>
              <w:rPr>
                <w:szCs w:val="18"/>
              </w:rPr>
            </w:pPr>
            <w:r w:rsidRPr="003E356C">
              <w:rPr>
                <w:rFonts w:ascii="AkzidenzGroteskStd-Light" w:eastAsia="Times New Roman" w:hAnsi="AkzidenzGroteskStd-Light" w:cs="Times New Roman"/>
                <w:color w:val="000000"/>
                <w:szCs w:val="18"/>
                <w:lang w:val="en-GB" w:eastAsia="en-GB"/>
              </w:rPr>
              <w:t>√</w:t>
            </w:r>
          </w:p>
        </w:tc>
        <w:tc>
          <w:tcPr>
            <w:tcW w:w="13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73A37132" w14:textId="3D244548" w:rsidR="003E356C" w:rsidRPr="003E356C" w:rsidRDefault="003E356C" w:rsidP="003E356C">
            <w:pPr>
              <w:ind w:left="0"/>
              <w:jc w:val="center"/>
              <w:cnfStyle w:val="000000000000" w:firstRow="0" w:lastRow="0" w:firstColumn="0" w:lastColumn="0" w:oddVBand="0" w:evenVBand="0" w:oddHBand="0" w:evenHBand="0" w:firstRowFirstColumn="0" w:firstRowLastColumn="0" w:lastRowFirstColumn="0" w:lastRowLastColumn="0"/>
              <w:rPr>
                <w:szCs w:val="18"/>
              </w:rPr>
            </w:pPr>
            <w:r w:rsidRPr="003E356C">
              <w:rPr>
                <w:rFonts w:ascii="AkzidenzGroteskStd-Light" w:eastAsia="Times New Roman" w:hAnsi="AkzidenzGroteskStd-Light" w:cs="Times New Roman"/>
                <w:color w:val="000000"/>
                <w:szCs w:val="18"/>
                <w:lang w:val="en-GB" w:eastAsia="en-GB"/>
              </w:rPr>
              <w:t>√</w:t>
            </w:r>
          </w:p>
        </w:tc>
        <w:tc>
          <w:tcPr>
            <w:tcW w:w="13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auto"/>
            <w:vAlign w:val="center"/>
          </w:tcPr>
          <w:p w14:paraId="603A8226" w14:textId="759CE19A" w:rsidR="003E356C" w:rsidRPr="003E356C" w:rsidRDefault="003E356C" w:rsidP="003E356C">
            <w:pPr>
              <w:ind w:left="0"/>
              <w:jc w:val="center"/>
              <w:cnfStyle w:val="000000000000" w:firstRow="0" w:lastRow="0" w:firstColumn="0" w:lastColumn="0" w:oddVBand="0" w:evenVBand="0" w:oddHBand="0" w:evenHBand="0" w:firstRowFirstColumn="0" w:firstRowLastColumn="0" w:lastRowFirstColumn="0" w:lastRowLastColumn="0"/>
              <w:rPr>
                <w:rFonts w:ascii="AkzidenzGroteskStd-Light" w:eastAsia="Times New Roman" w:hAnsi="AkzidenzGroteskStd-Light" w:cs="Times New Roman"/>
                <w:color w:val="000000"/>
                <w:szCs w:val="18"/>
                <w:lang w:val="en-GB" w:eastAsia="en-GB"/>
              </w:rPr>
            </w:pPr>
            <w:r w:rsidRPr="003E356C">
              <w:rPr>
                <w:rFonts w:ascii="AkzidenzGroteskStd-Light" w:eastAsia="Times New Roman" w:hAnsi="AkzidenzGroteskStd-Light" w:cs="Times New Roman"/>
                <w:color w:val="000000"/>
                <w:szCs w:val="18"/>
                <w:lang w:val="en-GB" w:eastAsia="en-GB"/>
              </w:rPr>
              <w:t>√</w:t>
            </w:r>
          </w:p>
        </w:tc>
      </w:tr>
      <w:tr w:rsidR="003E356C" w:rsidRPr="003E356C" w14:paraId="3DEB1B51" w14:textId="77777777" w:rsidTr="00AA1423">
        <w:trPr>
          <w:cnfStyle w:val="000000100000" w:firstRow="0" w:lastRow="0" w:firstColumn="0" w:lastColumn="0" w:oddVBand="0" w:evenVBand="0" w:oddHBand="1" w:evenHBand="0" w:firstRowFirstColumn="0" w:firstRowLastColumn="0" w:lastRowFirstColumn="0" w:lastRowLastColumn="0"/>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71FD7F20" w14:textId="77777777" w:rsidR="003E356C" w:rsidRPr="003E356C" w:rsidRDefault="003E356C" w:rsidP="003E356C">
            <w:pPr>
              <w:ind w:left="0"/>
              <w:jc w:val="center"/>
              <w:rPr>
                <w:b w:val="0"/>
                <w:iCs/>
                <w:szCs w:val="18"/>
              </w:rPr>
            </w:pPr>
            <w:r w:rsidRPr="003E356C">
              <w:rPr>
                <w:rFonts w:eastAsia="Roboto Condensed" w:cstheme="minorHAnsi"/>
                <w:iCs/>
                <w:szCs w:val="18"/>
              </w:rPr>
              <w:t>NWD</w:t>
            </w:r>
          </w:p>
        </w:tc>
        <w:tc>
          <w:tcPr>
            <w:tcW w:w="1397"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2502DB7F" w14:textId="77777777" w:rsidR="003E356C" w:rsidRPr="003E356C" w:rsidRDefault="003E356C" w:rsidP="003E356C">
            <w:pPr>
              <w:ind w:left="0"/>
              <w:jc w:val="center"/>
              <w:cnfStyle w:val="000000100000" w:firstRow="0" w:lastRow="0" w:firstColumn="0" w:lastColumn="0" w:oddVBand="0" w:evenVBand="0" w:oddHBand="1" w:evenHBand="0" w:firstRowFirstColumn="0" w:firstRowLastColumn="0" w:lastRowFirstColumn="0" w:lastRowLastColumn="0"/>
              <w:rPr>
                <w:szCs w:val="18"/>
              </w:rPr>
            </w:pPr>
            <w:r w:rsidRPr="003E356C">
              <w:rPr>
                <w:rFonts w:ascii="AkzidenzGroteskStd-Light" w:eastAsia="Times New Roman" w:hAnsi="AkzidenzGroteskStd-Light" w:cs="Times New Roman"/>
                <w:color w:val="000000"/>
                <w:szCs w:val="18"/>
                <w:lang w:val="en-GB" w:eastAsia="en-GB"/>
              </w:rPr>
              <w:t>√</w:t>
            </w:r>
          </w:p>
        </w:tc>
        <w:tc>
          <w:tcPr>
            <w:tcW w:w="1397"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79AB6E20" w14:textId="3382B812" w:rsidR="003E356C" w:rsidRPr="003E356C" w:rsidRDefault="003E356C" w:rsidP="003E356C">
            <w:pPr>
              <w:ind w:left="0"/>
              <w:jc w:val="center"/>
              <w:cnfStyle w:val="000000100000" w:firstRow="0" w:lastRow="0" w:firstColumn="0" w:lastColumn="0" w:oddVBand="0" w:evenVBand="0" w:oddHBand="1" w:evenHBand="0" w:firstRowFirstColumn="0" w:firstRowLastColumn="0" w:lastRowFirstColumn="0" w:lastRowLastColumn="0"/>
              <w:rPr>
                <w:szCs w:val="18"/>
              </w:rPr>
            </w:pPr>
            <w:r w:rsidRPr="003E356C">
              <w:rPr>
                <w:rFonts w:ascii="AkzidenzGroteskStd-Light" w:eastAsia="Times New Roman" w:hAnsi="AkzidenzGroteskStd-Light" w:cs="Times New Roman"/>
                <w:color w:val="000000"/>
                <w:szCs w:val="18"/>
                <w:lang w:val="en-GB" w:eastAsia="en-GB"/>
              </w:rPr>
              <w:t>√</w:t>
            </w:r>
          </w:p>
        </w:tc>
        <w:tc>
          <w:tcPr>
            <w:tcW w:w="1397"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40ACBD68" w14:textId="1E87D4E5" w:rsidR="003E356C" w:rsidRPr="003E356C" w:rsidRDefault="003E356C" w:rsidP="003E356C">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eastAsia="Times New Roman" w:hAnsi="AkzidenzGroteskStd-Light" w:cs="Times New Roman"/>
                <w:color w:val="000000"/>
                <w:szCs w:val="18"/>
                <w:lang w:val="en-GB" w:eastAsia="en-GB"/>
              </w:rPr>
            </w:pPr>
            <w:r w:rsidRPr="003E356C">
              <w:rPr>
                <w:rFonts w:ascii="AkzidenzGroteskStd-Light" w:eastAsia="Times New Roman" w:hAnsi="AkzidenzGroteskStd-Light" w:cs="Times New Roman"/>
                <w:color w:val="000000"/>
                <w:szCs w:val="18"/>
                <w:lang w:val="en-GB" w:eastAsia="en-GB"/>
              </w:rPr>
              <w:t>√</w:t>
            </w:r>
          </w:p>
        </w:tc>
      </w:tr>
      <w:tr w:rsidR="003E356C" w:rsidRPr="003E356C" w14:paraId="0DD0651E" w14:textId="77777777" w:rsidTr="00AA1423">
        <w:trPr>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F83D8C6" w14:textId="77777777" w:rsidR="003E356C" w:rsidRPr="003E356C" w:rsidRDefault="003E356C" w:rsidP="003E356C">
            <w:pPr>
              <w:ind w:left="0"/>
              <w:jc w:val="center"/>
              <w:rPr>
                <w:b w:val="0"/>
                <w:iCs/>
                <w:szCs w:val="18"/>
              </w:rPr>
            </w:pPr>
            <w:r w:rsidRPr="003E356C">
              <w:rPr>
                <w:rFonts w:eastAsia="Roboto Condensed" w:cstheme="minorHAnsi"/>
                <w:iCs/>
                <w:szCs w:val="18"/>
              </w:rPr>
              <w:t>DWFx</w:t>
            </w:r>
          </w:p>
        </w:tc>
        <w:tc>
          <w:tcPr>
            <w:tcW w:w="13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02028C8" w14:textId="77777777" w:rsidR="003E356C" w:rsidRPr="003E356C" w:rsidRDefault="003E356C" w:rsidP="003E356C">
            <w:pPr>
              <w:ind w:left="0"/>
              <w:jc w:val="center"/>
              <w:cnfStyle w:val="000000000000" w:firstRow="0" w:lastRow="0" w:firstColumn="0" w:lastColumn="0" w:oddVBand="0" w:evenVBand="0" w:oddHBand="0" w:evenHBand="0" w:firstRowFirstColumn="0" w:firstRowLastColumn="0" w:lastRowFirstColumn="0" w:lastRowLastColumn="0"/>
              <w:rPr>
                <w:szCs w:val="18"/>
              </w:rPr>
            </w:pPr>
          </w:p>
        </w:tc>
        <w:tc>
          <w:tcPr>
            <w:tcW w:w="13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CC93614" w14:textId="77777777" w:rsidR="003E356C" w:rsidRPr="003E356C" w:rsidRDefault="003E356C" w:rsidP="003E356C">
            <w:pPr>
              <w:ind w:left="0"/>
              <w:jc w:val="center"/>
              <w:cnfStyle w:val="000000000000" w:firstRow="0" w:lastRow="0" w:firstColumn="0" w:lastColumn="0" w:oddVBand="0" w:evenVBand="0" w:oddHBand="0" w:evenHBand="0" w:firstRowFirstColumn="0" w:firstRowLastColumn="0" w:lastRowFirstColumn="0" w:lastRowLastColumn="0"/>
              <w:rPr>
                <w:szCs w:val="18"/>
              </w:rPr>
            </w:pPr>
            <w:r w:rsidRPr="003E356C">
              <w:rPr>
                <w:rFonts w:ascii="AkzidenzGroteskStd-Light" w:eastAsia="Times New Roman" w:hAnsi="AkzidenzGroteskStd-Light" w:cs="Times New Roman"/>
                <w:color w:val="000000"/>
                <w:szCs w:val="18"/>
                <w:lang w:val="en-GB" w:eastAsia="en-GB"/>
              </w:rPr>
              <w:t>√</w:t>
            </w:r>
          </w:p>
        </w:tc>
        <w:tc>
          <w:tcPr>
            <w:tcW w:w="13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E2C8AA9" w14:textId="1E40E71E" w:rsidR="003E356C" w:rsidRPr="003E356C" w:rsidRDefault="003E356C" w:rsidP="003E356C">
            <w:pPr>
              <w:ind w:left="0"/>
              <w:jc w:val="center"/>
              <w:cnfStyle w:val="000000000000" w:firstRow="0" w:lastRow="0" w:firstColumn="0" w:lastColumn="0" w:oddVBand="0" w:evenVBand="0" w:oddHBand="0" w:evenHBand="0" w:firstRowFirstColumn="0" w:firstRowLastColumn="0" w:lastRowFirstColumn="0" w:lastRowLastColumn="0"/>
              <w:rPr>
                <w:rFonts w:ascii="AkzidenzGroteskStd-Light" w:eastAsia="Times New Roman" w:hAnsi="AkzidenzGroteskStd-Light" w:cs="Times New Roman"/>
                <w:color w:val="000000"/>
                <w:szCs w:val="18"/>
                <w:lang w:val="en-GB" w:eastAsia="en-GB"/>
              </w:rPr>
            </w:pPr>
            <w:r w:rsidRPr="003E356C">
              <w:rPr>
                <w:rFonts w:ascii="AkzidenzGroteskStd-Light" w:eastAsia="Times New Roman" w:hAnsi="AkzidenzGroteskStd-Light" w:cs="Times New Roman"/>
                <w:color w:val="000000"/>
                <w:szCs w:val="18"/>
                <w:lang w:val="en-GB" w:eastAsia="en-GB"/>
              </w:rPr>
              <w:t>√</w:t>
            </w:r>
          </w:p>
        </w:tc>
      </w:tr>
      <w:tr w:rsidR="003E356C" w:rsidRPr="002D068E" w14:paraId="5372879A" w14:textId="77777777" w:rsidTr="00AA1423">
        <w:trPr>
          <w:cnfStyle w:val="000000100000" w:firstRow="0" w:lastRow="0" w:firstColumn="0" w:lastColumn="0" w:oddVBand="0" w:evenVBand="0" w:oddHBand="1" w:evenHBand="0" w:firstRowFirstColumn="0" w:firstRowLastColumn="0" w:lastRowFirstColumn="0" w:lastRowLastColumn="0"/>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EC3DCC9" w14:textId="77777777" w:rsidR="003E356C" w:rsidRPr="003E356C" w:rsidRDefault="003E356C" w:rsidP="003E356C">
            <w:pPr>
              <w:ind w:left="0"/>
              <w:jc w:val="center"/>
              <w:rPr>
                <w:rFonts w:eastAsia="Roboto Condensed" w:cstheme="minorHAnsi"/>
                <w:iCs/>
                <w:szCs w:val="18"/>
              </w:rPr>
            </w:pPr>
            <w:r w:rsidRPr="003E356C">
              <w:rPr>
                <w:rFonts w:eastAsia="Roboto Condensed" w:cstheme="minorHAnsi"/>
                <w:iCs/>
                <w:szCs w:val="18"/>
              </w:rPr>
              <w:t>IFC</w:t>
            </w:r>
          </w:p>
        </w:tc>
        <w:tc>
          <w:tcPr>
            <w:tcW w:w="13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AF9B6EE" w14:textId="77777777" w:rsidR="003E356C" w:rsidRPr="003E356C" w:rsidRDefault="003E356C" w:rsidP="003E356C">
            <w:pPr>
              <w:ind w:left="0"/>
              <w:jc w:val="center"/>
              <w:cnfStyle w:val="000000100000" w:firstRow="0" w:lastRow="0" w:firstColumn="0" w:lastColumn="0" w:oddVBand="0" w:evenVBand="0" w:oddHBand="1" w:evenHBand="0" w:firstRowFirstColumn="0" w:firstRowLastColumn="0" w:lastRowFirstColumn="0" w:lastRowLastColumn="0"/>
              <w:rPr>
                <w:szCs w:val="18"/>
              </w:rPr>
            </w:pPr>
          </w:p>
        </w:tc>
        <w:tc>
          <w:tcPr>
            <w:tcW w:w="13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8EB8CDF" w14:textId="77777777" w:rsidR="003E356C" w:rsidRPr="003E356C" w:rsidRDefault="003E356C" w:rsidP="003E356C">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eastAsia="Times New Roman" w:hAnsi="AkzidenzGroteskStd-Light" w:cs="Times New Roman"/>
                <w:color w:val="000000"/>
                <w:szCs w:val="18"/>
                <w:lang w:val="en-GB" w:eastAsia="en-GB"/>
              </w:rPr>
            </w:pPr>
          </w:p>
        </w:tc>
        <w:tc>
          <w:tcPr>
            <w:tcW w:w="13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F881AA1" w14:textId="77777777" w:rsidR="003E356C" w:rsidRPr="00AB60E3" w:rsidRDefault="003E356C" w:rsidP="003E356C">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eastAsia="Times New Roman" w:hAnsi="AkzidenzGroteskStd-Light" w:cs="Times New Roman"/>
                <w:color w:val="000000"/>
                <w:szCs w:val="18"/>
                <w:lang w:eastAsia="en-GB"/>
              </w:rPr>
            </w:pPr>
            <w:r w:rsidRPr="003E356C">
              <w:rPr>
                <w:rFonts w:ascii="AkzidenzGroteskStd-Light" w:eastAsia="Times New Roman" w:hAnsi="AkzidenzGroteskStd-Light" w:cs="Times New Roman"/>
                <w:color w:val="000000"/>
                <w:szCs w:val="18"/>
                <w:lang w:val="en-GB" w:eastAsia="en-GB"/>
              </w:rPr>
              <w:t>√</w:t>
            </w:r>
          </w:p>
        </w:tc>
      </w:tr>
    </w:tbl>
    <w:p w14:paraId="66D08F14" w14:textId="06F922B6" w:rsidR="00094FED" w:rsidRDefault="00094FED" w:rsidP="00094FED">
      <w:pPr>
        <w:pStyle w:val="Heading2"/>
      </w:pPr>
      <w:bookmarkStart w:id="214" w:name="_Toc54059541"/>
      <w:bookmarkStart w:id="215" w:name="_Toc54059542"/>
      <w:bookmarkStart w:id="216" w:name="_Toc54059543"/>
      <w:bookmarkStart w:id="217" w:name="_Toc54059544"/>
      <w:bookmarkStart w:id="218" w:name="_Toc54059545"/>
      <w:bookmarkStart w:id="219" w:name="_Toc54059546"/>
      <w:bookmarkStart w:id="220" w:name="_Toc54059547"/>
      <w:bookmarkStart w:id="221" w:name="_Toc54059548"/>
      <w:bookmarkStart w:id="222" w:name="_Toc54059549"/>
      <w:bookmarkStart w:id="223" w:name="_Toc54059550"/>
      <w:bookmarkStart w:id="224" w:name="_Toc54059551"/>
      <w:bookmarkStart w:id="225" w:name="_Toc54059552"/>
      <w:bookmarkStart w:id="226" w:name="_Toc54059553"/>
      <w:bookmarkStart w:id="227" w:name="_Toc54059554"/>
      <w:bookmarkStart w:id="228" w:name="_Toc87828959"/>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r>
        <w:lastRenderedPageBreak/>
        <w:t>Software Usage</w:t>
      </w:r>
      <w:bookmarkEnd w:id="228"/>
    </w:p>
    <w:p w14:paraId="22A84EC4" w14:textId="5E6F60F1" w:rsidR="00A83D14" w:rsidRPr="008D3590" w:rsidRDefault="00094FED" w:rsidP="008D3590">
      <w:r w:rsidRPr="00094FED">
        <w:t xml:space="preserve">The following list only includes the software that is required to be compatible with the Client’s systems and will form part of the deliverables. These file formats will form the basis of coordination between all disciplines. All other software required for the project, including version, shall be agreed by each discipline in coordination with all parties. The versions are those agreed at project inception. Upgrades to subsequent versions of the software after commencement of the project shall be subject to agreement by </w:t>
      </w:r>
      <w:r w:rsidR="008B5071">
        <w:t>TRSDC</w:t>
      </w:r>
      <w:r w:rsidRPr="00094FED">
        <w:t>, in which case will occur at an agreed designated stage of the project and documented accordingly in this section.</w:t>
      </w:r>
    </w:p>
    <w:tbl>
      <w:tblPr>
        <w:tblStyle w:val="GridTable441"/>
        <w:tblW w:w="9450" w:type="dxa"/>
        <w:tblInd w:w="625" w:type="dxa"/>
        <w:tblLayout w:type="fixed"/>
        <w:tblLook w:val="04A0" w:firstRow="1" w:lastRow="0" w:firstColumn="1" w:lastColumn="0" w:noHBand="0" w:noVBand="1"/>
      </w:tblPr>
      <w:tblGrid>
        <w:gridCol w:w="2340"/>
        <w:gridCol w:w="4680"/>
        <w:gridCol w:w="2430"/>
      </w:tblGrid>
      <w:tr w:rsidR="00094FED" w:rsidRPr="00B340FD" w14:paraId="174EC5C8" w14:textId="77777777" w:rsidTr="4EBE4B42">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799592DD" w14:textId="45AE829A" w:rsidR="00094FED" w:rsidRPr="00094FED" w:rsidRDefault="00094FED" w:rsidP="00094FED">
            <w:pPr>
              <w:ind w:left="0"/>
              <w:jc w:val="left"/>
              <w:rPr>
                <w:b w:val="0"/>
              </w:rPr>
            </w:pPr>
            <w:r w:rsidRPr="00094FED">
              <w:rPr>
                <w:rStyle w:val="StyleArial10ptBold"/>
                <w:rFonts w:asciiTheme="minorHAnsi" w:hAnsiTheme="minorHAnsi" w:cstheme="minorHAnsi"/>
                <w:b/>
                <w:szCs w:val="18"/>
              </w:rPr>
              <w:t>BIM use</w:t>
            </w:r>
          </w:p>
        </w:tc>
        <w:tc>
          <w:tcPr>
            <w:tcW w:w="468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7A3029FC" w14:textId="57F96975" w:rsidR="00094FED" w:rsidRPr="00094FED" w:rsidRDefault="00094FED" w:rsidP="00094FED">
            <w:pPr>
              <w:ind w:left="0"/>
              <w:jc w:val="left"/>
              <w:cnfStyle w:val="100000000000" w:firstRow="1" w:lastRow="0" w:firstColumn="0" w:lastColumn="0" w:oddVBand="0" w:evenVBand="0" w:oddHBand="0" w:evenHBand="0" w:firstRowFirstColumn="0" w:firstRowLastColumn="0" w:lastRowFirstColumn="0" w:lastRowLastColumn="0"/>
              <w:rPr>
                <w:b w:val="0"/>
              </w:rPr>
            </w:pPr>
            <w:r w:rsidRPr="00094FED">
              <w:rPr>
                <w:rStyle w:val="StyleArial10ptBold"/>
                <w:rFonts w:asciiTheme="minorHAnsi" w:hAnsiTheme="minorHAnsi" w:cstheme="minorHAnsi"/>
                <w:b/>
                <w:szCs w:val="18"/>
              </w:rPr>
              <w:t>Agreed Proprietary Software</w:t>
            </w:r>
          </w:p>
        </w:tc>
        <w:tc>
          <w:tcPr>
            <w:tcW w:w="243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24C79293" w14:textId="031F371F" w:rsidR="00094FED" w:rsidRPr="00094FED" w:rsidRDefault="00094FED" w:rsidP="00094FED">
            <w:pPr>
              <w:ind w:left="0"/>
              <w:jc w:val="left"/>
              <w:cnfStyle w:val="100000000000" w:firstRow="1" w:lastRow="0" w:firstColumn="0" w:lastColumn="0" w:oddVBand="0" w:evenVBand="0" w:oddHBand="0" w:evenHBand="0" w:firstRowFirstColumn="0" w:firstRowLastColumn="0" w:lastRowFirstColumn="0" w:lastRowLastColumn="0"/>
              <w:rPr>
                <w:b w:val="0"/>
              </w:rPr>
            </w:pPr>
            <w:r w:rsidRPr="00094FED">
              <w:rPr>
                <w:rStyle w:val="StyleArial10ptBold"/>
                <w:rFonts w:asciiTheme="minorHAnsi" w:hAnsiTheme="minorHAnsi" w:cstheme="minorHAnsi"/>
                <w:b/>
                <w:szCs w:val="18"/>
              </w:rPr>
              <w:t>Version</w:t>
            </w:r>
          </w:p>
        </w:tc>
      </w:tr>
      <w:tr w:rsidR="00094FED" w:rsidRPr="008B5071" w14:paraId="4D03A9D1" w14:textId="77777777" w:rsidTr="4EBE4B42">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44063BDC" w14:textId="0AA0B846" w:rsidR="00094FED" w:rsidRPr="00D25A74" w:rsidRDefault="00094FED" w:rsidP="00094FED">
            <w:pPr>
              <w:ind w:left="0"/>
              <w:jc w:val="left"/>
              <w:rPr>
                <w:b w:val="0"/>
                <w:i/>
              </w:rPr>
            </w:pPr>
            <w:r w:rsidRPr="00D25A74">
              <w:rPr>
                <w:rFonts w:cstheme="minorHAnsi" w:hint="eastAsia"/>
                <w:i/>
                <w:szCs w:val="18"/>
              </w:rPr>
              <w:t>Design authoring (Architecture)</w:t>
            </w:r>
          </w:p>
        </w:tc>
        <w:tc>
          <w:tcPr>
            <w:tcW w:w="468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E333539" w14:textId="3E6814DE" w:rsidR="00094FED" w:rsidRPr="00D25A74" w:rsidRDefault="003C3E94" w:rsidP="00094FED">
            <w:pPr>
              <w:ind w:left="0"/>
              <w:jc w:val="left"/>
              <w:cnfStyle w:val="000000100000" w:firstRow="0" w:lastRow="0" w:firstColumn="0" w:lastColumn="0" w:oddVBand="0" w:evenVBand="0" w:oddHBand="1" w:evenHBand="0" w:firstRowFirstColumn="0" w:firstRowLastColumn="0" w:lastRowFirstColumn="0" w:lastRowLastColumn="0"/>
              <w:rPr>
                <w:b/>
                <w:i/>
              </w:rPr>
            </w:pPr>
            <w:r>
              <w:rPr>
                <w:rFonts w:cstheme="minorHAnsi"/>
                <w:i/>
                <w:szCs w:val="18"/>
              </w:rPr>
              <w:t xml:space="preserve">Autodesk </w:t>
            </w:r>
            <w:r w:rsidR="00094FED" w:rsidRPr="00D25A74">
              <w:rPr>
                <w:rFonts w:cstheme="minorHAnsi" w:hint="eastAsia"/>
                <w:i/>
                <w:szCs w:val="18"/>
              </w:rPr>
              <w:t>Revit</w:t>
            </w:r>
          </w:p>
        </w:tc>
        <w:tc>
          <w:tcPr>
            <w:tcW w:w="243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4D8D9E6D" w14:textId="67831221" w:rsidR="00094FED" w:rsidRPr="00D25A74" w:rsidRDefault="006A76AB" w:rsidP="00094FED">
            <w:pPr>
              <w:ind w:left="0"/>
              <w:jc w:val="left"/>
              <w:cnfStyle w:val="000000100000" w:firstRow="0" w:lastRow="0" w:firstColumn="0" w:lastColumn="0" w:oddVBand="0" w:evenVBand="0" w:oddHBand="1" w:evenHBand="0" w:firstRowFirstColumn="0" w:firstRowLastColumn="0" w:lastRowFirstColumn="0" w:lastRowLastColumn="0"/>
              <w:rPr>
                <w:b/>
                <w:i/>
              </w:rPr>
            </w:pPr>
            <w:r w:rsidRPr="00D25A74">
              <w:rPr>
                <w:rFonts w:cstheme="minorHAnsi" w:hint="eastAsia"/>
                <w:i/>
                <w:szCs w:val="18"/>
              </w:rPr>
              <w:t>2019.2</w:t>
            </w:r>
          </w:p>
        </w:tc>
      </w:tr>
      <w:tr w:rsidR="00094FED" w:rsidRPr="008B5071" w14:paraId="62463380" w14:textId="77777777" w:rsidTr="4EBE4B42">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096982F" w14:textId="72915391" w:rsidR="00094FED" w:rsidRPr="00157B18" w:rsidRDefault="4EBE4B42" w:rsidP="4EBE4B42">
            <w:pPr>
              <w:ind w:left="0"/>
              <w:jc w:val="left"/>
              <w:rPr>
                <w:b w:val="0"/>
                <w:bCs w:val="0"/>
                <w:i/>
                <w:iCs/>
                <w:color w:val="BFBFBF" w:themeColor="background1" w:themeShade="BF"/>
              </w:rPr>
            </w:pPr>
            <w:r w:rsidRPr="00157B18">
              <w:rPr>
                <w:rFonts w:hint="eastAsia"/>
                <w:i/>
                <w:iCs/>
              </w:rPr>
              <w:t>Design authoring (Structure)</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4F0FD33" w14:textId="723CB507" w:rsidR="00094FED" w:rsidRPr="008B5071" w:rsidRDefault="45BB9075" w:rsidP="45BB9075">
            <w:pPr>
              <w:ind w:left="0"/>
              <w:jc w:val="left"/>
              <w:cnfStyle w:val="000000000000" w:firstRow="0" w:lastRow="0" w:firstColumn="0" w:lastColumn="0" w:oddVBand="0" w:evenVBand="0" w:oddHBand="0" w:evenHBand="0" w:firstRowFirstColumn="0" w:firstRowLastColumn="0" w:lastRowFirstColumn="0" w:lastRowLastColumn="0"/>
              <w:rPr>
                <w:b/>
                <w:bCs/>
                <w:i/>
                <w:iCs/>
              </w:rPr>
            </w:pPr>
            <w:r w:rsidRPr="45BB9075">
              <w:rPr>
                <w:i/>
                <w:iCs/>
              </w:rPr>
              <w:t xml:space="preserve"> Autodesk Revit</w:t>
            </w:r>
          </w:p>
          <w:p w14:paraId="4C591412" w14:textId="7AD613A3" w:rsidR="00094FED" w:rsidRPr="008B5071" w:rsidRDefault="00094FED" w:rsidP="45BB9075">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1" w:themeShade="BF"/>
              </w:rPr>
            </w:pP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2E66F35" w14:textId="33738812" w:rsidR="00094FED" w:rsidRPr="008B5071" w:rsidRDefault="45BB9075" w:rsidP="45BB9075">
            <w:pPr>
              <w:ind w:left="0"/>
              <w:jc w:val="left"/>
              <w:cnfStyle w:val="000000000000" w:firstRow="0" w:lastRow="0" w:firstColumn="0" w:lastColumn="0" w:oddVBand="0" w:evenVBand="0" w:oddHBand="0" w:evenHBand="0" w:firstRowFirstColumn="0" w:firstRowLastColumn="0" w:lastRowFirstColumn="0" w:lastRowLastColumn="0"/>
              <w:rPr>
                <w:b/>
                <w:bCs/>
                <w:i/>
                <w:iCs/>
              </w:rPr>
            </w:pPr>
            <w:r w:rsidRPr="45BB9075">
              <w:rPr>
                <w:i/>
                <w:iCs/>
              </w:rPr>
              <w:t>2019.2</w:t>
            </w:r>
          </w:p>
          <w:p w14:paraId="1063DDF1" w14:textId="4193E92D" w:rsidR="00094FED" w:rsidRPr="008B5071" w:rsidRDefault="00094FED" w:rsidP="45BB9075">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1" w:themeShade="BF"/>
              </w:rPr>
            </w:pPr>
          </w:p>
        </w:tc>
      </w:tr>
      <w:tr w:rsidR="00094FED" w:rsidRPr="008B5071" w14:paraId="0356B36E" w14:textId="77777777" w:rsidTr="4EBE4B42">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D482E59" w14:textId="5A2BAB93" w:rsidR="00094FED" w:rsidRPr="00157B18" w:rsidRDefault="4EBE4B42" w:rsidP="4EBE4B42">
            <w:pPr>
              <w:ind w:left="0"/>
              <w:jc w:val="left"/>
              <w:rPr>
                <w:rFonts w:eastAsia="Roboto Condensed"/>
                <w:b w:val="0"/>
                <w:bCs w:val="0"/>
                <w:i/>
                <w:iCs/>
                <w:color w:val="BFBFBF" w:themeColor="background1" w:themeShade="BF"/>
              </w:rPr>
            </w:pPr>
            <w:r w:rsidRPr="00157B18">
              <w:rPr>
                <w:rFonts w:hint="eastAsia"/>
                <w:i/>
                <w:iCs/>
              </w:rPr>
              <w:t>Design authoring (MEP)</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526EFC3" w14:textId="36B54E65" w:rsidR="00094FED" w:rsidRPr="00455F1E" w:rsidRDefault="45BB9075" w:rsidP="45BB9075">
            <w:pPr>
              <w:ind w:left="0"/>
              <w:jc w:val="left"/>
              <w:cnfStyle w:val="000000100000" w:firstRow="0" w:lastRow="0" w:firstColumn="0" w:lastColumn="0" w:oddVBand="0" w:evenVBand="0" w:oddHBand="1" w:evenHBand="0" w:firstRowFirstColumn="0" w:firstRowLastColumn="0" w:lastRowFirstColumn="0" w:lastRowLastColumn="0"/>
              <w:rPr>
                <w:i/>
                <w:iCs/>
              </w:rPr>
            </w:pPr>
            <w:r w:rsidRPr="45BB9075">
              <w:rPr>
                <w:i/>
                <w:iCs/>
              </w:rPr>
              <w:t xml:space="preserve"> Autodesk Revit</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FC564A1" w14:textId="6DCE5276" w:rsidR="00094FED" w:rsidRPr="00455F1E" w:rsidRDefault="45BB9075" w:rsidP="45BB9075">
            <w:pPr>
              <w:ind w:left="0"/>
              <w:jc w:val="left"/>
              <w:cnfStyle w:val="000000100000" w:firstRow="0" w:lastRow="0" w:firstColumn="0" w:lastColumn="0" w:oddVBand="0" w:evenVBand="0" w:oddHBand="1" w:evenHBand="0" w:firstRowFirstColumn="0" w:firstRowLastColumn="0" w:lastRowFirstColumn="0" w:lastRowLastColumn="0"/>
              <w:rPr>
                <w:i/>
                <w:iCs/>
              </w:rPr>
            </w:pPr>
            <w:r w:rsidRPr="45BB9075">
              <w:rPr>
                <w:i/>
                <w:iCs/>
              </w:rPr>
              <w:t>2019.2</w:t>
            </w:r>
          </w:p>
          <w:p w14:paraId="31C8E71B" w14:textId="0A55270F" w:rsidR="00094FED" w:rsidRPr="00455F1E" w:rsidRDefault="00094FED" w:rsidP="45BB9075">
            <w:pPr>
              <w:ind w:left="0"/>
              <w:jc w:val="left"/>
              <w:cnfStyle w:val="000000100000" w:firstRow="0" w:lastRow="0" w:firstColumn="0" w:lastColumn="0" w:oddVBand="0" w:evenVBand="0" w:oddHBand="1" w:evenHBand="0" w:firstRowFirstColumn="0" w:firstRowLastColumn="0" w:lastRowFirstColumn="0" w:lastRowLastColumn="0"/>
              <w:rPr>
                <w:i/>
                <w:iCs/>
              </w:rPr>
            </w:pPr>
          </w:p>
        </w:tc>
      </w:tr>
      <w:tr w:rsidR="52B5D628" w14:paraId="0452D4A1" w14:textId="77777777" w:rsidTr="4EBE4B42">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81744B8" w14:textId="17F10A0D" w:rsidR="52B5D628" w:rsidRPr="00157B18" w:rsidRDefault="52B5D628" w:rsidP="00157B18">
            <w:pPr>
              <w:ind w:left="0"/>
              <w:jc w:val="left"/>
              <w:rPr>
                <w:i/>
                <w:iCs/>
              </w:rPr>
            </w:pPr>
            <w:r w:rsidRPr="00157B18">
              <w:rPr>
                <w:i/>
                <w:iCs/>
              </w:rPr>
              <w:t>Design authoring (LS)</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DD1B4DB" w14:textId="071C312E" w:rsidR="52B5D628" w:rsidRPr="00455F1E" w:rsidRDefault="752BBA52" w:rsidP="00157B18">
            <w:pPr>
              <w:ind w:left="0"/>
              <w:jc w:val="left"/>
              <w:cnfStyle w:val="000000000000" w:firstRow="0" w:lastRow="0" w:firstColumn="0" w:lastColumn="0" w:oddVBand="0" w:evenVBand="0" w:oddHBand="0" w:evenHBand="0" w:firstRowFirstColumn="0" w:firstRowLastColumn="0" w:lastRowFirstColumn="0" w:lastRowLastColumn="0"/>
              <w:rPr>
                <w:i/>
                <w:iCs/>
              </w:rPr>
            </w:pPr>
            <w:r w:rsidRPr="00455F1E">
              <w:rPr>
                <w:i/>
                <w:iCs/>
              </w:rPr>
              <w:t xml:space="preserve">Autodesk Revit </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D56CA71" w14:textId="7C409F08" w:rsidR="52B5D628" w:rsidRPr="00455F1E" w:rsidRDefault="752BBA52" w:rsidP="00157B18">
            <w:pPr>
              <w:ind w:left="0"/>
              <w:jc w:val="left"/>
              <w:cnfStyle w:val="000000000000" w:firstRow="0" w:lastRow="0" w:firstColumn="0" w:lastColumn="0" w:oddVBand="0" w:evenVBand="0" w:oddHBand="0" w:evenHBand="0" w:firstRowFirstColumn="0" w:firstRowLastColumn="0" w:lastRowFirstColumn="0" w:lastRowLastColumn="0"/>
              <w:rPr>
                <w:i/>
                <w:iCs/>
              </w:rPr>
            </w:pPr>
            <w:r w:rsidRPr="00455F1E">
              <w:rPr>
                <w:i/>
                <w:iCs/>
              </w:rPr>
              <w:t>2019.2</w:t>
            </w:r>
          </w:p>
        </w:tc>
      </w:tr>
      <w:tr w:rsidR="00094FED" w:rsidRPr="008B5071" w14:paraId="6E701F4E" w14:textId="77777777" w:rsidTr="4EBE4B42">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6DF5677" w14:textId="361DF33F" w:rsidR="00094FED" w:rsidRPr="008B5071" w:rsidRDefault="00094FED" w:rsidP="00094FED">
            <w:pPr>
              <w:ind w:left="0"/>
              <w:jc w:val="left"/>
              <w:rPr>
                <w:rFonts w:eastAsia="Roboto Condensed" w:cstheme="minorHAnsi"/>
                <w:b w:val="0"/>
                <w:i/>
                <w:color w:val="BFBFBF" w:themeColor="background1" w:themeShade="BF"/>
              </w:rPr>
            </w:pPr>
            <w:r w:rsidRPr="008B5071">
              <w:rPr>
                <w:rFonts w:cstheme="minorHAnsi"/>
                <w:b w:val="0"/>
                <w:i/>
                <w:color w:val="BFBFBF" w:themeColor="background1" w:themeShade="BF"/>
                <w:szCs w:val="18"/>
              </w:rPr>
              <w:t>Space programming</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104D8FD" w14:textId="36097C39" w:rsidR="00094FED" w:rsidRPr="008B5071" w:rsidRDefault="00094FED" w:rsidP="00094FED">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2053FE0" w14:textId="24EF635C" w:rsidR="00094FED" w:rsidRPr="008B5071" w:rsidRDefault="00094FED" w:rsidP="00094FED">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r>
      <w:tr w:rsidR="00094FED" w:rsidRPr="008B5071" w14:paraId="6F74B70D" w14:textId="77777777" w:rsidTr="4EBE4B42">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E8DA59C" w14:textId="0EC3934C" w:rsidR="00094FED" w:rsidRPr="008B5071" w:rsidRDefault="00094FED" w:rsidP="00094FED">
            <w:pPr>
              <w:ind w:left="0"/>
              <w:jc w:val="left"/>
              <w:rPr>
                <w:rFonts w:eastAsia="Roboto Condensed" w:cstheme="minorHAnsi"/>
                <w:b w:val="0"/>
                <w:i/>
                <w:color w:val="BFBFBF" w:themeColor="background1" w:themeShade="BF"/>
              </w:rPr>
            </w:pPr>
            <w:r w:rsidRPr="008B5071">
              <w:rPr>
                <w:rFonts w:cstheme="minorHAnsi"/>
                <w:b w:val="0"/>
                <w:i/>
                <w:color w:val="BFBFBF" w:themeColor="background1" w:themeShade="BF"/>
                <w:szCs w:val="18"/>
              </w:rPr>
              <w:t>Engineering analysis</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B17267E" w14:textId="7FF67A09" w:rsidR="00094FED" w:rsidRPr="008B5071" w:rsidRDefault="00094FED" w:rsidP="00094FED">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22C7AED" w14:textId="2DB4AAA6" w:rsidR="00094FED" w:rsidRPr="008B5071" w:rsidRDefault="00094FED" w:rsidP="00094FED">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r>
      <w:tr w:rsidR="00094FED" w:rsidRPr="008B5071" w14:paraId="12A8D1F0" w14:textId="77777777" w:rsidTr="4EBE4B42">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B5AB773" w14:textId="0703740E" w:rsidR="00094FED" w:rsidRPr="008B5071" w:rsidRDefault="00094FED" w:rsidP="00094FED">
            <w:pPr>
              <w:ind w:left="0"/>
              <w:jc w:val="left"/>
              <w:rPr>
                <w:rFonts w:eastAsia="Roboto Condensed" w:cstheme="minorHAnsi"/>
                <w:b w:val="0"/>
                <w:i/>
                <w:color w:val="BFBFBF" w:themeColor="background1" w:themeShade="BF"/>
              </w:rPr>
            </w:pPr>
            <w:r w:rsidRPr="008B5071">
              <w:rPr>
                <w:rFonts w:cstheme="minorHAnsi"/>
                <w:b w:val="0"/>
                <w:i/>
                <w:color w:val="BFBFBF" w:themeColor="background1" w:themeShade="BF"/>
                <w:szCs w:val="18"/>
              </w:rPr>
              <w:t>Design visualization</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23CA467" w14:textId="2A87F715" w:rsidR="00094FED" w:rsidRPr="008B5071" w:rsidRDefault="00094FED" w:rsidP="00094FED">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B7BAD01" w14:textId="3D1EAABC" w:rsidR="00094FED" w:rsidRPr="008B5071" w:rsidRDefault="00094FED" w:rsidP="00094FED">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r>
      <w:tr w:rsidR="00094FED" w:rsidRPr="008B5071" w14:paraId="7D2CD554" w14:textId="77777777" w:rsidTr="4EBE4B42">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1FF36E" w14:textId="5C88BA6C" w:rsidR="00094FED" w:rsidRPr="008B5071" w:rsidRDefault="00094FED" w:rsidP="00094FED">
            <w:pPr>
              <w:ind w:left="0"/>
              <w:jc w:val="left"/>
              <w:rPr>
                <w:rFonts w:eastAsia="Roboto Condensed" w:cstheme="minorHAnsi"/>
                <w:b w:val="0"/>
                <w:i/>
                <w:color w:val="BFBFBF" w:themeColor="background1" w:themeShade="BF"/>
              </w:rPr>
            </w:pPr>
            <w:r w:rsidRPr="008B5071">
              <w:rPr>
                <w:rFonts w:cstheme="minorHAnsi"/>
                <w:b w:val="0"/>
                <w:i/>
                <w:color w:val="BFBFBF" w:themeColor="background1" w:themeShade="BF"/>
                <w:szCs w:val="18"/>
              </w:rPr>
              <w:t>3D coordination</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9CAC018" w14:textId="2A5B5887" w:rsidR="00094FED" w:rsidRPr="008B5071" w:rsidRDefault="0027347F" w:rsidP="00094FED">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i/>
                <w:color w:val="BFBFBF" w:themeColor="background1" w:themeShade="BF"/>
              </w:rPr>
            </w:pPr>
            <w:r>
              <w:rPr>
                <w:rFonts w:cstheme="minorHAnsi"/>
                <w:i/>
                <w:color w:val="BFBFBF" w:themeColor="background1" w:themeShade="BF"/>
                <w:szCs w:val="18"/>
              </w:rPr>
              <w:t>Navisworks</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238193B" w14:textId="0D5FF309" w:rsidR="00094FED" w:rsidRPr="008B5071" w:rsidRDefault="0027347F" w:rsidP="00094FED">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i/>
                <w:color w:val="BFBFBF" w:themeColor="background1" w:themeShade="BF"/>
              </w:rPr>
            </w:pPr>
            <w:r w:rsidRPr="00D25A74">
              <w:rPr>
                <w:rFonts w:cstheme="minorHAnsi"/>
                <w:i/>
                <w:color w:val="BFBFBF" w:themeColor="background1" w:themeShade="BF"/>
                <w:szCs w:val="18"/>
              </w:rPr>
              <w:t>Navisworks Manage 2019</w:t>
            </w:r>
          </w:p>
        </w:tc>
      </w:tr>
      <w:tr w:rsidR="00094FED" w:rsidRPr="008B5071" w14:paraId="0081139A" w14:textId="77777777" w:rsidTr="4EBE4B42">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3F7DAE7" w14:textId="3E80272E" w:rsidR="00094FED" w:rsidRPr="008B5071" w:rsidRDefault="00094FED" w:rsidP="00094FED">
            <w:pPr>
              <w:ind w:left="0"/>
              <w:jc w:val="left"/>
              <w:rPr>
                <w:rFonts w:eastAsia="Roboto Condensed" w:cstheme="minorHAnsi"/>
                <w:b w:val="0"/>
                <w:i/>
                <w:color w:val="BFBFBF" w:themeColor="background1" w:themeShade="BF"/>
              </w:rPr>
            </w:pPr>
            <w:r w:rsidRPr="008B5071">
              <w:rPr>
                <w:rFonts w:cstheme="minorHAnsi"/>
                <w:b w:val="0"/>
                <w:i/>
                <w:color w:val="BFBFBF" w:themeColor="background1" w:themeShade="BF"/>
                <w:szCs w:val="18"/>
              </w:rPr>
              <w:t>Design review</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695C436" w14:textId="556BD3BF" w:rsidR="00094FED" w:rsidRPr="008B5071" w:rsidRDefault="00094FED" w:rsidP="00094FED">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A94FB7F" w14:textId="24A71D88" w:rsidR="00094FED" w:rsidRPr="008B5071" w:rsidRDefault="00094FED" w:rsidP="00094FED">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r>
      <w:tr w:rsidR="008B5071" w:rsidRPr="00B340FD" w14:paraId="5E2DFEF7" w14:textId="77777777" w:rsidTr="4EBE4B42">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80DF04E" w14:textId="30489E52" w:rsidR="008B5071" w:rsidRPr="00094FED" w:rsidRDefault="045DFCEF" w:rsidP="045DFCEF">
            <w:pPr>
              <w:ind w:left="0"/>
              <w:jc w:val="left"/>
              <w:rPr>
                <w:i/>
                <w:iCs/>
              </w:rPr>
            </w:pPr>
            <w:r w:rsidRPr="045DFCEF">
              <w:rPr>
                <w:i/>
                <w:iCs/>
              </w:rPr>
              <w:t xml:space="preserve">Design authoring </w:t>
            </w:r>
            <w:r w:rsidR="008B5071">
              <w:br/>
            </w:r>
            <w:r w:rsidRPr="045DFCEF">
              <w:rPr>
                <w:i/>
                <w:iCs/>
              </w:rPr>
              <w:t>(Interior Design)</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9C893F7" w14:textId="6105457C" w:rsidR="008B5071" w:rsidRPr="00094FED" w:rsidRDefault="045DFCEF" w:rsidP="045DFCEF">
            <w:pPr>
              <w:ind w:left="0"/>
              <w:jc w:val="left"/>
              <w:cnfStyle w:val="000000000000" w:firstRow="0" w:lastRow="0" w:firstColumn="0" w:lastColumn="0" w:oddVBand="0" w:evenVBand="0" w:oddHBand="0" w:evenHBand="0" w:firstRowFirstColumn="0" w:firstRowLastColumn="0" w:lastRowFirstColumn="0" w:lastRowLastColumn="0"/>
              <w:rPr>
                <w:b/>
                <w:bCs/>
                <w:i/>
                <w:iCs/>
              </w:rPr>
            </w:pPr>
            <w:r w:rsidRPr="045DFCEF">
              <w:rPr>
                <w:i/>
                <w:iCs/>
              </w:rPr>
              <w:t>Autodesk Revit</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EE123FA" w14:textId="1A1ACD23" w:rsidR="008B5071" w:rsidRPr="00094FED" w:rsidRDefault="045DFCEF" w:rsidP="045DFCEF">
            <w:pPr>
              <w:ind w:left="0"/>
              <w:jc w:val="left"/>
              <w:cnfStyle w:val="000000000000" w:firstRow="0" w:lastRow="0" w:firstColumn="0" w:lastColumn="0" w:oddVBand="0" w:evenVBand="0" w:oddHBand="0" w:evenHBand="0" w:firstRowFirstColumn="0" w:firstRowLastColumn="0" w:lastRowFirstColumn="0" w:lastRowLastColumn="0"/>
              <w:rPr>
                <w:b/>
                <w:bCs/>
                <w:i/>
                <w:iCs/>
              </w:rPr>
            </w:pPr>
            <w:r w:rsidRPr="045DFCEF">
              <w:rPr>
                <w:i/>
                <w:iCs/>
              </w:rPr>
              <w:t>2019.2</w:t>
            </w:r>
          </w:p>
        </w:tc>
      </w:tr>
      <w:tr w:rsidR="008B5071" w:rsidRPr="00B340FD" w14:paraId="0791BFBA" w14:textId="77777777" w:rsidTr="4EBE4B42">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73A9661" w14:textId="418B3B59" w:rsidR="008B5071" w:rsidRPr="00157B18" w:rsidRDefault="6EE346DF" w:rsidP="6EE346DF">
            <w:pPr>
              <w:ind w:left="0"/>
              <w:jc w:val="left"/>
              <w:rPr>
                <w:i/>
                <w:iCs/>
              </w:rPr>
            </w:pPr>
            <w:r w:rsidRPr="00157B18">
              <w:rPr>
                <w:i/>
                <w:iCs/>
              </w:rPr>
              <w:t xml:space="preserve">Executive Architect </w:t>
            </w:r>
          </w:p>
          <w:p w14:paraId="4750E815" w14:textId="7C2DE43A" w:rsidR="008B5071" w:rsidRPr="00157B18" w:rsidRDefault="008B5071" w:rsidP="6EE346DF">
            <w:pPr>
              <w:ind w:left="0"/>
              <w:jc w:val="left"/>
              <w:rPr>
                <w:i/>
                <w:iCs/>
              </w:rPr>
            </w:pP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D3419D5" w14:textId="2AB803F6" w:rsidR="6EE346DF" w:rsidRDefault="6EE346DF" w:rsidP="6EE346DF">
            <w:pPr>
              <w:ind w:left="0"/>
              <w:jc w:val="left"/>
              <w:cnfStyle w:val="000000100000" w:firstRow="0" w:lastRow="0" w:firstColumn="0" w:lastColumn="0" w:oddVBand="0" w:evenVBand="0" w:oddHBand="1" w:evenHBand="0" w:firstRowFirstColumn="0" w:firstRowLastColumn="0" w:lastRowFirstColumn="0" w:lastRowLastColumn="0"/>
              <w:rPr>
                <w:b/>
                <w:bCs/>
                <w:i/>
                <w:iCs/>
              </w:rPr>
            </w:pPr>
            <w:r w:rsidRPr="6EE346DF">
              <w:rPr>
                <w:i/>
                <w:iCs/>
              </w:rPr>
              <w:t>Autodesk Revit/Naviswork</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E99595" w14:textId="1A1ACD23" w:rsidR="6EE346DF" w:rsidRDefault="6EE346DF" w:rsidP="6EE346DF">
            <w:pPr>
              <w:ind w:left="0"/>
              <w:jc w:val="left"/>
              <w:cnfStyle w:val="000000100000" w:firstRow="0" w:lastRow="0" w:firstColumn="0" w:lastColumn="0" w:oddVBand="0" w:evenVBand="0" w:oddHBand="1" w:evenHBand="0" w:firstRowFirstColumn="0" w:firstRowLastColumn="0" w:lastRowFirstColumn="0" w:lastRowLastColumn="0"/>
              <w:rPr>
                <w:b/>
                <w:bCs/>
                <w:i/>
                <w:iCs/>
              </w:rPr>
            </w:pPr>
            <w:r w:rsidRPr="6EE346DF">
              <w:rPr>
                <w:i/>
                <w:iCs/>
              </w:rPr>
              <w:t>2019.2</w:t>
            </w:r>
          </w:p>
        </w:tc>
      </w:tr>
    </w:tbl>
    <w:p w14:paraId="79B3962F" w14:textId="2FF6603D" w:rsidR="00094FED" w:rsidRDefault="00094FED" w:rsidP="00094FED">
      <w:pPr>
        <w:rPr>
          <w:i/>
        </w:rPr>
      </w:pPr>
      <w:r w:rsidRPr="00094FED">
        <w:rPr>
          <w:i/>
        </w:rPr>
        <w:t>&lt;For Revit Based projects, all disciplines MUST use the same version of Autodesk Revit, outlined above. For software updates, all parties must agree for upgrade. Software type can be determined by</w:t>
      </w:r>
      <w:r w:rsidR="00C373BD">
        <w:rPr>
          <w:i/>
        </w:rPr>
        <w:t xml:space="preserve"> the</w:t>
      </w:r>
      <w:r w:rsidRPr="00094FED">
        <w:rPr>
          <w:i/>
        </w:rPr>
        <w:t xml:space="preserve"> EIR’s &gt;</w:t>
      </w:r>
    </w:p>
    <w:p w14:paraId="499370EB" w14:textId="754169F8" w:rsidR="00094FED" w:rsidRDefault="00094FED" w:rsidP="00094FED">
      <w:pPr>
        <w:pStyle w:val="Heading2"/>
      </w:pPr>
      <w:bookmarkStart w:id="229" w:name="_Toc87828960"/>
      <w:r w:rsidRPr="00094FED">
        <w:t>Clash Rendition Viewer</w:t>
      </w:r>
      <w:bookmarkEnd w:id="229"/>
    </w:p>
    <w:p w14:paraId="698B41BB" w14:textId="34FB5864" w:rsidR="00094FED" w:rsidRDefault="00094FED" w:rsidP="00094FED">
      <w:r w:rsidRPr="00094FED">
        <w:t>The clash rendition viewer to be used across the whole project</w:t>
      </w:r>
      <w:r w:rsidR="00C373BD">
        <w:t>.</w:t>
      </w:r>
      <w:r w:rsidR="00141697">
        <w:t xml:space="preserve"> </w:t>
      </w:r>
    </w:p>
    <w:tbl>
      <w:tblPr>
        <w:tblStyle w:val="GridTable441"/>
        <w:tblW w:w="9450" w:type="dxa"/>
        <w:tblInd w:w="625" w:type="dxa"/>
        <w:tblLayout w:type="fixed"/>
        <w:tblLook w:val="04A0" w:firstRow="1" w:lastRow="0" w:firstColumn="1" w:lastColumn="0" w:noHBand="0" w:noVBand="1"/>
      </w:tblPr>
      <w:tblGrid>
        <w:gridCol w:w="4725"/>
        <w:gridCol w:w="4725"/>
      </w:tblGrid>
      <w:tr w:rsidR="00125E87" w:rsidRPr="00B340FD" w14:paraId="625B6B09" w14:textId="77777777" w:rsidTr="00125E87">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4725"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719882A7" w14:textId="160F8AF8" w:rsidR="00125E87" w:rsidRPr="00125E87" w:rsidRDefault="00125E87" w:rsidP="00125E87">
            <w:pPr>
              <w:ind w:left="0"/>
              <w:jc w:val="left"/>
            </w:pPr>
            <w:r w:rsidRPr="00125E87">
              <w:rPr>
                <w:rFonts w:cstheme="minorHAnsi"/>
              </w:rPr>
              <w:t>Agreed Clash rendition viewer</w:t>
            </w:r>
          </w:p>
        </w:tc>
        <w:tc>
          <w:tcPr>
            <w:tcW w:w="4725"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02D9388F" w14:textId="6D531393" w:rsidR="00125E87" w:rsidRPr="00125E87" w:rsidRDefault="00125E87" w:rsidP="00125E87">
            <w:pPr>
              <w:ind w:left="0"/>
              <w:jc w:val="left"/>
              <w:cnfStyle w:val="100000000000" w:firstRow="1" w:lastRow="0" w:firstColumn="0" w:lastColumn="0" w:oddVBand="0" w:evenVBand="0" w:oddHBand="0" w:evenHBand="0" w:firstRowFirstColumn="0" w:firstRowLastColumn="0" w:lastRowFirstColumn="0" w:lastRowLastColumn="0"/>
            </w:pPr>
            <w:r w:rsidRPr="00125E87">
              <w:rPr>
                <w:rFonts w:cstheme="minorHAnsi"/>
              </w:rPr>
              <w:t>Software/Version</w:t>
            </w:r>
          </w:p>
        </w:tc>
      </w:tr>
      <w:tr w:rsidR="008D3590" w:rsidRPr="00B340FD" w14:paraId="1CCCC146" w14:textId="77777777" w:rsidTr="00125E8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725"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1CD00874" w14:textId="0A178A46" w:rsidR="008D3590" w:rsidRPr="00125E87" w:rsidRDefault="008D3590" w:rsidP="008D3590">
            <w:pPr>
              <w:ind w:left="0"/>
              <w:jc w:val="left"/>
              <w:rPr>
                <w:b w:val="0"/>
                <w:i/>
                <w:color w:val="B2B2B2" w:themeColor="text2" w:themeTint="99"/>
              </w:rPr>
            </w:pPr>
            <w:r w:rsidRPr="00D55A1E">
              <w:rPr>
                <w:rFonts w:eastAsia="Times New Roman" w:cs="Segoe UI"/>
                <w:b w:val="0"/>
                <w:bCs w:val="0"/>
                <w:szCs w:val="18"/>
                <w:lang w:val="en-PH" w:eastAsia="en-PH"/>
              </w:rPr>
              <w:t>Clash Analysis to be performed in Navisworks Manage. Clash reports will be saved as Viewpoints in the Federated Model which will make every single clash visible in BIM 360.</w:t>
            </w:r>
          </w:p>
        </w:tc>
        <w:tc>
          <w:tcPr>
            <w:tcW w:w="4725"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73E11418" w14:textId="442055E7" w:rsidR="008D3590" w:rsidRPr="00125E87" w:rsidRDefault="008D3590" w:rsidP="008D3590">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r w:rsidRPr="00125E87">
              <w:rPr>
                <w:rFonts w:cstheme="minorHAnsi"/>
                <w:i/>
                <w:color w:val="B2B2B2" w:themeColor="text2" w:themeTint="99"/>
              </w:rPr>
              <w:t>TBC</w:t>
            </w:r>
          </w:p>
        </w:tc>
      </w:tr>
      <w:tr w:rsidR="008D3590" w:rsidRPr="00B340FD" w14:paraId="3CBF905C" w14:textId="77777777" w:rsidTr="00125E87">
        <w:trPr>
          <w:trHeight w:val="440"/>
        </w:trPr>
        <w:tc>
          <w:tcPr>
            <w:cnfStyle w:val="001000000000" w:firstRow="0" w:lastRow="0" w:firstColumn="1" w:lastColumn="0" w:oddVBand="0" w:evenVBand="0" w:oddHBand="0" w:evenHBand="0" w:firstRowFirstColumn="0" w:firstRowLastColumn="0" w:lastRowFirstColumn="0" w:lastRowLastColumn="0"/>
            <w:tcW w:w="472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E635C42" w14:textId="4E8378A8" w:rsidR="008D3590" w:rsidRPr="00125E87" w:rsidRDefault="008D3590" w:rsidP="008D3590">
            <w:pPr>
              <w:ind w:left="0"/>
              <w:jc w:val="left"/>
              <w:rPr>
                <w:b w:val="0"/>
                <w:i/>
                <w:color w:val="B2B2B2" w:themeColor="text2" w:themeTint="99"/>
              </w:rPr>
            </w:pPr>
            <w:r w:rsidRPr="00DA5F8B">
              <w:rPr>
                <w:rFonts w:cstheme="minorHAnsi"/>
                <w:i/>
                <w:szCs w:val="18"/>
              </w:rPr>
              <w:t>Navisworks</w:t>
            </w:r>
          </w:p>
        </w:tc>
        <w:tc>
          <w:tcPr>
            <w:tcW w:w="472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4D72552" w14:textId="278C5AC8" w:rsidR="008D3590" w:rsidRPr="00125E87" w:rsidRDefault="008D3590" w:rsidP="008D3590">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r w:rsidRPr="00DA5F8B">
              <w:rPr>
                <w:rFonts w:cstheme="minorHAnsi"/>
                <w:i/>
                <w:szCs w:val="18"/>
              </w:rPr>
              <w:t>Navisworks Manage 2019</w:t>
            </w:r>
          </w:p>
        </w:tc>
      </w:tr>
    </w:tbl>
    <w:p w14:paraId="659FDBDA" w14:textId="59BB9ECC" w:rsidR="00094FED" w:rsidRDefault="00094FED" w:rsidP="00094FED"/>
    <w:p w14:paraId="0DC7DCAB" w14:textId="7FB6E880" w:rsidR="00125E87" w:rsidRDefault="00125E87" w:rsidP="00125E87">
      <w:pPr>
        <w:pStyle w:val="Heading2"/>
      </w:pPr>
      <w:bookmarkStart w:id="230" w:name="_Toc87828961"/>
      <w:r w:rsidRPr="00125E87">
        <w:t>BIM Meetings</w:t>
      </w:r>
      <w:bookmarkEnd w:id="230"/>
    </w:p>
    <w:p w14:paraId="3A952B6E" w14:textId="297AD00B" w:rsidR="00125E87" w:rsidRPr="00D25A74" w:rsidRDefault="00125E87" w:rsidP="00D25A74">
      <w:pPr>
        <w:spacing w:after="0"/>
        <w:rPr>
          <w:bCs/>
          <w:i/>
          <w:iCs/>
        </w:rPr>
      </w:pPr>
      <w:r>
        <w:t>A BIM Kick-off meeting</w:t>
      </w:r>
      <w:r w:rsidR="009B440C">
        <w:t xml:space="preserve"> will</w:t>
      </w:r>
      <w:r>
        <w:t xml:space="preserve"> be held with all known supply chain members in order to run through the BIM deliverables for the project</w:t>
      </w:r>
      <w:r w:rsidR="009B440C">
        <w:t>. This will directly</w:t>
      </w:r>
      <w:r>
        <w:t xml:space="preserve"> referenc</w:t>
      </w:r>
      <w:r w:rsidR="009B440C">
        <w:t>e</w:t>
      </w:r>
      <w:r>
        <w:t xml:space="preserve"> the EIR and the processes for delivering BIM for the project.</w:t>
      </w:r>
      <w:r w:rsidR="009B440C">
        <w:t xml:space="preserve"> This meeting will be chaired by the </w:t>
      </w:r>
      <w:r w:rsidR="00B8075C" w:rsidRPr="00D25A74">
        <w:rPr>
          <w:rFonts w:hint="eastAsia"/>
          <w:b/>
          <w:bCs/>
        </w:rPr>
        <w:t>Project Information Manger</w:t>
      </w:r>
      <w:r w:rsidR="00B8075C">
        <w:t xml:space="preserve"> </w:t>
      </w:r>
      <w:r w:rsidR="00B8075C" w:rsidRPr="00D25A74">
        <w:rPr>
          <w:rFonts w:hint="eastAsia"/>
          <w:i/>
          <w:iCs/>
        </w:rPr>
        <w:t>(</w:t>
      </w:r>
      <w:r w:rsidR="001E409C" w:rsidRPr="00D25A74">
        <w:rPr>
          <w:rFonts w:hint="eastAsia"/>
          <w:i/>
          <w:iCs/>
        </w:rPr>
        <w:t>A</w:t>
      </w:r>
      <w:r w:rsidR="00B8075C" w:rsidRPr="00D25A74">
        <w:rPr>
          <w:rFonts w:hint="eastAsia"/>
          <w:i/>
          <w:iCs/>
        </w:rPr>
        <w:t>ppointing Party</w:t>
      </w:r>
      <w:r w:rsidR="00B8075C">
        <w:t>)</w:t>
      </w:r>
      <w:r w:rsidR="001E409C">
        <w:t xml:space="preserve"> and </w:t>
      </w:r>
      <w:r w:rsidR="00B8075C">
        <w:rPr>
          <w:b/>
        </w:rPr>
        <w:t xml:space="preserve">Task Information Manger </w:t>
      </w:r>
      <w:r w:rsidR="001E409C">
        <w:rPr>
          <w:b/>
        </w:rPr>
        <w:t xml:space="preserve">– Lead </w:t>
      </w:r>
      <w:r w:rsidR="00B8075C" w:rsidRPr="0060746B">
        <w:rPr>
          <w:bCs/>
          <w:i/>
          <w:iCs/>
        </w:rPr>
        <w:t>(</w:t>
      </w:r>
      <w:r w:rsidR="001E409C">
        <w:rPr>
          <w:bCs/>
          <w:i/>
          <w:iCs/>
        </w:rPr>
        <w:t xml:space="preserve">Lead </w:t>
      </w:r>
      <w:r w:rsidR="00B8075C">
        <w:rPr>
          <w:bCs/>
          <w:i/>
          <w:iCs/>
        </w:rPr>
        <w:t>A</w:t>
      </w:r>
      <w:r w:rsidR="00B8075C" w:rsidRPr="0060746B">
        <w:rPr>
          <w:bCs/>
          <w:i/>
          <w:iCs/>
        </w:rPr>
        <w:t>ppointed Party)</w:t>
      </w:r>
      <w:r w:rsidR="00B8075C">
        <w:rPr>
          <w:bCs/>
          <w:i/>
          <w:iCs/>
        </w:rPr>
        <w:t xml:space="preserve"> </w:t>
      </w:r>
      <w:r w:rsidR="009B440C">
        <w:t>who will attend all related team meetings.</w:t>
      </w:r>
    </w:p>
    <w:p w14:paraId="07AFF434" w14:textId="77777777" w:rsidR="00125E87" w:rsidRDefault="00125E87" w:rsidP="00125E87">
      <w:pPr>
        <w:spacing w:after="0"/>
      </w:pPr>
      <w:r>
        <w:t xml:space="preserve"> </w:t>
      </w:r>
    </w:p>
    <w:p w14:paraId="04382F2F" w14:textId="7F6B82E6" w:rsidR="00125E87" w:rsidRDefault="00125E87" w:rsidP="00125E87">
      <w:r>
        <w:t xml:space="preserve">This will then be followed by a meeting with </w:t>
      </w:r>
      <w:r w:rsidR="00AA42C6">
        <w:t xml:space="preserve">all </w:t>
      </w:r>
      <w:r w:rsidRPr="00D25A74">
        <w:rPr>
          <w:rFonts w:hint="eastAsia"/>
          <w:b/>
          <w:bCs/>
        </w:rPr>
        <w:t xml:space="preserve">Task </w:t>
      </w:r>
      <w:r w:rsidR="00AA42C6" w:rsidRPr="00D25A74">
        <w:rPr>
          <w:rFonts w:hint="eastAsia"/>
          <w:b/>
          <w:bCs/>
        </w:rPr>
        <w:t xml:space="preserve">Information </w:t>
      </w:r>
      <w:r w:rsidRPr="00D25A74">
        <w:rPr>
          <w:rFonts w:hint="eastAsia"/>
          <w:b/>
          <w:bCs/>
        </w:rPr>
        <w:t>Managers</w:t>
      </w:r>
      <w:r>
        <w:t xml:space="preserve"> from all project teams to go through the first draft of the BEP in a collaborative round table discussion and with agreement from all by its conclusion. </w:t>
      </w:r>
    </w:p>
    <w:p w14:paraId="7A76CBB4" w14:textId="5879C063" w:rsidR="00125E87" w:rsidRDefault="00125E87" w:rsidP="00125E87">
      <w:pPr>
        <w:spacing w:after="0"/>
      </w:pPr>
    </w:p>
    <w:p w14:paraId="3A71A9FC" w14:textId="5A89AF82" w:rsidR="00125E87" w:rsidRDefault="00125E87" w:rsidP="00125E87">
      <w:r>
        <w:t>Moving forward</w:t>
      </w:r>
      <w:r w:rsidR="009B440C">
        <w:t>;</w:t>
      </w:r>
      <w:r>
        <w:t xml:space="preserve"> regular BIM meetings summarized below will commence with all </w:t>
      </w:r>
      <w:r w:rsidR="00DB27EB" w:rsidRPr="00D25A74">
        <w:rPr>
          <w:rFonts w:hint="eastAsia"/>
          <w:b/>
          <w:bCs/>
        </w:rPr>
        <w:t>Task Information Managers</w:t>
      </w:r>
      <w:r>
        <w:t xml:space="preserve"> present from all relevant project team organizations. If not feasible for members of the project team to attend, then it is the team member’s responsibility to ensure arrangements are made for their members to still be in attendance through communication means.</w:t>
      </w:r>
    </w:p>
    <w:p w14:paraId="3592EA1C" w14:textId="77777777" w:rsidR="00125E87" w:rsidRDefault="00125E87" w:rsidP="00125E87">
      <w:pPr>
        <w:spacing w:after="0"/>
      </w:pPr>
    </w:p>
    <w:p w14:paraId="2702841E" w14:textId="76F68F36" w:rsidR="00125E87" w:rsidRDefault="00125E87" w:rsidP="00125E87">
      <w:r>
        <w:t xml:space="preserve">The BIM related meeting plan will be developed by the </w:t>
      </w:r>
      <w:r w:rsidR="00CA6EF6">
        <w:rPr>
          <w:b/>
        </w:rPr>
        <w:t xml:space="preserve">Task Information Manger – Lead </w:t>
      </w:r>
      <w:r w:rsidR="00CA6EF6" w:rsidRPr="0060746B">
        <w:rPr>
          <w:bCs/>
          <w:i/>
          <w:iCs/>
        </w:rPr>
        <w:t>(</w:t>
      </w:r>
      <w:r w:rsidR="00CA6EF6">
        <w:rPr>
          <w:bCs/>
          <w:i/>
          <w:iCs/>
        </w:rPr>
        <w:t>Lead A</w:t>
      </w:r>
      <w:r w:rsidR="00CA6EF6" w:rsidRPr="0060746B">
        <w:rPr>
          <w:bCs/>
          <w:i/>
          <w:iCs/>
        </w:rPr>
        <w:t>ppointed Party)</w:t>
      </w:r>
      <w:r w:rsidR="00CA6EF6">
        <w:rPr>
          <w:bCs/>
          <w:i/>
          <w:iCs/>
        </w:rPr>
        <w:t xml:space="preserve"> </w:t>
      </w:r>
      <w:r>
        <w:t xml:space="preserve">and the </w:t>
      </w:r>
      <w:r w:rsidR="003A550B" w:rsidRPr="00D25A74">
        <w:rPr>
          <w:rFonts w:hint="eastAsia"/>
          <w:b/>
          <w:bCs/>
        </w:rPr>
        <w:t xml:space="preserve">Interface </w:t>
      </w:r>
      <w:r w:rsidRPr="00D25A74">
        <w:rPr>
          <w:rFonts w:hint="eastAsia"/>
          <w:b/>
          <w:bCs/>
        </w:rPr>
        <w:t>Manager</w:t>
      </w:r>
      <w:r>
        <w:t>. The Design Coordination meeting frequency will vary through the contract period but in general will follow a weekly review or upon request for each of the Design</w:t>
      </w:r>
      <w:r w:rsidR="007D695A">
        <w:t xml:space="preserve"> Managers</w:t>
      </w:r>
      <w:r>
        <w:t>.</w:t>
      </w:r>
    </w:p>
    <w:p w14:paraId="273C6000" w14:textId="77777777" w:rsidR="00A83D14" w:rsidRDefault="00A83D14" w:rsidP="00125E87"/>
    <w:p w14:paraId="09989C34" w14:textId="523BA250" w:rsidR="00125E87" w:rsidRDefault="00125E87" w:rsidP="00125E87">
      <w:pPr>
        <w:rPr>
          <w:b/>
        </w:rPr>
      </w:pPr>
      <w:r w:rsidRPr="00125E87">
        <w:rPr>
          <w:b/>
        </w:rPr>
        <w:t>Summary of Meetings:</w:t>
      </w:r>
    </w:p>
    <w:tbl>
      <w:tblPr>
        <w:tblStyle w:val="GridTable441"/>
        <w:tblW w:w="9450" w:type="dxa"/>
        <w:tblInd w:w="625" w:type="dxa"/>
        <w:tblLayout w:type="fixed"/>
        <w:tblLook w:val="04A0" w:firstRow="1" w:lastRow="0" w:firstColumn="1" w:lastColumn="0" w:noHBand="0" w:noVBand="1"/>
      </w:tblPr>
      <w:tblGrid>
        <w:gridCol w:w="1355"/>
        <w:gridCol w:w="2835"/>
        <w:gridCol w:w="1417"/>
        <w:gridCol w:w="1276"/>
        <w:gridCol w:w="992"/>
        <w:gridCol w:w="1575"/>
      </w:tblGrid>
      <w:tr w:rsidR="000B4843" w:rsidRPr="00B340FD" w14:paraId="6B486649" w14:textId="77777777" w:rsidTr="2748766C">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16519B84" w14:textId="1893B40C" w:rsidR="00682700" w:rsidRPr="00682700" w:rsidRDefault="00682700" w:rsidP="00682700">
            <w:pPr>
              <w:ind w:left="0"/>
              <w:jc w:val="left"/>
              <w:rPr>
                <w:bCs w:val="0"/>
              </w:rPr>
            </w:pPr>
            <w:r w:rsidRPr="00682700">
              <w:rPr>
                <w:rFonts w:cstheme="minorHAnsi"/>
                <w:szCs w:val="18"/>
              </w:rPr>
              <w:t>Meeting Type</w:t>
            </w:r>
          </w:p>
        </w:tc>
        <w:tc>
          <w:tcPr>
            <w:tcW w:w="283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3FF24444" w14:textId="756EF60A" w:rsidR="00682700" w:rsidRPr="00682700" w:rsidRDefault="00682700" w:rsidP="00A83D14">
            <w:pPr>
              <w:ind w:left="0"/>
              <w:cnfStyle w:val="100000000000" w:firstRow="1" w:lastRow="0" w:firstColumn="0" w:lastColumn="0" w:oddVBand="0" w:evenVBand="0" w:oddHBand="0" w:evenHBand="0" w:firstRowFirstColumn="0" w:firstRowLastColumn="0" w:lastRowFirstColumn="0" w:lastRowLastColumn="0"/>
            </w:pPr>
            <w:r w:rsidRPr="00682700">
              <w:rPr>
                <w:rFonts w:cstheme="minorHAnsi"/>
                <w:szCs w:val="18"/>
              </w:rPr>
              <w:t>Activities</w:t>
            </w:r>
          </w:p>
        </w:tc>
        <w:tc>
          <w:tcPr>
            <w:tcW w:w="141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54020230" w14:textId="77777777" w:rsidR="00E91953" w:rsidRDefault="00682700" w:rsidP="00682700">
            <w:pPr>
              <w:ind w:left="0"/>
              <w:jc w:val="left"/>
              <w:cnfStyle w:val="100000000000" w:firstRow="1" w:lastRow="0" w:firstColumn="0" w:lastColumn="0" w:oddVBand="0" w:evenVBand="0" w:oddHBand="0" w:evenHBand="0" w:firstRowFirstColumn="0" w:firstRowLastColumn="0" w:lastRowFirstColumn="0" w:lastRowLastColumn="0"/>
              <w:rPr>
                <w:rFonts w:cstheme="minorHAnsi"/>
                <w:b w:val="0"/>
                <w:bCs w:val="0"/>
                <w:szCs w:val="18"/>
              </w:rPr>
            </w:pPr>
            <w:r w:rsidRPr="00682700">
              <w:rPr>
                <w:rFonts w:cstheme="minorHAnsi"/>
                <w:szCs w:val="18"/>
              </w:rPr>
              <w:t>Stage/</w:t>
            </w:r>
          </w:p>
          <w:p w14:paraId="4C31CE0D" w14:textId="5E5DEAB5" w:rsidR="00682700" w:rsidRPr="00682700" w:rsidRDefault="00682700" w:rsidP="00682700">
            <w:pPr>
              <w:ind w:left="0"/>
              <w:jc w:val="left"/>
              <w:cnfStyle w:val="100000000000" w:firstRow="1" w:lastRow="0" w:firstColumn="0" w:lastColumn="0" w:oddVBand="0" w:evenVBand="0" w:oddHBand="0" w:evenHBand="0" w:firstRowFirstColumn="0" w:firstRowLastColumn="0" w:lastRowFirstColumn="0" w:lastRowLastColumn="0"/>
              <w:rPr>
                <w:bCs w:val="0"/>
              </w:rPr>
            </w:pPr>
            <w:r w:rsidRPr="00682700">
              <w:rPr>
                <w:rFonts w:cstheme="minorHAnsi"/>
                <w:szCs w:val="18"/>
              </w:rPr>
              <w:t>Frequency</w:t>
            </w:r>
          </w:p>
        </w:tc>
        <w:tc>
          <w:tcPr>
            <w:tcW w:w="1276"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2DBAB166" w14:textId="4C3A42F7" w:rsidR="00682700" w:rsidRPr="00682700" w:rsidRDefault="00682700" w:rsidP="00682700">
            <w:pPr>
              <w:ind w:left="0"/>
              <w:jc w:val="left"/>
              <w:cnfStyle w:val="100000000000" w:firstRow="1" w:lastRow="0" w:firstColumn="0" w:lastColumn="0" w:oddVBand="0" w:evenVBand="0" w:oddHBand="0" w:evenHBand="0" w:firstRowFirstColumn="0" w:firstRowLastColumn="0" w:lastRowFirstColumn="0" w:lastRowLastColumn="0"/>
            </w:pPr>
            <w:r w:rsidRPr="00682700">
              <w:rPr>
                <w:rFonts w:cstheme="minorHAnsi"/>
                <w:szCs w:val="18"/>
              </w:rPr>
              <w:t>Participants</w:t>
            </w:r>
          </w:p>
        </w:tc>
        <w:tc>
          <w:tcPr>
            <w:tcW w:w="992"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22B83F2C" w14:textId="77777777" w:rsidR="00682700" w:rsidRPr="00682700" w:rsidRDefault="00682700" w:rsidP="00682700">
            <w:pPr>
              <w:ind w:left="0"/>
              <w:jc w:val="left"/>
              <w:cnfStyle w:val="100000000000" w:firstRow="1" w:lastRow="0" w:firstColumn="0" w:lastColumn="0" w:oddVBand="0" w:evenVBand="0" w:oddHBand="0" w:evenHBand="0" w:firstRowFirstColumn="0" w:firstRowLastColumn="0" w:lastRowFirstColumn="0" w:lastRowLastColumn="0"/>
              <w:rPr>
                <w:b w:val="0"/>
                <w:bCs w:val="0"/>
              </w:rPr>
            </w:pPr>
            <w:r w:rsidRPr="00682700">
              <w:rPr>
                <w:rFonts w:cstheme="minorHAnsi"/>
                <w:szCs w:val="18"/>
              </w:rPr>
              <w:t>Location</w:t>
            </w:r>
          </w:p>
        </w:tc>
        <w:tc>
          <w:tcPr>
            <w:tcW w:w="157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E346660" w14:textId="19C45CB1" w:rsidR="00682700" w:rsidRPr="00682700" w:rsidRDefault="00AE13CF" w:rsidP="00682700">
            <w:pPr>
              <w:ind w:left="0"/>
              <w:jc w:val="left"/>
              <w:cnfStyle w:val="100000000000" w:firstRow="1" w:lastRow="0" w:firstColumn="0" w:lastColumn="0" w:oddVBand="0" w:evenVBand="0" w:oddHBand="0" w:evenHBand="0" w:firstRowFirstColumn="0" w:firstRowLastColumn="0" w:lastRowFirstColumn="0" w:lastRowLastColumn="0"/>
            </w:pPr>
            <w:r>
              <w:t>Organizer</w:t>
            </w:r>
          </w:p>
        </w:tc>
      </w:tr>
      <w:tr w:rsidR="000B4843" w:rsidRPr="00B340FD" w14:paraId="2276D991" w14:textId="77777777" w:rsidTr="2748766C">
        <w:trPr>
          <w:cnfStyle w:val="000000100000" w:firstRow="0" w:lastRow="0" w:firstColumn="0" w:lastColumn="0" w:oddVBand="0" w:evenVBand="0" w:oddHBand="1" w:evenHBand="0" w:firstRowFirstColumn="0" w:firstRowLastColumn="0" w:lastRowFirstColumn="0" w:lastRowLastColumn="0"/>
          <w:trHeight w:val="2231"/>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92BA508" w14:textId="3DA34ED7" w:rsidR="00682700" w:rsidRPr="00682700" w:rsidRDefault="00682700" w:rsidP="00682700">
            <w:pPr>
              <w:ind w:left="0"/>
              <w:jc w:val="left"/>
              <w:rPr>
                <w:b w:val="0"/>
                <w:bCs w:val="0"/>
              </w:rPr>
            </w:pPr>
            <w:r w:rsidRPr="00682700">
              <w:rPr>
                <w:rFonts w:cstheme="minorHAnsi"/>
                <w:szCs w:val="18"/>
              </w:rPr>
              <w:t>BIM Kick Off Meeting</w:t>
            </w:r>
          </w:p>
        </w:tc>
        <w:tc>
          <w:tcPr>
            <w:tcW w:w="283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5388F0A2" w14:textId="3D145DFB" w:rsidR="00682700" w:rsidRPr="00682700" w:rsidRDefault="00682700" w:rsidP="00E91953">
            <w:pPr>
              <w:ind w:left="0"/>
              <w:jc w:val="left"/>
              <w:cnfStyle w:val="000000100000" w:firstRow="0" w:lastRow="0" w:firstColumn="0" w:lastColumn="0" w:oddVBand="0" w:evenVBand="0" w:oddHBand="1" w:evenHBand="0" w:firstRowFirstColumn="0" w:firstRowLastColumn="0" w:lastRowFirstColumn="0" w:lastRowLastColumn="0"/>
            </w:pPr>
            <w:r w:rsidRPr="00682700">
              <w:rPr>
                <w:rFonts w:cstheme="minorHAnsi"/>
                <w:szCs w:val="18"/>
              </w:rPr>
              <w:t>Meeting to communicate the BEP and the associated requirements. This meeting is also used to agree and complete the project specific information that is required within the Project BEP. The BEP should be used as the agenda for this meeting and worked through systematically until populated.</w:t>
            </w:r>
          </w:p>
        </w:tc>
        <w:tc>
          <w:tcPr>
            <w:tcW w:w="141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47846944" w14:textId="5890D06C" w:rsidR="00682700" w:rsidRPr="00682700" w:rsidRDefault="00682700" w:rsidP="00E91953">
            <w:pPr>
              <w:ind w:left="0"/>
              <w:jc w:val="left"/>
              <w:cnfStyle w:val="000000100000" w:firstRow="0" w:lastRow="0" w:firstColumn="0" w:lastColumn="0" w:oddVBand="0" w:evenVBand="0" w:oddHBand="1" w:evenHBand="0" w:firstRowFirstColumn="0" w:firstRowLastColumn="0" w:lastRowFirstColumn="0" w:lastRowLastColumn="0"/>
              <w:rPr>
                <w:b/>
              </w:rPr>
            </w:pPr>
            <w:r w:rsidRPr="00682700">
              <w:rPr>
                <w:rFonts w:cstheme="minorHAnsi"/>
                <w:szCs w:val="18"/>
              </w:rPr>
              <w:t>One-off</w:t>
            </w:r>
          </w:p>
        </w:tc>
        <w:tc>
          <w:tcPr>
            <w:tcW w:w="1276"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DC73D8E" w14:textId="697FA531" w:rsidR="00682700" w:rsidRPr="00682700" w:rsidRDefault="00682700" w:rsidP="00E91953">
            <w:pPr>
              <w:ind w:left="0"/>
              <w:jc w:val="left"/>
              <w:cnfStyle w:val="000000100000" w:firstRow="0" w:lastRow="0" w:firstColumn="0" w:lastColumn="0" w:oddVBand="0" w:evenVBand="0" w:oddHBand="1" w:evenHBand="0" w:firstRowFirstColumn="0" w:firstRowLastColumn="0" w:lastRowFirstColumn="0" w:lastRowLastColumn="0"/>
              <w:rPr>
                <w:b/>
              </w:rPr>
            </w:pPr>
            <w:r w:rsidRPr="00682700">
              <w:rPr>
                <w:rFonts w:cstheme="minorHAnsi"/>
                <w:szCs w:val="18"/>
              </w:rPr>
              <w:t>All Project Participants</w:t>
            </w:r>
          </w:p>
        </w:tc>
        <w:tc>
          <w:tcPr>
            <w:tcW w:w="99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F7BBCEC" w14:textId="77777777" w:rsidR="00682700" w:rsidRPr="00682700" w:rsidRDefault="00682700" w:rsidP="00E91953">
            <w:pPr>
              <w:ind w:left="0"/>
              <w:jc w:val="left"/>
              <w:cnfStyle w:val="000000100000" w:firstRow="0" w:lastRow="0" w:firstColumn="0" w:lastColumn="0" w:oddVBand="0" w:evenVBand="0" w:oddHBand="1" w:evenHBand="0" w:firstRowFirstColumn="0" w:firstRowLastColumn="0" w:lastRowFirstColumn="0" w:lastRowLastColumn="0"/>
              <w:rPr>
                <w:b/>
              </w:rPr>
            </w:pPr>
            <w:r w:rsidRPr="00682700">
              <w:rPr>
                <w:rFonts w:cstheme="minorHAnsi"/>
                <w:szCs w:val="18"/>
              </w:rPr>
              <w:t>TBC</w:t>
            </w:r>
          </w:p>
        </w:tc>
        <w:tc>
          <w:tcPr>
            <w:tcW w:w="157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7512AC38" w14:textId="3753E57C" w:rsidR="00824FB8" w:rsidRDefault="00824FB8" w:rsidP="00E91953">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D25A74">
              <w:rPr>
                <w:rFonts w:cstheme="minorHAnsi" w:hint="eastAsia"/>
                <w:szCs w:val="18"/>
              </w:rPr>
              <w:t xml:space="preserve">Project Information </w:t>
            </w:r>
            <w:r w:rsidR="00690E34" w:rsidRPr="00824FB8">
              <w:rPr>
                <w:rFonts w:cstheme="minorHAnsi" w:hint="eastAsia"/>
                <w:szCs w:val="18"/>
              </w:rPr>
              <w:t>Manager</w:t>
            </w:r>
            <w:r>
              <w:rPr>
                <w:rFonts w:cstheme="minorHAnsi"/>
                <w:szCs w:val="18"/>
              </w:rPr>
              <w:t>;</w:t>
            </w:r>
            <w:r w:rsidRPr="00235B8B">
              <w:rPr>
                <w:rFonts w:cstheme="minorHAnsi" w:hint="eastAsia"/>
                <w:szCs w:val="18"/>
              </w:rPr>
              <w:t xml:space="preserve"> </w:t>
            </w:r>
          </w:p>
          <w:p w14:paraId="1F9140FC" w14:textId="6BE0FDC8" w:rsidR="00682700" w:rsidRPr="00682700" w:rsidRDefault="00824FB8" w:rsidP="00E91953">
            <w:pPr>
              <w:ind w:left="0"/>
              <w:jc w:val="left"/>
              <w:cnfStyle w:val="000000100000" w:firstRow="0" w:lastRow="0" w:firstColumn="0" w:lastColumn="0" w:oddVBand="0" w:evenVBand="0" w:oddHBand="1" w:evenHBand="0" w:firstRowFirstColumn="0" w:firstRowLastColumn="0" w:lastRowFirstColumn="0" w:lastRowLastColumn="0"/>
              <w:rPr>
                <w:b/>
              </w:rPr>
            </w:pPr>
            <w:r w:rsidRPr="00D25A74">
              <w:rPr>
                <w:rFonts w:cstheme="minorHAnsi" w:hint="eastAsia"/>
                <w:szCs w:val="18"/>
              </w:rPr>
              <w:t xml:space="preserve">Task Information Manger </w:t>
            </w:r>
            <w:r w:rsidRPr="00D25A74">
              <w:rPr>
                <w:rFonts w:cstheme="minorHAnsi" w:hint="eastAsia"/>
                <w:szCs w:val="18"/>
              </w:rPr>
              <w:t>–</w:t>
            </w:r>
            <w:r w:rsidRPr="00D25A74">
              <w:rPr>
                <w:rFonts w:cstheme="minorHAnsi" w:hint="eastAsia"/>
                <w:szCs w:val="18"/>
              </w:rPr>
              <w:t xml:space="preserve"> Lead</w:t>
            </w:r>
            <w:r>
              <w:rPr>
                <w:b/>
              </w:rPr>
              <w:t xml:space="preserve"> </w:t>
            </w:r>
          </w:p>
        </w:tc>
      </w:tr>
      <w:tr w:rsidR="00000355" w:rsidRPr="00B340FD" w14:paraId="3FE6496E" w14:textId="77777777" w:rsidTr="2748766C">
        <w:trPr>
          <w:trHeight w:val="251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C362572" w14:textId="426741C8" w:rsidR="00000355" w:rsidRPr="00000355" w:rsidRDefault="00000355" w:rsidP="00000355">
            <w:pPr>
              <w:ind w:left="0"/>
              <w:jc w:val="left"/>
              <w:rPr>
                <w:rFonts w:cstheme="minorHAnsi"/>
                <w:szCs w:val="18"/>
              </w:rPr>
            </w:pPr>
            <w:r w:rsidRPr="00000355">
              <w:rPr>
                <w:rFonts w:cstheme="minorHAnsi"/>
                <w:szCs w:val="18"/>
              </w:rPr>
              <w:t>BIM Weekly Meeting</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3898FCB" w14:textId="77777777" w:rsidR="00000355" w:rsidRPr="00000355" w:rsidRDefault="00000355" w:rsidP="00000355">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000355">
              <w:rPr>
                <w:rFonts w:cstheme="minorHAnsi"/>
                <w:szCs w:val="18"/>
              </w:rPr>
              <w:t xml:space="preserve">The purpose of those meetings is to discuss BIM related items on a weekly basis. Topics related to these meetings can include but are not limited to: BEP Updates; Models Updates; Models Queries; BIM Strategy updates; Information Exchange…etc. </w:t>
            </w:r>
          </w:p>
          <w:p w14:paraId="4485573B" w14:textId="6817E5E4" w:rsidR="00000355" w:rsidRPr="00000355" w:rsidRDefault="00000355" w:rsidP="00000355">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000355">
              <w:rPr>
                <w:rFonts w:cstheme="minorHAnsi" w:hint="eastAsia"/>
                <w:szCs w:val="18"/>
              </w:rPr>
              <w:t>A relatively flexible agenda and meeting structure is prescribed to allow</w:t>
            </w:r>
            <w:r w:rsidRPr="00000355">
              <w:rPr>
                <w:rFonts w:cstheme="minorHAnsi"/>
                <w:szCs w:val="18"/>
              </w:rPr>
              <w:t xml:space="preserve"> all project BIM representatives to present and resolve their queries. </w:t>
            </w:r>
          </w:p>
        </w:tc>
        <w:tc>
          <w:tcPr>
            <w:tcW w:w="141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A705E2E" w14:textId="15473AD4" w:rsidR="00000355" w:rsidRPr="00682700" w:rsidRDefault="00000355" w:rsidP="00000355">
            <w:pPr>
              <w:tabs>
                <w:tab w:val="left" w:pos="720"/>
              </w:tabs>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000355">
              <w:rPr>
                <w:rFonts w:cstheme="minorHAnsi"/>
                <w:szCs w:val="18"/>
              </w:rPr>
              <w:t xml:space="preserve">Weekly </w:t>
            </w:r>
          </w:p>
        </w:tc>
        <w:tc>
          <w:tcPr>
            <w:tcW w:w="12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3D9EC31" w14:textId="68A88312" w:rsidR="00000355" w:rsidRPr="00000355" w:rsidRDefault="00000355" w:rsidP="00000355">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000355">
              <w:rPr>
                <w:rFonts w:cstheme="minorHAnsi" w:hint="eastAsia"/>
                <w:szCs w:val="18"/>
              </w:rPr>
              <w:t>All Project</w:t>
            </w:r>
            <w:r w:rsidRPr="00000355">
              <w:rPr>
                <w:rFonts w:cstheme="minorHAnsi"/>
                <w:szCs w:val="18"/>
              </w:rPr>
              <w:t xml:space="preserve"> BIM Representatives</w:t>
            </w:r>
            <w:r w:rsidRPr="00000355">
              <w:rPr>
                <w:rFonts w:cstheme="minorHAnsi" w:hint="eastAsia"/>
                <w:szCs w:val="18"/>
              </w:rPr>
              <w:t xml:space="preserve"> </w:t>
            </w: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78BC4A7" w14:textId="55015BFC" w:rsidR="00000355" w:rsidRPr="00682700" w:rsidRDefault="00000355" w:rsidP="00000355">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000355">
              <w:rPr>
                <w:rFonts w:cstheme="minorHAnsi"/>
                <w:szCs w:val="18"/>
              </w:rPr>
              <w:t>Microsoft Teams</w:t>
            </w:r>
          </w:p>
        </w:tc>
        <w:tc>
          <w:tcPr>
            <w:tcW w:w="15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A46F9B3" w14:textId="3032C809" w:rsidR="00000355" w:rsidRPr="00000355" w:rsidRDefault="00000355" w:rsidP="00000355">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000355">
              <w:rPr>
                <w:rFonts w:cstheme="minorHAnsi" w:hint="eastAsia"/>
                <w:szCs w:val="18"/>
              </w:rPr>
              <w:t xml:space="preserve">Task Information Manager </w:t>
            </w:r>
            <w:r w:rsidRPr="00000355">
              <w:rPr>
                <w:rFonts w:cstheme="minorHAnsi" w:hint="eastAsia"/>
                <w:szCs w:val="18"/>
              </w:rPr>
              <w:t>–</w:t>
            </w:r>
            <w:r w:rsidRPr="00000355">
              <w:rPr>
                <w:rFonts w:cstheme="minorHAnsi" w:hint="eastAsia"/>
                <w:szCs w:val="18"/>
              </w:rPr>
              <w:t xml:space="preserve"> Lead</w:t>
            </w:r>
          </w:p>
        </w:tc>
      </w:tr>
      <w:tr w:rsidR="2748766C" w14:paraId="2DD14C17" w14:textId="77777777" w:rsidTr="2748766C">
        <w:trPr>
          <w:cnfStyle w:val="000000100000" w:firstRow="0" w:lastRow="0" w:firstColumn="0" w:lastColumn="0" w:oddVBand="0" w:evenVBand="0" w:oddHBand="1" w:evenHBand="0" w:firstRowFirstColumn="0" w:firstRowLastColumn="0" w:lastRowFirstColumn="0" w:lastRowLastColumn="0"/>
          <w:trHeight w:val="251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C89B298" w14:textId="13D72F3C" w:rsidR="2748766C" w:rsidRDefault="2748766C" w:rsidP="2748766C">
            <w:pPr>
              <w:spacing w:after="120"/>
              <w:ind w:left="0"/>
              <w:jc w:val="left"/>
            </w:pPr>
            <w:r w:rsidRPr="2748766C">
              <w:t>Clash</w:t>
            </w:r>
          </w:p>
          <w:p w14:paraId="380303F8" w14:textId="0BAF3012" w:rsidR="2748766C" w:rsidRDefault="2748766C" w:rsidP="2748766C">
            <w:pPr>
              <w:spacing w:after="120"/>
              <w:ind w:left="0"/>
              <w:jc w:val="left"/>
            </w:pPr>
            <w:r w:rsidRPr="2748766C">
              <w:t>Detections &amp;</w:t>
            </w:r>
          </w:p>
          <w:p w14:paraId="100BCA73" w14:textId="5CDB9539" w:rsidR="2748766C" w:rsidRDefault="2748766C" w:rsidP="2748766C">
            <w:pPr>
              <w:spacing w:after="120"/>
              <w:ind w:left="0"/>
              <w:jc w:val="left"/>
            </w:pPr>
            <w:r w:rsidRPr="2748766C">
              <w:t>Coordination</w:t>
            </w:r>
          </w:p>
          <w:p w14:paraId="5A021061" w14:textId="4C8D9069" w:rsidR="2748766C" w:rsidRDefault="2748766C" w:rsidP="2748766C">
            <w:pPr>
              <w:spacing w:after="120"/>
              <w:ind w:left="0"/>
              <w:jc w:val="left"/>
            </w:pPr>
            <w:r w:rsidRPr="2748766C">
              <w:t>Meeting</w:t>
            </w:r>
          </w:p>
          <w:p w14:paraId="32E010AA" w14:textId="1667687C" w:rsidR="2748766C" w:rsidRDefault="2748766C" w:rsidP="2748766C">
            <w:pPr>
              <w:jc w:val="left"/>
              <w:rPr>
                <w:szCs w:val="18"/>
              </w:rPr>
            </w:pP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D9EE8AD" w14:textId="039D4A2C" w:rsidR="2748766C" w:rsidRDefault="2748766C" w:rsidP="2748766C">
            <w:pPr>
              <w:ind w:left="0"/>
              <w:jc w:val="left"/>
              <w:cnfStyle w:val="000000100000" w:firstRow="0" w:lastRow="0" w:firstColumn="0" w:lastColumn="0" w:oddVBand="0" w:evenVBand="0" w:oddHBand="1" w:evenHBand="0" w:firstRowFirstColumn="0" w:firstRowLastColumn="0" w:lastRowFirstColumn="0" w:lastRowLastColumn="0"/>
            </w:pPr>
            <w:r w:rsidRPr="2748766C">
              <w:rPr>
                <w:szCs w:val="18"/>
              </w:rPr>
              <w:t xml:space="preserve">The Aim of this meeting to identifying the clashes and highlight to all consultants. </w:t>
            </w:r>
          </w:p>
          <w:p w14:paraId="3703864C" w14:textId="58708C5A" w:rsidR="2748766C" w:rsidRDefault="2748766C" w:rsidP="2748766C">
            <w:pPr>
              <w:ind w:left="0"/>
              <w:jc w:val="left"/>
              <w:cnfStyle w:val="000000100000" w:firstRow="0" w:lastRow="0" w:firstColumn="0" w:lastColumn="0" w:oddVBand="0" w:evenVBand="0" w:oddHBand="1" w:evenHBand="0" w:firstRowFirstColumn="0" w:firstRowLastColumn="0" w:lastRowFirstColumn="0" w:lastRowLastColumn="0"/>
            </w:pPr>
            <w:r w:rsidRPr="2748766C">
              <w:rPr>
                <w:szCs w:val="18"/>
              </w:rPr>
              <w:t xml:space="preserve">Task Information Manager (EA) will lead the meeting and visually explain the PDF reports, live demonstration will be present with the help of native clash detection software, if required. All identifying clashes will be record in the PDF and html report, all the </w:t>
            </w:r>
            <w:r w:rsidR="00CA6A06" w:rsidRPr="2748766C">
              <w:rPr>
                <w:szCs w:val="18"/>
              </w:rPr>
              <w:t>consultant</w:t>
            </w:r>
            <w:r w:rsidR="00CA6A06" w:rsidRPr="2748766C">
              <w:rPr>
                <w:rFonts w:hint="eastAsia"/>
                <w:szCs w:val="18"/>
              </w:rPr>
              <w:t>s</w:t>
            </w:r>
            <w:r w:rsidRPr="2748766C">
              <w:rPr>
                <w:szCs w:val="18"/>
              </w:rPr>
              <w:t xml:space="preserve"> will review and resolve clashes.</w:t>
            </w:r>
          </w:p>
          <w:p w14:paraId="698AABBB" w14:textId="692E46FB" w:rsidR="2748766C" w:rsidRDefault="2748766C" w:rsidP="2748766C">
            <w:pPr>
              <w:ind w:left="0"/>
              <w:jc w:val="left"/>
              <w:cnfStyle w:val="000000100000" w:firstRow="0" w:lastRow="0" w:firstColumn="0" w:lastColumn="0" w:oddVBand="0" w:evenVBand="0" w:oddHBand="1" w:evenHBand="0" w:firstRowFirstColumn="0" w:firstRowLastColumn="0" w:lastRowFirstColumn="0" w:lastRowLastColumn="0"/>
              <w:rPr>
                <w:szCs w:val="18"/>
              </w:rPr>
            </w:pPr>
            <w:r w:rsidRPr="2748766C">
              <w:rPr>
                <w:szCs w:val="18"/>
              </w:rPr>
              <w:t xml:space="preserve">Reports will be </w:t>
            </w:r>
            <w:r w:rsidR="00CA6A06" w:rsidRPr="2748766C">
              <w:rPr>
                <w:szCs w:val="18"/>
              </w:rPr>
              <w:t>create</w:t>
            </w:r>
            <w:r w:rsidR="00CA6A06" w:rsidRPr="2748766C">
              <w:rPr>
                <w:rFonts w:hint="eastAsia"/>
                <w:szCs w:val="18"/>
              </w:rPr>
              <w:t>d</w:t>
            </w:r>
            <w:r w:rsidRPr="2748766C">
              <w:rPr>
                <w:szCs w:val="18"/>
              </w:rPr>
              <w:t xml:space="preserve"> as per the NWC file shared in BIM360.</w:t>
            </w:r>
          </w:p>
          <w:p w14:paraId="7852CFBB" w14:textId="0AC72CBE" w:rsidR="2748766C" w:rsidRDefault="2748766C" w:rsidP="2748766C">
            <w:pPr>
              <w:ind w:left="0"/>
              <w:jc w:val="left"/>
              <w:cnfStyle w:val="000000100000" w:firstRow="0" w:lastRow="0" w:firstColumn="0" w:lastColumn="0" w:oddVBand="0" w:evenVBand="0" w:oddHBand="1" w:evenHBand="0" w:firstRowFirstColumn="0" w:firstRowLastColumn="0" w:lastRowFirstColumn="0" w:lastRowLastColumn="0"/>
              <w:rPr>
                <w:szCs w:val="18"/>
              </w:rPr>
            </w:pPr>
            <w:r w:rsidRPr="2748766C">
              <w:rPr>
                <w:szCs w:val="18"/>
              </w:rPr>
              <w:t>KAA will share following documents for all the assets.</w:t>
            </w:r>
          </w:p>
          <w:p w14:paraId="7D57E4F8" w14:textId="3D19CB00" w:rsidR="2748766C" w:rsidRDefault="2748766C" w:rsidP="2748766C">
            <w:pPr>
              <w:pStyle w:val="ListParagraph"/>
              <w:numPr>
                <w:ilvl w:val="0"/>
                <w:numId w:val="5"/>
              </w:numPr>
              <w:jc w:val="left"/>
              <w:cnfStyle w:val="000000100000" w:firstRow="0" w:lastRow="0" w:firstColumn="0" w:lastColumn="0" w:oddVBand="0" w:evenVBand="0" w:oddHBand="1" w:evenHBand="0" w:firstRowFirstColumn="0" w:firstRowLastColumn="0" w:lastRowFirstColumn="0" w:lastRowLastColumn="0"/>
              <w:rPr>
                <w:szCs w:val="18"/>
              </w:rPr>
            </w:pPr>
            <w:r w:rsidRPr="2748766C">
              <w:rPr>
                <w:szCs w:val="18"/>
              </w:rPr>
              <w:t>Clash report summary</w:t>
            </w:r>
          </w:p>
          <w:p w14:paraId="3D0E189D" w14:textId="0688503F" w:rsidR="2748766C" w:rsidRDefault="2748766C" w:rsidP="2748766C">
            <w:pPr>
              <w:pStyle w:val="ListParagraph"/>
              <w:numPr>
                <w:ilvl w:val="0"/>
                <w:numId w:val="5"/>
              </w:numPr>
              <w:jc w:val="left"/>
              <w:cnfStyle w:val="000000100000" w:firstRow="0" w:lastRow="0" w:firstColumn="0" w:lastColumn="0" w:oddVBand="0" w:evenVBand="0" w:oddHBand="1" w:evenHBand="0" w:firstRowFirstColumn="0" w:firstRowLastColumn="0" w:lastRowFirstColumn="0" w:lastRowLastColumn="0"/>
              <w:rPr>
                <w:szCs w:val="18"/>
              </w:rPr>
            </w:pPr>
            <w:r w:rsidRPr="2748766C">
              <w:rPr>
                <w:szCs w:val="18"/>
              </w:rPr>
              <w:t>Tracker</w:t>
            </w:r>
          </w:p>
          <w:p w14:paraId="4B362CE7" w14:textId="55F94052" w:rsidR="2748766C" w:rsidRDefault="2748766C" w:rsidP="2748766C">
            <w:pPr>
              <w:pStyle w:val="ListParagraph"/>
              <w:numPr>
                <w:ilvl w:val="0"/>
                <w:numId w:val="5"/>
              </w:numPr>
              <w:jc w:val="left"/>
              <w:cnfStyle w:val="000000100000" w:firstRow="0" w:lastRow="0" w:firstColumn="0" w:lastColumn="0" w:oddVBand="0" w:evenVBand="0" w:oddHBand="1" w:evenHBand="0" w:firstRowFirstColumn="0" w:firstRowLastColumn="0" w:lastRowFirstColumn="0" w:lastRowLastColumn="0"/>
              <w:rPr>
                <w:szCs w:val="18"/>
              </w:rPr>
            </w:pPr>
            <w:r w:rsidRPr="2748766C">
              <w:rPr>
                <w:szCs w:val="18"/>
              </w:rPr>
              <w:t>NWD clash report</w:t>
            </w:r>
          </w:p>
          <w:p w14:paraId="30F33F68" w14:textId="589FE0E9" w:rsidR="2748766C" w:rsidRDefault="2748766C" w:rsidP="2748766C">
            <w:pPr>
              <w:pStyle w:val="ListParagraph"/>
              <w:numPr>
                <w:ilvl w:val="0"/>
                <w:numId w:val="5"/>
              </w:numPr>
              <w:jc w:val="left"/>
              <w:cnfStyle w:val="000000100000" w:firstRow="0" w:lastRow="0" w:firstColumn="0" w:lastColumn="0" w:oddVBand="0" w:evenVBand="0" w:oddHBand="1" w:evenHBand="0" w:firstRowFirstColumn="0" w:firstRowLastColumn="0" w:lastRowFirstColumn="0" w:lastRowLastColumn="0"/>
              <w:rPr>
                <w:szCs w:val="18"/>
              </w:rPr>
            </w:pPr>
            <w:r w:rsidRPr="2748766C">
              <w:rPr>
                <w:szCs w:val="18"/>
              </w:rPr>
              <w:t>Detail clash report</w:t>
            </w:r>
          </w:p>
        </w:tc>
        <w:tc>
          <w:tcPr>
            <w:tcW w:w="141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8A199EB" w14:textId="4E5D05C9" w:rsidR="2748766C" w:rsidRDefault="2748766C" w:rsidP="2748766C">
            <w:pPr>
              <w:jc w:val="left"/>
              <w:cnfStyle w:val="000000100000" w:firstRow="0" w:lastRow="0" w:firstColumn="0" w:lastColumn="0" w:oddVBand="0" w:evenVBand="0" w:oddHBand="1" w:evenHBand="0" w:firstRowFirstColumn="0" w:firstRowLastColumn="0" w:lastRowFirstColumn="0" w:lastRowLastColumn="0"/>
              <w:rPr>
                <w:szCs w:val="18"/>
              </w:rPr>
            </w:pPr>
          </w:p>
        </w:tc>
        <w:tc>
          <w:tcPr>
            <w:tcW w:w="12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0F74C4F" w14:textId="042B7ADC" w:rsidR="2748766C" w:rsidRDefault="2748766C" w:rsidP="2748766C">
            <w:pPr>
              <w:jc w:val="left"/>
              <w:cnfStyle w:val="000000100000" w:firstRow="0" w:lastRow="0" w:firstColumn="0" w:lastColumn="0" w:oddVBand="0" w:evenVBand="0" w:oddHBand="1" w:evenHBand="0" w:firstRowFirstColumn="0" w:firstRowLastColumn="0" w:lastRowFirstColumn="0" w:lastRowLastColumn="0"/>
              <w:rPr>
                <w:szCs w:val="18"/>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62914ED" w14:textId="513B2747" w:rsidR="2748766C" w:rsidRDefault="2748766C" w:rsidP="2748766C">
            <w:pPr>
              <w:jc w:val="left"/>
              <w:cnfStyle w:val="000000100000" w:firstRow="0" w:lastRow="0" w:firstColumn="0" w:lastColumn="0" w:oddVBand="0" w:evenVBand="0" w:oddHBand="1" w:evenHBand="0" w:firstRowFirstColumn="0" w:firstRowLastColumn="0" w:lastRowFirstColumn="0" w:lastRowLastColumn="0"/>
              <w:rPr>
                <w:szCs w:val="18"/>
              </w:rPr>
            </w:pPr>
          </w:p>
        </w:tc>
        <w:tc>
          <w:tcPr>
            <w:tcW w:w="15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8ED279F" w14:textId="726EE6D9" w:rsidR="2748766C" w:rsidRDefault="2748766C" w:rsidP="2748766C">
            <w:pPr>
              <w:jc w:val="left"/>
              <w:cnfStyle w:val="000000100000" w:firstRow="0" w:lastRow="0" w:firstColumn="0" w:lastColumn="0" w:oddVBand="0" w:evenVBand="0" w:oddHBand="1" w:evenHBand="0" w:firstRowFirstColumn="0" w:firstRowLastColumn="0" w:lastRowFirstColumn="0" w:lastRowLastColumn="0"/>
              <w:rPr>
                <w:szCs w:val="18"/>
              </w:rPr>
            </w:pPr>
          </w:p>
        </w:tc>
      </w:tr>
      <w:tr w:rsidR="00184B50" w:rsidRPr="00B340FD" w14:paraId="73623CEC" w14:textId="77777777" w:rsidTr="2748766C">
        <w:trPr>
          <w:trHeight w:val="413"/>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A66EF57" w14:textId="09E88969" w:rsidR="00184B50" w:rsidRPr="00682700" w:rsidRDefault="00184B50" w:rsidP="00184B50">
            <w:pPr>
              <w:ind w:left="0"/>
              <w:jc w:val="left"/>
              <w:rPr>
                <w:rFonts w:cstheme="minorHAnsi"/>
                <w:szCs w:val="18"/>
              </w:rPr>
            </w:pPr>
            <w:r w:rsidRPr="00682700">
              <w:rPr>
                <w:rFonts w:cstheme="minorHAnsi"/>
                <w:szCs w:val="18"/>
              </w:rPr>
              <w:t>BIM Workshops</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9F8C415" w14:textId="51FC6FF2" w:rsidR="00184B50" w:rsidRPr="00682700" w:rsidRDefault="504F8F6F" w:rsidP="504F8F6F">
            <w:pPr>
              <w:ind w:left="0"/>
              <w:cnfStyle w:val="000000000000" w:firstRow="0" w:lastRow="0" w:firstColumn="0" w:lastColumn="0" w:oddVBand="0" w:evenVBand="0" w:oddHBand="0" w:evenHBand="0" w:firstRowFirstColumn="0" w:firstRowLastColumn="0" w:lastRowFirstColumn="0" w:lastRowLastColumn="0"/>
            </w:pPr>
            <w:r w:rsidRPr="504F8F6F">
              <w:t xml:space="preserve">Coordination between all project teams to review clashes identified within the models. Project BIM Manager to lead the meeting, visually exploring the models, identifying clashes that require resolution and documenting each agreed solution alongside a visual of the issue in the minutes. All models </w:t>
            </w:r>
            <w:r w:rsidRPr="504F8F6F">
              <w:lastRenderedPageBreak/>
              <w:t>must be uploaded to the agreed exchange platform in both native and agreed 3D discipline-based model file format. All models must be uploaded to the agreed exchange platform two days ahead of this meeting to allow sufficient time to review the content within the model.</w:t>
            </w:r>
          </w:p>
        </w:tc>
        <w:tc>
          <w:tcPr>
            <w:tcW w:w="141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7872D8D" w14:textId="3DD654A5" w:rsidR="00184B50" w:rsidRPr="00682700" w:rsidRDefault="00184B50" w:rsidP="00184B50">
            <w:pPr>
              <w:tabs>
                <w:tab w:val="left" w:pos="720"/>
              </w:tabs>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184B50">
              <w:rPr>
                <w:rFonts w:cstheme="minorHAnsi"/>
                <w:szCs w:val="18"/>
              </w:rPr>
              <w:lastRenderedPageBreak/>
              <w:t>If and When Required</w:t>
            </w:r>
          </w:p>
        </w:tc>
        <w:tc>
          <w:tcPr>
            <w:tcW w:w="12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7EB3E7C" w14:textId="016D9FA4" w:rsidR="00184B50" w:rsidRPr="00682700" w:rsidRDefault="00184B50" w:rsidP="00184B50">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184B50">
              <w:rPr>
                <w:rFonts w:cstheme="minorHAnsi" w:hint="eastAsia"/>
                <w:szCs w:val="18"/>
              </w:rPr>
              <w:t>All</w:t>
            </w:r>
            <w:r w:rsidRPr="00184B50">
              <w:rPr>
                <w:rFonts w:cstheme="minorHAnsi"/>
                <w:szCs w:val="18"/>
              </w:rPr>
              <w:t xml:space="preserve"> or relevant  </w:t>
            </w:r>
            <w:r w:rsidRPr="00184B50">
              <w:rPr>
                <w:rFonts w:cstheme="minorHAnsi" w:hint="eastAsia"/>
                <w:szCs w:val="18"/>
              </w:rPr>
              <w:t xml:space="preserve"> Project</w:t>
            </w:r>
            <w:r w:rsidRPr="00184B50">
              <w:rPr>
                <w:rFonts w:cstheme="minorHAnsi"/>
                <w:szCs w:val="18"/>
              </w:rPr>
              <w:t xml:space="preserve"> BIM Representatives</w:t>
            </w: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1B40631" w14:textId="663840AD" w:rsidR="00184B50" w:rsidRPr="00682700" w:rsidRDefault="00184B50" w:rsidP="00184B50">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184B50">
              <w:rPr>
                <w:rFonts w:cstheme="minorHAnsi"/>
                <w:szCs w:val="18"/>
              </w:rPr>
              <w:t>Microsoft Teams</w:t>
            </w:r>
          </w:p>
        </w:tc>
        <w:tc>
          <w:tcPr>
            <w:tcW w:w="15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6C8E0BB" w14:textId="47A02AD8" w:rsidR="00184B50" w:rsidRPr="00682700" w:rsidRDefault="00184B50" w:rsidP="00184B50">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184B50">
              <w:rPr>
                <w:rFonts w:cstheme="minorHAnsi" w:hint="eastAsia"/>
                <w:szCs w:val="18"/>
              </w:rPr>
              <w:t xml:space="preserve">Task Information Manager </w:t>
            </w:r>
            <w:r w:rsidRPr="00184B50">
              <w:rPr>
                <w:rFonts w:cstheme="minorHAnsi" w:hint="eastAsia"/>
                <w:szCs w:val="18"/>
              </w:rPr>
              <w:t>–</w:t>
            </w:r>
            <w:r w:rsidRPr="00184B50">
              <w:rPr>
                <w:rFonts w:cstheme="minorHAnsi" w:hint="eastAsia"/>
                <w:szCs w:val="18"/>
              </w:rPr>
              <w:t xml:space="preserve"> Lead</w:t>
            </w:r>
          </w:p>
        </w:tc>
      </w:tr>
      <w:tr w:rsidR="000B4843" w:rsidRPr="00B340FD" w14:paraId="4635CAE9" w14:textId="77777777" w:rsidTr="2748766C">
        <w:trPr>
          <w:cnfStyle w:val="000000100000" w:firstRow="0" w:lastRow="0" w:firstColumn="0" w:lastColumn="0" w:oddVBand="0" w:evenVBand="0" w:oddHBand="1" w:evenHBand="0" w:firstRowFirstColumn="0" w:firstRowLastColumn="0" w:lastRowFirstColumn="0" w:lastRowLastColumn="0"/>
          <w:trHeight w:val="269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059CB6" w14:textId="42265A50" w:rsidR="00682700" w:rsidRPr="00682700" w:rsidRDefault="00682700" w:rsidP="00682700">
            <w:pPr>
              <w:ind w:left="0"/>
              <w:jc w:val="left"/>
              <w:rPr>
                <w:rFonts w:cstheme="minorHAnsi"/>
                <w:szCs w:val="18"/>
              </w:rPr>
            </w:pPr>
            <w:r w:rsidRPr="00682700">
              <w:rPr>
                <w:rFonts w:cstheme="minorHAnsi"/>
                <w:szCs w:val="18"/>
              </w:rPr>
              <w:lastRenderedPageBreak/>
              <w:t>BIM Strategy Meeting</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759D793" w14:textId="54637C9D" w:rsidR="00682700" w:rsidRPr="00682700" w:rsidRDefault="00682700" w:rsidP="00A83D14">
            <w:pPr>
              <w:ind w:left="0"/>
              <w:cnfStyle w:val="000000100000" w:firstRow="0" w:lastRow="0" w:firstColumn="0" w:lastColumn="0" w:oddVBand="0" w:evenVBand="0" w:oddHBand="1" w:evenHBand="0" w:firstRowFirstColumn="0" w:firstRowLastColumn="0" w:lastRowFirstColumn="0" w:lastRowLastColumn="0"/>
              <w:rPr>
                <w:rFonts w:cstheme="minorHAnsi"/>
                <w:szCs w:val="18"/>
              </w:rPr>
            </w:pPr>
            <w:r w:rsidRPr="00682700">
              <w:rPr>
                <w:rFonts w:cstheme="minorHAnsi"/>
                <w:szCs w:val="18"/>
              </w:rPr>
              <w:t>At various stages of the project senior project stakeholders may be invited to BIM strategy meetings to assess if the project is on track for achieving its goals and objectives outlined in the BEP. The frequency of these meetings is entirely dependent on the project program. An outline of expected dates for BIM strategy meetings will be agreed upon and represented in the Post Contract BEP.</w:t>
            </w:r>
          </w:p>
        </w:tc>
        <w:tc>
          <w:tcPr>
            <w:tcW w:w="141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CAFD3A1" w14:textId="07B06CCE" w:rsidR="00682700" w:rsidRPr="00682700" w:rsidRDefault="00682700" w:rsidP="00682700">
            <w:pPr>
              <w:tabs>
                <w:tab w:val="left" w:pos="720"/>
              </w:tabs>
              <w:ind w:left="0"/>
              <w:cnfStyle w:val="000000100000" w:firstRow="0" w:lastRow="0" w:firstColumn="0" w:lastColumn="0" w:oddVBand="0" w:evenVBand="0" w:oddHBand="1" w:evenHBand="0" w:firstRowFirstColumn="0" w:firstRowLastColumn="0" w:lastRowFirstColumn="0" w:lastRowLastColumn="0"/>
              <w:rPr>
                <w:rFonts w:cstheme="minorHAnsi"/>
                <w:szCs w:val="18"/>
              </w:rPr>
            </w:pPr>
            <w:r w:rsidRPr="00682700">
              <w:rPr>
                <w:rFonts w:cstheme="minorHAnsi"/>
                <w:szCs w:val="18"/>
              </w:rPr>
              <w:t>TBC</w:t>
            </w:r>
          </w:p>
        </w:tc>
        <w:tc>
          <w:tcPr>
            <w:tcW w:w="12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056AE4B" w14:textId="164ABF2E" w:rsidR="00682700" w:rsidRPr="00682700" w:rsidRDefault="00682700" w:rsidP="00682700">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682700">
              <w:rPr>
                <w:rFonts w:cstheme="minorHAnsi"/>
                <w:szCs w:val="18"/>
              </w:rPr>
              <w:t>Senior Project Stakeholders</w:t>
            </w: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F84F13B" w14:textId="4C94FEDC" w:rsidR="00682700" w:rsidRPr="00184B50" w:rsidRDefault="00682700" w:rsidP="00184B50">
            <w:pPr>
              <w:pStyle w:val="Revision"/>
              <w:cnfStyle w:val="000000100000" w:firstRow="0" w:lastRow="0" w:firstColumn="0" w:lastColumn="0" w:oddVBand="0" w:evenVBand="0" w:oddHBand="1" w:evenHBand="0" w:firstRowFirstColumn="0" w:firstRowLastColumn="0" w:lastRowFirstColumn="0" w:lastRowLastColumn="0"/>
              <w:rPr>
                <w:rFonts w:cstheme="minorHAnsi"/>
                <w:szCs w:val="18"/>
              </w:rPr>
            </w:pPr>
            <w:r w:rsidRPr="00184B50">
              <w:rPr>
                <w:rFonts w:cstheme="minorHAnsi"/>
                <w:szCs w:val="18"/>
              </w:rPr>
              <w:t>TBC</w:t>
            </w:r>
          </w:p>
        </w:tc>
        <w:tc>
          <w:tcPr>
            <w:tcW w:w="15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52E1866" w14:textId="77777777" w:rsidR="00184B50" w:rsidRPr="002A2E4B" w:rsidRDefault="00184B50" w:rsidP="00184B50">
            <w:pPr>
              <w:pStyle w:val="BodyText2"/>
              <w:cnfStyle w:val="000000100000" w:firstRow="0" w:lastRow="0" w:firstColumn="0" w:lastColumn="0" w:oddVBand="0" w:evenVBand="0" w:oddHBand="1" w:evenHBand="0" w:firstRowFirstColumn="0" w:firstRowLastColumn="0" w:lastRowFirstColumn="0" w:lastRowLastColumn="0"/>
            </w:pPr>
            <w:r w:rsidRPr="00184B50">
              <w:rPr>
                <w:rFonts w:hint="eastAsia"/>
              </w:rPr>
              <w:t>Project Information Manager</w:t>
            </w:r>
          </w:p>
          <w:p w14:paraId="08692ED1" w14:textId="66988073" w:rsidR="00682700" w:rsidRPr="00682700" w:rsidRDefault="00682700" w:rsidP="00184B50">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p>
        </w:tc>
      </w:tr>
    </w:tbl>
    <w:p w14:paraId="76657458" w14:textId="77777777" w:rsidR="00EB4D28" w:rsidRDefault="00EB4D28" w:rsidP="00125E87">
      <w:pPr>
        <w:rPr>
          <w:b/>
        </w:rPr>
      </w:pPr>
    </w:p>
    <w:p w14:paraId="7312B832" w14:textId="0384AFC5" w:rsidR="001E4595" w:rsidRDefault="00184B50" w:rsidP="00EB4D28">
      <w:pPr>
        <w:pStyle w:val="Heading2"/>
      </w:pPr>
      <w:bookmarkStart w:id="231" w:name="_Toc87828962"/>
      <w:r>
        <w:t>Clash Detection and</w:t>
      </w:r>
      <w:r w:rsidR="00EB4D28" w:rsidRPr="00EB4D28">
        <w:t xml:space="preserve"> Coordination</w:t>
      </w:r>
      <w:r>
        <w:t xml:space="preserve"> Meetings</w:t>
      </w:r>
      <w:r w:rsidR="00EB4D28" w:rsidRPr="00EB4D28">
        <w:t xml:space="preserve"> </w:t>
      </w:r>
      <w:r w:rsidR="00391DD5">
        <w:t>Schedule</w:t>
      </w:r>
      <w:bookmarkEnd w:id="231"/>
    </w:p>
    <w:p w14:paraId="0C60B471" w14:textId="4BDB1C62" w:rsidR="00184B50" w:rsidRPr="00184B50" w:rsidRDefault="2748766C" w:rsidP="00184B50">
      <w:r>
        <w:t xml:space="preserve">The Clash Detection and Coordination Meetings will take place on a biweekly basis or as per client request. In order for this to happen there are several tasks that are required to be completed by each design consultant. The actual days will be confirmed, but the following cycle is intended to be followed. </w:t>
      </w:r>
    </w:p>
    <w:p w14:paraId="0126EAC6" w14:textId="79A8DE72" w:rsidR="00EB4D28" w:rsidRDefault="00EB4D28" w:rsidP="00EB4D28">
      <w:pPr>
        <w:spacing w:after="0"/>
      </w:pPr>
    </w:p>
    <w:p w14:paraId="7A0E8B4E" w14:textId="5F03FF41" w:rsidR="009B228E" w:rsidRPr="00184B50" w:rsidRDefault="00EB4D28" w:rsidP="00184B50">
      <w:r>
        <w:t>Outlined below is the fortnightly plan of actions. This will be updated once the design coordination meeting schedule has been agreed.</w:t>
      </w:r>
    </w:p>
    <w:tbl>
      <w:tblPr>
        <w:tblStyle w:val="GridTable441"/>
        <w:tblW w:w="9450" w:type="dxa"/>
        <w:tblInd w:w="625" w:type="dxa"/>
        <w:tblLayout w:type="fixed"/>
        <w:tblLook w:val="04A0" w:firstRow="1" w:lastRow="0" w:firstColumn="1" w:lastColumn="0" w:noHBand="0" w:noVBand="1"/>
      </w:tblPr>
      <w:tblGrid>
        <w:gridCol w:w="4500"/>
        <w:gridCol w:w="412"/>
        <w:gridCol w:w="413"/>
        <w:gridCol w:w="412"/>
        <w:gridCol w:w="413"/>
        <w:gridCol w:w="412"/>
        <w:gridCol w:w="413"/>
        <w:gridCol w:w="412"/>
        <w:gridCol w:w="413"/>
        <w:gridCol w:w="412"/>
        <w:gridCol w:w="413"/>
        <w:gridCol w:w="412"/>
        <w:gridCol w:w="413"/>
      </w:tblGrid>
      <w:tr w:rsidR="00526F85" w:rsidRPr="00B340FD" w14:paraId="0137DEE4" w14:textId="77777777" w:rsidTr="2748766C">
        <w:trPr>
          <w:cnfStyle w:val="100000000000" w:firstRow="1" w:lastRow="0" w:firstColumn="0" w:lastColumn="0" w:oddVBand="0" w:evenVBand="0" w:oddHBand="0" w:evenHBand="0" w:firstRowFirstColumn="0" w:firstRowLastColumn="0" w:lastRowFirstColumn="0" w:lastRowLastColumn="0"/>
          <w:cantSplit/>
          <w:trHeight w:val="531"/>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38EA9D22" w14:textId="77777777" w:rsidR="00526F85" w:rsidRPr="00125E87" w:rsidRDefault="00526F85" w:rsidP="00892B72">
            <w:pPr>
              <w:ind w:left="0"/>
              <w:jc w:val="left"/>
              <w:rPr>
                <w:b w:val="0"/>
                <w:bCs w:val="0"/>
              </w:rPr>
            </w:pPr>
            <w:r>
              <w:t>Design Coordination Cycle</w:t>
            </w:r>
          </w:p>
        </w:tc>
        <w:tc>
          <w:tcPr>
            <w:tcW w:w="412"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textDirection w:val="btLr"/>
            <w:vAlign w:val="center"/>
          </w:tcPr>
          <w:p w14:paraId="4FD9835F" w14:textId="44DC1552" w:rsidR="00526F85" w:rsidRPr="00125E87" w:rsidRDefault="00526F85" w:rsidP="00E91953">
            <w:pPr>
              <w:ind w:left="113" w:right="113"/>
              <w:jc w:val="center"/>
              <w:cnfStyle w:val="100000000000" w:firstRow="1" w:lastRow="0" w:firstColumn="0" w:lastColumn="0" w:oddVBand="0" w:evenVBand="0" w:oddHBand="0" w:evenHBand="0" w:firstRowFirstColumn="0" w:firstRowLastColumn="0" w:lastRowFirstColumn="0" w:lastRowLastColumn="0"/>
            </w:pPr>
            <w:r>
              <w:t>1</w:t>
            </w:r>
          </w:p>
        </w:tc>
        <w:tc>
          <w:tcPr>
            <w:tcW w:w="413"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textDirection w:val="btLr"/>
            <w:vAlign w:val="center"/>
          </w:tcPr>
          <w:p w14:paraId="267A793D" w14:textId="6572C9E9"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pPr>
            <w:r>
              <w:t>2</w:t>
            </w:r>
          </w:p>
        </w:tc>
        <w:tc>
          <w:tcPr>
            <w:tcW w:w="412"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textDirection w:val="btLr"/>
            <w:vAlign w:val="center"/>
          </w:tcPr>
          <w:p w14:paraId="6B57A7AF" w14:textId="6FAEC4DD"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3</w:t>
            </w:r>
          </w:p>
        </w:tc>
        <w:tc>
          <w:tcPr>
            <w:tcW w:w="413"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textDirection w:val="btLr"/>
            <w:vAlign w:val="center"/>
          </w:tcPr>
          <w:p w14:paraId="425C24AB" w14:textId="423585B7"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4</w:t>
            </w:r>
          </w:p>
        </w:tc>
        <w:tc>
          <w:tcPr>
            <w:tcW w:w="412"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textDirection w:val="btLr"/>
            <w:vAlign w:val="center"/>
          </w:tcPr>
          <w:p w14:paraId="6B836780" w14:textId="2C6C20F0"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rPr>
                <w:b w:val="0"/>
                <w:bCs w:val="0"/>
              </w:rPr>
            </w:pPr>
            <w:r>
              <w:t>5</w:t>
            </w:r>
          </w:p>
        </w:tc>
        <w:tc>
          <w:tcPr>
            <w:tcW w:w="413"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F2F2F2" w:themeFill="background2" w:themeFillShade="F2"/>
            <w:textDirection w:val="btLr"/>
            <w:vAlign w:val="center"/>
          </w:tcPr>
          <w:p w14:paraId="61EBA8A5" w14:textId="4B38651D" w:rsidR="00526F85" w:rsidRPr="00526F85" w:rsidRDefault="00526F85" w:rsidP="00526F85">
            <w:pPr>
              <w:ind w:left="113" w:right="113"/>
              <w:cnfStyle w:val="100000000000" w:firstRow="1" w:lastRow="0" w:firstColumn="0" w:lastColumn="0" w:oddVBand="0" w:evenVBand="0" w:oddHBand="0" w:evenHBand="0" w:firstRowFirstColumn="0" w:firstRowLastColumn="0" w:lastRowFirstColumn="0" w:lastRowLastColumn="0"/>
            </w:pPr>
          </w:p>
        </w:tc>
        <w:tc>
          <w:tcPr>
            <w:tcW w:w="412"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F2F2F2" w:themeFill="background2" w:themeFillShade="F2"/>
            <w:textDirection w:val="btLr"/>
            <w:vAlign w:val="center"/>
          </w:tcPr>
          <w:p w14:paraId="33B16734" w14:textId="3BBB32AB" w:rsidR="00526F85" w:rsidRPr="00526F85" w:rsidRDefault="00526F85" w:rsidP="00526F85">
            <w:pPr>
              <w:ind w:left="113" w:right="113"/>
              <w:cnfStyle w:val="100000000000" w:firstRow="1" w:lastRow="0" w:firstColumn="0" w:lastColumn="0" w:oddVBand="0" w:evenVBand="0" w:oddHBand="0" w:evenHBand="0" w:firstRowFirstColumn="0" w:firstRowLastColumn="0" w:lastRowFirstColumn="0" w:lastRowLastColumn="0"/>
              <w:rPr>
                <w:b w:val="0"/>
              </w:rPr>
            </w:pPr>
          </w:p>
        </w:tc>
        <w:tc>
          <w:tcPr>
            <w:tcW w:w="413"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textDirection w:val="btLr"/>
            <w:vAlign w:val="center"/>
          </w:tcPr>
          <w:p w14:paraId="165BCFEF" w14:textId="16E33C15"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6</w:t>
            </w:r>
          </w:p>
        </w:tc>
        <w:tc>
          <w:tcPr>
            <w:tcW w:w="412"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textDirection w:val="btLr"/>
            <w:vAlign w:val="center"/>
          </w:tcPr>
          <w:p w14:paraId="72CAE1D1" w14:textId="4DDDBF04"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pPr>
            <w:r>
              <w:t>7</w:t>
            </w:r>
          </w:p>
        </w:tc>
        <w:tc>
          <w:tcPr>
            <w:tcW w:w="413"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textDirection w:val="btLr"/>
            <w:vAlign w:val="center"/>
          </w:tcPr>
          <w:p w14:paraId="55B7117D" w14:textId="4B69878B"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8</w:t>
            </w:r>
          </w:p>
        </w:tc>
        <w:tc>
          <w:tcPr>
            <w:tcW w:w="412"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textDirection w:val="btLr"/>
            <w:vAlign w:val="center"/>
          </w:tcPr>
          <w:p w14:paraId="5BA9BB66" w14:textId="2A81B72A"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9</w:t>
            </w:r>
          </w:p>
        </w:tc>
        <w:tc>
          <w:tcPr>
            <w:tcW w:w="413"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textDirection w:val="btLr"/>
            <w:vAlign w:val="center"/>
          </w:tcPr>
          <w:p w14:paraId="6691C4CD" w14:textId="44C38174"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pPr>
            <w:r w:rsidRPr="00526F85">
              <w:t>10</w:t>
            </w:r>
          </w:p>
        </w:tc>
      </w:tr>
      <w:tr w:rsidR="00526F85" w:rsidRPr="00B340FD" w14:paraId="5CE96922" w14:textId="77777777" w:rsidTr="2748766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0763606" w14:textId="418DD20D" w:rsidR="00526F85" w:rsidRPr="00526F85" w:rsidRDefault="00526F85" w:rsidP="00526F85">
            <w:pPr>
              <w:ind w:left="0"/>
              <w:jc w:val="left"/>
              <w:rPr>
                <w:bCs w:val="0"/>
                <w:i/>
              </w:rPr>
            </w:pPr>
            <w:r w:rsidRPr="00526F85">
              <w:rPr>
                <w:rFonts w:cstheme="minorHAnsi"/>
                <w:b w:val="0"/>
              </w:rPr>
              <w:t>Upload Model Information</w:t>
            </w:r>
            <w:r w:rsidR="00391DD5">
              <w:rPr>
                <w:rFonts w:cstheme="minorHAnsi"/>
                <w:b w:val="0"/>
              </w:rPr>
              <w:t xml:space="preserve"> </w:t>
            </w:r>
            <w:r w:rsidR="00184B50">
              <w:rPr>
                <w:rFonts w:cstheme="minorHAnsi"/>
                <w:b w:val="0"/>
              </w:rPr>
              <w:t>(NWC/NWD)</w:t>
            </w: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76E9250" w14:textId="7BF566D0" w:rsidR="00526F85" w:rsidRPr="00526F85" w:rsidRDefault="00526F85" w:rsidP="00526F85">
            <w:pPr>
              <w:ind w:left="0"/>
              <w:jc w:val="left"/>
              <w:cnfStyle w:val="000000100000" w:firstRow="0" w:lastRow="0" w:firstColumn="0" w:lastColumn="0" w:oddVBand="0" w:evenVBand="0" w:oddHBand="1" w:evenHBand="0" w:firstRowFirstColumn="0" w:firstRowLastColumn="0" w:lastRowFirstColumn="0" w:lastRowLastColumn="0"/>
              <w:rPr>
                <w:b/>
                <w:i/>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570F267"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6A3AF01" w14:textId="7FC14B41"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1C33DF3"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08BF754"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F2F2F2" w:themeFill="background2" w:themeFillShade="F2"/>
            <w:vAlign w:val="center"/>
          </w:tcPr>
          <w:p w14:paraId="4DF51228" w14:textId="0DCEC5EE"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F2F2F2" w:themeFill="background2" w:themeFillShade="F2"/>
            <w:vAlign w:val="center"/>
          </w:tcPr>
          <w:p w14:paraId="1419D9D4"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F9F555F" w14:textId="565849F3"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6CD14FA"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36F7686" w14:textId="48210BC3"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DBB0E73"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BFBFBF" w:themeFill="background2" w:themeFillShade="BF"/>
            <w:vAlign w:val="center"/>
          </w:tcPr>
          <w:p w14:paraId="47EFFDD3" w14:textId="1CA7D5A0"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r w:rsidR="00526F85" w:rsidRPr="00B340FD" w14:paraId="14236F62" w14:textId="77777777" w:rsidTr="2748766C">
        <w:trPr>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5C11176" w14:textId="77777777" w:rsidR="00526F85" w:rsidRPr="002858EE" w:rsidRDefault="00526F85" w:rsidP="002858EE">
            <w:pPr>
              <w:pStyle w:val="Revision"/>
              <w:rPr>
                <w:rFonts w:cstheme="minorHAnsi"/>
                <w:i/>
              </w:rPr>
            </w:pPr>
            <w:r w:rsidRPr="002858EE">
              <w:rPr>
                <w:rFonts w:cstheme="minorHAnsi"/>
              </w:rPr>
              <w:t>Federation and Review</w:t>
            </w: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BFBFBF" w:themeFill="background2" w:themeFillShade="BF"/>
            <w:vAlign w:val="center"/>
          </w:tcPr>
          <w:p w14:paraId="070481A8" w14:textId="571E0560" w:rsidR="00526F85" w:rsidRPr="00526F85" w:rsidRDefault="00526F85" w:rsidP="00526F85">
            <w:pPr>
              <w:ind w:left="0"/>
              <w:jc w:val="left"/>
              <w:cnfStyle w:val="000000000000" w:firstRow="0" w:lastRow="0" w:firstColumn="0" w:lastColumn="0" w:oddVBand="0" w:evenVBand="0" w:oddHBand="0" w:evenHBand="0" w:firstRowFirstColumn="0" w:firstRowLastColumn="0" w:lastRowFirstColumn="0" w:lastRowLastColumn="0"/>
              <w:rPr>
                <w:b/>
                <w:i/>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BFBFBF" w:themeFill="background2" w:themeFillShade="BF"/>
            <w:vAlign w:val="center"/>
          </w:tcPr>
          <w:p w14:paraId="52EECB85"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E027DB7"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09DAB80"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7646F21"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F2F2F2" w:themeFill="background2" w:themeFillShade="F2"/>
            <w:vAlign w:val="center"/>
          </w:tcPr>
          <w:p w14:paraId="5C39A5D5" w14:textId="363DAEB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F2F2F2" w:themeFill="background2" w:themeFillShade="F2"/>
            <w:vAlign w:val="center"/>
          </w:tcPr>
          <w:p w14:paraId="316F2E5D"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A9BBDDD" w14:textId="4A657610"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3CF86D3"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B7427B1"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2237F60"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6DA6A0E"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r>
      <w:tr w:rsidR="00526F85" w:rsidRPr="00B340FD" w14:paraId="2F9D8395" w14:textId="77777777" w:rsidTr="2748766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4F296D7" w14:textId="7B40061C" w:rsidR="00526F85" w:rsidRPr="002858EE" w:rsidRDefault="2748766C" w:rsidP="2748766C">
            <w:pPr>
              <w:ind w:left="0"/>
              <w:jc w:val="left"/>
              <w:rPr>
                <w:b w:val="0"/>
                <w:bCs w:val="0"/>
              </w:rPr>
            </w:pPr>
            <w:r w:rsidRPr="2748766C">
              <w:rPr>
                <w:b w:val="0"/>
                <w:bCs w:val="0"/>
              </w:rPr>
              <w:t>Clash Detection and Coordination Meeting for Project Team to Review Federated Model</w:t>
            </w: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D455DB1" w14:textId="54831CBE" w:rsidR="00526F85" w:rsidRPr="00526F85" w:rsidRDefault="00526F85" w:rsidP="00526F85">
            <w:pPr>
              <w:ind w:left="0"/>
              <w:jc w:val="left"/>
              <w:cnfStyle w:val="000000100000" w:firstRow="0" w:lastRow="0" w:firstColumn="0" w:lastColumn="0" w:oddVBand="0" w:evenVBand="0" w:oddHBand="1" w:evenHBand="0" w:firstRowFirstColumn="0" w:firstRowLastColumn="0" w:lastRowFirstColumn="0" w:lastRowLastColumn="0"/>
              <w:rPr>
                <w:b/>
                <w:i/>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92825E1"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BFBFBF" w:themeFill="background2" w:themeFillShade="BF"/>
            <w:vAlign w:val="center"/>
          </w:tcPr>
          <w:p w14:paraId="7442115F"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5A16FEF"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73D5FCE"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F2F2F2" w:themeFill="background2" w:themeFillShade="F2"/>
            <w:vAlign w:val="center"/>
          </w:tcPr>
          <w:p w14:paraId="3FFFBD39" w14:textId="42B5E5CA"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F2F2F2" w:themeFill="background2" w:themeFillShade="F2"/>
            <w:vAlign w:val="center"/>
          </w:tcPr>
          <w:p w14:paraId="7A9AFFFF"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10B18C9" w14:textId="5A9754BF"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1C2B222"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5389766"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714DDC0"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68BE358"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r w:rsidR="00526F85" w:rsidRPr="00B340FD" w14:paraId="568B6178" w14:textId="77777777" w:rsidTr="2748766C">
        <w:trPr>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D562D41" w14:textId="77777777" w:rsidR="00526F85" w:rsidRPr="00526F85" w:rsidRDefault="00526F85" w:rsidP="00526F85">
            <w:pPr>
              <w:ind w:left="0"/>
              <w:jc w:val="left"/>
              <w:rPr>
                <w:bCs w:val="0"/>
                <w:i/>
              </w:rPr>
            </w:pPr>
            <w:r w:rsidRPr="00526F85">
              <w:rPr>
                <w:rFonts w:cstheme="minorHAnsi"/>
                <w:b w:val="0"/>
              </w:rPr>
              <w:t>Merge All Comments</w:t>
            </w: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F7CFEC3" w14:textId="1E0F55AA" w:rsidR="00526F85" w:rsidRPr="00526F85" w:rsidRDefault="00526F85" w:rsidP="00526F85">
            <w:pPr>
              <w:ind w:left="0"/>
              <w:jc w:val="left"/>
              <w:cnfStyle w:val="000000000000" w:firstRow="0" w:lastRow="0" w:firstColumn="0" w:lastColumn="0" w:oddVBand="0" w:evenVBand="0" w:oddHBand="0" w:evenHBand="0" w:firstRowFirstColumn="0" w:firstRowLastColumn="0" w:lastRowFirstColumn="0" w:lastRowLastColumn="0"/>
              <w:rPr>
                <w:b/>
                <w:i/>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9465802"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AAAFE0B"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BFBFBF" w:themeFill="background2" w:themeFillShade="BF"/>
            <w:vAlign w:val="center"/>
          </w:tcPr>
          <w:p w14:paraId="3CE0EA7A"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C774DF1"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F2F2F2" w:themeFill="background2" w:themeFillShade="F2"/>
            <w:vAlign w:val="center"/>
          </w:tcPr>
          <w:p w14:paraId="01892470" w14:textId="7ADD7250"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F2F2F2" w:themeFill="background2" w:themeFillShade="F2"/>
            <w:vAlign w:val="center"/>
          </w:tcPr>
          <w:p w14:paraId="2A777FFF"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5477BF0" w14:textId="024EF772"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26A4FDA"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3861CDE"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B0E53D1"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FB24EF1"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r>
      <w:tr w:rsidR="00526F85" w:rsidRPr="00B340FD" w14:paraId="684FB80E" w14:textId="77777777" w:rsidTr="2748766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8D7FBFE" w14:textId="77777777" w:rsidR="00526F85" w:rsidRPr="00526F85" w:rsidRDefault="00526F85" w:rsidP="00526F85">
            <w:pPr>
              <w:ind w:left="0"/>
              <w:jc w:val="left"/>
              <w:rPr>
                <w:bCs w:val="0"/>
                <w:i/>
              </w:rPr>
            </w:pPr>
            <w:r w:rsidRPr="00526F85">
              <w:rPr>
                <w:rFonts w:cstheme="minorHAnsi"/>
                <w:b w:val="0"/>
              </w:rPr>
              <w:t>Design Coordination Meeting</w:t>
            </w: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5491B64" w14:textId="14E9CFDD" w:rsidR="00526F85" w:rsidRPr="00526F85" w:rsidRDefault="00526F85" w:rsidP="00526F85">
            <w:pPr>
              <w:ind w:left="0"/>
              <w:jc w:val="left"/>
              <w:cnfStyle w:val="000000100000" w:firstRow="0" w:lastRow="0" w:firstColumn="0" w:lastColumn="0" w:oddVBand="0" w:evenVBand="0" w:oddHBand="1" w:evenHBand="0" w:firstRowFirstColumn="0" w:firstRowLastColumn="0" w:lastRowFirstColumn="0" w:lastRowLastColumn="0"/>
              <w:rPr>
                <w:b/>
                <w:i/>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0AC92E4"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78BD3D8"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BFBFBF" w:themeFill="background2" w:themeFillShade="BF"/>
            <w:vAlign w:val="center"/>
          </w:tcPr>
          <w:p w14:paraId="4A4B0D51"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4B7EC97"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F2F2F2" w:themeFill="background2" w:themeFillShade="F2"/>
            <w:vAlign w:val="center"/>
          </w:tcPr>
          <w:p w14:paraId="170BB9BA" w14:textId="4B90FFF3"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F2F2F2" w:themeFill="background2" w:themeFillShade="F2"/>
            <w:vAlign w:val="center"/>
          </w:tcPr>
          <w:p w14:paraId="14C767C4"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7E0C9B2" w14:textId="3B931633"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5A68330"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00393E4"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44D684C"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8A6F69C"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r w:rsidR="00526F85" w:rsidRPr="00B340FD" w14:paraId="3A4D36F7" w14:textId="77777777" w:rsidTr="2748766C">
        <w:trPr>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99D1D38" w14:textId="77777777" w:rsidR="00526F85" w:rsidRPr="00526F85" w:rsidRDefault="00526F85" w:rsidP="00526F85">
            <w:pPr>
              <w:ind w:left="0"/>
              <w:jc w:val="left"/>
              <w:rPr>
                <w:bCs w:val="0"/>
                <w:i/>
              </w:rPr>
            </w:pPr>
            <w:r w:rsidRPr="00526F85">
              <w:rPr>
                <w:rFonts w:cstheme="minorHAnsi"/>
                <w:b w:val="0"/>
              </w:rPr>
              <w:t>Project Team Address Assigned Actions</w:t>
            </w:r>
          </w:p>
        </w:tc>
        <w:tc>
          <w:tcPr>
            <w:tcW w:w="41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C2B9C3A" w14:textId="39A4FD7B" w:rsidR="00526F85" w:rsidRPr="00526F85" w:rsidRDefault="00526F85" w:rsidP="00526F85">
            <w:pPr>
              <w:ind w:left="0"/>
              <w:jc w:val="left"/>
              <w:cnfStyle w:val="000000000000" w:firstRow="0" w:lastRow="0" w:firstColumn="0" w:lastColumn="0" w:oddVBand="0" w:evenVBand="0" w:oddHBand="0" w:evenHBand="0" w:firstRowFirstColumn="0" w:firstRowLastColumn="0" w:lastRowFirstColumn="0" w:lastRowLastColumn="0"/>
              <w:rPr>
                <w:b/>
                <w:i/>
              </w:rPr>
            </w:pPr>
          </w:p>
        </w:tc>
        <w:tc>
          <w:tcPr>
            <w:tcW w:w="413"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70152B38"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7727EE7D"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51F52805"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BFBFBF" w:themeFill="background2" w:themeFillShade="BF"/>
            <w:vAlign w:val="center"/>
          </w:tcPr>
          <w:p w14:paraId="37AA65DB"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26EA5803" w14:textId="4F70DBBB"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15E622F4"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BFBFBF" w:themeFill="background2" w:themeFillShade="BF"/>
            <w:vAlign w:val="center"/>
          </w:tcPr>
          <w:p w14:paraId="073F2B9B" w14:textId="396940C2"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BFBFBF" w:themeFill="background2" w:themeFillShade="BF"/>
            <w:vAlign w:val="center"/>
          </w:tcPr>
          <w:p w14:paraId="1D789BD9"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BFBFBF" w:themeFill="background2" w:themeFillShade="BF"/>
            <w:vAlign w:val="center"/>
          </w:tcPr>
          <w:p w14:paraId="36FF92B3"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BFBFBF" w:themeFill="background2" w:themeFillShade="BF"/>
            <w:vAlign w:val="center"/>
          </w:tcPr>
          <w:p w14:paraId="05AB9FB8"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241AFC49"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r>
    </w:tbl>
    <w:p w14:paraId="1B4E2000" w14:textId="77777777" w:rsidR="00296A21" w:rsidRDefault="00296A21">
      <w:pPr>
        <w:spacing w:line="264" w:lineRule="auto"/>
        <w:ind w:left="0"/>
        <w:jc w:val="left"/>
        <w:rPr>
          <w:rFonts w:asciiTheme="majorHAnsi" w:eastAsiaTheme="majorEastAsia" w:hAnsiTheme="majorHAnsi" w:cstheme="majorBidi"/>
          <w:color w:val="AE9142" w:themeColor="accent1"/>
          <w:sz w:val="28"/>
          <w:szCs w:val="32"/>
        </w:rPr>
      </w:pPr>
      <w:r>
        <w:br w:type="page"/>
      </w:r>
    </w:p>
    <w:p w14:paraId="08BA0103" w14:textId="0A73E613" w:rsidR="001E4595" w:rsidRDefault="00093A52" w:rsidP="00093A52">
      <w:pPr>
        <w:pStyle w:val="Heading1"/>
      </w:pPr>
      <w:bookmarkStart w:id="232" w:name="_Toc87828963"/>
      <w:r>
        <w:lastRenderedPageBreak/>
        <w:t>MODEL REVIEWS</w:t>
      </w:r>
      <w:bookmarkEnd w:id="232"/>
    </w:p>
    <w:p w14:paraId="511FB1C2" w14:textId="2F62E340" w:rsidR="00093A52" w:rsidRDefault="00093A52" w:rsidP="00093A52">
      <w:pPr>
        <w:pStyle w:val="Heading2"/>
      </w:pPr>
      <w:bookmarkStart w:id="233" w:name="_Quality_Control_Procedures"/>
      <w:bookmarkStart w:id="234" w:name="_Toc87828964"/>
      <w:bookmarkEnd w:id="233"/>
      <w:r w:rsidRPr="00093A52">
        <w:t>Quality Control Procedures</w:t>
      </w:r>
      <w:bookmarkEnd w:id="234"/>
    </w:p>
    <w:p w14:paraId="7FB4C88A" w14:textId="194DB64A" w:rsidR="00093A52" w:rsidRDefault="00093A52" w:rsidP="00093A52">
      <w:r w:rsidRPr="00093A52">
        <w:t xml:space="preserve">Model audits are to be carried out regularly on the shared models for their compliance with this </w:t>
      </w:r>
      <w:r w:rsidR="00CD2ADB">
        <w:t>[</w:t>
      </w:r>
      <w:r w:rsidRPr="00CD2ADB">
        <w:rPr>
          <w:color w:val="AE9142" w:themeColor="text1"/>
        </w:rPr>
        <w:t>BEP</w:t>
      </w:r>
      <w:r w:rsidR="00CD2ADB">
        <w:t>]</w:t>
      </w:r>
      <w:r w:rsidRPr="00093A52">
        <w:t>. The process involves a combination of checks listed below to ensure there are no unresolved issues during construction or any significant loss of data upon transfer of as-built models and record documents at facility handover.</w:t>
      </w:r>
    </w:p>
    <w:p w14:paraId="5556F193" w14:textId="77777777" w:rsidR="00366694" w:rsidRDefault="00366694" w:rsidP="00093A52"/>
    <w:tbl>
      <w:tblPr>
        <w:tblStyle w:val="GridTable441"/>
        <w:tblW w:w="9450" w:type="dxa"/>
        <w:tblInd w:w="625" w:type="dxa"/>
        <w:tblLayout w:type="fixed"/>
        <w:tblLook w:val="04A0" w:firstRow="1" w:lastRow="0" w:firstColumn="1" w:lastColumn="0" w:noHBand="0" w:noVBand="1"/>
      </w:tblPr>
      <w:tblGrid>
        <w:gridCol w:w="1355"/>
        <w:gridCol w:w="2693"/>
        <w:gridCol w:w="5402"/>
      </w:tblGrid>
      <w:tr w:rsidR="0002182E" w:rsidRPr="00B340FD" w14:paraId="4B2E955A" w14:textId="77777777" w:rsidTr="00E91953">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376D6BE4" w14:textId="67F203AD" w:rsidR="0002182E" w:rsidRPr="0002182E" w:rsidRDefault="0002182E" w:rsidP="0002182E">
            <w:pPr>
              <w:ind w:left="0"/>
              <w:jc w:val="left"/>
            </w:pPr>
            <w:r w:rsidRPr="0002182E">
              <w:rPr>
                <w:rFonts w:eastAsia="Roboto Condensed" w:cstheme="minorHAnsi"/>
                <w:szCs w:val="18"/>
              </w:rPr>
              <w:t>Responsible</w:t>
            </w:r>
          </w:p>
        </w:tc>
        <w:tc>
          <w:tcPr>
            <w:tcW w:w="2693"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7BD0E4F0" w14:textId="42495EAD" w:rsidR="0002182E" w:rsidRPr="0002182E" w:rsidRDefault="0002182E" w:rsidP="0002182E">
            <w:pPr>
              <w:ind w:left="0"/>
              <w:jc w:val="left"/>
              <w:cnfStyle w:val="100000000000" w:firstRow="1" w:lastRow="0" w:firstColumn="0" w:lastColumn="0" w:oddVBand="0" w:evenVBand="0" w:oddHBand="0" w:evenHBand="0" w:firstRowFirstColumn="0" w:firstRowLastColumn="0" w:lastRowFirstColumn="0" w:lastRowLastColumn="0"/>
            </w:pPr>
            <w:r w:rsidRPr="0002182E">
              <w:rPr>
                <w:rFonts w:eastAsia="Roboto Condensed" w:cstheme="minorHAnsi"/>
                <w:szCs w:val="18"/>
              </w:rPr>
              <w:t>Check</w:t>
            </w:r>
          </w:p>
        </w:tc>
        <w:tc>
          <w:tcPr>
            <w:tcW w:w="5402"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17EBC699" w14:textId="1065BBD7" w:rsidR="0002182E" w:rsidRPr="0002182E" w:rsidRDefault="0002182E" w:rsidP="0002182E">
            <w:pPr>
              <w:ind w:left="0"/>
              <w:jc w:val="left"/>
              <w:cnfStyle w:val="100000000000" w:firstRow="1" w:lastRow="0" w:firstColumn="0" w:lastColumn="0" w:oddVBand="0" w:evenVBand="0" w:oddHBand="0" w:evenHBand="0" w:firstRowFirstColumn="0" w:firstRowLastColumn="0" w:lastRowFirstColumn="0" w:lastRowLastColumn="0"/>
            </w:pPr>
            <w:r w:rsidRPr="0002182E">
              <w:rPr>
                <w:rFonts w:eastAsia="Roboto Condensed" w:cstheme="minorHAnsi"/>
                <w:szCs w:val="18"/>
              </w:rPr>
              <w:t>Notes</w:t>
            </w:r>
          </w:p>
        </w:tc>
      </w:tr>
      <w:tr w:rsidR="0002182E" w:rsidRPr="00B340FD" w14:paraId="3B0CCDF1"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55247942" w14:textId="76FA9338" w:rsidR="0002182E" w:rsidRPr="007F772B" w:rsidRDefault="0002182E" w:rsidP="0002182E">
            <w:pPr>
              <w:ind w:left="0"/>
              <w:jc w:val="left"/>
              <w:rPr>
                <w:b w:val="0"/>
              </w:rPr>
            </w:pPr>
            <w:r w:rsidRPr="007F772B">
              <w:rPr>
                <w:rFonts w:eastAsia="Roboto Condensed" w:cstheme="minorHAnsi"/>
                <w:b w:val="0"/>
              </w:rPr>
              <w:t>All Disciplines</w:t>
            </w:r>
          </w:p>
        </w:tc>
        <w:tc>
          <w:tcPr>
            <w:tcW w:w="269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734CB177" w14:textId="31C1F11D" w:rsidR="0002182E" w:rsidRPr="007F772B" w:rsidRDefault="0002182E" w:rsidP="0002182E">
            <w:pPr>
              <w:ind w:left="0"/>
              <w:jc w:val="left"/>
              <w:cnfStyle w:val="000000100000" w:firstRow="0" w:lastRow="0" w:firstColumn="0" w:lastColumn="0" w:oddVBand="0" w:evenVBand="0" w:oddHBand="1" w:evenHBand="0" w:firstRowFirstColumn="0" w:firstRowLastColumn="0" w:lastRowFirstColumn="0" w:lastRowLastColumn="0"/>
              <w:rPr>
                <w:i/>
              </w:rPr>
            </w:pPr>
            <w:r w:rsidRPr="007F772B">
              <w:rPr>
                <w:rFonts w:eastAsia="Roboto Condensed" w:cstheme="minorHAnsi"/>
              </w:rPr>
              <w:t>Visual</w:t>
            </w:r>
          </w:p>
        </w:tc>
        <w:tc>
          <w:tcPr>
            <w:tcW w:w="5402"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60410FED" w14:textId="38589D4A" w:rsidR="0002182E" w:rsidRPr="007F772B" w:rsidRDefault="0002182E" w:rsidP="00E76CC3">
            <w:pPr>
              <w:ind w:left="0"/>
              <w:cnfStyle w:val="000000100000" w:firstRow="0" w:lastRow="0" w:firstColumn="0" w:lastColumn="0" w:oddVBand="0" w:evenVBand="0" w:oddHBand="1" w:evenHBand="0" w:firstRowFirstColumn="0" w:firstRowLastColumn="0" w:lastRowFirstColumn="0" w:lastRowLastColumn="0"/>
              <w:rPr>
                <w:i/>
              </w:rPr>
            </w:pPr>
            <w:r w:rsidRPr="007F772B">
              <w:rPr>
                <w:rFonts w:eastAsia="Roboto Condensed" w:cstheme="minorHAnsi"/>
              </w:rPr>
              <w:t>Ensure there are no unintended model components and the design intent has been followed</w:t>
            </w:r>
            <w:r w:rsidR="009D0C4C">
              <w:rPr>
                <w:rFonts w:eastAsia="Roboto Condensed" w:cstheme="minorHAnsi"/>
              </w:rPr>
              <w:t>.</w:t>
            </w:r>
          </w:p>
        </w:tc>
      </w:tr>
      <w:tr w:rsidR="0002182E" w:rsidRPr="00B340FD" w14:paraId="0ABCABC0"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5455E08" w14:textId="20DD21FD" w:rsidR="0002182E" w:rsidRPr="007F772B" w:rsidRDefault="0002182E" w:rsidP="0002182E">
            <w:pPr>
              <w:ind w:left="0"/>
              <w:jc w:val="left"/>
              <w:rPr>
                <w:b w:val="0"/>
              </w:rPr>
            </w:pPr>
            <w:r w:rsidRPr="007F772B">
              <w:rPr>
                <w:rFonts w:eastAsia="Roboto Condensed" w:cstheme="minorHAnsi"/>
                <w:b w:val="0"/>
              </w:rPr>
              <w:t>All Disciplines</w:t>
            </w:r>
          </w:p>
        </w:tc>
        <w:tc>
          <w:tcPr>
            <w:tcW w:w="269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1353DB0" w14:textId="2FF6408C" w:rsidR="0002182E" w:rsidRPr="007F772B" w:rsidRDefault="0002182E" w:rsidP="0002182E">
            <w:pPr>
              <w:ind w:left="0"/>
              <w:jc w:val="left"/>
              <w:cnfStyle w:val="000000000000" w:firstRow="0" w:lastRow="0" w:firstColumn="0" w:lastColumn="0" w:oddVBand="0" w:evenVBand="0" w:oddHBand="0" w:evenHBand="0" w:firstRowFirstColumn="0" w:firstRowLastColumn="0" w:lastRowFirstColumn="0" w:lastRowLastColumn="0"/>
              <w:rPr>
                <w:i/>
              </w:rPr>
            </w:pPr>
            <w:r w:rsidRPr="007F772B">
              <w:rPr>
                <w:rFonts w:eastAsia="Roboto Condensed" w:cstheme="minorHAnsi"/>
              </w:rPr>
              <w:t>Intersection and Clash Detection (Visual)</w:t>
            </w:r>
          </w:p>
        </w:tc>
        <w:tc>
          <w:tcPr>
            <w:tcW w:w="540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28C4840" w14:textId="3A96F1EE" w:rsidR="0002182E" w:rsidRPr="007F772B" w:rsidRDefault="0002182E" w:rsidP="00E76CC3">
            <w:pPr>
              <w:ind w:left="0"/>
              <w:cnfStyle w:val="000000000000" w:firstRow="0" w:lastRow="0" w:firstColumn="0" w:lastColumn="0" w:oddVBand="0" w:evenVBand="0" w:oddHBand="0" w:evenHBand="0" w:firstRowFirstColumn="0" w:firstRowLastColumn="0" w:lastRowFirstColumn="0" w:lastRowLastColumn="0"/>
              <w:rPr>
                <w:i/>
              </w:rPr>
            </w:pPr>
            <w:r w:rsidRPr="007F772B">
              <w:rPr>
                <w:rFonts w:eastAsia="Roboto Condensed" w:cstheme="minorHAnsi"/>
              </w:rPr>
              <w:t>Detect problems in the model where two building components are clashing; including soft and hard clashes</w:t>
            </w:r>
            <w:r w:rsidR="009D0C4C">
              <w:rPr>
                <w:rFonts w:eastAsia="Roboto Condensed" w:cstheme="minorHAnsi"/>
              </w:rPr>
              <w:t>.</w:t>
            </w:r>
          </w:p>
        </w:tc>
      </w:tr>
      <w:tr w:rsidR="0002182E" w:rsidRPr="00B340FD" w14:paraId="0A9F5C96"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315A45E" w14:textId="35FD4A82" w:rsidR="0002182E" w:rsidRPr="007F772B" w:rsidRDefault="0002182E" w:rsidP="0002182E">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04F65CA" w14:textId="59F36F9C" w:rsidR="0002182E" w:rsidRPr="007F772B" w:rsidRDefault="0002182E" w:rsidP="0002182E">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Standards Check</w:t>
            </w:r>
          </w:p>
        </w:tc>
        <w:tc>
          <w:tcPr>
            <w:tcW w:w="540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5098684B" w14:textId="77777777" w:rsidR="0002182E" w:rsidRDefault="0002182E" w:rsidP="00E76CC3">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Ensure that the project BIM Standards have been followed</w:t>
            </w:r>
            <w:r w:rsidR="001139F9">
              <w:rPr>
                <w:rFonts w:eastAsia="Roboto Condensed" w:cstheme="minorHAnsi"/>
              </w:rPr>
              <w:t>. Standards check include but are not limited to:</w:t>
            </w:r>
          </w:p>
          <w:p w14:paraId="06F55BF4" w14:textId="25DEDA3C" w:rsidR="001139F9" w:rsidRPr="001139F9" w:rsidRDefault="001139F9" w:rsidP="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Adherence to BIM standards</w:t>
            </w:r>
          </w:p>
          <w:p w14:paraId="0DD56674" w14:textId="60DE8F05" w:rsidR="001139F9" w:rsidRPr="001139F9" w:rsidRDefault="001139F9" w:rsidP="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 xml:space="preserve">Delivery format </w:t>
            </w:r>
            <w:r w:rsidRPr="001139F9">
              <w:rPr>
                <w:rFonts w:ascii="Playfair Display" w:eastAsia="Roboto Condensed" w:hAnsi="Playfair Display" w:cs="Playfair Display"/>
              </w:rPr>
              <w:t>–</w:t>
            </w:r>
            <w:r w:rsidRPr="001139F9">
              <w:rPr>
                <w:rFonts w:eastAsia="Roboto Condensed" w:cstheme="minorHAnsi"/>
              </w:rPr>
              <w:t xml:space="preserve"> scale, orientation, view types on sheets</w:t>
            </w:r>
          </w:p>
          <w:p w14:paraId="4EC81634" w14:textId="55219EDD" w:rsidR="001139F9" w:rsidRPr="001139F9" w:rsidRDefault="001139F9" w:rsidP="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 xml:space="preserve">Detailing </w:t>
            </w:r>
            <w:r w:rsidRPr="001139F9">
              <w:rPr>
                <w:rFonts w:ascii="Playfair Display" w:eastAsia="Roboto Condensed" w:hAnsi="Playfair Display" w:cs="Playfair Display"/>
              </w:rPr>
              <w:t>–</w:t>
            </w:r>
            <w:r w:rsidRPr="001139F9">
              <w:rPr>
                <w:rFonts w:eastAsia="Roboto Condensed" w:cstheme="minorHAnsi"/>
              </w:rPr>
              <w:t xml:space="preserve"> information and section cuts, detail references</w:t>
            </w:r>
          </w:p>
          <w:p w14:paraId="6D08AD38" w14:textId="05D85B48" w:rsidR="001139F9" w:rsidRPr="001139F9" w:rsidRDefault="001139F9" w:rsidP="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Annotations and Tags</w:t>
            </w:r>
          </w:p>
          <w:p w14:paraId="00EA1F81" w14:textId="58328836" w:rsidR="001139F9" w:rsidRPr="001139F9" w:rsidRDefault="001139F9" w:rsidP="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Dimensioning</w:t>
            </w:r>
          </w:p>
          <w:p w14:paraId="30C7498B" w14:textId="25A05C28" w:rsidR="001139F9" w:rsidRPr="001139F9" w:rsidRDefault="001139F9" w:rsidP="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Title block and title text including naming and numbering</w:t>
            </w:r>
          </w:p>
          <w:p w14:paraId="3100E6B4" w14:textId="25681AF4" w:rsidR="001139F9" w:rsidRPr="007F772B" w:rsidRDefault="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Line work</w:t>
            </w:r>
          </w:p>
        </w:tc>
      </w:tr>
      <w:tr w:rsidR="0002182E" w:rsidRPr="00B340FD" w14:paraId="1E7D43FE"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EAFAE20" w14:textId="18DF6C37" w:rsidR="0002182E" w:rsidRPr="007F772B" w:rsidRDefault="0002182E" w:rsidP="0002182E">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54B7CDFA" w14:textId="1B03DA8D" w:rsidR="0002182E" w:rsidRPr="007F772B" w:rsidRDefault="0002182E" w:rsidP="0002182E">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rPr>
            </w:pPr>
            <w:r w:rsidRPr="007F772B">
              <w:rPr>
                <w:rFonts w:eastAsia="Roboto Condensed" w:cstheme="minorHAnsi"/>
              </w:rPr>
              <w:t>File Integrity</w:t>
            </w:r>
          </w:p>
        </w:tc>
        <w:tc>
          <w:tcPr>
            <w:tcW w:w="540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A65CD2F" w14:textId="335AC43A" w:rsidR="0002182E" w:rsidRPr="007F772B" w:rsidRDefault="0002182E" w:rsidP="00E76CC3">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rPr>
            </w:pPr>
            <w:r w:rsidRPr="007F772B">
              <w:rPr>
                <w:rFonts w:eastAsia="Roboto Condensed" w:cstheme="minorHAnsi"/>
              </w:rPr>
              <w:t>Metadata completed correctly including file naming convention and status of files</w:t>
            </w:r>
            <w:r w:rsidR="009D0C4C">
              <w:rPr>
                <w:rFonts w:eastAsia="Roboto Condensed" w:cstheme="minorHAnsi"/>
              </w:rPr>
              <w:t>.</w:t>
            </w:r>
          </w:p>
        </w:tc>
      </w:tr>
      <w:tr w:rsidR="0002182E" w:rsidRPr="00B340FD" w14:paraId="22540B37"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6A6186D" w14:textId="1666F087" w:rsidR="0002182E" w:rsidRPr="007F772B" w:rsidRDefault="0002182E" w:rsidP="0002182E">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D03ED6E" w14:textId="011CD298" w:rsidR="0002182E" w:rsidRPr="007F772B" w:rsidRDefault="0002182E" w:rsidP="0002182E">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Model Integrity</w:t>
            </w:r>
          </w:p>
        </w:tc>
        <w:tc>
          <w:tcPr>
            <w:tcW w:w="540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4164CDA" w14:textId="77777777" w:rsidR="0002182E" w:rsidRDefault="0002182E" w:rsidP="00E76CC3">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That the model is fit for coordination across the team</w:t>
            </w:r>
            <w:r w:rsidR="00BD387D">
              <w:rPr>
                <w:rFonts w:eastAsia="Roboto Condensed" w:cstheme="minorHAnsi"/>
              </w:rPr>
              <w:t>. Checks include but are not limited to:</w:t>
            </w:r>
          </w:p>
          <w:p w14:paraId="23D9D065" w14:textId="2E2EDD78"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Content (objects and data) integrity and inclusions/exclusions</w:t>
            </w:r>
          </w:p>
          <w:p w14:paraId="761C7573" w14:textId="56F31391"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LOD</w:t>
            </w:r>
          </w:p>
          <w:p w14:paraId="3CD2B6E9" w14:textId="46428CC0"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Areas inclusions/exclusions</w:t>
            </w:r>
          </w:p>
          <w:p w14:paraId="7ABFE57A" w14:textId="021E6AE2"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Spaces and zones inclusions/exclusions</w:t>
            </w:r>
          </w:p>
          <w:p w14:paraId="2ED37B8C" w14:textId="63F71E5D"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Schedules including schedule summations</w:t>
            </w:r>
          </w:p>
          <w:p w14:paraId="02377804" w14:textId="1A54D3D2"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Tags and tag agreement with schedule data</w:t>
            </w:r>
          </w:p>
          <w:p w14:paraId="2503CFE0" w14:textId="434ED756"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Sizes and types</w:t>
            </w:r>
          </w:p>
          <w:p w14:paraId="4AB87B03" w14:textId="42A7D2FC" w:rsidR="00BD387D" w:rsidRPr="007F772B"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General notes</w:t>
            </w:r>
          </w:p>
        </w:tc>
      </w:tr>
      <w:tr w:rsidR="0002182E" w:rsidRPr="00B340FD" w14:paraId="7E2D5D46"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D3F10C1" w14:textId="7E18E24F" w:rsidR="0002182E" w:rsidRPr="007F772B" w:rsidRDefault="0002182E" w:rsidP="0002182E">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7727270" w14:textId="21C6FACF" w:rsidR="0002182E" w:rsidRPr="007F772B" w:rsidRDefault="0002182E" w:rsidP="0002182E">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rPr>
            </w:pPr>
            <w:r w:rsidRPr="007F772B">
              <w:rPr>
                <w:rFonts w:eastAsia="Roboto Condensed" w:cstheme="minorHAnsi"/>
              </w:rPr>
              <w:t>Spatial Integrity</w:t>
            </w:r>
          </w:p>
        </w:tc>
        <w:tc>
          <w:tcPr>
            <w:tcW w:w="540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C9D009E" w14:textId="4D1ED83F" w:rsidR="0002182E" w:rsidRPr="007F772B" w:rsidRDefault="0002182E" w:rsidP="00E76CC3">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rPr>
            </w:pPr>
            <w:r w:rsidRPr="007F772B">
              <w:rPr>
                <w:rFonts w:eastAsia="Roboto Condensed" w:cstheme="minorHAnsi"/>
              </w:rPr>
              <w:t>Model information spatial data is fit for purpose. Associated bounding of elements (floors, walls, ceilings, columns, windows, doors), space validation representing room/zone spaces</w:t>
            </w:r>
            <w:r w:rsidR="009D0C4C">
              <w:rPr>
                <w:rFonts w:eastAsia="Roboto Condensed" w:cstheme="minorHAnsi"/>
              </w:rPr>
              <w:t>.</w:t>
            </w:r>
          </w:p>
        </w:tc>
      </w:tr>
      <w:tr w:rsidR="0002182E" w:rsidRPr="00B340FD" w14:paraId="483C6B84"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C2F395A" w14:textId="033A5A7B" w:rsidR="0002182E" w:rsidRPr="007F772B" w:rsidRDefault="0002182E" w:rsidP="0002182E">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AB80551" w14:textId="5757DE94" w:rsidR="0002182E" w:rsidRPr="007F772B" w:rsidRDefault="0002182E" w:rsidP="0002182E">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Model Audit</w:t>
            </w:r>
          </w:p>
        </w:tc>
        <w:tc>
          <w:tcPr>
            <w:tcW w:w="540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0B0C32C" w14:textId="7D62A9F3" w:rsidR="0002182E" w:rsidRPr="007F772B" w:rsidRDefault="0002182E" w:rsidP="00E76CC3">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Validation check sheet forms to be completed and issued with all models</w:t>
            </w:r>
            <w:r w:rsidR="009D0C4C">
              <w:rPr>
                <w:rFonts w:eastAsia="Roboto Condensed" w:cstheme="minorHAnsi"/>
              </w:rPr>
              <w:t>.</w:t>
            </w:r>
          </w:p>
        </w:tc>
      </w:tr>
    </w:tbl>
    <w:p w14:paraId="1EBF4053" w14:textId="70EE9217" w:rsidR="001E4595" w:rsidRDefault="001E4595" w:rsidP="00125E87">
      <w:pPr>
        <w:rPr>
          <w:b/>
        </w:rPr>
      </w:pPr>
    </w:p>
    <w:p w14:paraId="0B6764E2" w14:textId="74D74531" w:rsidR="0030224C" w:rsidRDefault="05446835" w:rsidP="0030224C">
      <w:pPr>
        <w:pStyle w:val="Heading2"/>
      </w:pPr>
      <w:bookmarkStart w:id="235" w:name="_Toc87828965"/>
      <w:r>
        <w:t>Clash Detection Process Overview</w:t>
      </w:r>
      <w:bookmarkEnd w:id="235"/>
    </w:p>
    <w:p w14:paraId="3BB7F1B3" w14:textId="7EEF4076" w:rsidR="05446835" w:rsidRDefault="05446835" w:rsidP="05446835">
      <w:pPr>
        <w:pStyle w:val="ListParagraph"/>
        <w:numPr>
          <w:ilvl w:val="0"/>
          <w:numId w:val="32"/>
        </w:numPr>
        <w:spacing w:line="263" w:lineRule="exact"/>
        <w:rPr>
          <w:color w:val="000000"/>
          <w:szCs w:val="18"/>
        </w:rPr>
      </w:pPr>
      <w:r w:rsidRPr="05446835">
        <w:rPr>
          <w:rFonts w:ascii="Playfair Display" w:eastAsia="Playfair Display" w:hAnsi="Playfair Display" w:cs="Playfair Display"/>
          <w:color w:val="000000"/>
          <w:szCs w:val="18"/>
        </w:rPr>
        <w:t>Automated clash detection is to be viewed as the last line of defense – it is always preferable to avoid unmanaged clashes through considered modelling than to rely on clash detection to identify and then resolve them.</w:t>
      </w:r>
    </w:p>
    <w:p w14:paraId="490DB2C9" w14:textId="4429C07D" w:rsidR="05446835" w:rsidRDefault="05446835" w:rsidP="05446835">
      <w:pPr>
        <w:pStyle w:val="ListParagraph"/>
        <w:numPr>
          <w:ilvl w:val="0"/>
          <w:numId w:val="32"/>
        </w:numPr>
        <w:rPr>
          <w:color w:val="000000"/>
          <w:szCs w:val="18"/>
        </w:rPr>
      </w:pPr>
      <w:r w:rsidRPr="05446835">
        <w:rPr>
          <w:rFonts w:ascii="Playfair Display" w:eastAsia="Playfair Display" w:hAnsi="Playfair Display" w:cs="Playfair Display"/>
          <w:color w:val="000000"/>
          <w:szCs w:val="18"/>
        </w:rPr>
        <w:t xml:space="preserve">Each BIM participant is responsible to maintain the integrity of the models and information and check/review these with their team manager as part of standard model collaboration before issuing to the </w:t>
      </w:r>
      <w:r w:rsidRPr="05446835">
        <w:rPr>
          <w:rFonts w:ascii="Playfair Display" w:eastAsia="Playfair Display" w:hAnsi="Playfair Display" w:cs="Playfair Display"/>
          <w:b/>
          <w:bCs/>
          <w:color w:val="000000"/>
          <w:szCs w:val="18"/>
        </w:rPr>
        <w:t xml:space="preserve">SHARED </w:t>
      </w:r>
      <w:r w:rsidRPr="05446835">
        <w:rPr>
          <w:rFonts w:ascii="Playfair Display" w:eastAsia="Playfair Display" w:hAnsi="Playfair Display" w:cs="Playfair Display"/>
          <w:color w:val="000000"/>
          <w:szCs w:val="18"/>
        </w:rPr>
        <w:t>part of the CDE.</w:t>
      </w:r>
    </w:p>
    <w:p w14:paraId="22AF85EB" w14:textId="6D7F9EA1" w:rsidR="05446835" w:rsidRDefault="05446835" w:rsidP="05446835">
      <w:pPr>
        <w:pStyle w:val="ListParagraph"/>
        <w:numPr>
          <w:ilvl w:val="0"/>
          <w:numId w:val="32"/>
        </w:numPr>
        <w:rPr>
          <w:color w:val="000000"/>
          <w:szCs w:val="18"/>
        </w:rPr>
      </w:pPr>
      <w:r w:rsidRPr="05446835">
        <w:rPr>
          <w:rFonts w:ascii="Playfair Display" w:eastAsia="Playfair Display" w:hAnsi="Playfair Display" w:cs="Playfair Display"/>
          <w:color w:val="000000"/>
          <w:szCs w:val="18"/>
        </w:rPr>
        <w:t>If a clash is detected, according to the LOD per stage, that cannot be resolved by the construction, consultant and subcontracting team then the lead designer shall be involved in the discussion to reach an agreed solution. Individual subcontractors and consultants are responsible for making changes to their own model(s) only, and where/if required.</w:t>
      </w:r>
    </w:p>
    <w:p w14:paraId="2C13F97C" w14:textId="70AEA4BB" w:rsidR="05446835" w:rsidRDefault="05446835" w:rsidP="05446835">
      <w:pPr>
        <w:pStyle w:val="ListParagraph"/>
        <w:numPr>
          <w:ilvl w:val="0"/>
          <w:numId w:val="32"/>
        </w:numPr>
        <w:rPr>
          <w:color w:val="000000"/>
          <w:szCs w:val="18"/>
        </w:rPr>
      </w:pPr>
      <w:r w:rsidRPr="05446835">
        <w:rPr>
          <w:rFonts w:ascii="Playfair Display" w:eastAsia="Playfair Display" w:hAnsi="Playfair Display" w:cs="Playfair Display"/>
          <w:color w:val="000000"/>
          <w:szCs w:val="18"/>
        </w:rPr>
        <w:t xml:space="preserve">Automated clash detection of single discipline models is to be carried out by Task Team Information Managers at all project stages on a </w:t>
      </w:r>
      <w:r w:rsidRPr="05446835">
        <w:rPr>
          <w:rFonts w:ascii="Playfair Display" w:eastAsia="Playfair Display" w:hAnsi="Playfair Display" w:cs="Playfair Display"/>
          <w:b/>
          <w:bCs/>
          <w:color w:val="000000"/>
          <w:szCs w:val="18"/>
          <w:highlight w:val="lightGray"/>
        </w:rPr>
        <w:t>&gt;specify frequency&lt;</w:t>
      </w:r>
      <w:r w:rsidRPr="05446835">
        <w:rPr>
          <w:rFonts w:ascii="Playfair Display" w:eastAsia="Playfair Display" w:hAnsi="Playfair Display" w:cs="Playfair Display"/>
          <w:color w:val="000000"/>
          <w:szCs w:val="18"/>
        </w:rPr>
        <w:t xml:space="preserve"> basis using Navisworks Manage or similar software, by implementing the clash rules defined in </w:t>
      </w:r>
      <w:r w:rsidRPr="05446835">
        <w:rPr>
          <w:rFonts w:ascii="Playfair Display" w:eastAsia="Playfair Display" w:hAnsi="Playfair Display" w:cs="Playfair Display"/>
          <w:b/>
          <w:bCs/>
          <w:color w:val="000000"/>
          <w:szCs w:val="18"/>
          <w:highlight w:val="lightGray"/>
        </w:rPr>
        <w:t>&gt;insert doc reference&lt;</w:t>
      </w:r>
      <w:r w:rsidRPr="05446835">
        <w:rPr>
          <w:rFonts w:ascii="Playfair Display" w:eastAsia="Playfair Display" w:hAnsi="Playfair Display" w:cs="Playfair Display"/>
          <w:color w:val="000000"/>
          <w:szCs w:val="18"/>
        </w:rPr>
        <w:t>.  This is to ensure that coordination is proceeding as expected, and to give early warning of any common issues.</w:t>
      </w:r>
    </w:p>
    <w:p w14:paraId="1A7BD1CD" w14:textId="4BA2DAD7" w:rsidR="05446835" w:rsidRDefault="05446835" w:rsidP="05446835">
      <w:pPr>
        <w:pStyle w:val="ListParagraph"/>
        <w:numPr>
          <w:ilvl w:val="0"/>
          <w:numId w:val="32"/>
        </w:numPr>
        <w:rPr>
          <w:color w:val="000000"/>
          <w:szCs w:val="18"/>
        </w:rPr>
      </w:pPr>
      <w:r w:rsidRPr="05446835">
        <w:rPr>
          <w:rFonts w:ascii="Playfair Display" w:eastAsia="Playfair Display" w:hAnsi="Playfair Display" w:cs="Playfair Display"/>
          <w:color w:val="000000"/>
          <w:szCs w:val="18"/>
        </w:rPr>
        <w:t>The individual shared models shall be combined for design review and clash detection by the Executive Architect and a federated model shall be made available in read only format to the whole team for model-based reviews and coordination throughout the project lifecycle and issued on to a shared area of the CDE.</w:t>
      </w:r>
    </w:p>
    <w:p w14:paraId="7FC8B6AC" w14:textId="6C7BACAA" w:rsidR="05446835" w:rsidRDefault="05446835" w:rsidP="05446835">
      <w:pPr>
        <w:pStyle w:val="ListParagraph"/>
        <w:numPr>
          <w:ilvl w:val="0"/>
          <w:numId w:val="32"/>
        </w:numPr>
        <w:rPr>
          <w:color w:val="000000"/>
          <w:szCs w:val="18"/>
        </w:rPr>
      </w:pPr>
      <w:r w:rsidRPr="05446835">
        <w:rPr>
          <w:rFonts w:ascii="Playfair Display" w:eastAsia="Playfair Display" w:hAnsi="Playfair Display" w:cs="Playfair Display"/>
          <w:color w:val="000000"/>
          <w:szCs w:val="18"/>
        </w:rPr>
        <w:t xml:space="preserve">Automated clash detection on the federated model will be carried out ahead of each BIM Workshop by the Executive Architect on behalf of the Client as the models are updated. The clash rules defined in </w:t>
      </w:r>
      <w:r w:rsidRPr="05446835">
        <w:rPr>
          <w:rFonts w:ascii="Playfair Display" w:eastAsia="Playfair Display" w:hAnsi="Playfair Display" w:cs="Playfair Display"/>
          <w:b/>
          <w:bCs/>
          <w:color w:val="000000"/>
          <w:szCs w:val="18"/>
          <w:highlight w:val="lightGray"/>
        </w:rPr>
        <w:t>&gt;insert doc reference&lt;</w:t>
      </w:r>
      <w:r w:rsidRPr="05446835">
        <w:rPr>
          <w:rFonts w:ascii="Playfair Display" w:eastAsia="Playfair Display" w:hAnsi="Playfair Display" w:cs="Playfair Display"/>
          <w:color w:val="000000"/>
          <w:szCs w:val="18"/>
        </w:rPr>
        <w:t xml:space="preserve"> allows us to efficiently </w:t>
      </w:r>
      <w:r w:rsidRPr="05446835">
        <w:rPr>
          <w:rFonts w:ascii="Playfair Display" w:eastAsia="Playfair Display" w:hAnsi="Playfair Display" w:cs="Playfair Display"/>
          <w:color w:val="000000"/>
          <w:szCs w:val="18"/>
        </w:rPr>
        <w:lastRenderedPageBreak/>
        <w:t>break down clash results and clashes across models and different work packages. This is then broken up by buildings and floors within the site, allowing us to further focus on specific areas aligning with the critical path of the project program for construction to ensure delivery of the project is kept on track.</w:t>
      </w:r>
    </w:p>
    <w:p w14:paraId="248897A8" w14:textId="26C17FF9" w:rsidR="05446835" w:rsidRDefault="05446835" w:rsidP="05446835">
      <w:pPr>
        <w:pStyle w:val="ListParagraph"/>
        <w:numPr>
          <w:ilvl w:val="0"/>
          <w:numId w:val="32"/>
        </w:numPr>
        <w:rPr>
          <w:color w:val="000000"/>
          <w:szCs w:val="18"/>
        </w:rPr>
      </w:pPr>
      <w:r w:rsidRPr="05446835">
        <w:rPr>
          <w:rFonts w:ascii="Playfair Display" w:eastAsia="Playfair Display" w:hAnsi="Playfair Display" w:cs="Playfair Display"/>
          <w:color w:val="000000"/>
          <w:szCs w:val="18"/>
        </w:rPr>
        <w:t>Automated Clash reports (Grouping of clashes) and any coordination reports will be created and issued to supplement the read only combined model and</w:t>
      </w:r>
      <w:r w:rsidRPr="05446835">
        <w:rPr>
          <w:rFonts w:ascii="Playfair Display" w:eastAsia="Playfair Display" w:hAnsi="Playfair Display" w:cs="Playfair Display"/>
          <w:b/>
          <w:bCs/>
          <w:color w:val="000000"/>
          <w:szCs w:val="18"/>
        </w:rPr>
        <w:t xml:space="preserve"> SHARED</w:t>
      </w:r>
      <w:r w:rsidRPr="05446835">
        <w:rPr>
          <w:rFonts w:ascii="Playfair Display" w:eastAsia="Playfair Display" w:hAnsi="Playfair Display" w:cs="Playfair Display"/>
          <w:color w:val="000000"/>
          <w:szCs w:val="18"/>
        </w:rPr>
        <w:t xml:space="preserve"> on the CDE.</w:t>
      </w:r>
    </w:p>
    <w:p w14:paraId="5BBBEAB3" w14:textId="64883B30" w:rsidR="05446835" w:rsidRDefault="05446835" w:rsidP="05446835">
      <w:pPr>
        <w:pStyle w:val="ListParagraph"/>
        <w:numPr>
          <w:ilvl w:val="0"/>
          <w:numId w:val="32"/>
        </w:numPr>
        <w:rPr>
          <w:color w:val="000000"/>
          <w:szCs w:val="18"/>
        </w:rPr>
      </w:pPr>
      <w:r w:rsidRPr="05446835">
        <w:rPr>
          <w:rFonts w:ascii="Playfair Display" w:eastAsia="Playfair Display" w:hAnsi="Playfair Display" w:cs="Playfair Display"/>
          <w:color w:val="000000"/>
          <w:szCs w:val="18"/>
        </w:rPr>
        <w:t>Specialist clash detection should be discussed, costed with an agreed output prior to the project starting. Health and safety/CDM management</w:t>
      </w:r>
    </w:p>
    <w:p w14:paraId="23D03A83" w14:textId="1EF07F1C" w:rsidR="05446835" w:rsidRDefault="05446835" w:rsidP="05446835">
      <w:pPr>
        <w:pStyle w:val="ListParagraph"/>
        <w:numPr>
          <w:ilvl w:val="0"/>
          <w:numId w:val="32"/>
        </w:numPr>
        <w:rPr>
          <w:color w:val="000000"/>
          <w:szCs w:val="18"/>
        </w:rPr>
      </w:pPr>
      <w:r w:rsidRPr="05446835">
        <w:rPr>
          <w:rFonts w:ascii="Playfair Display" w:eastAsia="Playfair Display" w:hAnsi="Playfair Display" w:cs="Playfair Display"/>
          <w:color w:val="000000"/>
          <w:szCs w:val="18"/>
        </w:rPr>
        <w:t>BIM and the CDE should support the management of health and safety and CDM requirements. The CDM meetings are to be integral with the BIM Modelling review process and are to be model based. This is to ensure that compliance with CDM is incorporated as part of the spatial design and modelling process. The review process is to include all relevant project teams to ensure the CDM requirements are met. The interactive coordination workshops allow Health and Safety issues to be visualized and a coordinated mitigation established. Integration of BIM can be incorporated into on-site toolbox talks and site inductions.</w:t>
      </w:r>
    </w:p>
    <w:p w14:paraId="36F9FE97" w14:textId="793F8D3B" w:rsidR="05446835" w:rsidRDefault="05446835" w:rsidP="05446835">
      <w:pPr>
        <w:pStyle w:val="ListParagraph"/>
        <w:numPr>
          <w:ilvl w:val="0"/>
          <w:numId w:val="32"/>
        </w:numPr>
        <w:spacing w:line="263" w:lineRule="exact"/>
        <w:rPr>
          <w:color w:val="000000"/>
        </w:rPr>
      </w:pPr>
    </w:p>
    <w:p w14:paraId="6342D8C6" w14:textId="2373C684" w:rsidR="000D1CBB" w:rsidRPr="000D1CBB" w:rsidRDefault="000D1CBB" w:rsidP="2748766C">
      <w:pPr>
        <w:spacing w:line="263" w:lineRule="exact"/>
        <w:ind w:left="0"/>
        <w:rPr>
          <w:szCs w:val="18"/>
        </w:rPr>
        <w:sectPr w:rsidR="000D1CBB" w:rsidRPr="000D1CBB" w:rsidSect="0006420B">
          <w:pgSz w:w="11916" w:h="16848"/>
          <w:pgMar w:top="500" w:right="338" w:bottom="227" w:left="500" w:header="708" w:footer="708" w:gutter="0"/>
          <w:cols w:space="720"/>
          <w:docGrid w:linePitch="360"/>
        </w:sectPr>
      </w:pPr>
    </w:p>
    <w:p w14:paraId="371A8F79" w14:textId="2395146F" w:rsidR="0030224C" w:rsidRDefault="05446835" w:rsidP="05446835">
      <w:pPr>
        <w:pStyle w:val="Heading2"/>
      </w:pPr>
      <w:r w:rsidRPr="05446835">
        <w:rPr>
          <w:rFonts w:ascii="Playfair Display" w:eastAsia="Playfair Display" w:hAnsi="Playfair Display" w:cs="Playfair Display"/>
          <w:color w:val="AE9142" w:themeColor="accent2"/>
          <w:szCs w:val="24"/>
        </w:rPr>
        <w:lastRenderedPageBreak/>
        <w:t xml:space="preserve"> </w:t>
      </w:r>
      <w:bookmarkStart w:id="236" w:name="_Toc87828966"/>
      <w:r w:rsidRPr="05446835">
        <w:rPr>
          <w:rFonts w:ascii="Playfair Display" w:eastAsia="Playfair Display" w:hAnsi="Playfair Display" w:cs="Playfair Display"/>
          <w:color w:val="AE9142" w:themeColor="accent2"/>
          <w:szCs w:val="24"/>
        </w:rPr>
        <w:t>Responsibilities and Requirements</w:t>
      </w:r>
      <w:bookmarkEnd w:id="236"/>
    </w:p>
    <w:p w14:paraId="4F51A2B9" w14:textId="344E82D2" w:rsidR="0030224C" w:rsidRDefault="05446835" w:rsidP="05446835">
      <w:pPr>
        <w:pStyle w:val="ListParagraph"/>
        <w:numPr>
          <w:ilvl w:val="0"/>
          <w:numId w:val="2"/>
        </w:numPr>
        <w:rPr>
          <w:color w:val="000000"/>
          <w:szCs w:val="18"/>
        </w:rPr>
      </w:pPr>
      <w:r w:rsidRPr="05446835">
        <w:rPr>
          <w:rFonts w:ascii="Playfair Display" w:eastAsia="Playfair Display" w:hAnsi="Playfair Display" w:cs="Playfair Display"/>
          <w:color w:val="000000"/>
          <w:szCs w:val="18"/>
        </w:rPr>
        <w:t xml:space="preserve">Each consultant will ensure that, they are using correct 3d view and Navisworks options editor setting for exporting any NWC files, KAA already provide the NWC export settings. </w:t>
      </w:r>
    </w:p>
    <w:p w14:paraId="32EEE5E5" w14:textId="4A2A82F2" w:rsidR="0030224C" w:rsidRDefault="05446835" w:rsidP="05446835">
      <w:pPr>
        <w:pStyle w:val="ListParagraph"/>
        <w:numPr>
          <w:ilvl w:val="0"/>
          <w:numId w:val="2"/>
        </w:numPr>
        <w:rPr>
          <w:color w:val="000000"/>
          <w:szCs w:val="18"/>
        </w:rPr>
      </w:pPr>
      <w:r w:rsidRPr="05446835">
        <w:rPr>
          <w:rFonts w:ascii="Playfair Display" w:eastAsia="Playfair Display" w:hAnsi="Playfair Display" w:cs="Playfair Display"/>
          <w:color w:val="000000"/>
          <w:szCs w:val="18"/>
        </w:rPr>
        <w:t xml:space="preserve">All consultant need to share their NWC files </w:t>
      </w:r>
    </w:p>
    <w:p w14:paraId="329F0C56" w14:textId="372266E2" w:rsidR="0030224C" w:rsidRDefault="05446835" w:rsidP="05446835">
      <w:pPr>
        <w:pStyle w:val="ListParagraph"/>
        <w:numPr>
          <w:ilvl w:val="0"/>
          <w:numId w:val="2"/>
        </w:numPr>
        <w:rPr>
          <w:color w:val="000000"/>
          <w:szCs w:val="18"/>
        </w:rPr>
      </w:pPr>
      <w:r w:rsidRPr="05446835">
        <w:rPr>
          <w:rFonts w:ascii="Playfair Display" w:eastAsia="Playfair Display" w:hAnsi="Playfair Display" w:cs="Playfair Display"/>
          <w:color w:val="000000"/>
          <w:szCs w:val="18"/>
        </w:rPr>
        <w:t xml:space="preserve">Khatib and Alami will create NWC files for BOH  </w:t>
      </w:r>
    </w:p>
    <w:p w14:paraId="7E011C45" w14:textId="485BFB17" w:rsidR="0030224C" w:rsidRDefault="05446835" w:rsidP="05446835">
      <w:pPr>
        <w:pStyle w:val="ListParagraph"/>
        <w:numPr>
          <w:ilvl w:val="0"/>
          <w:numId w:val="2"/>
        </w:numPr>
        <w:rPr>
          <w:color w:val="000000"/>
          <w:szCs w:val="18"/>
        </w:rPr>
      </w:pPr>
      <w:r w:rsidRPr="05446835">
        <w:rPr>
          <w:rFonts w:ascii="Playfair Display" w:eastAsia="Playfair Display" w:hAnsi="Playfair Display" w:cs="Playfair Display"/>
          <w:color w:val="000000"/>
          <w:szCs w:val="18"/>
        </w:rPr>
        <w:t xml:space="preserve">All consultants are responsible for submit a federated NWD file on a weekly basis.  </w:t>
      </w:r>
    </w:p>
    <w:p w14:paraId="79D2672F" w14:textId="1210EA84" w:rsidR="0030224C" w:rsidRDefault="05446835" w:rsidP="05446835">
      <w:pPr>
        <w:pStyle w:val="ListParagraph"/>
        <w:numPr>
          <w:ilvl w:val="0"/>
          <w:numId w:val="2"/>
        </w:numPr>
        <w:rPr>
          <w:color w:val="000000"/>
          <w:szCs w:val="18"/>
        </w:rPr>
      </w:pPr>
      <w:r w:rsidRPr="05446835">
        <w:rPr>
          <w:rFonts w:ascii="Playfair Display" w:eastAsia="Playfair Display" w:hAnsi="Playfair Display" w:cs="Playfair Display"/>
          <w:color w:val="000000"/>
          <w:szCs w:val="18"/>
        </w:rPr>
        <w:t xml:space="preserve">Any NWC file naming changes should be inform Khatib and Alami and approved with TRSDC immediately with a proper mapping  strategy,  </w:t>
      </w:r>
    </w:p>
    <w:p w14:paraId="034E3048" w14:textId="2B99A94B" w:rsidR="0030224C" w:rsidRDefault="05446835" w:rsidP="05446835">
      <w:pPr>
        <w:pStyle w:val="ListParagraph"/>
        <w:numPr>
          <w:ilvl w:val="0"/>
          <w:numId w:val="2"/>
        </w:numPr>
        <w:rPr>
          <w:color w:val="000000"/>
          <w:szCs w:val="18"/>
        </w:rPr>
      </w:pPr>
      <w:r w:rsidRPr="05446835">
        <w:rPr>
          <w:rFonts w:ascii="Playfair Display" w:eastAsia="Playfair Display" w:hAnsi="Playfair Display" w:cs="Playfair Display"/>
          <w:color w:val="000000"/>
          <w:szCs w:val="18"/>
        </w:rPr>
        <w:t xml:space="preserve">All consultants are responsible for correct NWC building coordinates. If a building have multiple site  position, we should all follow the architectural file export location,  </w:t>
      </w:r>
    </w:p>
    <w:p w14:paraId="42993999" w14:textId="2DC35205" w:rsidR="0030224C" w:rsidRDefault="05446835" w:rsidP="05446835">
      <w:pPr>
        <w:pStyle w:val="ListParagraph"/>
        <w:numPr>
          <w:ilvl w:val="0"/>
          <w:numId w:val="2"/>
        </w:numPr>
        <w:rPr>
          <w:color w:val="000000"/>
          <w:szCs w:val="18"/>
        </w:rPr>
      </w:pPr>
      <w:r w:rsidRPr="05446835">
        <w:rPr>
          <w:rFonts w:ascii="Playfair Display" w:eastAsia="Playfair Display" w:hAnsi="Playfair Display" w:cs="Playfair Display"/>
          <w:color w:val="000000"/>
          <w:szCs w:val="18"/>
        </w:rPr>
        <w:t xml:space="preserve">All consultants can check the NWC file tracker for rectify their pending issues that uploaded on BIM360  </w:t>
      </w:r>
    </w:p>
    <w:p w14:paraId="0D186605" w14:textId="326AE1F1" w:rsidR="0030224C" w:rsidRDefault="05446835" w:rsidP="05446835">
      <w:pPr>
        <w:pStyle w:val="ListParagraph"/>
        <w:numPr>
          <w:ilvl w:val="0"/>
          <w:numId w:val="2"/>
        </w:numPr>
        <w:rPr>
          <w:color w:val="000000"/>
          <w:szCs w:val="18"/>
        </w:rPr>
      </w:pPr>
      <w:r w:rsidRPr="05446835">
        <w:rPr>
          <w:rFonts w:ascii="Playfair Display" w:eastAsia="Playfair Display" w:hAnsi="Playfair Display" w:cs="Playfair Display"/>
          <w:color w:val="000000"/>
          <w:szCs w:val="18"/>
        </w:rPr>
        <w:t xml:space="preserve">Khatib and Alami will run clash detection and upload federated Navisworks models in BIM360,  </w:t>
      </w:r>
    </w:p>
    <w:p w14:paraId="184D9CA5" w14:textId="2058AEF5" w:rsidR="0030224C" w:rsidRDefault="05446835" w:rsidP="05446835">
      <w:pPr>
        <w:rPr>
          <w:rFonts w:ascii="Playfair Display" w:eastAsia="Playfair Display" w:hAnsi="Playfair Display" w:cs="Playfair Display"/>
          <w:color w:val="000000"/>
          <w:szCs w:val="18"/>
        </w:rPr>
      </w:pPr>
      <w:r w:rsidRPr="05446835">
        <w:rPr>
          <w:rFonts w:ascii="Playfair Display" w:eastAsia="Playfair Display" w:hAnsi="Playfair Display" w:cs="Playfair Display"/>
          <w:color w:val="000000"/>
          <w:szCs w:val="18"/>
        </w:rPr>
        <w:t xml:space="preserve"> </w:t>
      </w:r>
    </w:p>
    <w:p w14:paraId="39B6D2F6" w14:textId="0D592CF2" w:rsidR="0030224C" w:rsidRDefault="05446835" w:rsidP="05446835">
      <w:pPr>
        <w:pStyle w:val="ListParagraph"/>
        <w:numPr>
          <w:ilvl w:val="0"/>
          <w:numId w:val="2"/>
        </w:numPr>
        <w:rPr>
          <w:color w:val="000000"/>
          <w:szCs w:val="18"/>
        </w:rPr>
      </w:pPr>
      <w:r w:rsidRPr="05446835">
        <w:rPr>
          <w:rFonts w:ascii="Playfair Display" w:eastAsia="Playfair Display" w:hAnsi="Playfair Display" w:cs="Playfair Display"/>
          <w:color w:val="000000"/>
          <w:szCs w:val="18"/>
        </w:rPr>
        <w:t xml:space="preserve">All consultants are responsible to solve their own clashes,  </w:t>
      </w:r>
    </w:p>
    <w:p w14:paraId="2512D461" w14:textId="068AC0ED" w:rsidR="0030224C" w:rsidRDefault="05446835" w:rsidP="05446835">
      <w:pPr>
        <w:pStyle w:val="ListParagraph"/>
        <w:numPr>
          <w:ilvl w:val="0"/>
          <w:numId w:val="2"/>
        </w:numPr>
        <w:spacing w:line="243" w:lineRule="exact"/>
        <w:ind w:right="180"/>
        <w:rPr>
          <w:color w:val="000000"/>
          <w:szCs w:val="18"/>
        </w:rPr>
      </w:pPr>
      <w:r w:rsidRPr="05446835">
        <w:rPr>
          <w:rFonts w:ascii="Playfair Display" w:eastAsia="Playfair Display" w:hAnsi="Playfair Display" w:cs="Playfair Display"/>
          <w:color w:val="000000"/>
          <w:szCs w:val="18"/>
        </w:rPr>
        <w:t xml:space="preserve">Currently building are combine with respect of Volume/ System information of each assets and clash detection  information will be built within this Naviswork model. Additionally each assets overall federated model are generated for design review.  </w:t>
      </w:r>
    </w:p>
    <w:p w14:paraId="3F238AE3" w14:textId="51A76517" w:rsidR="0030224C" w:rsidRDefault="0030224C" w:rsidP="05446835">
      <w:pPr>
        <w:spacing w:line="243" w:lineRule="exact"/>
        <w:ind w:right="180"/>
        <w:rPr>
          <w:rFonts w:ascii="Playfair Display" w:eastAsia="Playfair Display" w:hAnsi="Playfair Display" w:cs="Playfair Display"/>
          <w:color w:val="000000"/>
          <w:szCs w:val="18"/>
        </w:rPr>
      </w:pPr>
    </w:p>
    <w:p w14:paraId="4FCFB370" w14:textId="48CBFECD" w:rsidR="0030224C" w:rsidRDefault="05446835" w:rsidP="05446835">
      <w:pPr>
        <w:pStyle w:val="Heading2"/>
      </w:pPr>
      <w:r w:rsidRPr="05446835">
        <w:rPr>
          <w:rFonts w:ascii="Playfair Display" w:eastAsia="Playfair Display" w:hAnsi="Playfair Display" w:cs="Playfair Display"/>
          <w:color w:val="AE9142" w:themeColor="accent2"/>
          <w:szCs w:val="24"/>
        </w:rPr>
        <w:t xml:space="preserve"> </w:t>
      </w:r>
      <w:bookmarkStart w:id="237" w:name="_Toc87828967"/>
      <w:r w:rsidRPr="05446835">
        <w:rPr>
          <w:rFonts w:ascii="Playfair Display" w:eastAsia="Playfair Display" w:hAnsi="Playfair Display" w:cs="Playfair Display"/>
          <w:color w:val="AE9142" w:themeColor="accent2"/>
          <w:szCs w:val="24"/>
        </w:rPr>
        <w:t>Weekly Model Sharing &amp; Clash Detection Road Map</w:t>
      </w:r>
      <w:bookmarkEnd w:id="237"/>
    </w:p>
    <w:p w14:paraId="1A51C957" w14:textId="3D3F2080" w:rsidR="0030224C" w:rsidRDefault="05446835" w:rsidP="05446835">
      <w:pPr>
        <w:spacing w:line="242" w:lineRule="exact"/>
        <w:ind w:left="920" w:right="129"/>
        <w:rPr>
          <w:rFonts w:ascii="Playfair Display" w:eastAsia="Playfair Display" w:hAnsi="Playfair Display" w:cs="Playfair Display"/>
          <w:color w:val="000000"/>
          <w:szCs w:val="18"/>
        </w:rPr>
      </w:pPr>
      <w:r w:rsidRPr="05446835">
        <w:rPr>
          <w:rFonts w:ascii="Playfair Display" w:eastAsia="Playfair Display" w:hAnsi="Playfair Display" w:cs="Playfair Display"/>
          <w:color w:val="000000"/>
          <w:szCs w:val="18"/>
        </w:rPr>
        <w:t xml:space="preserve">All Navisworks models are shared on a weekly basis in BIM360 by the consultants. Those models will be used to run clash detection analysis.  </w:t>
      </w:r>
    </w:p>
    <w:p w14:paraId="3421771E" w14:textId="00908A41" w:rsidR="0030224C" w:rsidRDefault="05446835" w:rsidP="05446835">
      <w:pPr>
        <w:ind w:left="920"/>
        <w:rPr>
          <w:rFonts w:ascii="Playfair Display" w:eastAsia="Playfair Display" w:hAnsi="Playfair Display" w:cs="Playfair Display"/>
          <w:color w:val="000000"/>
          <w:szCs w:val="18"/>
        </w:rPr>
      </w:pPr>
      <w:r w:rsidRPr="05446835">
        <w:rPr>
          <w:rFonts w:ascii="Playfair Display" w:eastAsia="Playfair Display" w:hAnsi="Playfair Display" w:cs="Playfair Display"/>
          <w:color w:val="000000"/>
          <w:szCs w:val="18"/>
        </w:rPr>
        <w:t xml:space="preserve">All disciplines model mapping,  </w:t>
      </w:r>
    </w:p>
    <w:p w14:paraId="6A252679" w14:textId="5C130D47" w:rsidR="0030224C" w:rsidRDefault="0030224C" w:rsidP="05446835">
      <w:pPr>
        <w:rPr>
          <w:rFonts w:ascii="Playfair Display" w:eastAsia="Playfair Display" w:hAnsi="Playfair Display" w:cs="Playfair Display"/>
          <w:color w:val="000000"/>
          <w:szCs w:val="18"/>
        </w:rPr>
      </w:pPr>
    </w:p>
    <w:p w14:paraId="4A377308" w14:textId="33778125" w:rsidR="0030224C" w:rsidRDefault="0030224C" w:rsidP="05446835">
      <w:pPr>
        <w:rPr>
          <w:rFonts w:ascii="Playfair Display" w:eastAsia="Playfair Display" w:hAnsi="Playfair Display" w:cs="Playfair Display"/>
          <w:color w:val="000000"/>
          <w:szCs w:val="18"/>
        </w:rPr>
      </w:pPr>
      <w:r>
        <w:rPr>
          <w:noProof/>
        </w:rPr>
        <w:drawing>
          <wp:inline distT="0" distB="0" distL="0" distR="0" wp14:anchorId="6AF4B560" wp14:editId="00522A1F">
            <wp:extent cx="5705476" cy="3305175"/>
            <wp:effectExtent l="0" t="0" r="0" b="0"/>
            <wp:docPr id="1888129266" name="Picture 1888129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705476" cy="3305175"/>
                    </a:xfrm>
                    <a:prstGeom prst="rect">
                      <a:avLst/>
                    </a:prstGeom>
                  </pic:spPr>
                </pic:pic>
              </a:graphicData>
            </a:graphic>
          </wp:inline>
        </w:drawing>
      </w:r>
      <w:r w:rsidR="05446835" w:rsidRPr="05446835">
        <w:rPr>
          <w:rFonts w:ascii="Playfair Display" w:eastAsia="Playfair Display" w:hAnsi="Playfair Display" w:cs="Playfair Display"/>
          <w:color w:val="000000"/>
          <w:szCs w:val="18"/>
        </w:rPr>
        <w:t xml:space="preserve">    </w:t>
      </w:r>
    </w:p>
    <w:p w14:paraId="723EA4C5" w14:textId="2B2F36AE" w:rsidR="0030224C" w:rsidRDefault="0030224C" w:rsidP="05446835">
      <w:pPr>
        <w:rPr>
          <w:rFonts w:ascii="Playfair Display" w:eastAsia="Playfair Display" w:hAnsi="Playfair Display" w:cs="Playfair Display"/>
          <w:color w:val="000000"/>
          <w:szCs w:val="18"/>
        </w:rPr>
      </w:pPr>
    </w:p>
    <w:p w14:paraId="2B7E15B0" w14:textId="1A84AD7B" w:rsidR="0030224C" w:rsidRDefault="0030224C" w:rsidP="05446835">
      <w:pPr>
        <w:rPr>
          <w:rFonts w:ascii="Playfair Display" w:eastAsia="Playfair Display" w:hAnsi="Playfair Display" w:cs="Playfair Display"/>
          <w:color w:val="000000"/>
          <w:szCs w:val="18"/>
        </w:rPr>
      </w:pPr>
    </w:p>
    <w:p w14:paraId="537F2926" w14:textId="37D00F96" w:rsidR="0030224C" w:rsidRDefault="0030224C" w:rsidP="05446835">
      <w:pPr>
        <w:ind w:left="0"/>
        <w:rPr>
          <w:rFonts w:ascii="Playfair Display" w:eastAsia="Playfair Display" w:hAnsi="Playfair Display" w:cs="Playfair Display"/>
          <w:color w:val="000000"/>
          <w:szCs w:val="18"/>
        </w:rPr>
      </w:pPr>
    </w:p>
    <w:p w14:paraId="4A9D544D" w14:textId="1EB3D6D6" w:rsidR="0030224C" w:rsidRDefault="0030224C" w:rsidP="05446835">
      <w:pPr>
        <w:rPr>
          <w:rFonts w:ascii="Playfair Display" w:eastAsia="Playfair Display" w:hAnsi="Playfair Display" w:cs="Playfair Display"/>
          <w:color w:val="000000"/>
          <w:szCs w:val="18"/>
        </w:rPr>
      </w:pPr>
    </w:p>
    <w:p w14:paraId="3519C9F1" w14:textId="0C8A7AE6" w:rsidR="0030224C" w:rsidRDefault="0030224C" w:rsidP="05446835">
      <w:pPr>
        <w:rPr>
          <w:rFonts w:ascii="Playfair Display" w:eastAsia="Playfair Display" w:hAnsi="Playfair Display" w:cs="Playfair Display"/>
          <w:color w:val="000000"/>
          <w:szCs w:val="18"/>
        </w:rPr>
      </w:pPr>
    </w:p>
    <w:p w14:paraId="32CBCEEF" w14:textId="38164D50" w:rsidR="0030224C" w:rsidRDefault="0030224C" w:rsidP="05446835">
      <w:pPr>
        <w:rPr>
          <w:rFonts w:ascii="Playfair Display" w:eastAsia="Playfair Display" w:hAnsi="Playfair Display" w:cs="Playfair Display"/>
          <w:color w:val="000000"/>
          <w:szCs w:val="18"/>
        </w:rPr>
      </w:pPr>
    </w:p>
    <w:p w14:paraId="0ED20135" w14:textId="67D6C170" w:rsidR="0030224C" w:rsidRDefault="05446835" w:rsidP="05446835">
      <w:pPr>
        <w:spacing w:line="242" w:lineRule="exact"/>
        <w:ind w:left="920" w:right="129"/>
        <w:rPr>
          <w:rFonts w:ascii="Playfair Display" w:eastAsia="Playfair Display" w:hAnsi="Playfair Display" w:cs="Playfair Display"/>
          <w:color w:val="000000"/>
          <w:szCs w:val="18"/>
        </w:rPr>
      </w:pPr>
      <w:r w:rsidRPr="05446835">
        <w:rPr>
          <w:rFonts w:ascii="Playfair Display" w:eastAsia="Playfair Display" w:hAnsi="Playfair Display" w:cs="Playfair Display"/>
          <w:color w:val="000000"/>
          <w:szCs w:val="18"/>
        </w:rPr>
        <w:t>Clash detection life cycle,</w:t>
      </w:r>
    </w:p>
    <w:p w14:paraId="4581F843" w14:textId="5D1EB709" w:rsidR="0030224C" w:rsidRDefault="0030224C" w:rsidP="05446835">
      <w:pPr>
        <w:rPr>
          <w:rFonts w:ascii="Playfair Display" w:eastAsia="Playfair Display" w:hAnsi="Playfair Display" w:cs="Playfair Display"/>
          <w:color w:val="000000"/>
          <w:szCs w:val="18"/>
        </w:rPr>
      </w:pPr>
      <w:r>
        <w:rPr>
          <w:noProof/>
        </w:rPr>
        <w:drawing>
          <wp:inline distT="0" distB="0" distL="0" distR="0" wp14:anchorId="03DB915F" wp14:editId="79FD74E7">
            <wp:extent cx="5705476" cy="2562225"/>
            <wp:effectExtent l="0" t="0" r="0" b="0"/>
            <wp:docPr id="1037356408" name="Picture 103735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5705476" cy="2562225"/>
                    </a:xfrm>
                    <a:prstGeom prst="rect">
                      <a:avLst/>
                    </a:prstGeom>
                  </pic:spPr>
                </pic:pic>
              </a:graphicData>
            </a:graphic>
          </wp:inline>
        </w:drawing>
      </w:r>
    </w:p>
    <w:p w14:paraId="481CE18C" w14:textId="65DCF3E7" w:rsidR="0030224C" w:rsidRDefault="0030224C" w:rsidP="05446835">
      <w:pPr>
        <w:spacing w:line="243" w:lineRule="exact"/>
        <w:ind w:right="180"/>
        <w:rPr>
          <w:rFonts w:ascii="Playfair Display" w:eastAsia="Playfair Display" w:hAnsi="Playfair Display" w:cs="Playfair Display"/>
          <w:color w:val="000000"/>
          <w:szCs w:val="18"/>
        </w:rPr>
      </w:pPr>
    </w:p>
    <w:p w14:paraId="24790147" w14:textId="6F82CA45" w:rsidR="0030224C" w:rsidRDefault="0030224C" w:rsidP="05446835">
      <w:pPr>
        <w:ind w:left="1296"/>
        <w:rPr>
          <w:rFonts w:ascii="Times New Roman" w:eastAsia="Times New Roman" w:hAnsi="Times New Roman" w:cs="Times New Roman"/>
          <w:color w:val="010302"/>
          <w:szCs w:val="18"/>
        </w:rPr>
      </w:pPr>
    </w:p>
    <w:p w14:paraId="7BC21A51" w14:textId="2E1654C6" w:rsidR="0030224C" w:rsidRDefault="05446835" w:rsidP="05446835">
      <w:pPr>
        <w:pStyle w:val="Heading2"/>
      </w:pPr>
      <w:r w:rsidRPr="05446835">
        <w:rPr>
          <w:rFonts w:ascii="Playfair Display" w:eastAsia="Playfair Display" w:hAnsi="Playfair Display" w:cs="Playfair Display"/>
          <w:color w:val="AE9142" w:themeColor="accent2"/>
          <w:szCs w:val="24"/>
        </w:rPr>
        <w:t xml:space="preserve"> </w:t>
      </w:r>
      <w:bookmarkStart w:id="238" w:name="_Toc87828968"/>
      <w:r w:rsidRPr="05446835">
        <w:rPr>
          <w:rFonts w:ascii="Playfair Display" w:eastAsia="Playfair Display" w:hAnsi="Playfair Display" w:cs="Playfair Display"/>
          <w:color w:val="AE9142" w:themeColor="accent2"/>
          <w:szCs w:val="24"/>
        </w:rPr>
        <w:t>Clash Detection Criteria</w:t>
      </w:r>
      <w:bookmarkEnd w:id="238"/>
    </w:p>
    <w:p w14:paraId="5D8525A1" w14:textId="374EA4B3" w:rsidR="0030224C" w:rsidRDefault="05446835" w:rsidP="05446835">
      <w:pPr>
        <w:spacing w:line="242" w:lineRule="exact"/>
        <w:ind w:left="920" w:right="924"/>
        <w:rPr>
          <w:rFonts w:ascii="Playfair Display" w:eastAsia="Playfair Display" w:hAnsi="Playfair Display" w:cs="Playfair Display"/>
          <w:color w:val="000000"/>
          <w:szCs w:val="18"/>
        </w:rPr>
      </w:pPr>
      <w:r w:rsidRPr="05446835">
        <w:rPr>
          <w:rFonts w:ascii="Playfair Display" w:eastAsia="Playfair Display" w:hAnsi="Playfair Display" w:cs="Playfair Display"/>
          <w:color w:val="000000"/>
          <w:szCs w:val="18"/>
        </w:rPr>
        <w:t xml:space="preserve">Discipline clashes are prioritized based on categories sets. Clash tolerance value are change when design reaches to next stage.  </w:t>
      </w:r>
    </w:p>
    <w:p w14:paraId="3DA2865D" w14:textId="768336FB" w:rsidR="0030224C" w:rsidRDefault="0030224C" w:rsidP="05446835">
      <w:pPr>
        <w:spacing w:after="17"/>
        <w:rPr>
          <w:rFonts w:ascii="Playfair Display" w:eastAsia="Playfair Display" w:hAnsi="Playfair Display" w:cs="Playfair Display"/>
          <w:color w:val="000000"/>
          <w:szCs w:val="18"/>
        </w:rPr>
      </w:pPr>
    </w:p>
    <w:p w14:paraId="15158007" w14:textId="1019E511" w:rsidR="0030224C" w:rsidRDefault="05446835" w:rsidP="05446835">
      <w:pPr>
        <w:ind w:left="920"/>
        <w:rPr>
          <w:rFonts w:ascii="Playfair Display" w:eastAsia="Playfair Display" w:hAnsi="Playfair Display" w:cs="Playfair Display"/>
          <w:color w:val="000000"/>
          <w:szCs w:val="18"/>
        </w:rPr>
      </w:pPr>
      <w:r w:rsidRPr="05446835">
        <w:rPr>
          <w:rFonts w:ascii="Playfair Display" w:eastAsia="Playfair Display" w:hAnsi="Playfair Display" w:cs="Playfair Display"/>
          <w:b/>
          <w:bCs/>
          <w:color w:val="000000"/>
          <w:szCs w:val="18"/>
        </w:rPr>
        <w:t xml:space="preserve">Type of Clashes  </w:t>
      </w:r>
    </w:p>
    <w:p w14:paraId="78F5AAE1" w14:textId="1AA24B8D" w:rsidR="0030224C" w:rsidRDefault="05446835" w:rsidP="05446835">
      <w:pPr>
        <w:pStyle w:val="ListParagraph"/>
        <w:numPr>
          <w:ilvl w:val="0"/>
          <w:numId w:val="1"/>
        </w:numPr>
        <w:rPr>
          <w:color w:val="000000"/>
          <w:szCs w:val="18"/>
        </w:rPr>
      </w:pPr>
      <w:r w:rsidRPr="05446835">
        <w:rPr>
          <w:rFonts w:ascii="Playfair Display" w:eastAsia="Playfair Display" w:hAnsi="Playfair Display" w:cs="Playfair Display"/>
          <w:color w:val="000000"/>
          <w:szCs w:val="18"/>
        </w:rPr>
        <w:t xml:space="preserve">Hard Clash\Duplicated elements  </w:t>
      </w:r>
    </w:p>
    <w:p w14:paraId="0292FCE3" w14:textId="106BB49C" w:rsidR="0030224C" w:rsidRDefault="05446835" w:rsidP="05446835">
      <w:pPr>
        <w:pStyle w:val="ListParagraph"/>
        <w:numPr>
          <w:ilvl w:val="0"/>
          <w:numId w:val="1"/>
        </w:numPr>
        <w:rPr>
          <w:color w:val="000000"/>
          <w:szCs w:val="18"/>
        </w:rPr>
      </w:pPr>
      <w:r w:rsidRPr="05446835">
        <w:rPr>
          <w:rFonts w:ascii="Playfair Display" w:eastAsia="Playfair Display" w:hAnsi="Playfair Display" w:cs="Playfair Display"/>
          <w:color w:val="000000"/>
          <w:szCs w:val="18"/>
        </w:rPr>
        <w:t xml:space="preserve">Soft Clash\Clearance Clash  </w:t>
      </w:r>
    </w:p>
    <w:p w14:paraId="61C2D1AE" w14:textId="38D05941" w:rsidR="0030224C" w:rsidRDefault="05446835" w:rsidP="05446835">
      <w:pPr>
        <w:ind w:left="920"/>
        <w:rPr>
          <w:rFonts w:ascii="Playfair Display" w:eastAsia="Playfair Display" w:hAnsi="Playfair Display" w:cs="Playfair Display"/>
          <w:color w:val="000000"/>
          <w:szCs w:val="18"/>
        </w:rPr>
      </w:pPr>
      <w:r w:rsidRPr="05446835">
        <w:rPr>
          <w:rFonts w:ascii="Playfair Display" w:eastAsia="Playfair Display" w:hAnsi="Playfair Display" w:cs="Playfair Display"/>
          <w:color w:val="000000"/>
          <w:szCs w:val="18"/>
        </w:rPr>
        <w:t xml:space="preserve">Hard clash\Duplicated elements  </w:t>
      </w:r>
    </w:p>
    <w:p w14:paraId="5EFF3EC8" w14:textId="07E3BE4C" w:rsidR="0030224C" w:rsidRDefault="05446835" w:rsidP="05446835">
      <w:pPr>
        <w:spacing w:line="244" w:lineRule="exact"/>
        <w:ind w:left="920" w:right="335"/>
        <w:rPr>
          <w:rFonts w:ascii="Playfair Display" w:eastAsia="Playfair Display" w:hAnsi="Playfair Display" w:cs="Playfair Display"/>
          <w:color w:val="000000"/>
          <w:szCs w:val="18"/>
        </w:rPr>
      </w:pPr>
      <w:r w:rsidRPr="05446835">
        <w:rPr>
          <w:rFonts w:ascii="Playfair Display" w:eastAsia="Playfair Display" w:hAnsi="Playfair Display" w:cs="Playfair Display"/>
          <w:color w:val="000000"/>
          <w:szCs w:val="18"/>
        </w:rPr>
        <w:t xml:space="preserve">When two objects occupying the same space, it will be considered as a hard clash. For example, a duct placed where a beam designed or, a number of pipe running through a structural wall. Duplicated elements can show in the report and that’s when two elements had been placed in the same places which causes double count and generates a clash. For example, structural column copied on top of each other.  </w:t>
      </w:r>
    </w:p>
    <w:p w14:paraId="756D0D65" w14:textId="689B6C3B" w:rsidR="0030224C" w:rsidRDefault="05446835" w:rsidP="05446835">
      <w:pPr>
        <w:spacing w:line="243" w:lineRule="exact"/>
        <w:ind w:left="920" w:right="409"/>
        <w:rPr>
          <w:rFonts w:ascii="Playfair Display" w:eastAsia="Playfair Display" w:hAnsi="Playfair Display" w:cs="Playfair Display"/>
          <w:color w:val="000000"/>
          <w:szCs w:val="18"/>
        </w:rPr>
      </w:pPr>
      <w:r w:rsidRPr="05446835">
        <w:rPr>
          <w:rFonts w:ascii="Playfair Display" w:eastAsia="Playfair Display" w:hAnsi="Playfair Display" w:cs="Playfair Display"/>
          <w:color w:val="000000"/>
          <w:szCs w:val="18"/>
        </w:rPr>
        <w:t xml:space="preserve">Soft clash\clearance refers to objects that demand certain spatial/geometric tolerances or buffers having objects within their buffer zone of access, insulation, maintenance or safety. For example, equipment placed in an unaccusable zone, access zones for maintenance of MEP systems.  </w:t>
      </w:r>
    </w:p>
    <w:p w14:paraId="771DCBB3" w14:textId="4D64CFAE" w:rsidR="0030224C" w:rsidRDefault="0030224C" w:rsidP="05446835">
      <w:pPr>
        <w:rPr>
          <w:rFonts w:ascii="Playfair Display" w:eastAsia="Playfair Display" w:hAnsi="Playfair Display" w:cs="Playfair Display"/>
          <w:color w:val="000000"/>
          <w:szCs w:val="18"/>
        </w:rPr>
      </w:pPr>
    </w:p>
    <w:p w14:paraId="1781CE48" w14:textId="15471164" w:rsidR="0030224C" w:rsidRDefault="05446835" w:rsidP="05446835">
      <w:pPr>
        <w:pStyle w:val="Heading2"/>
      </w:pPr>
      <w:r w:rsidRPr="05446835">
        <w:rPr>
          <w:rFonts w:ascii="Playfair Display" w:eastAsia="Playfair Display" w:hAnsi="Playfair Display" w:cs="Playfair Display"/>
          <w:color w:val="AE9142" w:themeColor="accent2"/>
          <w:szCs w:val="24"/>
        </w:rPr>
        <w:t xml:space="preserve"> </w:t>
      </w:r>
      <w:bookmarkStart w:id="239" w:name="_Toc87828969"/>
      <w:r w:rsidRPr="05446835">
        <w:rPr>
          <w:rFonts w:ascii="Playfair Display" w:eastAsia="Playfair Display" w:hAnsi="Playfair Display" w:cs="Playfair Display"/>
          <w:color w:val="AE9142" w:themeColor="accent2"/>
          <w:szCs w:val="24"/>
        </w:rPr>
        <w:t>Matrix and Tolerance</w:t>
      </w:r>
      <w:bookmarkEnd w:id="239"/>
      <w:r w:rsidRPr="05446835">
        <w:rPr>
          <w:rFonts w:ascii="Playfair Display" w:eastAsia="Playfair Display" w:hAnsi="Playfair Display" w:cs="Playfair Display"/>
          <w:color w:val="AE9142" w:themeColor="accent2"/>
          <w:szCs w:val="24"/>
        </w:rPr>
        <w:t xml:space="preserve"> </w:t>
      </w:r>
    </w:p>
    <w:p w14:paraId="11F074C9" w14:textId="42588893" w:rsidR="0030224C" w:rsidRDefault="05446835" w:rsidP="05446835">
      <w:pPr>
        <w:ind w:left="920"/>
        <w:rPr>
          <w:rFonts w:ascii="Segoe UI" w:eastAsia="Segoe UI" w:hAnsi="Segoe UI" w:cs="Segoe UI"/>
          <w:color w:val="000000"/>
          <w:sz w:val="20"/>
        </w:rPr>
      </w:pPr>
      <w:r w:rsidRPr="05446835">
        <w:rPr>
          <w:rFonts w:ascii="Segoe UI" w:eastAsia="Segoe UI" w:hAnsi="Segoe UI" w:cs="Segoe UI"/>
          <w:color w:val="000000"/>
          <w:sz w:val="20"/>
        </w:rPr>
        <w:t xml:space="preserve">Current clash matrix are using discipline clash method,  </w:t>
      </w:r>
    </w:p>
    <w:p w14:paraId="502897E5" w14:textId="7A2ACCEC" w:rsidR="0030224C" w:rsidRDefault="0030224C" w:rsidP="05446835">
      <w:pPr>
        <w:rPr>
          <w:rFonts w:ascii="Segoe UI" w:eastAsia="Segoe UI" w:hAnsi="Segoe UI" w:cs="Segoe UI"/>
          <w:color w:val="000000"/>
          <w:sz w:val="20"/>
        </w:rPr>
      </w:pPr>
    </w:p>
    <w:p w14:paraId="42DD9402" w14:textId="68B4FDB4" w:rsidR="0030224C" w:rsidRDefault="0030224C" w:rsidP="05446835">
      <w:pPr>
        <w:ind w:left="920"/>
        <w:rPr>
          <w:rFonts w:ascii="Segoe UI" w:eastAsia="Segoe UI" w:hAnsi="Segoe UI" w:cs="Segoe UI"/>
          <w:color w:val="000000"/>
          <w:sz w:val="20"/>
        </w:rPr>
      </w:pPr>
      <w:r>
        <w:rPr>
          <w:noProof/>
        </w:rPr>
        <w:lastRenderedPageBreak/>
        <w:drawing>
          <wp:inline distT="0" distB="0" distL="0" distR="0" wp14:anchorId="699106CE" wp14:editId="32CB801C">
            <wp:extent cx="5943600" cy="2943225"/>
            <wp:effectExtent l="0" t="0" r="0" b="0"/>
            <wp:docPr id="1346043599" name="Picture 1346043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2943225"/>
                    </a:xfrm>
                    <a:prstGeom prst="rect">
                      <a:avLst/>
                    </a:prstGeom>
                  </pic:spPr>
                </pic:pic>
              </a:graphicData>
            </a:graphic>
          </wp:inline>
        </w:drawing>
      </w:r>
    </w:p>
    <w:p w14:paraId="71025F5F" w14:textId="4F805C0E" w:rsidR="0030224C" w:rsidRDefault="0030224C" w:rsidP="05446835">
      <w:pPr>
        <w:spacing w:line="263" w:lineRule="exact"/>
        <w:ind w:left="920" w:right="285"/>
        <w:rPr>
          <w:rFonts w:ascii="Playfair Display" w:eastAsia="Playfair Display" w:hAnsi="Playfair Display" w:cs="Playfair Display"/>
          <w:color w:val="000000"/>
          <w:szCs w:val="18"/>
        </w:rPr>
      </w:pPr>
    </w:p>
    <w:p w14:paraId="023F2594" w14:textId="68F0B845" w:rsidR="0030224C" w:rsidRDefault="05446835" w:rsidP="05446835">
      <w:pPr>
        <w:spacing w:line="263" w:lineRule="exact"/>
        <w:ind w:right="285"/>
        <w:rPr>
          <w:rFonts w:ascii="Playfair Display" w:eastAsia="Playfair Display" w:hAnsi="Playfair Display" w:cs="Playfair Display"/>
          <w:color w:val="000000"/>
          <w:szCs w:val="18"/>
        </w:rPr>
      </w:pPr>
      <w:r w:rsidRPr="05446835">
        <w:rPr>
          <w:rFonts w:ascii="Playfair Display" w:eastAsia="Playfair Display" w:hAnsi="Playfair Display" w:cs="Playfair Display"/>
          <w:color w:val="000000"/>
          <w:szCs w:val="18"/>
        </w:rPr>
        <w:t>Recent clash detective schedule are presenting “Discipline A” vs “Discipline B” a detail matrix with clash tolerance. Each face of the design, KA will be update the stage code and Tolerance.   Currently KA is using 50mm tolerance.</w:t>
      </w:r>
    </w:p>
    <w:p w14:paraId="465CCF57" w14:textId="2DACA92F" w:rsidR="0030224C" w:rsidRDefault="0030224C" w:rsidP="05446835">
      <w:pPr>
        <w:ind w:left="1296"/>
        <w:rPr>
          <w:rFonts w:ascii="Times New Roman" w:eastAsia="Times New Roman" w:hAnsi="Times New Roman" w:cs="Times New Roman"/>
          <w:color w:val="010302"/>
          <w:szCs w:val="18"/>
        </w:rPr>
      </w:pPr>
    </w:p>
    <w:p w14:paraId="673A73D9" w14:textId="57F121C2" w:rsidR="0030224C" w:rsidRDefault="05446835" w:rsidP="05446835">
      <w:pPr>
        <w:pStyle w:val="Heading2"/>
      </w:pPr>
      <w:bookmarkStart w:id="240" w:name="_Toc87828970"/>
      <w:r w:rsidRPr="05446835">
        <w:rPr>
          <w:rFonts w:ascii="Playfair Display" w:eastAsia="Playfair Display" w:hAnsi="Playfair Display" w:cs="Playfair Display"/>
          <w:color w:val="AE9142" w:themeColor="accent2"/>
          <w:szCs w:val="24"/>
        </w:rPr>
        <w:t>Clash Detection Rules</w:t>
      </w:r>
      <w:bookmarkEnd w:id="240"/>
      <w:r w:rsidRPr="05446835">
        <w:rPr>
          <w:rFonts w:ascii="Playfair Display" w:eastAsia="Playfair Display" w:hAnsi="Playfair Display" w:cs="Playfair Display"/>
          <w:color w:val="AE9142" w:themeColor="accent2"/>
          <w:szCs w:val="24"/>
        </w:rPr>
        <w:t xml:space="preserve"> </w:t>
      </w:r>
    </w:p>
    <w:p w14:paraId="56DCDCE1" w14:textId="303DE8C5" w:rsidR="0030224C" w:rsidRDefault="05446835" w:rsidP="05446835">
      <w:pPr>
        <w:rPr>
          <w:rFonts w:ascii="Playfair Display" w:eastAsia="Playfair Display" w:hAnsi="Playfair Display" w:cs="Playfair Display"/>
          <w:color w:val="000000"/>
          <w:szCs w:val="18"/>
        </w:rPr>
      </w:pPr>
      <w:r w:rsidRPr="05446835">
        <w:rPr>
          <w:rFonts w:ascii="Playfair Display" w:eastAsia="Playfair Display" w:hAnsi="Playfair Display" w:cs="Playfair Display"/>
          <w:color w:val="000000"/>
          <w:szCs w:val="18"/>
        </w:rPr>
        <w:t>Below is an example of the type of clash detection rules and tolerances that may be undertaken.</w:t>
      </w:r>
    </w:p>
    <w:p w14:paraId="177ABB40" w14:textId="4DF9A8BB" w:rsidR="0030224C" w:rsidRDefault="05446835" w:rsidP="05446835">
      <w:pPr>
        <w:rPr>
          <w:rFonts w:ascii="Playfair Display" w:eastAsia="Playfair Display" w:hAnsi="Playfair Display" w:cs="Playfair Display"/>
          <w:color w:val="000000"/>
          <w:szCs w:val="18"/>
        </w:rPr>
      </w:pPr>
      <w:r w:rsidRPr="05446835">
        <w:rPr>
          <w:rFonts w:ascii="Playfair Display" w:eastAsia="Playfair Display" w:hAnsi="Playfair Display" w:cs="Playfair Display"/>
          <w:color w:val="000000"/>
          <w:szCs w:val="18"/>
        </w:rPr>
        <w:t>Note: All grey highlighted clashes will be managed by consultants.</w:t>
      </w:r>
    </w:p>
    <w:p w14:paraId="65CA2CDA" w14:textId="566963DF" w:rsidR="0030224C" w:rsidRDefault="05446835" w:rsidP="05446835">
      <w:pPr>
        <w:rPr>
          <w:rFonts w:ascii="Playfair Display" w:eastAsia="Playfair Display" w:hAnsi="Playfair Display" w:cs="Playfair Display"/>
          <w:color w:val="000000"/>
          <w:szCs w:val="18"/>
        </w:rPr>
      </w:pPr>
      <w:r w:rsidRPr="05446835">
        <w:rPr>
          <w:rFonts w:ascii="Playfair Display" w:eastAsia="Playfair Display" w:hAnsi="Playfair Display" w:cs="Playfair Display"/>
          <w:color w:val="000000"/>
          <w:szCs w:val="18"/>
        </w:rPr>
        <w:t>Note: Foster + Partners to share Clash tolerances as per previous TRSDC projects based on Stages.</w:t>
      </w:r>
    </w:p>
    <w:p w14:paraId="6ACFFF31" w14:textId="66653FF6" w:rsidR="0030224C" w:rsidRDefault="0030224C" w:rsidP="05446835">
      <w:pPr>
        <w:rPr>
          <w:rFonts w:ascii="Playfair Display" w:eastAsia="Playfair Display" w:hAnsi="Playfair Display" w:cs="Playfair Display"/>
          <w:color w:val="000000"/>
          <w:szCs w:val="18"/>
        </w:rPr>
      </w:pPr>
    </w:p>
    <w:tbl>
      <w:tblPr>
        <w:tblStyle w:val="TableGrid"/>
        <w:tblW w:w="0" w:type="auto"/>
        <w:tblInd w:w="615" w:type="dxa"/>
        <w:tblLayout w:type="fixed"/>
        <w:tblLook w:val="0000" w:firstRow="0" w:lastRow="0" w:firstColumn="0" w:lastColumn="0" w:noHBand="0" w:noVBand="0"/>
      </w:tblPr>
      <w:tblGrid>
        <w:gridCol w:w="3690"/>
        <w:gridCol w:w="1980"/>
        <w:gridCol w:w="2310"/>
        <w:gridCol w:w="1470"/>
      </w:tblGrid>
      <w:tr w:rsidR="05446835" w14:paraId="575C349E" w14:textId="77777777" w:rsidTr="05446835">
        <w:trPr>
          <w:trHeight w:val="585"/>
        </w:trPr>
        <w:tc>
          <w:tcPr>
            <w:tcW w:w="3690"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vAlign w:val="center"/>
          </w:tcPr>
          <w:p w14:paraId="615BEBDF" w14:textId="0135F924" w:rsidR="05446835" w:rsidRDefault="05446835" w:rsidP="05446835">
            <w:pPr>
              <w:spacing w:after="120"/>
              <w:jc w:val="left"/>
              <w:rPr>
                <w:rFonts w:ascii="Playfair Display" w:eastAsia="Playfair Display" w:hAnsi="Playfair Display" w:cs="Playfair Display"/>
                <w:b/>
                <w:bCs/>
                <w:color w:val="FFFFFF" w:themeColor="background2"/>
                <w:szCs w:val="18"/>
              </w:rPr>
            </w:pPr>
            <w:r w:rsidRPr="05446835">
              <w:rPr>
                <w:rFonts w:ascii="Playfair Display" w:eastAsia="Playfair Display" w:hAnsi="Playfair Display" w:cs="Playfair Display"/>
                <w:b/>
                <w:bCs/>
                <w:color w:val="FFFFFF" w:themeColor="background2"/>
                <w:szCs w:val="18"/>
              </w:rPr>
              <w:t>Clash Reference Stage Code</w:t>
            </w:r>
          </w:p>
        </w:tc>
        <w:tc>
          <w:tcPr>
            <w:tcW w:w="1980"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vAlign w:val="center"/>
          </w:tcPr>
          <w:p w14:paraId="6AB5B1A1" w14:textId="3B66574C" w:rsidR="05446835" w:rsidRDefault="05446835" w:rsidP="05446835">
            <w:pPr>
              <w:spacing w:after="120"/>
              <w:jc w:val="left"/>
              <w:rPr>
                <w:rFonts w:ascii="Playfair Display" w:eastAsia="Playfair Display" w:hAnsi="Playfair Display" w:cs="Playfair Display"/>
                <w:b/>
                <w:bCs/>
                <w:color w:val="FFFFFF" w:themeColor="background2"/>
                <w:szCs w:val="18"/>
              </w:rPr>
            </w:pPr>
            <w:r w:rsidRPr="05446835">
              <w:rPr>
                <w:rFonts w:ascii="Playfair Display" w:eastAsia="Playfair Display" w:hAnsi="Playfair Display" w:cs="Playfair Display"/>
                <w:b/>
                <w:bCs/>
                <w:color w:val="FFFFFF" w:themeColor="background2"/>
                <w:szCs w:val="18"/>
              </w:rPr>
              <w:t>Discipline A</w:t>
            </w:r>
          </w:p>
        </w:tc>
        <w:tc>
          <w:tcPr>
            <w:tcW w:w="2310"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vAlign w:val="center"/>
          </w:tcPr>
          <w:p w14:paraId="4B4DF78B" w14:textId="49F0ED80" w:rsidR="05446835" w:rsidRDefault="05446835" w:rsidP="05446835">
            <w:pPr>
              <w:spacing w:after="120"/>
              <w:jc w:val="left"/>
              <w:rPr>
                <w:rFonts w:ascii="Playfair Display" w:eastAsia="Playfair Display" w:hAnsi="Playfair Display" w:cs="Playfair Display"/>
                <w:b/>
                <w:bCs/>
                <w:color w:val="FFFFFF" w:themeColor="background2"/>
                <w:szCs w:val="18"/>
              </w:rPr>
            </w:pPr>
            <w:r w:rsidRPr="05446835">
              <w:rPr>
                <w:rFonts w:ascii="Playfair Display" w:eastAsia="Playfair Display" w:hAnsi="Playfair Display" w:cs="Playfair Display"/>
                <w:b/>
                <w:bCs/>
                <w:color w:val="FFFFFF" w:themeColor="background2"/>
                <w:szCs w:val="18"/>
              </w:rPr>
              <w:t>Discipline B</w:t>
            </w:r>
          </w:p>
        </w:tc>
        <w:tc>
          <w:tcPr>
            <w:tcW w:w="1470"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vAlign w:val="center"/>
          </w:tcPr>
          <w:p w14:paraId="103BD003" w14:textId="2F155478" w:rsidR="05446835" w:rsidRDefault="05446835" w:rsidP="05446835">
            <w:pPr>
              <w:spacing w:after="120"/>
              <w:jc w:val="left"/>
              <w:rPr>
                <w:rFonts w:ascii="Playfair Display" w:eastAsia="Playfair Display" w:hAnsi="Playfair Display" w:cs="Playfair Display"/>
                <w:b/>
                <w:bCs/>
                <w:color w:val="FFFFFF" w:themeColor="background2"/>
                <w:szCs w:val="18"/>
              </w:rPr>
            </w:pPr>
            <w:r w:rsidRPr="05446835">
              <w:rPr>
                <w:rFonts w:ascii="Playfair Display" w:eastAsia="Playfair Display" w:hAnsi="Playfair Display" w:cs="Playfair Display"/>
                <w:b/>
                <w:bCs/>
                <w:color w:val="FFFFFF" w:themeColor="background2"/>
                <w:szCs w:val="18"/>
              </w:rPr>
              <w:t>Tolerance</w:t>
            </w:r>
          </w:p>
        </w:tc>
      </w:tr>
      <w:tr w:rsidR="05446835" w14:paraId="7D3883F8" w14:textId="77777777" w:rsidTr="05446835">
        <w:trPr>
          <w:trHeight w:val="300"/>
        </w:trPr>
        <w:tc>
          <w:tcPr>
            <w:tcW w:w="9450" w:type="dxa"/>
            <w:gridSpan w:val="4"/>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shd w:val="clear" w:color="auto" w:fill="F0E9D7" w:themeFill="accent2" w:themeFillTint="33"/>
            <w:vAlign w:val="center"/>
          </w:tcPr>
          <w:p w14:paraId="0DB1D606" w14:textId="43481E6A" w:rsidR="05446835" w:rsidRDefault="05446835" w:rsidP="05446835">
            <w:pPr>
              <w:spacing w:after="120"/>
              <w:jc w:val="left"/>
              <w:rPr>
                <w:rFonts w:ascii="Playfair Display" w:eastAsia="Playfair Display" w:hAnsi="Playfair Display" w:cs="Playfair Display"/>
                <w:b/>
                <w:bCs/>
                <w:color w:val="AE9142" w:themeColor="accent2"/>
                <w:szCs w:val="18"/>
              </w:rPr>
            </w:pPr>
            <w:r w:rsidRPr="05446835">
              <w:rPr>
                <w:rFonts w:ascii="Playfair Display" w:eastAsia="Playfair Display" w:hAnsi="Playfair Display" w:cs="Playfair Display"/>
                <w:b/>
                <w:bCs/>
                <w:color w:val="AE9142" w:themeColor="accent2"/>
                <w:szCs w:val="18"/>
              </w:rPr>
              <w:t>01-Architecture</w:t>
            </w:r>
          </w:p>
        </w:tc>
      </w:tr>
      <w:tr w:rsidR="05446835" w14:paraId="45AD26E0"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62B14B4C" w14:textId="7E169F1F" w:rsidR="05446835" w:rsidRDefault="05446835" w:rsidP="05446835">
            <w:pPr>
              <w:spacing w:after="120"/>
              <w:jc w:val="left"/>
              <w:rPr>
                <w:rFonts w:ascii="Playfair Display" w:eastAsia="Playfair Display" w:hAnsi="Playfair Display" w:cs="Playfair Display"/>
                <w:b/>
                <w:bCs/>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01.02-DISC-STAGE B-01-01</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661D2E56" w14:textId="6312B0C6"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Architecture</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0B73F7BE" w14:textId="0F3ED284"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Architecture</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3A6A072" w14:textId="064F2FE5"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50mm</w:t>
            </w:r>
          </w:p>
        </w:tc>
      </w:tr>
      <w:tr w:rsidR="05446835" w14:paraId="3DCF120B"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6F7825A4" w14:textId="1B685C1B"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B-01-02</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71333D6" w14:textId="28CFB371"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Architecture</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6AB77E3F" w14:textId="00E7F882"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Structure</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7BE1220" w14:textId="26AEFB16"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37B33FA0"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09BFADBE" w14:textId="674ED660"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 -01-03</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626B270F" w14:textId="5A2E2430"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Architecture</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F7C0B69" w14:textId="556C7088"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Mechanical</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1AE3B7F" w14:textId="186E3C86"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7C399AEC"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450F9B8" w14:textId="567587A2"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 -01-03</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B23E50A" w14:textId="3A414B25"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Architecture</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338A326" w14:textId="131DFEF6"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Plumbing</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3743BAE" w14:textId="5ABBFE35"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025D1C94"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86454C4" w14:textId="6459A720"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 -01-04</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4CF8B6C" w14:textId="344235B7"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Architecture</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EED33E7" w14:textId="02AF6657"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Electrical</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A59B89C" w14:textId="5E5FC883"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140847D5"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930A7B7" w14:textId="2C2A5090"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 -01-05</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6973DF0" w14:textId="0B84F509"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Architecture</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2874552" w14:textId="2F6F254C"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Interior</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B15DC66" w14:textId="78FB22CE"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74526673"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4B667D9" w14:textId="7E622A9C"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 -01-06</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4AA4A7FE" w14:textId="68F734D1"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Architecture</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52B68B2" w14:textId="3BB83922"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Landscape</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61F51DDE" w14:textId="0C899BB2"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6360C114"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A25FDAF" w14:textId="5D75315B"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 -01-07</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62F3651" w14:textId="3F11F1BD"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Architecture</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408ADCCF" w14:textId="0866F05E"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Kitchen &amp; Laundry</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010D7EE" w14:textId="67BF7966"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1B57E319" w14:textId="77777777" w:rsidTr="05446835">
        <w:trPr>
          <w:trHeight w:val="300"/>
        </w:trPr>
        <w:tc>
          <w:tcPr>
            <w:tcW w:w="9450" w:type="dxa"/>
            <w:gridSpan w:val="4"/>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shd w:val="clear" w:color="auto" w:fill="F0E9D7" w:themeFill="accent2" w:themeFillTint="33"/>
            <w:vAlign w:val="center"/>
          </w:tcPr>
          <w:p w14:paraId="61E93245" w14:textId="76B2351F" w:rsidR="05446835" w:rsidRDefault="05446835" w:rsidP="05446835">
            <w:pPr>
              <w:spacing w:after="120"/>
              <w:jc w:val="left"/>
              <w:rPr>
                <w:rFonts w:ascii="Playfair Display" w:eastAsia="Playfair Display" w:hAnsi="Playfair Display" w:cs="Playfair Display"/>
                <w:b/>
                <w:bCs/>
                <w:color w:val="AE9142" w:themeColor="accent2"/>
                <w:szCs w:val="18"/>
              </w:rPr>
            </w:pPr>
            <w:r w:rsidRPr="05446835">
              <w:rPr>
                <w:rFonts w:ascii="Playfair Display" w:eastAsia="Playfair Display" w:hAnsi="Playfair Display" w:cs="Playfair Display"/>
                <w:b/>
                <w:bCs/>
                <w:color w:val="AE9142" w:themeColor="accent2"/>
                <w:szCs w:val="18"/>
              </w:rPr>
              <w:t>02-Structure</w:t>
            </w:r>
          </w:p>
        </w:tc>
      </w:tr>
      <w:tr w:rsidR="05446835" w14:paraId="0B3DBFE6"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8B6E85A" w14:textId="184FA575" w:rsidR="05446835" w:rsidRDefault="05446835" w:rsidP="05446835">
            <w:pPr>
              <w:spacing w:after="120"/>
              <w:jc w:val="left"/>
              <w:rPr>
                <w:rFonts w:ascii="Playfair Display" w:eastAsia="Playfair Display" w:hAnsi="Playfair Display" w:cs="Playfair Display"/>
                <w:b/>
                <w:bCs/>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01.02-DISC-STAGE B-02-02</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6C8BCE32" w14:textId="7AB1FEF6"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Structure</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12CBFD2" w14:textId="4906F097"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Structure</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43BCB5EE" w14:textId="1ACBC8CD"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50mm</w:t>
            </w:r>
          </w:p>
        </w:tc>
      </w:tr>
      <w:tr w:rsidR="05446835" w14:paraId="29665F72"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338A456" w14:textId="7906AE7D"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B-02-03</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02A3B0AE" w14:textId="7726CF20"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Structure</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63050B00" w14:textId="4F27B36F"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Mechanical</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E809B1A" w14:textId="586E63AF"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5F70FCFA"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641E9484" w14:textId="1F0A0651"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 -02-03</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63D0BA78" w14:textId="67B94E92"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Structure</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D21C24E" w14:textId="4DFA7251"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Plumbing</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A5844DD" w14:textId="634FF6C1"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117FA4CF"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A85A5DD" w14:textId="0A82BEB0"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 -02-04</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62D7DA9" w14:textId="10975EA5"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Structure</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B5390E2" w14:textId="1F18D168"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Electrical</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41C4444A" w14:textId="34FE6241"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7C295764"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4A912497" w14:textId="5DA85306"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 -02-05</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8210507" w14:textId="3D31FB96"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Structure</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96C70B3" w14:textId="64978CA6"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Interior</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EC302CA" w14:textId="4EBF11B3"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4E251C47"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CF5471C" w14:textId="09BA208E"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lastRenderedPageBreak/>
              <w:t>01.02-DISC-STAGE B -02-06</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45F371E" w14:textId="7A51A621"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Structure</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77469AB" w14:textId="01DE7617"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Landscape</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7B54473" w14:textId="3C81C9A0"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090CAD76"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DCC1077" w14:textId="2FA678D7"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 -02-07</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CB83937" w14:textId="75AA7CB0"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Structure</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6AE42E3" w14:textId="5FD6CC76"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Kitchen &amp; Laundry</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64CC7A8" w14:textId="319B8E97"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0274888B" w14:textId="77777777" w:rsidTr="05446835">
        <w:trPr>
          <w:trHeight w:val="300"/>
        </w:trPr>
        <w:tc>
          <w:tcPr>
            <w:tcW w:w="9450" w:type="dxa"/>
            <w:gridSpan w:val="4"/>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shd w:val="clear" w:color="auto" w:fill="F0E9D7" w:themeFill="accent2" w:themeFillTint="33"/>
            <w:vAlign w:val="center"/>
          </w:tcPr>
          <w:p w14:paraId="5DE3A4FE" w14:textId="673D7E9A" w:rsidR="05446835" w:rsidRDefault="05446835" w:rsidP="05446835">
            <w:pPr>
              <w:spacing w:after="120"/>
              <w:jc w:val="left"/>
              <w:rPr>
                <w:rFonts w:ascii="Playfair Display" w:eastAsia="Playfair Display" w:hAnsi="Playfair Display" w:cs="Playfair Display"/>
                <w:b/>
                <w:bCs/>
                <w:color w:val="AE9142" w:themeColor="accent2"/>
                <w:szCs w:val="18"/>
              </w:rPr>
            </w:pPr>
            <w:r w:rsidRPr="05446835">
              <w:rPr>
                <w:rFonts w:ascii="Playfair Display" w:eastAsia="Playfair Display" w:hAnsi="Playfair Display" w:cs="Playfair Display"/>
                <w:b/>
                <w:bCs/>
                <w:color w:val="AE9142" w:themeColor="accent2"/>
                <w:szCs w:val="18"/>
              </w:rPr>
              <w:t>03-Mechanical</w:t>
            </w:r>
          </w:p>
        </w:tc>
      </w:tr>
      <w:tr w:rsidR="05446835" w14:paraId="13FFC431"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EABA052" w14:textId="4A43A664" w:rsidR="05446835" w:rsidRDefault="05446835" w:rsidP="05446835">
            <w:pPr>
              <w:spacing w:after="120"/>
              <w:jc w:val="left"/>
              <w:rPr>
                <w:rFonts w:ascii="Playfair Display" w:eastAsia="Playfair Display" w:hAnsi="Playfair Display" w:cs="Playfair Display"/>
                <w:b/>
                <w:bCs/>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01.02-DISC-STAGE A-03-03</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A32713E" w14:textId="67CD6E82"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Mechanical</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673F064D" w14:textId="2CD44C13"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Mechanical</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EF84110" w14:textId="48F88257"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50mm</w:t>
            </w:r>
          </w:p>
        </w:tc>
      </w:tr>
      <w:tr w:rsidR="05446835" w14:paraId="1C1E3C1B"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4E08516D" w14:textId="4C40BC25"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B-03-03</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49BAF34D" w14:textId="74212EAB"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Mechanical</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2F0A680" w14:textId="33D09F17"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Plumbing</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50ED186" w14:textId="0E8E819B"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136B3339"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D29890E" w14:textId="55071D79"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B-03-04</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44DF82FF" w14:textId="65827FE0"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Mechanical</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DEC439E" w14:textId="10CB2B7A"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Electrical</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4DA6BB5" w14:textId="58267DC1"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3C6CDD66"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06E55B7" w14:textId="7A1A85EC"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B-03-05</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8134941" w14:textId="3C7769C6"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Mechanical</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68EBC94" w14:textId="38037018"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Interior</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3EC9124" w14:textId="4855A6E7"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67F4EF92"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1E618A9" w14:textId="58DAA28B"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B-03-06</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3FC9882" w14:textId="6FCFFA3E"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Mechanical</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48F79449" w14:textId="6F52F4D8"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Landscape</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26D5DC8" w14:textId="1EE53089"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2B4A89E2"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A0FB0FD" w14:textId="612E38B9"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B-03-07</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BE51F77" w14:textId="4AA24995"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Mechanical</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62E7391E" w14:textId="3BD0887D"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Kitchen &amp; Laundry</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2071F45" w14:textId="5CAB76A4"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369818F4" w14:textId="77777777" w:rsidTr="05446835">
        <w:trPr>
          <w:trHeight w:val="300"/>
        </w:trPr>
        <w:tc>
          <w:tcPr>
            <w:tcW w:w="9450" w:type="dxa"/>
            <w:gridSpan w:val="4"/>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shd w:val="clear" w:color="auto" w:fill="F0E9D7" w:themeFill="accent2" w:themeFillTint="33"/>
            <w:vAlign w:val="center"/>
          </w:tcPr>
          <w:p w14:paraId="71C5C46D" w14:textId="1231EA98" w:rsidR="05446835" w:rsidRDefault="05446835" w:rsidP="05446835">
            <w:pPr>
              <w:spacing w:after="120"/>
              <w:jc w:val="left"/>
              <w:rPr>
                <w:rFonts w:ascii="Playfair Display" w:eastAsia="Playfair Display" w:hAnsi="Playfair Display" w:cs="Playfair Display"/>
                <w:b/>
                <w:bCs/>
                <w:color w:val="AE9142" w:themeColor="accent2"/>
                <w:szCs w:val="18"/>
              </w:rPr>
            </w:pPr>
            <w:r w:rsidRPr="05446835">
              <w:rPr>
                <w:rFonts w:ascii="Playfair Display" w:eastAsia="Playfair Display" w:hAnsi="Playfair Display" w:cs="Playfair Display"/>
                <w:b/>
                <w:bCs/>
                <w:color w:val="AE9142" w:themeColor="accent2"/>
                <w:szCs w:val="18"/>
              </w:rPr>
              <w:t>03-Plumbing</w:t>
            </w:r>
          </w:p>
        </w:tc>
      </w:tr>
      <w:tr w:rsidR="05446835" w14:paraId="4325AEBE"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149DDE6" w14:textId="2EC58DB2" w:rsidR="05446835" w:rsidRDefault="05446835" w:rsidP="05446835">
            <w:pPr>
              <w:spacing w:after="120"/>
              <w:jc w:val="left"/>
              <w:rPr>
                <w:rFonts w:ascii="Playfair Display" w:eastAsia="Playfair Display" w:hAnsi="Playfair Display" w:cs="Playfair Display"/>
                <w:b/>
                <w:bCs/>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01.02-DISC-STAGE B-03-03</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4A81B64" w14:textId="77371448"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Plumbing</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D30A9F8" w14:textId="2CA21E4E"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Plumbing</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1EC10E4" w14:textId="0C275557"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50mm</w:t>
            </w:r>
          </w:p>
        </w:tc>
      </w:tr>
      <w:tr w:rsidR="05446835" w14:paraId="66837126"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3A78A02" w14:textId="5DA8077B"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B-03-04</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DD0645A" w14:textId="7D9D3C70"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Plumbing</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57D59BD" w14:textId="3B49DD6C"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Electrical</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82829DE" w14:textId="6D40BB67"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43495BCE"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BAB36E2" w14:textId="17514ACE"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B-03-05</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235C7E0" w14:textId="79476F42"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Plumbing</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F2C02FF" w14:textId="4142B3C1"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Interior</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226ACE4" w14:textId="12EE43A4"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451D1FC2"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45E6BCE" w14:textId="19EC854F"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B-03-06</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C8CA061" w14:textId="34E916DB"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Plumbing</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4B4F2580" w14:textId="6AB71B56"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Landscape</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19EA25F" w14:textId="18E40ABB"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22D7B849"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3BE9725" w14:textId="2527803E"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B-03-07</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DA8C07B" w14:textId="6461E04F"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Plumbing</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77A3391" w14:textId="5AB53825"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Kitchen &amp; Laundry</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0D5D5D01" w14:textId="624FAF8F"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2BD42298" w14:textId="77777777" w:rsidTr="05446835">
        <w:trPr>
          <w:trHeight w:val="300"/>
        </w:trPr>
        <w:tc>
          <w:tcPr>
            <w:tcW w:w="9450" w:type="dxa"/>
            <w:gridSpan w:val="4"/>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shd w:val="clear" w:color="auto" w:fill="F0E9D7" w:themeFill="accent2" w:themeFillTint="33"/>
            <w:vAlign w:val="center"/>
          </w:tcPr>
          <w:p w14:paraId="15700441" w14:textId="0DFF92FB" w:rsidR="05446835" w:rsidRDefault="05446835" w:rsidP="05446835">
            <w:pPr>
              <w:spacing w:after="120"/>
              <w:jc w:val="left"/>
              <w:rPr>
                <w:rFonts w:ascii="Playfair Display" w:eastAsia="Playfair Display" w:hAnsi="Playfair Display" w:cs="Playfair Display"/>
                <w:b/>
                <w:bCs/>
                <w:color w:val="AE9142" w:themeColor="accent2"/>
                <w:szCs w:val="18"/>
              </w:rPr>
            </w:pPr>
            <w:r w:rsidRPr="05446835">
              <w:rPr>
                <w:rFonts w:ascii="Playfair Display" w:eastAsia="Playfair Display" w:hAnsi="Playfair Display" w:cs="Playfair Display"/>
                <w:b/>
                <w:bCs/>
                <w:color w:val="AE9142" w:themeColor="accent2"/>
                <w:szCs w:val="18"/>
              </w:rPr>
              <w:t>04-Electrical</w:t>
            </w:r>
          </w:p>
        </w:tc>
      </w:tr>
      <w:tr w:rsidR="05446835" w14:paraId="0C2A650B"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BA0F48B" w14:textId="0170F35E" w:rsidR="05446835" w:rsidRDefault="05446835" w:rsidP="05446835">
            <w:pPr>
              <w:spacing w:after="120"/>
              <w:jc w:val="left"/>
              <w:rPr>
                <w:rFonts w:ascii="Playfair Display" w:eastAsia="Playfair Display" w:hAnsi="Playfair Display" w:cs="Playfair Display"/>
                <w:b/>
                <w:bCs/>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01.02-DISC-STAGE B-04-04</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BB377A8" w14:textId="505FF509"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Electrical</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6ACD316C" w14:textId="66B1E268"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Electrical</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8A0BD19" w14:textId="2020B252"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50mm</w:t>
            </w:r>
          </w:p>
        </w:tc>
      </w:tr>
      <w:tr w:rsidR="05446835" w14:paraId="5F26EEF1"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8D1C48C" w14:textId="42132C6E"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B-04-05</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EA5601D" w14:textId="301C81CA"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Electrical</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CE91787" w14:textId="2F7FBCCA"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Interior</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0DCF8B17" w14:textId="5C39ED4F"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21BD04E6"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8E0D893" w14:textId="2582DE3D"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B-04-06</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C1105FE" w14:textId="3255A55E"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Electrical</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6A72DD36" w14:textId="5DFBBA1B"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Landscape</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0E3C352E" w14:textId="526138DF"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3AEF3D89"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022EAAEE" w14:textId="0E19A5F4"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B-04-07</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56A9969" w14:textId="3AF010B6"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Electrical</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498311CC" w14:textId="2E63BA85"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Kitchen &amp; Laundry</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6C1B4094" w14:textId="2EB21117"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48FC4FA7" w14:textId="77777777" w:rsidTr="05446835">
        <w:trPr>
          <w:trHeight w:val="300"/>
        </w:trPr>
        <w:tc>
          <w:tcPr>
            <w:tcW w:w="9450" w:type="dxa"/>
            <w:gridSpan w:val="4"/>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shd w:val="clear" w:color="auto" w:fill="F0E9D7" w:themeFill="accent2" w:themeFillTint="33"/>
            <w:vAlign w:val="center"/>
          </w:tcPr>
          <w:p w14:paraId="36581D27" w14:textId="5B983DE0" w:rsidR="05446835" w:rsidRDefault="05446835" w:rsidP="05446835">
            <w:pPr>
              <w:spacing w:after="120"/>
              <w:jc w:val="left"/>
              <w:rPr>
                <w:rFonts w:ascii="Playfair Display" w:eastAsia="Playfair Display" w:hAnsi="Playfair Display" w:cs="Playfair Display"/>
                <w:b/>
                <w:bCs/>
                <w:color w:val="AE9142" w:themeColor="accent2"/>
                <w:szCs w:val="18"/>
              </w:rPr>
            </w:pPr>
            <w:r w:rsidRPr="05446835">
              <w:rPr>
                <w:rFonts w:ascii="Playfair Display" w:eastAsia="Playfair Display" w:hAnsi="Playfair Display" w:cs="Playfair Display"/>
                <w:b/>
                <w:bCs/>
                <w:color w:val="AE9142" w:themeColor="accent2"/>
                <w:szCs w:val="18"/>
              </w:rPr>
              <w:t>05-Interior</w:t>
            </w:r>
          </w:p>
        </w:tc>
      </w:tr>
      <w:tr w:rsidR="05446835" w14:paraId="4DE07C80"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98AAFE3" w14:textId="345A9F98" w:rsidR="05446835" w:rsidRDefault="05446835" w:rsidP="05446835">
            <w:pPr>
              <w:spacing w:after="120"/>
              <w:jc w:val="left"/>
              <w:rPr>
                <w:rFonts w:ascii="Playfair Display" w:eastAsia="Playfair Display" w:hAnsi="Playfair Display" w:cs="Playfair Display"/>
                <w:b/>
                <w:bCs/>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01.02-DISC-STAGE B-05-05</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B8CA2C7" w14:textId="04896CA7"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Interior</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1A9632D" w14:textId="59F681BA"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Interior</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5FEB607" w14:textId="3059C3EB"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50mm</w:t>
            </w:r>
          </w:p>
        </w:tc>
      </w:tr>
      <w:tr w:rsidR="05446835" w14:paraId="4814E39A"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C09596A" w14:textId="3E009BD0"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B-05-06</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E66752B" w14:textId="04571FC3"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Interior</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C20076E" w14:textId="721C3FFA"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Landscape</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0048972" w14:textId="3B7275EB"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47042786"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841E500" w14:textId="6E461866"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01.02-DISC-STAGE B-05-07</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76BE321" w14:textId="38325B44"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Interior</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AE4C103" w14:textId="62609D56"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Kitchen &amp; Laundry</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FB33CA2" w14:textId="3BF8EA42"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55AECEB5" w14:textId="77777777" w:rsidTr="05446835">
        <w:trPr>
          <w:trHeight w:val="300"/>
        </w:trPr>
        <w:tc>
          <w:tcPr>
            <w:tcW w:w="9450" w:type="dxa"/>
            <w:gridSpan w:val="4"/>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shd w:val="clear" w:color="auto" w:fill="F0E9D7" w:themeFill="accent2" w:themeFillTint="33"/>
            <w:vAlign w:val="center"/>
          </w:tcPr>
          <w:p w14:paraId="2BCE8897" w14:textId="6A2395F9" w:rsidR="05446835" w:rsidRDefault="05446835" w:rsidP="05446835">
            <w:pPr>
              <w:spacing w:after="120"/>
              <w:jc w:val="left"/>
              <w:rPr>
                <w:rFonts w:ascii="Playfair Display" w:eastAsia="Playfair Display" w:hAnsi="Playfair Display" w:cs="Playfair Display"/>
                <w:b/>
                <w:bCs/>
                <w:color w:val="AE9142" w:themeColor="accent2"/>
                <w:szCs w:val="18"/>
              </w:rPr>
            </w:pPr>
            <w:r w:rsidRPr="05446835">
              <w:rPr>
                <w:rFonts w:ascii="Playfair Display" w:eastAsia="Playfair Display" w:hAnsi="Playfair Display" w:cs="Playfair Display"/>
                <w:b/>
                <w:bCs/>
                <w:color w:val="AE9142" w:themeColor="accent2"/>
                <w:szCs w:val="18"/>
              </w:rPr>
              <w:t>06-Landscape</w:t>
            </w:r>
          </w:p>
        </w:tc>
      </w:tr>
      <w:tr w:rsidR="05446835" w14:paraId="0CDA523D"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EAF8C58" w14:textId="4465E158" w:rsidR="05446835" w:rsidRDefault="05446835" w:rsidP="05446835">
            <w:pPr>
              <w:spacing w:after="120"/>
              <w:jc w:val="left"/>
              <w:rPr>
                <w:rFonts w:ascii="Playfair Display" w:eastAsia="Playfair Display" w:hAnsi="Playfair Display" w:cs="Playfair Display"/>
                <w:b/>
                <w:bCs/>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01.02-DISC-STAGE B-06-06</w:t>
            </w:r>
          </w:p>
          <w:p w14:paraId="36AF71F9" w14:textId="3A4AF674" w:rsidR="05446835" w:rsidRDefault="05446835" w:rsidP="05446835">
            <w:pPr>
              <w:spacing w:after="120"/>
              <w:jc w:val="left"/>
              <w:rPr>
                <w:rFonts w:ascii="Times New Roman" w:eastAsia="Times New Roman" w:hAnsi="Times New Roman" w:cs="Times New Roman"/>
                <w:b/>
                <w:bCs/>
                <w:color w:val="BFBFBF" w:themeColor="background2" w:themeShade="BF"/>
                <w:szCs w:val="18"/>
              </w:rPr>
            </w:pP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4DB3CDCF" w14:textId="64948817"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Landscape</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F8E167E" w14:textId="3AFBB03C"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Landscape</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6D2E7EE" w14:textId="5A550BE4"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50mm</w:t>
            </w:r>
          </w:p>
        </w:tc>
      </w:tr>
      <w:tr w:rsidR="05446835" w14:paraId="4318C935"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48C5577E" w14:textId="25482C51" w:rsidR="05446835" w:rsidRDefault="05446835" w:rsidP="05446835">
            <w:pPr>
              <w:spacing w:after="120"/>
              <w:jc w:val="left"/>
              <w:rPr>
                <w:rFonts w:ascii="Times New Roman" w:eastAsia="Times New Roman" w:hAnsi="Times New Roman" w:cs="Times New Roman"/>
                <w:b/>
                <w:bCs/>
                <w:szCs w:val="18"/>
              </w:rPr>
            </w:pPr>
            <w:r w:rsidRPr="05446835">
              <w:rPr>
                <w:rFonts w:ascii="Playfair Display" w:eastAsia="Playfair Display" w:hAnsi="Playfair Display" w:cs="Playfair Display"/>
                <w:i/>
                <w:iCs/>
                <w:szCs w:val="18"/>
              </w:rPr>
              <w:t>01.02-DISC-STAGE B-06-07</w:t>
            </w:r>
            <w:r w:rsidRPr="05446835">
              <w:rPr>
                <w:rFonts w:ascii="Times New Roman" w:eastAsia="Times New Roman" w:hAnsi="Times New Roman" w:cs="Times New Roman"/>
                <w:i/>
                <w:iCs/>
                <w:szCs w:val="18"/>
              </w:rPr>
              <w:t xml:space="preserve">                     </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6A04B3CB" w14:textId="2B3B692C"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Landscape</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5C4A22A4" w14:textId="0E091C3C"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Kitchen &amp; Laundry</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1E376656" w14:textId="730F4C86"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r w:rsidR="05446835" w14:paraId="304290FF" w14:textId="77777777" w:rsidTr="05446835">
        <w:trPr>
          <w:trHeight w:val="300"/>
        </w:trPr>
        <w:tc>
          <w:tcPr>
            <w:tcW w:w="9450" w:type="dxa"/>
            <w:gridSpan w:val="4"/>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E4D38C2" w14:textId="17DA3EF4" w:rsidR="05446835" w:rsidRDefault="05446835" w:rsidP="05446835">
            <w:pPr>
              <w:spacing w:after="120"/>
              <w:jc w:val="left"/>
              <w:rPr>
                <w:rFonts w:ascii="Playfair Display" w:eastAsia="Playfair Display" w:hAnsi="Playfair Display" w:cs="Playfair Display"/>
                <w:b/>
                <w:bCs/>
                <w:color w:val="AE9142" w:themeColor="accent2"/>
                <w:szCs w:val="18"/>
              </w:rPr>
            </w:pPr>
            <w:r w:rsidRPr="05446835">
              <w:rPr>
                <w:rFonts w:ascii="Playfair Display" w:eastAsia="Playfair Display" w:hAnsi="Playfair Display" w:cs="Playfair Display"/>
                <w:b/>
                <w:bCs/>
                <w:color w:val="AE9142" w:themeColor="accent2"/>
                <w:szCs w:val="18"/>
              </w:rPr>
              <w:t>07-Kitchen &amp; Laundry</w:t>
            </w:r>
          </w:p>
        </w:tc>
      </w:tr>
      <w:tr w:rsidR="05446835" w14:paraId="17945DCA"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FEEFB34" w14:textId="42D4E4A1" w:rsidR="05446835" w:rsidRDefault="05446835" w:rsidP="05446835">
            <w:pPr>
              <w:spacing w:after="120"/>
              <w:jc w:val="left"/>
              <w:rPr>
                <w:rFonts w:ascii="Playfair Display" w:eastAsia="Playfair Display" w:hAnsi="Playfair Display" w:cs="Playfair Display"/>
                <w:b/>
                <w:bCs/>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01.02-DISC-STAGE B-07-07</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929D144" w14:textId="28CF00A7"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Kitchen &amp; Laundry</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08C8472" w14:textId="548570AA"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Kitchen &amp; Laundry</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251609F0" w14:textId="1C8EC52C"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50mm</w:t>
            </w:r>
          </w:p>
        </w:tc>
      </w:tr>
      <w:tr w:rsidR="05446835" w14:paraId="476DD2C1" w14:textId="77777777" w:rsidTr="05446835">
        <w:trPr>
          <w:trHeight w:val="300"/>
        </w:trPr>
        <w:tc>
          <w:tcPr>
            <w:tcW w:w="9450" w:type="dxa"/>
            <w:gridSpan w:val="4"/>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010BE9D" w14:textId="0708F74A" w:rsidR="05446835" w:rsidRDefault="05446835" w:rsidP="05446835">
            <w:pPr>
              <w:spacing w:after="120"/>
              <w:jc w:val="left"/>
              <w:rPr>
                <w:rFonts w:ascii="Playfair Display" w:eastAsia="Playfair Display" w:hAnsi="Playfair Display" w:cs="Playfair Display"/>
                <w:b/>
                <w:bCs/>
                <w:color w:val="AE9142" w:themeColor="accent2"/>
                <w:szCs w:val="18"/>
              </w:rPr>
            </w:pPr>
            <w:r w:rsidRPr="05446835">
              <w:rPr>
                <w:rFonts w:ascii="Playfair Display" w:eastAsia="Playfair Display" w:hAnsi="Playfair Display" w:cs="Playfair Display"/>
                <w:b/>
                <w:bCs/>
                <w:color w:val="AE9142" w:themeColor="accent2"/>
                <w:szCs w:val="18"/>
              </w:rPr>
              <w:t>08-Civil &amp; Infrastructure</w:t>
            </w:r>
          </w:p>
        </w:tc>
      </w:tr>
      <w:tr w:rsidR="05446835" w14:paraId="2F493600"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4BF88866" w14:textId="7C3250FB" w:rsidR="05446835" w:rsidRDefault="05446835" w:rsidP="05446835">
            <w:pPr>
              <w:spacing w:after="120"/>
              <w:jc w:val="left"/>
              <w:rPr>
                <w:rFonts w:ascii="Playfair Display" w:eastAsia="Playfair Display" w:hAnsi="Playfair Display" w:cs="Playfair Display"/>
                <w:b/>
                <w:bCs/>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 xml:space="preserve">01.02_DISC-STAGE B-02-01                     </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5D23492" w14:textId="7F994D4D"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Civil &amp; Infrastructure</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0510465E" w14:textId="5A713F92"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Civil &amp; Infrastructure</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3900544B" w14:textId="1822E7F8" w:rsidR="05446835" w:rsidRDefault="05446835" w:rsidP="05446835">
            <w:pPr>
              <w:spacing w:after="120"/>
              <w:jc w:val="left"/>
              <w:rPr>
                <w:rFonts w:ascii="Playfair Display" w:eastAsia="Playfair Display" w:hAnsi="Playfair Display" w:cs="Playfair Display"/>
                <w:color w:val="BFBFBF" w:themeColor="background2" w:themeShade="BF"/>
                <w:szCs w:val="18"/>
              </w:rPr>
            </w:pPr>
            <w:r w:rsidRPr="05446835">
              <w:rPr>
                <w:rFonts w:ascii="Playfair Display" w:eastAsia="Playfair Display" w:hAnsi="Playfair Display" w:cs="Playfair Display"/>
                <w:i/>
                <w:iCs/>
                <w:color w:val="BFBFBF" w:themeColor="background2" w:themeShade="BF"/>
                <w:szCs w:val="18"/>
              </w:rPr>
              <w:t>50mm</w:t>
            </w:r>
          </w:p>
        </w:tc>
      </w:tr>
      <w:tr w:rsidR="05446835" w14:paraId="106922F1" w14:textId="77777777" w:rsidTr="05446835">
        <w:trPr>
          <w:trHeight w:val="300"/>
        </w:trPr>
        <w:tc>
          <w:tcPr>
            <w:tcW w:w="369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6C675087" w14:textId="52849926" w:rsidR="05446835" w:rsidRDefault="05446835" w:rsidP="05446835">
            <w:pPr>
              <w:spacing w:after="120"/>
              <w:jc w:val="left"/>
              <w:rPr>
                <w:rFonts w:ascii="Playfair Display" w:eastAsia="Playfair Display" w:hAnsi="Playfair Display" w:cs="Playfair Display"/>
                <w:b/>
                <w:bCs/>
                <w:szCs w:val="18"/>
              </w:rPr>
            </w:pPr>
            <w:r w:rsidRPr="05446835">
              <w:rPr>
                <w:rFonts w:ascii="Playfair Display" w:eastAsia="Playfair Display" w:hAnsi="Playfair Display" w:cs="Playfair Display"/>
                <w:i/>
                <w:iCs/>
                <w:szCs w:val="18"/>
              </w:rPr>
              <w:t xml:space="preserve">01.02_DISC-STAGE B-02-02                     </w:t>
            </w:r>
          </w:p>
        </w:tc>
        <w:tc>
          <w:tcPr>
            <w:tcW w:w="198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3C9B9FA" w14:textId="1DAB489C"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Civil &amp; Infrastructure</w:t>
            </w:r>
          </w:p>
        </w:tc>
        <w:tc>
          <w:tcPr>
            <w:tcW w:w="231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6A304C00" w14:textId="33F87C0C"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Structure</w:t>
            </w:r>
          </w:p>
        </w:tc>
        <w:tc>
          <w:tcPr>
            <w:tcW w:w="1470" w:type="dxa"/>
            <w:tcBorders>
              <w:top w:val="single" w:sz="6" w:space="0" w:color="826C31" w:themeColor="accent2" w:themeShade="BF"/>
              <w:left w:val="single" w:sz="6" w:space="0" w:color="AE9142" w:themeColor="accent2"/>
              <w:bottom w:val="single" w:sz="6" w:space="0" w:color="826C31" w:themeColor="accent2" w:themeShade="BF"/>
              <w:right w:val="single" w:sz="6" w:space="0" w:color="AE9142" w:themeColor="accent2"/>
            </w:tcBorders>
            <w:vAlign w:val="center"/>
          </w:tcPr>
          <w:p w14:paraId="7DBD7B68" w14:textId="11971CED" w:rsidR="05446835" w:rsidRDefault="05446835" w:rsidP="05446835">
            <w:pPr>
              <w:spacing w:after="120"/>
              <w:jc w:val="left"/>
              <w:rPr>
                <w:rFonts w:ascii="Playfair Display" w:eastAsia="Playfair Display" w:hAnsi="Playfair Display" w:cs="Playfair Display"/>
                <w:szCs w:val="18"/>
              </w:rPr>
            </w:pPr>
            <w:r w:rsidRPr="05446835">
              <w:rPr>
                <w:rFonts w:ascii="Playfair Display" w:eastAsia="Playfair Display" w:hAnsi="Playfair Display" w:cs="Playfair Display"/>
                <w:i/>
                <w:iCs/>
                <w:szCs w:val="18"/>
              </w:rPr>
              <w:t>50mm</w:t>
            </w:r>
          </w:p>
        </w:tc>
      </w:tr>
    </w:tbl>
    <w:p w14:paraId="67FB3666" w14:textId="6F840402" w:rsidR="0030224C" w:rsidRDefault="0030224C" w:rsidP="05446835">
      <w:pPr>
        <w:rPr>
          <w:rFonts w:ascii="Playfair Display" w:eastAsia="Playfair Display" w:hAnsi="Playfair Display" w:cs="Playfair Display"/>
          <w:color w:val="000000"/>
          <w:szCs w:val="18"/>
        </w:rPr>
      </w:pPr>
    </w:p>
    <w:p w14:paraId="7F89A8E0" w14:textId="6E8C17BF" w:rsidR="0030224C" w:rsidRDefault="0030224C" w:rsidP="05446835">
      <w:pPr>
        <w:rPr>
          <w:rFonts w:ascii="Playfair Display" w:eastAsia="Playfair Display" w:hAnsi="Playfair Display" w:cs="Playfair Display"/>
          <w:color w:val="000000"/>
          <w:szCs w:val="18"/>
        </w:rPr>
      </w:pPr>
    </w:p>
    <w:p w14:paraId="0F0C3D20" w14:textId="65183839" w:rsidR="0030224C" w:rsidRDefault="0030224C" w:rsidP="05446835">
      <w:pPr>
        <w:tabs>
          <w:tab w:val="left" w:pos="4050"/>
        </w:tabs>
        <w:ind w:left="0"/>
        <w:rPr>
          <w:szCs w:val="18"/>
        </w:rPr>
      </w:pPr>
    </w:p>
    <w:p w14:paraId="79532A42" w14:textId="0F95DF0A" w:rsidR="0030224C" w:rsidRDefault="0030224C" w:rsidP="0030224C"/>
    <w:p w14:paraId="039A2D92" w14:textId="6EC1603F" w:rsidR="003967BD" w:rsidRDefault="05446835" w:rsidP="003967BD">
      <w:pPr>
        <w:pStyle w:val="Heading2"/>
      </w:pPr>
      <w:bookmarkStart w:id="241" w:name="_Toc87828971"/>
      <w:r>
        <w:lastRenderedPageBreak/>
        <w:t>Health and safety/CDM management</w:t>
      </w:r>
      <w:bookmarkEnd w:id="241"/>
    </w:p>
    <w:p w14:paraId="0B9630A6" w14:textId="36C9B850" w:rsidR="003967BD" w:rsidRPr="003967BD" w:rsidRDefault="003967BD" w:rsidP="003967BD">
      <w:r w:rsidRPr="003967BD">
        <w:t>BIM and the CDE should support the management of health and safety and CDM requirements. The CDM meetings are to be integral with the BIM Modelling review process and are to be model based. This is to ensure that compliance with CDM is incorporated as part of the spatial design and modelling process. The review process is to include all relevant project teams to ensure the CDM requirements are met. The interactive coordination workshops allow Health and Safety issues to be visualized and a coordinated mitigation established. Integration of BIM can be incorporated into on-site toolbox talks and site inductions.</w:t>
      </w:r>
    </w:p>
    <w:p w14:paraId="4790EA40" w14:textId="6B140921" w:rsidR="00892B72" w:rsidRDefault="00892B72">
      <w:pPr>
        <w:spacing w:line="264" w:lineRule="auto"/>
        <w:ind w:left="0"/>
        <w:jc w:val="left"/>
        <w:rPr>
          <w:b/>
        </w:rPr>
      </w:pPr>
      <w:r>
        <w:rPr>
          <w:b/>
        </w:rPr>
        <w:br w:type="page"/>
      </w:r>
    </w:p>
    <w:p w14:paraId="69D724C7" w14:textId="11BAF871" w:rsidR="001E4595" w:rsidRDefault="0070230C" w:rsidP="0070230C">
      <w:pPr>
        <w:pStyle w:val="Heading1"/>
        <w:numPr>
          <w:ilvl w:val="0"/>
          <w:numId w:val="0"/>
        </w:numPr>
        <w:spacing w:line="276" w:lineRule="auto"/>
        <w:ind w:left="576"/>
        <w:rPr>
          <w:rFonts w:asciiTheme="minorHAnsi" w:hAnsiTheme="minorHAnsi" w:cstheme="minorHAnsi"/>
        </w:rPr>
      </w:pPr>
      <w:bookmarkStart w:id="242" w:name="_Toc3698258"/>
      <w:bookmarkStart w:id="243" w:name="_Toc87828972"/>
      <w:r w:rsidRPr="00D57361">
        <w:rPr>
          <w:rFonts w:asciiTheme="minorHAnsi" w:hAnsiTheme="minorHAnsi" w:cstheme="minorHAnsi"/>
        </w:rPr>
        <w:lastRenderedPageBreak/>
        <w:t xml:space="preserve">APPENDIX </w:t>
      </w:r>
      <w:r w:rsidR="00E91953">
        <w:rPr>
          <w:rFonts w:asciiTheme="minorHAnsi" w:hAnsiTheme="minorHAnsi" w:cstheme="minorHAnsi"/>
        </w:rPr>
        <w:t>A</w:t>
      </w:r>
      <w:r w:rsidRPr="00D57361">
        <w:rPr>
          <w:rFonts w:asciiTheme="minorHAnsi" w:hAnsiTheme="minorHAnsi" w:cstheme="minorHAnsi"/>
        </w:rPr>
        <w:t xml:space="preserve"> - BIM Documentation</w:t>
      </w:r>
      <w:bookmarkEnd w:id="242"/>
      <w:bookmarkEnd w:id="243"/>
      <w:r w:rsidRPr="00D57361">
        <w:rPr>
          <w:rFonts w:asciiTheme="minorHAnsi" w:hAnsiTheme="minorHAnsi" w:cstheme="minorHAnsi"/>
        </w:rPr>
        <w:t xml:space="preserve"> </w:t>
      </w:r>
    </w:p>
    <w:p w14:paraId="2DD2E3A0" w14:textId="56F8D40E" w:rsidR="0070230C" w:rsidRDefault="0070230C" w:rsidP="0070230C">
      <w:r w:rsidRPr="0070230C">
        <w:t xml:space="preserve">The set of BIM Management documents are listed below, the forms are not mandatory for all projects, with the exception of the Model Production Delivery Table which is required for all BIM projects and the use of the various Toolkits is dictated by the project BIM Objectives defined in </w:t>
      </w:r>
      <w:hyperlink w:anchor="_Strategic_Objectives" w:history="1">
        <w:r w:rsidRPr="00391DD5">
          <w:rPr>
            <w:rStyle w:val="Hyperlink"/>
            <w:color w:val="AE9142"/>
          </w:rPr>
          <w:t xml:space="preserve">Section </w:t>
        </w:r>
        <w:r w:rsidRPr="00391DD5">
          <w:rPr>
            <w:rStyle w:val="Hyperlink"/>
            <w:b/>
            <w:color w:val="AE9142"/>
          </w:rPr>
          <w:t>3</w:t>
        </w:r>
      </w:hyperlink>
      <w:r w:rsidRPr="00391DD5">
        <w:rPr>
          <w:color w:val="AE9142"/>
        </w:rPr>
        <w:t xml:space="preserve"> </w:t>
      </w:r>
      <w:r w:rsidRPr="0070230C">
        <w:t xml:space="preserve">of this </w:t>
      </w:r>
      <w:r w:rsidRPr="00391DD5">
        <w:rPr>
          <w:color w:val="AE9142"/>
        </w:rPr>
        <w:t>BEP</w:t>
      </w:r>
      <w:r w:rsidRPr="0070230C">
        <w:t xml:space="preserve">. All relevant BIM Toolkits will be available via the CDE.  </w:t>
      </w:r>
    </w:p>
    <w:tbl>
      <w:tblPr>
        <w:tblStyle w:val="GridTable441"/>
        <w:tblW w:w="9450" w:type="dxa"/>
        <w:tblInd w:w="625" w:type="dxa"/>
        <w:tblLayout w:type="fixed"/>
        <w:tblLook w:val="04A0" w:firstRow="1" w:lastRow="0" w:firstColumn="1" w:lastColumn="0" w:noHBand="0" w:noVBand="1"/>
      </w:tblPr>
      <w:tblGrid>
        <w:gridCol w:w="3623"/>
        <w:gridCol w:w="5827"/>
      </w:tblGrid>
      <w:tr w:rsidR="0093700B" w14:paraId="1AB7618C" w14:textId="77777777" w:rsidTr="00097075">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hideMark/>
          </w:tcPr>
          <w:p w14:paraId="5821700E" w14:textId="77777777" w:rsidR="0093700B" w:rsidRDefault="0093700B" w:rsidP="00097075">
            <w:pPr>
              <w:ind w:left="0"/>
              <w:jc w:val="left"/>
            </w:pPr>
            <w:r>
              <w:rPr>
                <w:rFonts w:cstheme="minorHAnsi"/>
              </w:rPr>
              <w:t>Title</w:t>
            </w:r>
          </w:p>
        </w:tc>
        <w:tc>
          <w:tcPr>
            <w:tcW w:w="582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hideMark/>
          </w:tcPr>
          <w:p w14:paraId="15D4AB2C" w14:textId="77777777" w:rsidR="0093700B" w:rsidRDefault="0093700B" w:rsidP="00097075">
            <w:pPr>
              <w:ind w:left="0"/>
              <w:jc w:val="left"/>
              <w:cnfStyle w:val="100000000000" w:firstRow="1" w:lastRow="0" w:firstColumn="0" w:lastColumn="0" w:oddVBand="0" w:evenVBand="0" w:oddHBand="0" w:evenHBand="0" w:firstRowFirstColumn="0" w:firstRowLastColumn="0" w:lastRowFirstColumn="0" w:lastRowLastColumn="0"/>
            </w:pPr>
            <w:r>
              <w:rPr>
                <w:rFonts w:cstheme="minorHAnsi"/>
              </w:rPr>
              <w:t>Document Reference</w:t>
            </w:r>
          </w:p>
        </w:tc>
      </w:tr>
      <w:tr w:rsidR="0093700B" w14:paraId="65B737C6" w14:textId="77777777" w:rsidTr="00CA6A06">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hideMark/>
          </w:tcPr>
          <w:p w14:paraId="0825F1EF" w14:textId="77777777" w:rsidR="0093700B" w:rsidRDefault="0093700B" w:rsidP="00097075">
            <w:pPr>
              <w:ind w:left="0"/>
              <w:jc w:val="left"/>
              <w:rPr>
                <w:b w:val="0"/>
                <w:i/>
                <w:color w:val="B2B2B2" w:themeColor="text2" w:themeTint="99"/>
              </w:rPr>
            </w:pPr>
            <w:r>
              <w:rPr>
                <w:rFonts w:cstheme="minorHAnsi"/>
                <w:i/>
              </w:rPr>
              <w:t>Employer’s Information Requirements</w:t>
            </w:r>
          </w:p>
        </w:tc>
        <w:tc>
          <w:tcPr>
            <w:tcW w:w="5827"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hideMark/>
          </w:tcPr>
          <w:p w14:paraId="32BF0889" w14:textId="77777777" w:rsidR="0093700B" w:rsidRDefault="0093700B" w:rsidP="0009707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r>
              <w:rPr>
                <w:rFonts w:cstheme="minorHAnsi"/>
                <w:i/>
              </w:rPr>
              <w:t>TRS-IM-PLC-0003</w:t>
            </w:r>
          </w:p>
        </w:tc>
      </w:tr>
      <w:tr w:rsidR="0093700B" w14:paraId="6EE4FB63" w14:textId="77777777" w:rsidTr="00CA6A06">
        <w:trPr>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hideMark/>
          </w:tcPr>
          <w:p w14:paraId="40E39620" w14:textId="77777777" w:rsidR="0093700B" w:rsidRDefault="0093700B" w:rsidP="00097075">
            <w:pPr>
              <w:ind w:left="0"/>
              <w:jc w:val="left"/>
              <w:rPr>
                <w:rFonts w:cstheme="minorHAnsi"/>
                <w:i/>
              </w:rPr>
            </w:pPr>
            <w:r>
              <w:rPr>
                <w:rFonts w:cstheme="minorHAnsi"/>
                <w:i/>
              </w:rPr>
              <w:t>BIM Execution Plan - Template</w:t>
            </w:r>
          </w:p>
        </w:tc>
        <w:tc>
          <w:tcPr>
            <w:tcW w:w="5827"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hideMark/>
          </w:tcPr>
          <w:p w14:paraId="76031261" w14:textId="77777777" w:rsidR="0093700B" w:rsidRDefault="0093700B" w:rsidP="0009707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r>
              <w:rPr>
                <w:rFonts w:cstheme="minorHAnsi"/>
                <w:i/>
              </w:rPr>
              <w:t>TRS-IM-PLC-0004</w:t>
            </w:r>
          </w:p>
        </w:tc>
      </w:tr>
      <w:tr w:rsidR="0093700B" w14:paraId="03D90760" w14:textId="77777777" w:rsidTr="00CA6A06">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hideMark/>
          </w:tcPr>
          <w:p w14:paraId="618CF162" w14:textId="77777777" w:rsidR="0093700B" w:rsidRDefault="0093700B" w:rsidP="00097075">
            <w:pPr>
              <w:ind w:left="0"/>
              <w:jc w:val="left"/>
              <w:rPr>
                <w:rFonts w:cstheme="minorHAnsi"/>
                <w:i/>
              </w:rPr>
            </w:pPr>
            <w:r>
              <w:rPr>
                <w:rFonts w:cstheme="minorHAnsi"/>
                <w:i/>
              </w:rPr>
              <w:t>Vendor BIM Capability Assessment Procedure</w:t>
            </w:r>
          </w:p>
        </w:tc>
        <w:tc>
          <w:tcPr>
            <w:tcW w:w="5827"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hideMark/>
          </w:tcPr>
          <w:p w14:paraId="77153682" w14:textId="77777777" w:rsidR="0093700B" w:rsidRDefault="0093700B" w:rsidP="00097075">
            <w:pPr>
              <w:ind w:left="0"/>
              <w:jc w:val="left"/>
              <w:cnfStyle w:val="000000100000" w:firstRow="0" w:lastRow="0" w:firstColumn="0" w:lastColumn="0" w:oddVBand="0" w:evenVBand="0" w:oddHBand="1" w:evenHBand="0" w:firstRowFirstColumn="0" w:firstRowLastColumn="0" w:lastRowFirstColumn="0" w:lastRowLastColumn="0"/>
              <w:rPr>
                <w:rFonts w:cstheme="minorHAnsi"/>
                <w:i/>
              </w:rPr>
            </w:pPr>
            <w:r>
              <w:rPr>
                <w:rFonts w:cstheme="minorHAnsi"/>
                <w:i/>
              </w:rPr>
              <w:t>TRS-IM-PLC-0007</w:t>
            </w:r>
          </w:p>
        </w:tc>
      </w:tr>
      <w:tr w:rsidR="0093700B" w14:paraId="64A7FDA9" w14:textId="77777777" w:rsidTr="00CA6A06">
        <w:trPr>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hideMark/>
          </w:tcPr>
          <w:p w14:paraId="37FCA1F3" w14:textId="77777777" w:rsidR="0093700B" w:rsidRDefault="0093700B" w:rsidP="00097075">
            <w:pPr>
              <w:ind w:left="0"/>
              <w:jc w:val="left"/>
              <w:rPr>
                <w:b w:val="0"/>
                <w:i/>
                <w:color w:val="B2B2B2" w:themeColor="text2" w:themeTint="99"/>
              </w:rPr>
            </w:pPr>
            <w:r>
              <w:rPr>
                <w:rFonts w:cstheme="minorHAnsi"/>
                <w:i/>
              </w:rPr>
              <w:t xml:space="preserve"> AIR - Asset Information Requirements</w:t>
            </w:r>
          </w:p>
        </w:tc>
        <w:tc>
          <w:tcPr>
            <w:tcW w:w="58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hideMark/>
          </w:tcPr>
          <w:p w14:paraId="71DDCA54" w14:textId="77777777" w:rsidR="0093700B" w:rsidRDefault="0093700B" w:rsidP="0009707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r>
              <w:rPr>
                <w:rFonts w:cstheme="minorHAnsi"/>
                <w:i/>
              </w:rPr>
              <w:t>TRS-IM-PLC-0008</w:t>
            </w:r>
          </w:p>
        </w:tc>
      </w:tr>
      <w:tr w:rsidR="0093700B" w14:paraId="6F5FEE77" w14:textId="77777777" w:rsidTr="00CA6A06">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hideMark/>
          </w:tcPr>
          <w:p w14:paraId="1BBB340F" w14:textId="77777777" w:rsidR="0093700B" w:rsidRDefault="0093700B" w:rsidP="00097075">
            <w:pPr>
              <w:ind w:left="0"/>
              <w:jc w:val="left"/>
              <w:rPr>
                <w:rFonts w:cstheme="minorHAnsi"/>
                <w:b w:val="0"/>
                <w:i/>
                <w:color w:val="B2B2B2" w:themeColor="text2" w:themeTint="99"/>
              </w:rPr>
            </w:pPr>
            <w:r>
              <w:rPr>
                <w:rFonts w:cstheme="minorHAnsi"/>
                <w:i/>
              </w:rPr>
              <w:t>High-Level Responsibility Matrix – Information Deliverables</w:t>
            </w:r>
          </w:p>
        </w:tc>
        <w:tc>
          <w:tcPr>
            <w:tcW w:w="58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hideMark/>
          </w:tcPr>
          <w:p w14:paraId="77C8D9FE" w14:textId="77777777" w:rsidR="0093700B" w:rsidRDefault="0093700B" w:rsidP="00097075">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r>
              <w:rPr>
                <w:rFonts w:cstheme="minorHAnsi"/>
                <w:i/>
              </w:rPr>
              <w:t>TRS-PM-PLC-0009</w:t>
            </w:r>
          </w:p>
        </w:tc>
      </w:tr>
      <w:tr w:rsidR="0093700B" w14:paraId="43F0E914" w14:textId="77777777" w:rsidTr="00CA6A06">
        <w:trPr>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hideMark/>
          </w:tcPr>
          <w:p w14:paraId="4E4C3B8C" w14:textId="77777777" w:rsidR="0093700B" w:rsidRDefault="0093700B" w:rsidP="00097075">
            <w:pPr>
              <w:ind w:left="0"/>
              <w:jc w:val="left"/>
              <w:rPr>
                <w:rFonts w:cstheme="minorHAnsi"/>
                <w:b w:val="0"/>
                <w:i/>
                <w:color w:val="B2B2B2" w:themeColor="text2" w:themeTint="99"/>
              </w:rPr>
            </w:pPr>
            <w:r>
              <w:rPr>
                <w:rFonts w:cstheme="minorHAnsi"/>
                <w:i/>
              </w:rPr>
              <w:t>Model Production Delivery Table (MPDT)</w:t>
            </w:r>
          </w:p>
        </w:tc>
        <w:tc>
          <w:tcPr>
            <w:tcW w:w="58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hideMark/>
          </w:tcPr>
          <w:p w14:paraId="5D954E7D" w14:textId="77777777" w:rsidR="0093700B" w:rsidRDefault="0093700B" w:rsidP="00097075">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B2B2B2" w:themeColor="text2" w:themeTint="99"/>
              </w:rPr>
            </w:pPr>
            <w:r>
              <w:rPr>
                <w:rFonts w:cstheme="minorHAnsi"/>
                <w:i/>
              </w:rPr>
              <w:t>TRS-IM-PLC-0010</w:t>
            </w:r>
          </w:p>
        </w:tc>
      </w:tr>
      <w:tr w:rsidR="0093700B" w14:paraId="67C6BDF8" w14:textId="77777777" w:rsidTr="00CA6A06">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hideMark/>
          </w:tcPr>
          <w:p w14:paraId="0C2A6BAD" w14:textId="77777777" w:rsidR="0093700B" w:rsidRDefault="0093700B" w:rsidP="00097075">
            <w:pPr>
              <w:ind w:left="0"/>
              <w:jc w:val="left"/>
              <w:rPr>
                <w:rFonts w:cstheme="minorHAnsi"/>
                <w:b w:val="0"/>
                <w:i/>
                <w:color w:val="B2B2B2" w:themeColor="text2" w:themeTint="99"/>
              </w:rPr>
            </w:pPr>
            <w:r>
              <w:rPr>
                <w:rFonts w:cstheme="minorHAnsi"/>
                <w:i/>
              </w:rPr>
              <w:t>BIM – 3D Model LOI / Parameters List</w:t>
            </w:r>
            <w:r>
              <w:rPr>
                <w:rFonts w:cstheme="minorHAnsi"/>
                <w:i/>
                <w:color w:val="BFBFBF" w:themeColor="background1" w:themeShade="BF"/>
              </w:rPr>
              <w:t xml:space="preserve"> </w:t>
            </w:r>
          </w:p>
        </w:tc>
        <w:tc>
          <w:tcPr>
            <w:tcW w:w="58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hideMark/>
          </w:tcPr>
          <w:p w14:paraId="5271834B" w14:textId="77777777" w:rsidR="0093700B" w:rsidRDefault="0093700B" w:rsidP="00097075">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r>
              <w:rPr>
                <w:rFonts w:cstheme="minorHAnsi"/>
                <w:i/>
              </w:rPr>
              <w:t>TRS-IM-PLC-0010_1</w:t>
            </w:r>
          </w:p>
        </w:tc>
      </w:tr>
      <w:tr w:rsidR="0093700B" w14:paraId="54643D04" w14:textId="77777777" w:rsidTr="00CA6A06">
        <w:trPr>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hideMark/>
          </w:tcPr>
          <w:p w14:paraId="4E72B83F" w14:textId="77777777" w:rsidR="0093700B" w:rsidRDefault="0093700B" w:rsidP="00097075">
            <w:pPr>
              <w:ind w:left="0"/>
              <w:jc w:val="left"/>
              <w:rPr>
                <w:rFonts w:cstheme="minorHAnsi"/>
                <w:b w:val="0"/>
                <w:i/>
                <w:color w:val="B2B2B2" w:themeColor="text2" w:themeTint="99"/>
              </w:rPr>
            </w:pPr>
            <w:r>
              <w:rPr>
                <w:rFonts w:cstheme="minorHAnsi"/>
                <w:i/>
              </w:rPr>
              <w:t>Parameters Guidance</w:t>
            </w:r>
          </w:p>
        </w:tc>
        <w:tc>
          <w:tcPr>
            <w:tcW w:w="582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hideMark/>
          </w:tcPr>
          <w:p w14:paraId="22132AF8" w14:textId="77777777" w:rsidR="0093700B" w:rsidRDefault="0093700B" w:rsidP="00097075">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B2B2B2" w:themeColor="text2" w:themeTint="99"/>
              </w:rPr>
            </w:pPr>
            <w:r>
              <w:rPr>
                <w:rFonts w:cstheme="minorHAnsi"/>
                <w:i/>
              </w:rPr>
              <w:t>TRS-IM-PLC-0010_2</w:t>
            </w:r>
          </w:p>
        </w:tc>
      </w:tr>
    </w:tbl>
    <w:p w14:paraId="634373E7" w14:textId="77777777" w:rsidR="008B5071" w:rsidRDefault="008B5071" w:rsidP="008B5071">
      <w:pPr>
        <w:rPr>
          <w:rFonts w:cstheme="minorHAnsi"/>
          <w:i/>
          <w:color w:val="00968F" w:themeColor="accent3"/>
          <w:highlight w:val="lightGray"/>
        </w:rPr>
      </w:pPr>
    </w:p>
    <w:p w14:paraId="12E30DC7" w14:textId="292428F5" w:rsidR="001E4595" w:rsidRDefault="003775D1" w:rsidP="003775D1">
      <w:pPr>
        <w:pStyle w:val="Heading1"/>
        <w:numPr>
          <w:ilvl w:val="0"/>
          <w:numId w:val="0"/>
        </w:numPr>
        <w:spacing w:line="276" w:lineRule="auto"/>
        <w:ind w:left="576"/>
        <w:rPr>
          <w:rFonts w:asciiTheme="minorHAnsi" w:hAnsiTheme="minorHAnsi" w:cstheme="minorHAnsi"/>
        </w:rPr>
      </w:pPr>
      <w:bookmarkStart w:id="244" w:name="_Toc3698259"/>
      <w:bookmarkStart w:id="245" w:name="_Toc87828973"/>
      <w:r w:rsidRPr="00D57361">
        <w:rPr>
          <w:rFonts w:asciiTheme="minorHAnsi" w:hAnsiTheme="minorHAnsi" w:cstheme="minorHAnsi"/>
        </w:rPr>
        <w:t xml:space="preserve">APPENDIX </w:t>
      </w:r>
      <w:r w:rsidR="00E91953">
        <w:rPr>
          <w:rFonts w:asciiTheme="minorHAnsi" w:hAnsiTheme="minorHAnsi" w:cstheme="minorHAnsi"/>
        </w:rPr>
        <w:t>B</w:t>
      </w:r>
      <w:r w:rsidRPr="00D57361">
        <w:rPr>
          <w:rFonts w:asciiTheme="minorHAnsi" w:hAnsiTheme="minorHAnsi" w:cstheme="minorHAnsi"/>
        </w:rPr>
        <w:t xml:space="preserve"> - BIM Capability Assessments</w:t>
      </w:r>
      <w:bookmarkEnd w:id="244"/>
      <w:bookmarkEnd w:id="245"/>
    </w:p>
    <w:p w14:paraId="0E8EB282" w14:textId="32221302" w:rsidR="003775D1" w:rsidRDefault="00E76CC3" w:rsidP="003775D1">
      <w:r>
        <w:rPr>
          <w:b/>
        </w:rPr>
        <w:t>TRSDC</w:t>
      </w:r>
      <w:r w:rsidRPr="00E76CC3">
        <w:t xml:space="preserve"> has </w:t>
      </w:r>
      <w:r w:rsidR="003775D1" w:rsidRPr="00E76CC3">
        <w:t>develop</w:t>
      </w:r>
      <w:r w:rsidRPr="00E76CC3">
        <w:t>ed</w:t>
      </w:r>
      <w:r w:rsidR="003775D1" w:rsidRPr="00E76CC3">
        <w:t xml:space="preserve"> a robust </w:t>
      </w:r>
      <w:r w:rsidR="003775D1">
        <w:t xml:space="preserve">in-house BIM strategy that informs and steers the company’s BIM application within the business. It is based on live BIM project experience and sets out the processes and procedures required for successful BIM project delivery for the entire project team.  </w:t>
      </w:r>
    </w:p>
    <w:p w14:paraId="3A71F039" w14:textId="2EB3658E" w:rsidR="003775D1" w:rsidRDefault="00E76CC3" w:rsidP="003775D1">
      <w:r>
        <w:rPr>
          <w:b/>
        </w:rPr>
        <w:t xml:space="preserve">TRSDC </w:t>
      </w:r>
      <w:r w:rsidRPr="00E76CC3">
        <w:t>regularly reviews and updates their live data base of BIM capabilities</w:t>
      </w:r>
      <w:r w:rsidR="003775D1" w:rsidRPr="00E76CC3">
        <w:t xml:space="preserve"> to identify</w:t>
      </w:r>
      <w:r w:rsidR="003775D1">
        <w:t xml:space="preserve"> and maximize the added value that BIM can bring to them during and after construction. Project specific capability assessments are summarized in the table below</w:t>
      </w:r>
      <w:r>
        <w:t>.</w:t>
      </w:r>
    </w:p>
    <w:tbl>
      <w:tblPr>
        <w:tblStyle w:val="GridTable441"/>
        <w:tblW w:w="9450" w:type="dxa"/>
        <w:tblInd w:w="625" w:type="dxa"/>
        <w:tblLayout w:type="fixed"/>
        <w:tblLook w:val="04A0" w:firstRow="1" w:lastRow="0" w:firstColumn="1" w:lastColumn="0" w:noHBand="0" w:noVBand="1"/>
      </w:tblPr>
      <w:tblGrid>
        <w:gridCol w:w="1890"/>
        <w:gridCol w:w="1890"/>
        <w:gridCol w:w="1890"/>
        <w:gridCol w:w="1890"/>
        <w:gridCol w:w="1890"/>
      </w:tblGrid>
      <w:tr w:rsidR="003775D1" w:rsidRPr="00B340FD" w14:paraId="78EAD714" w14:textId="77777777" w:rsidTr="003775D1">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67426B27" w14:textId="342DB32C" w:rsidR="003775D1" w:rsidRPr="003775D1" w:rsidRDefault="003775D1" w:rsidP="003775D1">
            <w:pPr>
              <w:ind w:left="0"/>
              <w:jc w:val="left"/>
              <w:rPr>
                <w:bCs w:val="0"/>
              </w:rPr>
            </w:pPr>
            <w:r w:rsidRPr="003775D1">
              <w:rPr>
                <w:rFonts w:cstheme="minorHAnsi"/>
              </w:rPr>
              <w:t>Reference Number</w:t>
            </w:r>
          </w:p>
        </w:tc>
        <w:tc>
          <w:tcPr>
            <w:tcW w:w="189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461AFC4A" w14:textId="583F706E" w:rsidR="003775D1" w:rsidRPr="003775D1" w:rsidRDefault="003775D1" w:rsidP="003775D1">
            <w:pPr>
              <w:ind w:left="0"/>
              <w:jc w:val="left"/>
              <w:cnfStyle w:val="100000000000" w:firstRow="1" w:lastRow="0" w:firstColumn="0" w:lastColumn="0" w:oddVBand="0" w:evenVBand="0" w:oddHBand="0" w:evenHBand="0" w:firstRowFirstColumn="0" w:firstRowLastColumn="0" w:lastRowFirstColumn="0" w:lastRowLastColumn="0"/>
            </w:pPr>
            <w:r w:rsidRPr="003775D1">
              <w:rPr>
                <w:rFonts w:cstheme="minorHAnsi"/>
              </w:rPr>
              <w:t>Discipline</w:t>
            </w:r>
          </w:p>
        </w:tc>
        <w:tc>
          <w:tcPr>
            <w:tcW w:w="189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5CF641ED" w14:textId="14C916D0" w:rsidR="003775D1" w:rsidRPr="003775D1" w:rsidRDefault="003775D1" w:rsidP="003775D1">
            <w:pPr>
              <w:ind w:left="0"/>
              <w:jc w:val="left"/>
              <w:cnfStyle w:val="100000000000" w:firstRow="1" w:lastRow="0" w:firstColumn="0" w:lastColumn="0" w:oddVBand="0" w:evenVBand="0" w:oddHBand="0" w:evenHBand="0" w:firstRowFirstColumn="0" w:firstRowLastColumn="0" w:lastRowFirstColumn="0" w:lastRowLastColumn="0"/>
            </w:pPr>
            <w:r w:rsidRPr="003775D1">
              <w:rPr>
                <w:rFonts w:cstheme="minorHAnsi"/>
              </w:rPr>
              <w:t>Company</w:t>
            </w:r>
          </w:p>
        </w:tc>
        <w:tc>
          <w:tcPr>
            <w:tcW w:w="189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72061CAB" w14:textId="017CDDCB" w:rsidR="003775D1" w:rsidRPr="003775D1" w:rsidRDefault="003775D1" w:rsidP="003775D1">
            <w:pPr>
              <w:ind w:left="0"/>
              <w:jc w:val="left"/>
              <w:cnfStyle w:val="100000000000" w:firstRow="1" w:lastRow="0" w:firstColumn="0" w:lastColumn="0" w:oddVBand="0" w:evenVBand="0" w:oddHBand="0" w:evenHBand="0" w:firstRowFirstColumn="0" w:firstRowLastColumn="0" w:lastRowFirstColumn="0" w:lastRowLastColumn="0"/>
              <w:rPr>
                <w:bCs w:val="0"/>
              </w:rPr>
            </w:pPr>
            <w:r w:rsidRPr="003775D1">
              <w:rPr>
                <w:rFonts w:cstheme="minorHAnsi"/>
              </w:rPr>
              <w:t>Date Assessment Returned</w:t>
            </w:r>
          </w:p>
        </w:tc>
        <w:tc>
          <w:tcPr>
            <w:tcW w:w="189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144D6A11" w14:textId="2E555903" w:rsidR="003775D1" w:rsidRPr="003775D1" w:rsidRDefault="003775D1" w:rsidP="003775D1">
            <w:pPr>
              <w:ind w:left="0"/>
              <w:jc w:val="left"/>
              <w:cnfStyle w:val="100000000000" w:firstRow="1" w:lastRow="0" w:firstColumn="0" w:lastColumn="0" w:oddVBand="0" w:evenVBand="0" w:oddHBand="0" w:evenHBand="0" w:firstRowFirstColumn="0" w:firstRowLastColumn="0" w:lastRowFirstColumn="0" w:lastRowLastColumn="0"/>
            </w:pPr>
            <w:r w:rsidRPr="003775D1">
              <w:rPr>
                <w:rFonts w:cstheme="minorHAnsi"/>
              </w:rPr>
              <w:t>Capability Level</w:t>
            </w:r>
          </w:p>
        </w:tc>
      </w:tr>
      <w:tr w:rsidR="003775D1" w:rsidRPr="00B340FD" w14:paraId="39F415DB" w14:textId="77777777" w:rsidTr="003775D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651E20AD" w14:textId="77777777" w:rsidR="003775D1" w:rsidRPr="00125E87" w:rsidRDefault="003775D1" w:rsidP="003775D1">
            <w:pPr>
              <w:ind w:left="0"/>
              <w:jc w:val="left"/>
              <w:rPr>
                <w:bCs w:val="0"/>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644A105A" w14:textId="3560FEDC"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22DBE9A" w14:textId="77777777"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64162B0" w14:textId="0C97F1EA"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r w:rsidRPr="000E51FB">
              <w:rPr>
                <w:rFonts w:cstheme="minorHAnsi"/>
                <w:color w:val="BFBFBF" w:themeColor="background2" w:themeShade="BF"/>
              </w:rPr>
              <w:t>xx/xx/xx</w:t>
            </w: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086230BA" w14:textId="019BEF8B"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r w:rsidR="003775D1" w:rsidRPr="00B340FD" w14:paraId="49660D79" w14:textId="77777777" w:rsidTr="003775D1">
        <w:trPr>
          <w:trHeight w:val="440"/>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0996AFE2" w14:textId="77777777" w:rsidR="003775D1" w:rsidRPr="00125E87" w:rsidRDefault="003775D1" w:rsidP="003775D1">
            <w:pPr>
              <w:ind w:left="0"/>
              <w:jc w:val="left"/>
              <w:rPr>
                <w:bCs w:val="0"/>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74E62BB1" w14:textId="77777777" w:rsidR="003775D1" w:rsidRPr="00125E87" w:rsidRDefault="003775D1" w:rsidP="003775D1">
            <w:pPr>
              <w:ind w:left="0"/>
              <w:jc w:val="left"/>
              <w:cnfStyle w:val="000000000000" w:firstRow="0" w:lastRow="0" w:firstColumn="0" w:lastColumn="0" w:oddVBand="0" w:evenVBand="0" w:oddHBand="0" w:evenHBand="0" w:firstRowFirstColumn="0" w:firstRowLastColumn="0" w:lastRowFirstColumn="0" w:lastRowLastColumn="0"/>
              <w:rPr>
                <w:b/>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D272727" w14:textId="77777777" w:rsidR="003775D1" w:rsidRPr="00125E87" w:rsidRDefault="003775D1" w:rsidP="003775D1">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2215D4C4" w14:textId="3C2847E5" w:rsidR="003775D1" w:rsidRPr="00125E87" w:rsidRDefault="003775D1" w:rsidP="003775D1">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r w:rsidRPr="000E51FB">
              <w:rPr>
                <w:rFonts w:cstheme="minorHAnsi"/>
                <w:color w:val="BFBFBF" w:themeColor="background2" w:themeShade="BF"/>
              </w:rPr>
              <w:t>xx/xx/xx</w:t>
            </w: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A9035A0" w14:textId="77777777" w:rsidR="003775D1" w:rsidRPr="00125E87" w:rsidRDefault="003775D1" w:rsidP="003775D1">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r>
      <w:tr w:rsidR="003775D1" w:rsidRPr="00B340FD" w14:paraId="20553253" w14:textId="77777777" w:rsidTr="003775D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6F58051F" w14:textId="77777777" w:rsidR="003775D1" w:rsidRPr="00125E87" w:rsidRDefault="003775D1" w:rsidP="003775D1">
            <w:pPr>
              <w:ind w:left="0"/>
              <w:jc w:val="left"/>
              <w:rPr>
                <w:bCs w:val="0"/>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1EC969BB" w14:textId="77777777"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2FE9DAF7" w14:textId="77777777"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3981F9C4" w14:textId="705AE445"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r w:rsidRPr="000E51FB">
              <w:rPr>
                <w:rFonts w:cstheme="minorHAnsi"/>
                <w:color w:val="BFBFBF" w:themeColor="background2" w:themeShade="BF"/>
              </w:rPr>
              <w:t>xx/xx/xx</w:t>
            </w:r>
          </w:p>
        </w:tc>
        <w:tc>
          <w:tcPr>
            <w:tcW w:w="189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4A57AB58" w14:textId="77777777"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bl>
    <w:p w14:paraId="3D677C5E" w14:textId="10C09692" w:rsidR="00787B98" w:rsidRDefault="00787B98" w:rsidP="003775D1"/>
    <w:p w14:paraId="04227592" w14:textId="29F3B032" w:rsidR="00683FD3" w:rsidRDefault="300E7D12" w:rsidP="0034077F">
      <w:pPr>
        <w:pStyle w:val="Heading1"/>
        <w:numPr>
          <w:ilvl w:val="0"/>
          <w:numId w:val="0"/>
        </w:numPr>
        <w:ind w:left="576"/>
      </w:pPr>
      <w:bookmarkStart w:id="246" w:name="_Toc87828974"/>
      <w:r w:rsidRPr="0034077F">
        <w:t>APPENDIX C – LOD Descriptions</w:t>
      </w:r>
      <w:bookmarkEnd w:id="246"/>
    </w:p>
    <w:p w14:paraId="6702212C" w14:textId="49475707" w:rsidR="00097075" w:rsidRDefault="00097075" w:rsidP="00097075">
      <w:r w:rsidRPr="000E2EA6">
        <w:t>Model LODs will follow the BIM Forum 2019 ‘Level of Development Specification’ document</w:t>
      </w:r>
      <w:r w:rsidR="000E2EA6" w:rsidRPr="000E2EA6">
        <w:t xml:space="preserve"> (Part I and Part II)</w:t>
      </w:r>
      <w:r w:rsidRPr="000E2EA6">
        <w:t>, unless stated</w:t>
      </w:r>
      <w:r>
        <w:t xml:space="preserve"> otherwise by the Project BIM Team. </w:t>
      </w:r>
    </w:p>
    <w:p w14:paraId="41BE3C1C" w14:textId="47363F5C" w:rsidR="00683FD3" w:rsidRDefault="00097075" w:rsidP="300E7D12">
      <w:r>
        <w:t>The definitions and authorized uses for each LOD as required in the BIM Deliverables and Model Production Delivery Table respectively are provided with the differences emboldened for ease of reference.</w:t>
      </w:r>
    </w:p>
    <w:p w14:paraId="0729982C" w14:textId="61BF8B1A" w:rsidR="000E2EA6" w:rsidRDefault="000E2EA6" w:rsidP="300E7D12">
      <w:r w:rsidRPr="000E2EA6">
        <w:t xml:space="preserve">Refer to </w:t>
      </w:r>
      <w:r w:rsidRPr="000E2EA6">
        <w:rPr>
          <w:color w:val="AE9142" w:themeColor="text1"/>
        </w:rPr>
        <w:t>Appendix D – Model Productivity Delivery Table</w:t>
      </w:r>
      <w:r w:rsidRPr="000E2EA6">
        <w:t xml:space="preserve"> for the LoI to be filled into the models.</w:t>
      </w:r>
    </w:p>
    <w:p w14:paraId="2B64A4C6" w14:textId="6F519854" w:rsidR="00683FD3" w:rsidRDefault="00683FD3" w:rsidP="00A02057"/>
    <w:p w14:paraId="6FE5E579" w14:textId="2F3BFEA8" w:rsidR="00683FD3" w:rsidRDefault="300E7D12" w:rsidP="0034077F">
      <w:pPr>
        <w:pStyle w:val="Heading1"/>
        <w:numPr>
          <w:ilvl w:val="0"/>
          <w:numId w:val="0"/>
        </w:numPr>
        <w:ind w:left="576"/>
      </w:pPr>
      <w:bookmarkStart w:id="247" w:name="_Toc87828975"/>
      <w:r w:rsidRPr="0034077F">
        <w:t>APPENDIX D – Model Production Delivery Table</w:t>
      </w:r>
      <w:bookmarkEnd w:id="247"/>
      <w:r w:rsidRPr="0034077F">
        <w:t xml:space="preserve"> </w:t>
      </w:r>
    </w:p>
    <w:p w14:paraId="724F95AF" w14:textId="6212DBC4" w:rsidR="00E1278E" w:rsidRDefault="00E1278E" w:rsidP="00E1278E">
      <w:r>
        <w:t>The</w:t>
      </w:r>
      <w:r w:rsidRPr="00554448">
        <w:t xml:space="preserve"> </w:t>
      </w:r>
      <w:r w:rsidRPr="00E76CC3">
        <w:rPr>
          <w:color w:val="AE9142" w:themeColor="text1"/>
        </w:rPr>
        <w:t xml:space="preserve">Model Production Delivery Table </w:t>
      </w:r>
      <w:r w:rsidRPr="00E76CC3">
        <w:rPr>
          <w:b/>
          <w:color w:val="AE9142" w:themeColor="text1"/>
        </w:rPr>
        <w:t>[MPDT]</w:t>
      </w:r>
      <w:r>
        <w:rPr>
          <w:b/>
          <w:color w:val="AE9142" w:themeColor="text1"/>
        </w:rPr>
        <w:t xml:space="preserve"> </w:t>
      </w:r>
      <w:r>
        <w:t>to be developed by Project Teams as per the specific LOD/LOI requirements for each Sub-Project.</w:t>
      </w:r>
    </w:p>
    <w:p w14:paraId="26F2E5DC" w14:textId="722E4605" w:rsidR="00683FD3" w:rsidRDefault="00E1278E" w:rsidP="00E1278E">
      <w:r w:rsidRPr="00554448">
        <w:lastRenderedPageBreak/>
        <w:t xml:space="preserve">The </w:t>
      </w:r>
      <w:r w:rsidRPr="00E76CC3">
        <w:rPr>
          <w:b/>
          <w:color w:val="AE9142" w:themeColor="text1"/>
        </w:rPr>
        <w:t>MPDT</w:t>
      </w:r>
      <w:r w:rsidRPr="00554448">
        <w:t xml:space="preserve"> provides the BIM</w:t>
      </w:r>
      <w:r>
        <w:t xml:space="preserve"> </w:t>
      </w:r>
      <w:r w:rsidRPr="00554448">
        <w:t>Forum breakdown of the Levels of Development enabling us to provide a more granular discussion on the requirements for the project.</w:t>
      </w:r>
    </w:p>
    <w:p w14:paraId="2A49CBAF" w14:textId="269CC5D3" w:rsidR="00683FD3" w:rsidRDefault="300E7D12" w:rsidP="300E7D12">
      <w:r w:rsidRPr="300E7D12">
        <w:rPr>
          <w:rFonts w:ascii="Playfair Display" w:eastAsia="Playfair Display" w:hAnsi="Playfair Display" w:cs="Playfair Display"/>
          <w:szCs w:val="18"/>
        </w:rPr>
        <w:t xml:space="preserve"> </w:t>
      </w:r>
    </w:p>
    <w:p w14:paraId="23F3C42C" w14:textId="764F1C45" w:rsidR="00683FD3" w:rsidRPr="0034077F" w:rsidRDefault="300E7D12" w:rsidP="0034077F">
      <w:pPr>
        <w:pStyle w:val="Heading1"/>
        <w:numPr>
          <w:ilvl w:val="0"/>
          <w:numId w:val="0"/>
        </w:numPr>
        <w:ind w:left="576"/>
      </w:pPr>
      <w:bookmarkStart w:id="248" w:name="_Toc87828976"/>
      <w:r w:rsidRPr="0034077F">
        <w:t>APPENDIX E – BIM Responsibility Matrix</w:t>
      </w:r>
      <w:bookmarkEnd w:id="248"/>
    </w:p>
    <w:p w14:paraId="31E07520" w14:textId="1431F630" w:rsidR="00097075" w:rsidRPr="004C5841" w:rsidRDefault="300E7D12" w:rsidP="00097075">
      <w:r w:rsidRPr="300E7D12">
        <w:rPr>
          <w:rFonts w:ascii="Playfair Display" w:eastAsia="Playfair Display" w:hAnsi="Playfair Display" w:cs="Playfair Display"/>
          <w:szCs w:val="18"/>
        </w:rPr>
        <w:t xml:space="preserve"> </w:t>
      </w:r>
      <w:r w:rsidR="00097075" w:rsidRPr="00966206">
        <w:t xml:space="preserve">The </w:t>
      </w:r>
      <w:r w:rsidR="00097075" w:rsidRPr="004C5841">
        <w:rPr>
          <w:color w:val="AE9142" w:themeColor="text1"/>
        </w:rPr>
        <w:t>BIM Responsibility Matrix</w:t>
      </w:r>
      <w:r w:rsidR="00097075" w:rsidRPr="004C5841">
        <w:t xml:space="preserve"> sets out the responsibility </w:t>
      </w:r>
      <w:r w:rsidR="00097075" w:rsidRPr="00966206">
        <w:t>to produce</w:t>
      </w:r>
      <w:r w:rsidR="00097075" w:rsidRPr="004C5841">
        <w:t xml:space="preserve"> the information and models for each defined stage an</w:t>
      </w:r>
      <w:r w:rsidR="00097075">
        <w:t>d</w:t>
      </w:r>
      <w:r w:rsidR="00097075" w:rsidRPr="004C5841">
        <w:t xml:space="preserve"> to what Level o</w:t>
      </w:r>
      <w:r w:rsidR="00097075">
        <w:t>f</w:t>
      </w:r>
      <w:r w:rsidR="00097075" w:rsidRPr="004C5841">
        <w:t xml:space="preserve"> Definition.</w:t>
      </w:r>
    </w:p>
    <w:p w14:paraId="4A119C2D" w14:textId="0AFA2B0A" w:rsidR="00E1278E" w:rsidRPr="00E1278E" w:rsidRDefault="00E1278E" w:rsidP="00E1278E">
      <w:pPr>
        <w:rPr>
          <w:rFonts w:ascii="Playfair Display" w:eastAsia="Playfair Display" w:hAnsi="Playfair Display" w:cs="Playfair Display"/>
          <w:szCs w:val="18"/>
        </w:rPr>
      </w:pPr>
    </w:p>
    <w:p w14:paraId="2C20109A" w14:textId="2B4297DB" w:rsidR="00683FD3" w:rsidRPr="0034077F" w:rsidRDefault="300E7D12" w:rsidP="0034077F">
      <w:pPr>
        <w:pStyle w:val="Heading1"/>
        <w:numPr>
          <w:ilvl w:val="0"/>
          <w:numId w:val="0"/>
        </w:numPr>
        <w:ind w:left="576"/>
      </w:pPr>
      <w:bookmarkStart w:id="249" w:name="_Toc87828977"/>
      <w:r w:rsidRPr="0034077F">
        <w:t xml:space="preserve">APPENDIX F – </w:t>
      </w:r>
      <w:bookmarkStart w:id="250" w:name="_Hlk64301485"/>
      <w:r w:rsidR="0097673C">
        <w:t>BIM360 Collaboration and Models Sharing Overview</w:t>
      </w:r>
      <w:bookmarkEnd w:id="249"/>
      <w:bookmarkEnd w:id="250"/>
    </w:p>
    <w:p w14:paraId="2C072EF1" w14:textId="77777777" w:rsidR="006448C7" w:rsidRDefault="006448C7" w:rsidP="006448C7">
      <w:r w:rsidRPr="0B8E6DEA">
        <w:rPr>
          <w:rFonts w:ascii="Playfair Display" w:eastAsia="Playfair Display" w:hAnsi="Playfair Display" w:cs="Playfair Display"/>
          <w:szCs w:val="18"/>
        </w:rPr>
        <w:t xml:space="preserve">Sharing the Revit </w:t>
      </w:r>
      <w:r w:rsidRPr="004C5841">
        <w:t>models</w:t>
      </w:r>
      <w:r w:rsidRPr="0B8E6DEA">
        <w:rPr>
          <w:rFonts w:ascii="Playfair Display" w:eastAsia="Playfair Display" w:hAnsi="Playfair Display" w:cs="Playfair Display"/>
          <w:szCs w:val="18"/>
        </w:rPr>
        <w:t xml:space="preserve"> with other project teams using BIM 360 Design. Through Controlled Sharing Consume Models from Packages. to share using this method:</w:t>
      </w:r>
    </w:p>
    <w:p w14:paraId="2AA0B110" w14:textId="77777777" w:rsidR="006448C7" w:rsidRDefault="00CC33C0" w:rsidP="00344497">
      <w:pPr>
        <w:pStyle w:val="ListParagraph"/>
        <w:numPr>
          <w:ilvl w:val="0"/>
          <w:numId w:val="38"/>
        </w:numPr>
        <w:ind w:left="1276"/>
        <w:jc w:val="left"/>
        <w:rPr>
          <w:color w:val="000000"/>
          <w:szCs w:val="18"/>
        </w:rPr>
      </w:pPr>
      <w:hyperlink r:id="rId44">
        <w:r w:rsidR="006448C7" w:rsidRPr="0B8E6DEA">
          <w:rPr>
            <w:rStyle w:val="Hyperlink"/>
            <w:rFonts w:ascii="Playfair Display" w:eastAsia="Playfair Display" w:hAnsi="Playfair Display" w:cs="Playfair Display"/>
            <w:color w:val="000000"/>
            <w:szCs w:val="18"/>
          </w:rPr>
          <w:t>Publish your models from Revit</w:t>
        </w:r>
      </w:hyperlink>
      <w:r w:rsidR="006448C7" w:rsidRPr="0B8E6DEA">
        <w:rPr>
          <w:rFonts w:ascii="Playfair Display" w:eastAsia="Playfair Display" w:hAnsi="Playfair Display" w:cs="Playfair Display"/>
          <w:color w:val="000000"/>
          <w:szCs w:val="18"/>
        </w:rPr>
        <w:t xml:space="preserve"> to BIM 360 using Revit Cloud Worksharing. </w:t>
      </w:r>
    </w:p>
    <w:p w14:paraId="71B580A9" w14:textId="77777777" w:rsidR="006448C7" w:rsidRDefault="006448C7" w:rsidP="00344497">
      <w:pPr>
        <w:pStyle w:val="ListParagraph"/>
        <w:numPr>
          <w:ilvl w:val="0"/>
          <w:numId w:val="38"/>
        </w:numPr>
        <w:ind w:left="1276"/>
        <w:jc w:val="left"/>
        <w:rPr>
          <w:color w:val="000000"/>
          <w:szCs w:val="18"/>
        </w:rPr>
      </w:pPr>
      <w:r w:rsidRPr="0B8E6DEA">
        <w:rPr>
          <w:rFonts w:ascii="Playfair Display" w:eastAsia="Playfair Display" w:hAnsi="Playfair Display" w:cs="Playfair Display"/>
          <w:color w:val="000000"/>
          <w:szCs w:val="18"/>
        </w:rPr>
        <w:t xml:space="preserve">Use the Design Collaboration module to </w:t>
      </w:r>
      <w:hyperlink r:id="rId45" w:anchor="create-a-new-package">
        <w:r w:rsidRPr="0B8E6DEA">
          <w:rPr>
            <w:rStyle w:val="Hyperlink"/>
            <w:rFonts w:ascii="Playfair Display" w:eastAsia="Playfair Display" w:hAnsi="Playfair Display" w:cs="Playfair Display"/>
            <w:color w:val="000000"/>
            <w:szCs w:val="18"/>
          </w:rPr>
          <w:t>create a package</w:t>
        </w:r>
      </w:hyperlink>
      <w:r w:rsidRPr="0B8E6DEA">
        <w:rPr>
          <w:rFonts w:ascii="Playfair Display" w:eastAsia="Playfair Display" w:hAnsi="Playfair Display" w:cs="Playfair Display"/>
          <w:color w:val="000000"/>
          <w:szCs w:val="18"/>
        </w:rPr>
        <w:t xml:space="preserve"> and </w:t>
      </w:r>
      <w:hyperlink r:id="rId46" w:anchor="share-a-package">
        <w:r w:rsidRPr="0B8E6DEA">
          <w:rPr>
            <w:rStyle w:val="Hyperlink"/>
            <w:rFonts w:ascii="Playfair Display" w:eastAsia="Playfair Display" w:hAnsi="Playfair Display" w:cs="Playfair Display"/>
            <w:color w:val="000000"/>
            <w:szCs w:val="18"/>
          </w:rPr>
          <w:t>share your models</w:t>
        </w:r>
      </w:hyperlink>
      <w:r w:rsidRPr="0B8E6DEA">
        <w:rPr>
          <w:rFonts w:ascii="Playfair Display" w:eastAsia="Playfair Display" w:hAnsi="Playfair Display" w:cs="Playfair Display"/>
          <w:color w:val="000000"/>
          <w:szCs w:val="18"/>
        </w:rPr>
        <w:t xml:space="preserve"> with other teams.</w:t>
      </w:r>
    </w:p>
    <w:p w14:paraId="5B15C908" w14:textId="77777777" w:rsidR="006448C7" w:rsidRDefault="006448C7" w:rsidP="00344497">
      <w:pPr>
        <w:pStyle w:val="ListParagraph"/>
        <w:numPr>
          <w:ilvl w:val="0"/>
          <w:numId w:val="38"/>
        </w:numPr>
        <w:ind w:left="1276"/>
        <w:jc w:val="left"/>
        <w:rPr>
          <w:color w:val="000000"/>
          <w:szCs w:val="18"/>
        </w:rPr>
      </w:pPr>
      <w:r w:rsidRPr="0B8E6DEA">
        <w:rPr>
          <w:rFonts w:ascii="Playfair Display" w:eastAsia="Playfair Display" w:hAnsi="Playfair Display" w:cs="Playfair Display"/>
          <w:color w:val="000000"/>
          <w:szCs w:val="18"/>
        </w:rPr>
        <w:t xml:space="preserve">Other teams choose to </w:t>
      </w:r>
      <w:hyperlink r:id="rId47" w:anchor="consume-a-package-from-another-team.html">
        <w:r w:rsidRPr="0B8E6DEA">
          <w:rPr>
            <w:rStyle w:val="Hyperlink"/>
            <w:rFonts w:ascii="Playfair Display" w:eastAsia="Playfair Display" w:hAnsi="Playfair Display" w:cs="Playfair Display"/>
            <w:color w:val="000000"/>
            <w:szCs w:val="18"/>
          </w:rPr>
          <w:t>consume the shared models</w:t>
        </w:r>
      </w:hyperlink>
      <w:r w:rsidRPr="0B8E6DEA">
        <w:rPr>
          <w:rFonts w:ascii="Playfair Display" w:eastAsia="Playfair Display" w:hAnsi="Playfair Display" w:cs="Playfair Display"/>
          <w:color w:val="000000"/>
          <w:szCs w:val="18"/>
        </w:rPr>
        <w:t>.</w:t>
      </w:r>
    </w:p>
    <w:p w14:paraId="6DCE18A3" w14:textId="77777777" w:rsidR="006448C7" w:rsidRDefault="006448C7" w:rsidP="00344497">
      <w:pPr>
        <w:pStyle w:val="ListParagraph"/>
        <w:numPr>
          <w:ilvl w:val="0"/>
          <w:numId w:val="38"/>
        </w:numPr>
        <w:ind w:left="1276"/>
        <w:jc w:val="left"/>
        <w:rPr>
          <w:color w:val="000000"/>
          <w:szCs w:val="18"/>
        </w:rPr>
      </w:pPr>
      <w:r w:rsidRPr="0B8E6DEA">
        <w:rPr>
          <w:rFonts w:ascii="Playfair Display" w:eastAsia="Playfair Display" w:hAnsi="Playfair Display" w:cs="Playfair Display"/>
          <w:color w:val="000000"/>
          <w:szCs w:val="18"/>
        </w:rPr>
        <w:t xml:space="preserve">The teams who have consumed the shared model use Revit to link to the model from their </w:t>
      </w:r>
      <w:hyperlink r:id="rId48">
        <w:r w:rsidRPr="0B8E6DEA">
          <w:rPr>
            <w:rStyle w:val="Hyperlink"/>
            <w:rFonts w:ascii="Playfair Display" w:eastAsia="Playfair Display" w:hAnsi="Playfair Display" w:cs="Playfair Display"/>
            <w:color w:val="000000"/>
            <w:szCs w:val="18"/>
          </w:rPr>
          <w:t>Consumed folder</w:t>
        </w:r>
      </w:hyperlink>
      <w:r w:rsidRPr="0B8E6DEA">
        <w:rPr>
          <w:rFonts w:ascii="Playfair Display" w:eastAsia="Playfair Display" w:hAnsi="Playfair Display" w:cs="Playfair Display"/>
          <w:color w:val="000000"/>
          <w:szCs w:val="18"/>
        </w:rPr>
        <w:t xml:space="preserve"> in the Document Management module.</w:t>
      </w:r>
    </w:p>
    <w:p w14:paraId="49898CEE" w14:textId="14215A80" w:rsidR="006448C7" w:rsidRDefault="006448C7" w:rsidP="006448C7">
      <w:pPr>
        <w:rPr>
          <w:rFonts w:ascii="Playfair Display" w:eastAsia="Playfair Display" w:hAnsi="Playfair Display" w:cs="Playfair Display"/>
          <w:color w:val="000000"/>
          <w:szCs w:val="18"/>
        </w:rPr>
      </w:pPr>
      <w:r w:rsidRPr="0B8E6DEA">
        <w:rPr>
          <w:rFonts w:ascii="Playfair Display" w:eastAsia="Playfair Display" w:hAnsi="Playfair Display" w:cs="Playfair Display"/>
          <w:color w:val="000000"/>
          <w:szCs w:val="18"/>
        </w:rPr>
        <w:t xml:space="preserve">Tip: When </w:t>
      </w:r>
      <w:r w:rsidRPr="004C5841">
        <w:rPr>
          <w:rFonts w:ascii="Playfair Display" w:eastAsia="Playfair Display" w:hAnsi="Playfair Display" w:cs="Playfair Display"/>
          <w:szCs w:val="18"/>
        </w:rPr>
        <w:t>adding</w:t>
      </w:r>
      <w:r w:rsidRPr="0B8E6DEA">
        <w:rPr>
          <w:rFonts w:ascii="Playfair Display" w:eastAsia="Playfair Display" w:hAnsi="Playfair Display" w:cs="Playfair Display"/>
          <w:color w:val="000000"/>
          <w:szCs w:val="18"/>
        </w:rPr>
        <w:t xml:space="preserve"> a link in Revit as a team that has consumed a shared model, navigate to your team's Consumed folder in Document Management (</w:t>
      </w:r>
      <w:r w:rsidRPr="0B8E6DEA">
        <w:rPr>
          <w:rFonts w:ascii="Playfair Display" w:eastAsia="Playfair Display" w:hAnsi="Playfair Display" w:cs="Playfair Display"/>
          <w:b/>
          <w:bCs/>
          <w:color w:val="000000"/>
          <w:szCs w:val="18"/>
        </w:rPr>
        <w:t>BIM 360://Project Name/Project Files/Your Team Name/Consumed/TeamName/FileName.rvt</w:t>
      </w:r>
      <w:r w:rsidRPr="0B8E6DEA">
        <w:rPr>
          <w:rFonts w:ascii="Playfair Display" w:eastAsia="Playfair Display" w:hAnsi="Playfair Display" w:cs="Playfair Display"/>
          <w:color w:val="000000"/>
          <w:szCs w:val="18"/>
        </w:rPr>
        <w:t>).</w:t>
      </w:r>
    </w:p>
    <w:p w14:paraId="5E999399" w14:textId="44C05024" w:rsidR="000E2EA6" w:rsidRDefault="000E2EA6" w:rsidP="006448C7">
      <w:pPr>
        <w:rPr>
          <w:rFonts w:ascii="Playfair Display" w:eastAsia="Playfair Display" w:hAnsi="Playfair Display" w:cs="Playfair Display"/>
          <w:color w:val="000000"/>
          <w:szCs w:val="18"/>
        </w:rPr>
      </w:pPr>
    </w:p>
    <w:p w14:paraId="20CF3CB6" w14:textId="6287DAF6" w:rsidR="000E2EA6" w:rsidRDefault="000E2EA6" w:rsidP="000E2EA6">
      <w:bookmarkStart w:id="251" w:name="_Hlk63692373"/>
      <w:bookmarkStart w:id="252" w:name="_Hlk63698336"/>
      <w:r w:rsidRPr="000E2EA6">
        <w:t xml:space="preserve">For BIM 360 Folder Structure Definitions refer to </w:t>
      </w:r>
      <w:r w:rsidRPr="000E2EA6">
        <w:rPr>
          <w:color w:val="AE9142" w:themeColor="text1"/>
        </w:rPr>
        <w:t>TRS-DS-GDL-0001 PMIS Design Review User Guide</w:t>
      </w:r>
      <w:bookmarkEnd w:id="251"/>
      <w:r w:rsidRPr="000E2EA6">
        <w:t xml:space="preserve"> and </w:t>
      </w:r>
      <w:r w:rsidRPr="000E2EA6">
        <w:rPr>
          <w:color w:val="AE9142" w:themeColor="text1"/>
        </w:rPr>
        <w:t>TRS-PM-MNL-0013_BIM 360 - Design Collaboration user Guide</w:t>
      </w:r>
      <w:r w:rsidRPr="000E2EA6">
        <w:t>.</w:t>
      </w:r>
      <w:bookmarkEnd w:id="252"/>
    </w:p>
    <w:p w14:paraId="22C25724" w14:textId="77777777" w:rsidR="00E1278E" w:rsidRPr="00E1278E" w:rsidRDefault="00E1278E" w:rsidP="00E1278E"/>
    <w:p w14:paraId="72B8B036" w14:textId="797A9810" w:rsidR="00683FD3" w:rsidRPr="0034077F" w:rsidRDefault="300E7D12" w:rsidP="0034077F">
      <w:pPr>
        <w:pStyle w:val="Heading1"/>
        <w:numPr>
          <w:ilvl w:val="0"/>
          <w:numId w:val="0"/>
        </w:numPr>
        <w:ind w:left="576"/>
      </w:pPr>
      <w:bookmarkStart w:id="253" w:name="_Toc87828978"/>
      <w:r w:rsidRPr="0034077F">
        <w:t>APPENDIX G – Master Shared Parameters</w:t>
      </w:r>
      <w:bookmarkEnd w:id="253"/>
      <w:r w:rsidRPr="0034077F">
        <w:t xml:space="preserve"> </w:t>
      </w:r>
    </w:p>
    <w:p w14:paraId="7013838B" w14:textId="77777777" w:rsidR="001314DA" w:rsidRPr="004C5841" w:rsidRDefault="001314DA" w:rsidP="001314DA">
      <w:pPr>
        <w:rPr>
          <w:rFonts w:ascii="Playfair Display" w:eastAsia="Playfair Display" w:hAnsi="Playfair Display" w:cs="Playfair Display"/>
          <w:szCs w:val="18"/>
        </w:rPr>
      </w:pPr>
      <w:r>
        <w:rPr>
          <w:rFonts w:ascii="Playfair Display" w:eastAsia="Playfair Display" w:hAnsi="Playfair Display" w:cs="Playfair Display"/>
          <w:szCs w:val="18"/>
        </w:rPr>
        <w:t xml:space="preserve">The </w:t>
      </w:r>
      <w:r w:rsidRPr="004C5841">
        <w:rPr>
          <w:color w:val="AE9142" w:themeColor="text1"/>
        </w:rPr>
        <w:t>Master Shared Parameters</w:t>
      </w:r>
      <w:r>
        <w:rPr>
          <w:rFonts w:ascii="Playfair Display" w:eastAsia="Playfair Display" w:hAnsi="Playfair Display" w:cs="Playfair Display"/>
          <w:szCs w:val="18"/>
        </w:rPr>
        <w:t xml:space="preserve"> table contains all shared parameters required to be added into the BIM model per LOD.</w:t>
      </w:r>
    </w:p>
    <w:p w14:paraId="4035BCF6" w14:textId="29350020" w:rsidR="00683FD3" w:rsidRDefault="00683FD3" w:rsidP="300E7D12">
      <w:pPr>
        <w:spacing w:line="264" w:lineRule="auto"/>
        <w:jc w:val="left"/>
      </w:pPr>
    </w:p>
    <w:p w14:paraId="19B7FA0F" w14:textId="12A0EDB9" w:rsidR="00683FD3" w:rsidRPr="0034077F" w:rsidRDefault="300E7D12" w:rsidP="0034077F">
      <w:pPr>
        <w:pStyle w:val="Heading1"/>
        <w:numPr>
          <w:ilvl w:val="0"/>
          <w:numId w:val="0"/>
        </w:numPr>
        <w:ind w:left="576"/>
      </w:pPr>
      <w:bookmarkStart w:id="254" w:name="_Toc87828979"/>
      <w:r w:rsidRPr="0034077F">
        <w:t>APPENDIX H – BIM Models QA/QC</w:t>
      </w:r>
      <w:bookmarkEnd w:id="254"/>
      <w:r w:rsidRPr="0034077F">
        <w:t xml:space="preserve">  </w:t>
      </w:r>
    </w:p>
    <w:p w14:paraId="1D163D6B" w14:textId="77777777" w:rsidR="001314DA" w:rsidRPr="004C5841" w:rsidRDefault="001314DA" w:rsidP="001314DA">
      <w:pPr>
        <w:rPr>
          <w:rFonts w:ascii="Playfair Display" w:eastAsia="Playfair Display" w:hAnsi="Playfair Display" w:cs="Playfair Display"/>
          <w:szCs w:val="18"/>
        </w:rPr>
      </w:pPr>
      <w:r>
        <w:rPr>
          <w:rFonts w:ascii="Playfair Display" w:eastAsia="Playfair Display" w:hAnsi="Playfair Display" w:cs="Playfair Display"/>
          <w:szCs w:val="18"/>
        </w:rPr>
        <w:t xml:space="preserve">The </w:t>
      </w:r>
      <w:r w:rsidRPr="004C5841">
        <w:rPr>
          <w:color w:val="AE9142" w:themeColor="text1"/>
        </w:rPr>
        <w:t>BIM Models QA/QC</w:t>
      </w:r>
      <w:r>
        <w:rPr>
          <w:rFonts w:ascii="Playfair Display" w:eastAsia="Playfair Display" w:hAnsi="Playfair Display" w:cs="Playfair Display"/>
          <w:szCs w:val="18"/>
        </w:rPr>
        <w:t xml:space="preserve"> contains all the topics that needs to be checked to be consistent and comply with the BIM Standards used in the Project.</w:t>
      </w:r>
    </w:p>
    <w:p w14:paraId="0665213C" w14:textId="5C4A8960" w:rsidR="00683FD3" w:rsidRDefault="00683FD3" w:rsidP="00A02057">
      <w:pPr>
        <w:spacing w:line="264" w:lineRule="auto"/>
        <w:jc w:val="left"/>
      </w:pPr>
    </w:p>
    <w:p w14:paraId="2EA80F31" w14:textId="5B1F0813" w:rsidR="00683FD3" w:rsidRPr="0034077F" w:rsidRDefault="300E7D12" w:rsidP="0034077F">
      <w:pPr>
        <w:pStyle w:val="Heading1"/>
        <w:numPr>
          <w:ilvl w:val="0"/>
          <w:numId w:val="0"/>
        </w:numPr>
        <w:ind w:left="576"/>
      </w:pPr>
      <w:bookmarkStart w:id="255" w:name="_Toc87828980"/>
      <w:r w:rsidRPr="0034077F">
        <w:t>APPENDIX I – Models Multiple Shared Location</w:t>
      </w:r>
      <w:bookmarkEnd w:id="255"/>
    </w:p>
    <w:p w14:paraId="7E21A590" w14:textId="77777777" w:rsidR="001314DA" w:rsidRPr="004C5841" w:rsidRDefault="001314DA" w:rsidP="001314DA">
      <w:pPr>
        <w:rPr>
          <w:rFonts w:ascii="Playfair Display" w:eastAsia="Playfair Display" w:hAnsi="Playfair Display" w:cs="Playfair Display"/>
          <w:szCs w:val="18"/>
        </w:rPr>
      </w:pPr>
      <w:r>
        <w:rPr>
          <w:rFonts w:ascii="Playfair Display" w:eastAsia="Playfair Display" w:hAnsi="Playfair Display" w:cs="Playfair Display"/>
          <w:szCs w:val="18"/>
        </w:rPr>
        <w:t xml:space="preserve">The </w:t>
      </w:r>
      <w:r w:rsidRPr="004C5841">
        <w:rPr>
          <w:color w:val="AE9142" w:themeColor="text1"/>
        </w:rPr>
        <w:t>Models Multiple Shared Location</w:t>
      </w:r>
      <w:r>
        <w:rPr>
          <w:rFonts w:ascii="Playfair Display" w:eastAsia="Playfair Display" w:hAnsi="Playfair Display" w:cs="Playfair Display"/>
          <w:szCs w:val="18"/>
        </w:rPr>
        <w:t xml:space="preserve"> contains all shared coordinates from all buildings.</w:t>
      </w:r>
    </w:p>
    <w:p w14:paraId="7FF9E134" w14:textId="71529CC5" w:rsidR="00A02057" w:rsidRDefault="00A02057" w:rsidP="00A02057">
      <w:pPr>
        <w:spacing w:line="264" w:lineRule="auto"/>
      </w:pPr>
    </w:p>
    <w:p w14:paraId="6278476A" w14:textId="36CFB5C6" w:rsidR="00683FD3" w:rsidRPr="0034077F" w:rsidRDefault="300E7D12" w:rsidP="0034077F">
      <w:pPr>
        <w:pStyle w:val="Heading1"/>
        <w:numPr>
          <w:ilvl w:val="0"/>
          <w:numId w:val="0"/>
        </w:numPr>
        <w:ind w:left="576"/>
      </w:pPr>
      <w:bookmarkStart w:id="256" w:name="_Toc87828981"/>
      <w:r w:rsidRPr="0034077F">
        <w:t>APPENDIX J – Master Information Delivery Table</w:t>
      </w:r>
      <w:bookmarkEnd w:id="256"/>
    </w:p>
    <w:p w14:paraId="325436F1" w14:textId="77777777" w:rsidR="001314DA" w:rsidRPr="004C5841" w:rsidRDefault="001314DA" w:rsidP="001314DA">
      <w:pPr>
        <w:rPr>
          <w:rFonts w:ascii="Playfair Display" w:eastAsia="Playfair Display" w:hAnsi="Playfair Display" w:cs="Playfair Display"/>
          <w:szCs w:val="18"/>
        </w:rPr>
      </w:pPr>
      <w:r w:rsidRPr="004C5841">
        <w:rPr>
          <w:rFonts w:ascii="Playfair Display" w:eastAsia="Playfair Display" w:hAnsi="Playfair Display" w:cs="Playfair Display"/>
          <w:szCs w:val="18"/>
        </w:rPr>
        <w:t xml:space="preserve">The </w:t>
      </w:r>
      <w:r w:rsidRPr="004C5841">
        <w:rPr>
          <w:color w:val="AE9142" w:themeColor="text1"/>
        </w:rPr>
        <w:t>Master Information Delivery Table (MIDP)</w:t>
      </w:r>
      <w:r w:rsidRPr="004C5841">
        <w:rPr>
          <w:rFonts w:ascii="Playfair Display" w:eastAsia="Playfair Display" w:hAnsi="Playfair Display" w:cs="Playfair Display"/>
          <w:szCs w:val="18"/>
        </w:rPr>
        <w:t xml:space="preserve"> contains all information to be delivered per project stage, per consultant.</w:t>
      </w:r>
      <w:r>
        <w:rPr>
          <w:rFonts w:ascii="Playfair Display" w:eastAsia="Playfair Display" w:hAnsi="Playfair Display" w:cs="Playfair Display"/>
          <w:szCs w:val="18"/>
        </w:rPr>
        <w:t xml:space="preserve"> Essentially is a collection of the Task Information Delivery Plans (TIDP) which includes details of when project information is to be prepared: Models, Drawings, Reports, Specifications, …</w:t>
      </w:r>
    </w:p>
    <w:p w14:paraId="597D3D2D" w14:textId="77777777" w:rsidR="00E1278E" w:rsidRPr="00E1278E" w:rsidRDefault="00E1278E" w:rsidP="00E1278E"/>
    <w:p w14:paraId="51285B47" w14:textId="0B88544F" w:rsidR="00683FD3" w:rsidRPr="0034077F" w:rsidRDefault="300E7D12" w:rsidP="0034077F">
      <w:pPr>
        <w:pStyle w:val="Heading1"/>
        <w:numPr>
          <w:ilvl w:val="0"/>
          <w:numId w:val="0"/>
        </w:numPr>
        <w:ind w:left="576"/>
      </w:pPr>
      <w:bookmarkStart w:id="257" w:name="_Toc87828982"/>
      <w:r w:rsidRPr="0034077F">
        <w:t>APPENDIX K – BIM Uses Matrix</w:t>
      </w:r>
      <w:bookmarkEnd w:id="257"/>
    </w:p>
    <w:p w14:paraId="11B51110" w14:textId="77777777" w:rsidR="001314DA" w:rsidRPr="004C5841" w:rsidRDefault="001314DA" w:rsidP="001314DA">
      <w:pPr>
        <w:rPr>
          <w:rFonts w:ascii="Playfair Display" w:eastAsia="Playfair Display" w:hAnsi="Playfair Display" w:cs="Playfair Display"/>
          <w:szCs w:val="18"/>
        </w:rPr>
      </w:pPr>
      <w:r>
        <w:rPr>
          <w:rFonts w:ascii="Playfair Display" w:eastAsia="Playfair Display" w:hAnsi="Playfair Display" w:cs="Playfair Display"/>
          <w:szCs w:val="18"/>
        </w:rPr>
        <w:t xml:space="preserve">The </w:t>
      </w:r>
      <w:r w:rsidRPr="004C5841">
        <w:rPr>
          <w:color w:val="AE9142" w:themeColor="text1"/>
        </w:rPr>
        <w:t>BIM Uses Matrix</w:t>
      </w:r>
      <w:r>
        <w:rPr>
          <w:rFonts w:ascii="Playfair Display" w:eastAsia="Playfair Display" w:hAnsi="Playfair Display" w:cs="Playfair Display"/>
          <w:szCs w:val="18"/>
        </w:rPr>
        <w:t xml:space="preserve"> informs which are the BIM uses and how all consultants will drive the process to achieve it.</w:t>
      </w:r>
    </w:p>
    <w:p w14:paraId="2A09F18E" w14:textId="661C78CC" w:rsidR="00683FD3" w:rsidRDefault="00683FD3" w:rsidP="300E7D12">
      <w:pPr>
        <w:spacing w:line="264" w:lineRule="auto"/>
      </w:pPr>
    </w:p>
    <w:p w14:paraId="5686D793" w14:textId="6173EA44" w:rsidR="00683FD3" w:rsidRPr="0034077F" w:rsidRDefault="300E7D12" w:rsidP="0034077F">
      <w:pPr>
        <w:pStyle w:val="Heading1"/>
        <w:numPr>
          <w:ilvl w:val="0"/>
          <w:numId w:val="0"/>
        </w:numPr>
        <w:ind w:left="576"/>
      </w:pPr>
      <w:bookmarkStart w:id="258" w:name="_Toc87828983"/>
      <w:r w:rsidRPr="0034077F">
        <w:lastRenderedPageBreak/>
        <w:t>APPENDIX L – Specialist Discipline Integration</w:t>
      </w:r>
      <w:bookmarkEnd w:id="258"/>
    </w:p>
    <w:p w14:paraId="53ED513D" w14:textId="77777777" w:rsidR="001314DA" w:rsidRDefault="001314DA" w:rsidP="001314DA">
      <w:r>
        <w:t xml:space="preserve">The Specialist Discipline Integration informs the responsibility chain of all consultants to make sure that </w:t>
      </w:r>
      <w:r w:rsidRPr="004F67A3">
        <w:rPr>
          <w:rFonts w:ascii="Playfair Display" w:eastAsia="Playfair Display" w:hAnsi="Playfair Display" w:cs="Playfair Display"/>
          <w:szCs w:val="18"/>
        </w:rPr>
        <w:t>th</w:t>
      </w:r>
      <w:r>
        <w:rPr>
          <w:rFonts w:ascii="Playfair Display" w:eastAsia="Playfair Display" w:hAnsi="Playfair Display" w:cs="Playfair Display"/>
          <w:szCs w:val="18"/>
        </w:rPr>
        <w:t>e</w:t>
      </w:r>
      <w:r>
        <w:t xml:space="preserve"> information produced and needed is captured within the final BIM model deliverables, so that every consultant understands what information is provided, when it is provide</w:t>
      </w:r>
      <w:r>
        <w:rPr>
          <w:rFonts w:hint="eastAsia"/>
        </w:rPr>
        <w:t>d</w:t>
      </w:r>
      <w:r>
        <w:t xml:space="preserve"> and by whom. </w:t>
      </w:r>
    </w:p>
    <w:p w14:paraId="4F6C145D" w14:textId="3EF5E146" w:rsidR="00683FD3" w:rsidRDefault="00683FD3" w:rsidP="00A02057">
      <w:pPr>
        <w:spacing w:line="264" w:lineRule="auto"/>
        <w:ind w:left="0"/>
      </w:pPr>
    </w:p>
    <w:p w14:paraId="0965F520" w14:textId="40D20E30" w:rsidR="00683FD3" w:rsidRPr="0034077F" w:rsidRDefault="300E7D12" w:rsidP="0034077F">
      <w:pPr>
        <w:pStyle w:val="Heading1"/>
        <w:numPr>
          <w:ilvl w:val="0"/>
          <w:numId w:val="0"/>
        </w:numPr>
        <w:ind w:left="576"/>
      </w:pPr>
      <w:bookmarkStart w:id="259" w:name="_Toc87828984"/>
      <w:r w:rsidRPr="0034077F">
        <w:t>APPENDIX M – BIM Timeline</w:t>
      </w:r>
      <w:bookmarkEnd w:id="259"/>
    </w:p>
    <w:p w14:paraId="32569C64" w14:textId="77B807E4" w:rsidR="001314DA" w:rsidRDefault="001314DA" w:rsidP="001314DA">
      <w:pPr>
        <w:rPr>
          <w:rFonts w:ascii="Playfair Display" w:eastAsia="Playfair Display" w:hAnsi="Playfair Display" w:cs="Playfair Display"/>
          <w:szCs w:val="18"/>
        </w:rPr>
      </w:pPr>
      <w:r w:rsidRPr="004C5841">
        <w:rPr>
          <w:color w:val="AE9142" w:themeColor="text1"/>
        </w:rPr>
        <w:t>BIM Timeline</w:t>
      </w:r>
      <w:r>
        <w:rPr>
          <w:rFonts w:ascii="Playfair Display" w:eastAsia="Playfair Display" w:hAnsi="Playfair Display" w:cs="Playfair Display"/>
          <w:szCs w:val="18"/>
        </w:rPr>
        <w:t xml:space="preserve"> informs when the BIM models should be shared, when models are expected to be used before a submission and when all consultants have the gates submissions.</w:t>
      </w:r>
    </w:p>
    <w:p w14:paraId="6A13B069" w14:textId="23300D6F" w:rsidR="000E2EA6" w:rsidRPr="004C5841" w:rsidRDefault="000E2EA6" w:rsidP="000E2EA6">
      <w:pPr>
        <w:rPr>
          <w:rFonts w:ascii="Playfair Display" w:eastAsia="Playfair Display" w:hAnsi="Playfair Display" w:cs="Playfair Display"/>
          <w:szCs w:val="18"/>
        </w:rPr>
      </w:pPr>
      <w:bookmarkStart w:id="260" w:name="_Hlk63698393"/>
      <w:bookmarkStart w:id="261" w:name="_Hlk63704378"/>
      <w:r w:rsidRPr="000E2EA6">
        <w:t>BIM Timeline should be monitored by the Executive Architect for the information sharing frequency, agreed formats, and the level of completeness per the MPDT.</w:t>
      </w:r>
      <w:bookmarkEnd w:id="260"/>
      <w:bookmarkEnd w:id="261"/>
    </w:p>
    <w:p w14:paraId="7E7CC6A6" w14:textId="6D532165" w:rsidR="00683FD3" w:rsidRDefault="00683FD3" w:rsidP="300E7D12">
      <w:pPr>
        <w:spacing w:line="264" w:lineRule="auto"/>
      </w:pPr>
    </w:p>
    <w:p w14:paraId="635DF416" w14:textId="41D86888" w:rsidR="00683FD3" w:rsidRPr="0034077F" w:rsidRDefault="300E7D12" w:rsidP="0034077F">
      <w:pPr>
        <w:pStyle w:val="Heading1"/>
        <w:numPr>
          <w:ilvl w:val="0"/>
          <w:numId w:val="0"/>
        </w:numPr>
        <w:ind w:left="576"/>
      </w:pPr>
      <w:bookmarkStart w:id="262" w:name="_Toc87828985"/>
      <w:r w:rsidRPr="0034077F">
        <w:t>APPENDIX N – Consultants Interface</w:t>
      </w:r>
      <w:bookmarkEnd w:id="262"/>
    </w:p>
    <w:p w14:paraId="373D8719" w14:textId="6955D273" w:rsidR="300E7D12" w:rsidRDefault="001314DA" w:rsidP="0034077F">
      <w:pPr>
        <w:rPr>
          <w:rFonts w:ascii="Playfair Display" w:eastAsia="Playfair Display" w:hAnsi="Playfair Display" w:cs="Playfair Display"/>
          <w:szCs w:val="18"/>
        </w:rPr>
      </w:pPr>
      <w:r w:rsidRPr="0B8E6DEA">
        <w:rPr>
          <w:rFonts w:ascii="Playfair Display" w:eastAsia="Playfair Display" w:hAnsi="Playfair Display" w:cs="Playfair Display"/>
          <w:szCs w:val="18"/>
        </w:rPr>
        <w:t xml:space="preserve">The </w:t>
      </w:r>
      <w:r w:rsidRPr="004C5841">
        <w:rPr>
          <w:color w:val="AE9142" w:themeColor="text1"/>
        </w:rPr>
        <w:t>Consultant Interface</w:t>
      </w:r>
      <w:r>
        <w:rPr>
          <w:rFonts w:ascii="Playfair Display" w:eastAsia="Playfair Display" w:hAnsi="Playfair Display" w:cs="Playfair Display"/>
          <w:szCs w:val="18"/>
        </w:rPr>
        <w:t xml:space="preserve"> </w:t>
      </w:r>
      <w:r w:rsidRPr="0B8E6DEA">
        <w:rPr>
          <w:rFonts w:ascii="Playfair Display" w:eastAsia="Playfair Display" w:hAnsi="Playfair Display" w:cs="Playfair Display"/>
          <w:szCs w:val="18"/>
        </w:rPr>
        <w:t>diagram illustrates the workflow and elements ownership between Architecture, Interior Design and Structural openings/doors</w:t>
      </w:r>
      <w:r>
        <w:rPr>
          <w:rFonts w:ascii="Playfair Display" w:eastAsia="Playfair Display" w:hAnsi="Playfair Display" w:cs="Playfair Display"/>
          <w:szCs w:val="18"/>
        </w:rPr>
        <w:t>.</w:t>
      </w:r>
    </w:p>
    <w:p w14:paraId="7F1EAA11" w14:textId="77777777" w:rsidR="0034077F" w:rsidRDefault="0034077F" w:rsidP="0034077F">
      <w:pPr>
        <w:jc w:val="left"/>
        <w:rPr>
          <w:rFonts w:ascii="Playfair Display" w:eastAsia="Playfair Display" w:hAnsi="Playfair Display" w:cs="Playfair Display"/>
          <w:szCs w:val="18"/>
        </w:rPr>
      </w:pPr>
    </w:p>
    <w:p w14:paraId="566F3B32" w14:textId="77777777" w:rsidR="0034077F" w:rsidRPr="00776805" w:rsidRDefault="0034077F" w:rsidP="0034077F">
      <w:pPr>
        <w:pStyle w:val="Heading1"/>
        <w:numPr>
          <w:ilvl w:val="0"/>
          <w:numId w:val="0"/>
        </w:numPr>
        <w:ind w:left="576"/>
      </w:pPr>
      <w:bookmarkStart w:id="263" w:name="_Toc61992573"/>
      <w:bookmarkStart w:id="264" w:name="_Toc87828986"/>
      <w:r w:rsidRPr="00776805">
        <w:t>APPENDIX O – Drawing Series Numbers</w:t>
      </w:r>
      <w:bookmarkEnd w:id="263"/>
      <w:bookmarkEnd w:id="264"/>
    </w:p>
    <w:p w14:paraId="043ED219" w14:textId="77777777" w:rsidR="0034077F" w:rsidRPr="00776805" w:rsidRDefault="0034077F" w:rsidP="0034077F">
      <w:pPr>
        <w:rPr>
          <w:rFonts w:ascii="Playfair Display" w:eastAsia="Playfair Display" w:hAnsi="Playfair Display" w:cs="Playfair Display"/>
          <w:szCs w:val="18"/>
        </w:rPr>
      </w:pPr>
      <w:r w:rsidRPr="00776805">
        <w:rPr>
          <w:rFonts w:ascii="Playfair Display" w:eastAsia="Playfair Display" w:hAnsi="Playfair Display" w:cs="Playfair Display"/>
          <w:szCs w:val="18"/>
        </w:rPr>
        <w:t>The Drawing Series Numbers informs which Series Number should be used in the Drawing Numbering Convention.</w:t>
      </w:r>
    </w:p>
    <w:p w14:paraId="790EAFE4" w14:textId="77777777" w:rsidR="0034077F" w:rsidRDefault="0034077F" w:rsidP="0034077F">
      <w:pPr>
        <w:jc w:val="left"/>
      </w:pPr>
    </w:p>
    <w:p w14:paraId="437EC17A" w14:textId="77777777" w:rsidR="0034077F" w:rsidRPr="00776805" w:rsidRDefault="0034077F" w:rsidP="0034077F">
      <w:pPr>
        <w:pStyle w:val="Heading1"/>
        <w:numPr>
          <w:ilvl w:val="0"/>
          <w:numId w:val="0"/>
        </w:numPr>
        <w:ind w:left="576"/>
      </w:pPr>
      <w:bookmarkStart w:id="265" w:name="_Toc87828987"/>
      <w:bookmarkStart w:id="266" w:name="_Hlk61996124"/>
      <w:r w:rsidRPr="00776805">
        <w:t xml:space="preserve">APPENDIX </w:t>
      </w:r>
      <w:r>
        <w:t>P</w:t>
      </w:r>
      <w:r w:rsidRPr="00776805">
        <w:t xml:space="preserve"> – </w:t>
      </w:r>
      <w:r>
        <w:t>BIM Guides</w:t>
      </w:r>
      <w:bookmarkEnd w:id="265"/>
    </w:p>
    <w:p w14:paraId="70D144B4" w14:textId="77777777" w:rsidR="0034077F" w:rsidRPr="00776805" w:rsidRDefault="0034077F" w:rsidP="0034077F">
      <w:pPr>
        <w:rPr>
          <w:rFonts w:ascii="Playfair Display" w:eastAsia="Playfair Display" w:hAnsi="Playfair Display" w:cs="Playfair Display"/>
          <w:szCs w:val="18"/>
        </w:rPr>
      </w:pPr>
      <w:r>
        <w:rPr>
          <w:rFonts w:ascii="Playfair Display" w:eastAsia="Playfair Display" w:hAnsi="Playfair Display" w:cs="Playfair Display"/>
          <w:szCs w:val="18"/>
        </w:rPr>
        <w:t>All BIM Guides regarding workflows used during the project development</w:t>
      </w:r>
      <w:r w:rsidRPr="00776805">
        <w:rPr>
          <w:rFonts w:ascii="Playfair Display" w:eastAsia="Playfair Display" w:hAnsi="Playfair Display" w:cs="Playfair Display"/>
          <w:szCs w:val="18"/>
        </w:rPr>
        <w:t>.</w:t>
      </w:r>
    </w:p>
    <w:p w14:paraId="0D91E45E" w14:textId="77777777" w:rsidR="0034077F" w:rsidRDefault="0034077F" w:rsidP="00455F1E">
      <w:pPr>
        <w:pStyle w:val="NoSpacing"/>
        <w:spacing w:before="0"/>
      </w:pPr>
      <w:bookmarkStart w:id="267" w:name="_GoBack"/>
      <w:bookmarkEnd w:id="266"/>
      <w:bookmarkEnd w:id="267"/>
    </w:p>
    <w:sectPr w:rsidR="0034077F" w:rsidSect="003A3AF7">
      <w:pgSz w:w="11906" w:h="16838" w:code="9"/>
      <w:pgMar w:top="1080" w:right="792" w:bottom="432" w:left="1080" w:header="1152" w:footer="288"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3" w:author="Mohammad Hamad" w:date="2021-10-19T08:00:00Z" w:initials="MH">
    <w:p w14:paraId="0FFAA7CE" w14:textId="77777777" w:rsidR="00CC33C0" w:rsidRDefault="00CC33C0" w:rsidP="00AD5246">
      <w:pPr>
        <w:pStyle w:val="CommentText"/>
      </w:pPr>
      <w:r>
        <w:rPr>
          <w:rStyle w:val="CommentReference"/>
        </w:rPr>
        <w:annotationRef/>
      </w:r>
      <w:r>
        <w:t>To be filled by all consultants.</w:t>
      </w:r>
    </w:p>
    <w:p w14:paraId="1E0447E1" w14:textId="77777777" w:rsidR="00CC33C0" w:rsidRDefault="00CC33C0" w:rsidP="00AD5246">
      <w:pPr>
        <w:pStyle w:val="CommentText"/>
      </w:pPr>
    </w:p>
    <w:p w14:paraId="2073A034" w14:textId="25464580" w:rsidR="00CC33C0" w:rsidRDefault="00CC33C0" w:rsidP="00AD5246">
      <w:pPr>
        <w:pStyle w:val="CommentText"/>
      </w:pPr>
      <w:bookmarkStart w:id="64" w:name="_Hlk64321079"/>
      <w:r>
        <w:t>TRSDC is requesting for evidences of conducted training for the Project Consultant staff</w:t>
      </w:r>
      <w:bookmarkEnd w:id="64"/>
    </w:p>
  </w:comment>
  <w:comment w:id="83" w:author="Mohammad Hamad" w:date="2021-10-19T08:15:00Z" w:initials="MH">
    <w:p w14:paraId="58FF1CED" w14:textId="529F81BF" w:rsidR="00CC33C0" w:rsidRDefault="00CC33C0" w:rsidP="00090A23">
      <w:pPr>
        <w:pStyle w:val="CommentText"/>
      </w:pPr>
      <w:r>
        <w:rPr>
          <w:rStyle w:val="CommentReference"/>
        </w:rPr>
        <w:annotationRef/>
      </w:r>
      <w:r>
        <w:t>To be filled</w:t>
      </w:r>
    </w:p>
  </w:comment>
  <w:comment w:id="152" w:author="Mohammad Hamad" w:date="2021-10-19T08:39:00Z" w:initials="MH">
    <w:p w14:paraId="6CC76A6D" w14:textId="45701D00" w:rsidR="00CC33C0" w:rsidRDefault="00CC33C0">
      <w:pPr>
        <w:pStyle w:val="CommentText"/>
      </w:pPr>
      <w:r>
        <w:rPr>
          <w:rStyle w:val="CommentReference"/>
        </w:rPr>
        <w:annotationRef/>
      </w:r>
      <w:r>
        <w:rPr>
          <w:noProof/>
        </w:rPr>
        <w:t>To be filled</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073A034" w15:done="0"/>
  <w15:commentEx w15:paraId="58FF1CED" w15:done="0"/>
  <w15:commentEx w15:paraId="6CC76A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E053277" w16cex:dateUtc="2021-10-19T15:00:00Z"/>
  <w16cex:commentExtensible w16cex:durableId="65875603" w16cex:dateUtc="2021-10-19T15:01:00Z"/>
  <w16cex:commentExtensible w16cex:durableId="748F9CAF" w16cex:dateUtc="2020-11-07T08:50:00Z"/>
  <w16cex:commentExtensible w16cex:durableId="30D7AAF0" w16cex:dateUtc="2021-10-19T15:15:00Z"/>
  <w16cex:commentExtensible w16cex:durableId="6C5C056D" w16cex:dateUtc="2021-10-19T15:15:00Z"/>
  <w16cex:commentExtensible w16cex:durableId="24299C71" w16cex:dateUtc="2021-04-20T17:31:00Z"/>
  <w16cex:commentExtensible w16cex:durableId="24E20F30" w16cex:dateUtc="2021-04-20T17:31:00Z"/>
  <w16cex:commentExtensible w16cex:durableId="06EA62C8" w16cex:dateUtc="2021-10-19T15:39:00Z"/>
  <w16cex:commentExtensible w16cex:durableId="23E0D286" w16cex:dateUtc="2021-02-24T1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73A034" w16cid:durableId="6E053277"/>
  <w16cid:commentId w16cid:paraId="43C96A25" w16cid:durableId="65875603"/>
  <w16cid:commentId w16cid:paraId="38CFFF43" w16cid:durableId="748F9CAF"/>
  <w16cid:commentId w16cid:paraId="58FF1CED" w16cid:durableId="30D7AAF0"/>
  <w16cid:commentId w16cid:paraId="61A5858D" w16cid:durableId="6C5C056D"/>
  <w16cid:commentId w16cid:paraId="45FBE701" w16cid:durableId="24299C71"/>
  <w16cid:commentId w16cid:paraId="53F26E01" w16cid:durableId="24E20F30"/>
  <w16cid:commentId w16cid:paraId="6CC76A6D" w16cid:durableId="06EA62C8"/>
  <w16cid:commentId w16cid:paraId="6C9DCB77" w16cid:durableId="23E0D286"/>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BEC5B9" w14:textId="77777777" w:rsidR="00107498" w:rsidRDefault="00107498" w:rsidP="00774989">
      <w:pPr>
        <w:spacing w:after="0"/>
      </w:pPr>
      <w:r>
        <w:separator/>
      </w:r>
    </w:p>
  </w:endnote>
  <w:endnote w:type="continuationSeparator" w:id="0">
    <w:p w14:paraId="5E925E1D" w14:textId="77777777" w:rsidR="00107498" w:rsidRDefault="00107498" w:rsidP="00774989">
      <w:pPr>
        <w:spacing w:after="0"/>
      </w:pPr>
      <w:r>
        <w:continuationSeparator/>
      </w:r>
    </w:p>
  </w:endnote>
  <w:endnote w:type="continuationNotice" w:id="1">
    <w:p w14:paraId="72A78F0F" w14:textId="77777777" w:rsidR="00107498" w:rsidRDefault="0010749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fair Display">
    <w:altName w:val="Arial"/>
    <w:panose1 w:val="00000000000000000000"/>
    <w:charset w:val="00"/>
    <w:family w:val="modern"/>
    <w:notTrueType/>
    <w:pitch w:val="variable"/>
    <w:sig w:usb0="00000001" w:usb1="00000000" w:usb2="00000000" w:usb3="00000000" w:csb0="00000097" w:csb1="00000000"/>
  </w:font>
  <w:font w:name="MS Mincho">
    <w:altName w:val="Yu Gothic UI"/>
    <w:panose1 w:val="02020609040205080304"/>
    <w:charset w:val="80"/>
    <w:family w:val="roman"/>
    <w:notTrueType/>
    <w:pitch w:val="fixed"/>
    <w:sig w:usb0="00000000" w:usb1="08070000" w:usb2="00000010" w:usb3="00000000" w:csb0="00020000" w:csb1="00000000"/>
  </w:font>
  <w:font w:name="Open Sans">
    <w:altName w:val="Tahoma"/>
    <w:charset w:val="00"/>
    <w:family w:val="swiss"/>
    <w:pitch w:val="variable"/>
    <w:sig w:usb0="00000001"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panose1 w:val="00000000000000000000"/>
    <w:charset w:val="00"/>
    <w:family w:val="roman"/>
    <w:notTrueType/>
    <w:pitch w:val="default"/>
  </w:font>
  <w:font w:name="Dutch801 Rm BT">
    <w:altName w:val="Cambria"/>
    <w:panose1 w:val="02020603060505020304"/>
    <w:charset w:val="00"/>
    <w:family w:val="roman"/>
    <w:pitch w:val="variable"/>
    <w:sig w:usb0="00000087"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Roboto Condensed">
    <w:altName w:val="Times New Roman"/>
    <w:charset w:val="00"/>
    <w:family w:val="auto"/>
    <w:pitch w:val="variable"/>
    <w:sig w:usb0="00000001"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AkzidenzGroteskStd-Light">
    <w:altName w:val="Franklin Gothic Medium Cond"/>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Myanmar Text">
    <w:panose1 w:val="020B0502040204020203"/>
    <w:charset w:val="00"/>
    <w:family w:val="swiss"/>
    <w:pitch w:val="variable"/>
    <w:sig w:usb0="80000003" w:usb1="00000000" w:usb2="00000400" w:usb3="00000000" w:csb0="00000001" w:csb1="00000000"/>
  </w:font>
  <w:font w:name="Akzidenz-Grotesk Std Bold">
    <w:altName w:val="Calibri"/>
    <w:panose1 w:val="00000000000000000000"/>
    <w:charset w:val="00"/>
    <w:family w:val="modern"/>
    <w:notTrueType/>
    <w:pitch w:val="variable"/>
    <w:sig w:usb0="8000002F" w:usb1="5000204A" w:usb2="00000000" w:usb3="00000000" w:csb0="00000001" w:csb1="00000000"/>
  </w:font>
  <w:font w:name="Akzidenz-Grotesk Std Light">
    <w:altName w:val="Franklin Gothic Medium Cond"/>
    <w:panose1 w:val="00000000000000000000"/>
    <w:charset w:val="00"/>
    <w:family w:val="modern"/>
    <w:notTrueType/>
    <w:pitch w:val="variable"/>
    <w:sig w:usb0="8000002F" w:usb1="5000204A"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65" w:type="dxa"/>
      <w:tblLook w:val="04A0" w:firstRow="1" w:lastRow="0" w:firstColumn="1" w:lastColumn="0" w:noHBand="0" w:noVBand="1"/>
    </w:tblPr>
    <w:tblGrid>
      <w:gridCol w:w="7560"/>
      <w:gridCol w:w="2605"/>
    </w:tblGrid>
    <w:tr w:rsidR="00CC33C0" w:rsidRPr="00265316" w14:paraId="5A7D13FD" w14:textId="77777777" w:rsidTr="337AD45D">
      <w:tc>
        <w:tcPr>
          <w:tcW w:w="7560" w:type="dxa"/>
        </w:tcPr>
        <w:p w14:paraId="2CC3D075" w14:textId="77777777" w:rsidR="00CC33C0" w:rsidRPr="00265316" w:rsidRDefault="00CC33C0" w:rsidP="00BC7B46">
          <w:pPr>
            <w:pStyle w:val="Footer"/>
            <w:rPr>
              <w:b/>
              <w:bCs/>
              <w:color w:val="AE9142"/>
              <w:sz w:val="4"/>
              <w:szCs w:val="6"/>
            </w:rPr>
          </w:pPr>
          <w:r>
            <w:rPr>
              <w:b/>
              <w:bCs/>
              <w:noProof/>
              <w:color w:val="AE9142"/>
              <w:sz w:val="4"/>
              <w:szCs w:val="6"/>
            </w:rPr>
            <mc:AlternateContent>
              <mc:Choice Requires="wps">
                <w:drawing>
                  <wp:anchor distT="0" distB="0" distL="114300" distR="114300" simplePos="0" relativeHeight="251658242" behindDoc="0" locked="0" layoutInCell="1" allowOverlap="1" wp14:anchorId="7D042558" wp14:editId="23199B2E">
                    <wp:simplePos x="0" y="0"/>
                    <wp:positionH relativeFrom="column">
                      <wp:posOffset>4744</wp:posOffset>
                    </wp:positionH>
                    <wp:positionV relativeFrom="paragraph">
                      <wp:posOffset>6350</wp:posOffset>
                    </wp:positionV>
                    <wp:extent cx="6349041"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49041"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arto="http://schemas.microsoft.com/office/word/2006/arto">
                <w:pict w14:anchorId="75D36D58">
                  <v:line id="Straight Connector 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ae9142 [3204]" strokeweight=".25pt" from=".35pt,.5pt" to="500.25pt,.5pt" w14:anchorId="3329DF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">
                    <v:stroke joinstyle="miter"/>
                  </v:line>
                </w:pict>
              </mc:Fallback>
            </mc:AlternateContent>
          </w:r>
        </w:p>
      </w:tc>
      <w:tc>
        <w:tcPr>
          <w:tcW w:w="2605" w:type="dxa"/>
        </w:tcPr>
        <w:p w14:paraId="6F20DAF6" w14:textId="77777777" w:rsidR="00CC33C0" w:rsidRPr="00265316" w:rsidRDefault="00CC33C0" w:rsidP="00BC7B46">
          <w:pPr>
            <w:pStyle w:val="Footer"/>
            <w:jc w:val="right"/>
            <w:rPr>
              <w:color w:val="AE9142"/>
              <w:sz w:val="4"/>
              <w:szCs w:val="6"/>
            </w:rPr>
          </w:pPr>
        </w:p>
      </w:tc>
    </w:tr>
    <w:tr w:rsidR="00CC33C0" w:rsidRPr="00BC7B46" w14:paraId="1B41E933" w14:textId="77777777" w:rsidTr="337AD45D">
      <w:tc>
        <w:tcPr>
          <w:tcW w:w="7560" w:type="dxa"/>
        </w:tcPr>
        <w:p w14:paraId="0B74BE3C" w14:textId="61BD9169" w:rsidR="00CC33C0" w:rsidRPr="0040179A" w:rsidRDefault="00CC33C0" w:rsidP="00BC7B46">
          <w:pPr>
            <w:pStyle w:val="Footer"/>
            <w:tabs>
              <w:tab w:val="clear" w:pos="4680"/>
              <w:tab w:val="clear" w:pos="9360"/>
              <w:tab w:val="left" w:pos="1331"/>
            </w:tabs>
            <w:ind w:left="0"/>
            <w:jc w:val="left"/>
            <w:rPr>
              <w:bCs/>
              <w:color w:val="AE9142"/>
              <w:sz w:val="14"/>
            </w:rPr>
          </w:pPr>
          <w:sdt>
            <w:sdtPr>
              <w:rPr>
                <w:bCs/>
                <w:color w:val="AE9142"/>
                <w:sz w:val="14"/>
              </w:rPr>
              <w:alias w:val="Title"/>
              <w:tag w:val=""/>
              <w:id w:val="-193856556"/>
              <w:dataBinding w:prefixMappings="xmlns:ns0='http://purl.org/dc/elements/1.1/' xmlns:ns1='http://schemas.openxmlformats.org/package/2006/metadata/core-properties' " w:xpath="/ns1:coreProperties[1]/ns0:title[1]" w:storeItemID="{6C3C8BC8-F283-45AE-878A-BAB7291924A1}"/>
              <w:text/>
            </w:sdtPr>
            <w:sdtContent>
              <w:r w:rsidRPr="0040179A">
                <w:rPr>
                  <w:rFonts w:hint="eastAsia"/>
                  <w:bCs/>
                  <w:color w:val="AE9142"/>
                  <w:sz w:val="14"/>
                </w:rPr>
                <w:t>BIM EXECUTION PLAN</w:t>
              </w:r>
            </w:sdtContent>
          </w:sdt>
          <w:r w:rsidRPr="0040179A">
            <w:rPr>
              <w:rFonts w:hint="eastAsia"/>
              <w:bCs/>
              <w:color w:val="AE9142"/>
              <w:sz w:val="14"/>
            </w:rPr>
            <w:tab/>
          </w:r>
          <w:sdt>
            <w:sdtPr>
              <w:rPr>
                <w:bCs/>
                <w:color w:val="AE9142"/>
                <w:sz w:val="14"/>
              </w:rPr>
              <w:alias w:val="Keywords"/>
              <w:tag w:val=""/>
              <w:id w:val="1936550237"/>
              <w:dataBinding w:prefixMappings="xmlns:ns0='http://purl.org/dc/elements/1.1/' xmlns:ns1='http://schemas.openxmlformats.org/package/2006/metadata/core-properties' " w:xpath="/ns1:coreProperties[1]/ns1:keywords[1]" w:storeItemID="{6C3C8BC8-F283-45AE-878A-BAB7291924A1}"/>
              <w:text/>
            </w:sdtPr>
            <w:sdtContent>
              <w:r>
                <w:rPr>
                  <w:bCs/>
                  <w:color w:val="AE9142"/>
                  <w:sz w:val="14"/>
                </w:rPr>
                <w:t>R08-HE1D01-FOS-PLN-AR-0001</w:t>
              </w:r>
            </w:sdtContent>
          </w:sdt>
        </w:p>
      </w:tc>
      <w:tc>
        <w:tcPr>
          <w:tcW w:w="2605" w:type="dxa"/>
        </w:tcPr>
        <w:p w14:paraId="18B2B7CD" w14:textId="77777777" w:rsidR="00CC33C0" w:rsidRPr="00BC7B46" w:rsidRDefault="00CC33C0" w:rsidP="00BC7B46">
          <w:pPr>
            <w:pStyle w:val="Footer"/>
            <w:jc w:val="right"/>
            <w:rPr>
              <w:bCs/>
              <w:color w:val="AE9142"/>
            </w:rPr>
          </w:pPr>
        </w:p>
      </w:tc>
    </w:tr>
    <w:tr w:rsidR="00CC33C0" w:rsidRPr="00265316" w14:paraId="7C1EFC6D" w14:textId="77777777" w:rsidTr="337AD45D">
      <w:tc>
        <w:tcPr>
          <w:tcW w:w="7560" w:type="dxa"/>
        </w:tcPr>
        <w:p w14:paraId="4A9C0612" w14:textId="00F6FEB4" w:rsidR="00CC33C0" w:rsidRPr="00265316" w:rsidRDefault="00CC33C0" w:rsidP="337AD45D">
          <w:pPr>
            <w:pStyle w:val="Footer"/>
            <w:ind w:left="0"/>
            <w:rPr>
              <w:color w:val="AE9142"/>
              <w:sz w:val="14"/>
              <w:szCs w:val="14"/>
            </w:rPr>
          </w:pPr>
          <w:sdt>
            <w:sdtPr>
              <w:rPr>
                <w:color w:val="AE9142" w:themeColor="accent2"/>
                <w:sz w:val="14"/>
                <w:szCs w:val="14"/>
              </w:rPr>
              <w:id w:val="1547574124"/>
            </w:sdtPr>
            <w:sdtContent>
              <w:r w:rsidRPr="337AD45D">
                <w:rPr>
                  <w:color w:val="AE9142" w:themeColor="accent2"/>
                  <w:sz w:val="14"/>
                  <w:szCs w:val="14"/>
                </w:rPr>
                <w:t>Revision (</w:t>
              </w:r>
              <w:r>
                <w:rPr>
                  <w:color w:val="AE9142" w:themeColor="accent2"/>
                  <w:sz w:val="14"/>
                  <w:szCs w:val="14"/>
                </w:rPr>
                <w:t>11</w:t>
              </w:r>
              <w:r w:rsidRPr="337AD45D">
                <w:rPr>
                  <w:color w:val="AE9142" w:themeColor="accent2"/>
                  <w:sz w:val="14"/>
                  <w:szCs w:val="14"/>
                </w:rPr>
                <w:t>)</w:t>
              </w:r>
            </w:sdtContent>
          </w:sdt>
          <w:r w:rsidRPr="337AD45D">
            <w:rPr>
              <w:color w:val="AE9142" w:themeColor="accent2"/>
              <w:sz w:val="14"/>
              <w:szCs w:val="14"/>
            </w:rPr>
            <w:t xml:space="preserve">, </w:t>
          </w:r>
          <w:sdt>
            <w:sdtPr>
              <w:rPr>
                <w:color w:val="AE9142" w:themeColor="accent2"/>
                <w:sz w:val="14"/>
                <w:szCs w:val="14"/>
                <w:highlight w:val="yellow"/>
              </w:rPr>
              <w:id w:val="1375580705"/>
            </w:sdtPr>
            <w:sdtContent>
              <w:r w:rsidRPr="337AD45D">
                <w:rPr>
                  <w:color w:val="AE9142" w:themeColor="accent2"/>
                  <w:sz w:val="14"/>
                  <w:szCs w:val="14"/>
                </w:rPr>
                <w:t>Rev. Date (</w:t>
              </w:r>
              <w:r>
                <w:rPr>
                  <w:color w:val="AE9142" w:themeColor="accent2"/>
                  <w:sz w:val="14"/>
                  <w:szCs w:val="14"/>
                </w:rPr>
                <w:t>20</w:t>
              </w:r>
              <w:r w:rsidRPr="337AD45D">
                <w:rPr>
                  <w:color w:val="AE9142" w:themeColor="accent2"/>
                  <w:sz w:val="14"/>
                  <w:szCs w:val="14"/>
                </w:rPr>
                <w:t>-0</w:t>
              </w:r>
              <w:r>
                <w:rPr>
                  <w:color w:val="AE9142" w:themeColor="accent2"/>
                  <w:sz w:val="14"/>
                  <w:szCs w:val="14"/>
                </w:rPr>
                <w:t>9</w:t>
              </w:r>
              <w:r w:rsidRPr="337AD45D">
                <w:rPr>
                  <w:color w:val="AE9142" w:themeColor="accent2"/>
                  <w:sz w:val="14"/>
                  <w:szCs w:val="14"/>
                </w:rPr>
                <w:t>-2021)</w:t>
              </w:r>
            </w:sdtContent>
          </w:sdt>
        </w:p>
      </w:tc>
      <w:tc>
        <w:tcPr>
          <w:tcW w:w="2605" w:type="dxa"/>
        </w:tcPr>
        <w:p w14:paraId="5EA1B163" w14:textId="09AA4EE6" w:rsidR="00CC33C0" w:rsidRPr="00265316" w:rsidRDefault="00CC33C0" w:rsidP="00BC7B46">
          <w:pPr>
            <w:pStyle w:val="Footer"/>
            <w:jc w:val="right"/>
            <w:rPr>
              <w:color w:val="AE9142"/>
            </w:rPr>
          </w:pPr>
          <w:r w:rsidRPr="00265316">
            <w:rPr>
              <w:color w:val="AE9142"/>
              <w:sz w:val="14"/>
            </w:rPr>
            <w:t xml:space="preserve">Page </w:t>
          </w:r>
          <w:r w:rsidRPr="00265316">
            <w:rPr>
              <w:color w:val="AE9142"/>
              <w:sz w:val="14"/>
            </w:rPr>
            <w:fldChar w:fldCharType="begin"/>
          </w:r>
          <w:r w:rsidRPr="00265316">
            <w:rPr>
              <w:color w:val="AE9142"/>
              <w:sz w:val="14"/>
            </w:rPr>
            <w:instrText xml:space="preserve"> PAGE  \* Arabic  \* MERGEFORMAT </w:instrText>
          </w:r>
          <w:r w:rsidRPr="00265316">
            <w:rPr>
              <w:color w:val="AE9142"/>
              <w:sz w:val="14"/>
            </w:rPr>
            <w:fldChar w:fldCharType="separate"/>
          </w:r>
          <w:r w:rsidR="000954B8">
            <w:rPr>
              <w:noProof/>
              <w:color w:val="AE9142"/>
              <w:sz w:val="14"/>
            </w:rPr>
            <w:t>65</w:t>
          </w:r>
          <w:r w:rsidRPr="00265316">
            <w:rPr>
              <w:color w:val="AE9142"/>
              <w:sz w:val="14"/>
            </w:rPr>
            <w:fldChar w:fldCharType="end"/>
          </w:r>
          <w:r w:rsidRPr="00265316">
            <w:rPr>
              <w:color w:val="AE9142"/>
              <w:sz w:val="14"/>
            </w:rPr>
            <w:t xml:space="preserve"> of </w:t>
          </w:r>
          <w:r w:rsidRPr="00265316">
            <w:rPr>
              <w:color w:val="AE9142"/>
              <w:sz w:val="14"/>
            </w:rPr>
            <w:fldChar w:fldCharType="begin"/>
          </w:r>
          <w:r w:rsidRPr="00265316">
            <w:rPr>
              <w:color w:val="AE9142"/>
              <w:sz w:val="14"/>
            </w:rPr>
            <w:instrText xml:space="preserve"> NUMPAGES  \* Arabic  \* MERGEFORMAT </w:instrText>
          </w:r>
          <w:r w:rsidRPr="00265316">
            <w:rPr>
              <w:color w:val="AE9142"/>
              <w:sz w:val="14"/>
            </w:rPr>
            <w:fldChar w:fldCharType="separate"/>
          </w:r>
          <w:r w:rsidR="000954B8">
            <w:rPr>
              <w:noProof/>
              <w:color w:val="AE9142"/>
              <w:sz w:val="14"/>
            </w:rPr>
            <w:t>68</w:t>
          </w:r>
          <w:r w:rsidRPr="00265316">
            <w:rPr>
              <w:color w:val="AE9142"/>
              <w:sz w:val="14"/>
            </w:rPr>
            <w:fldChar w:fldCharType="end"/>
          </w:r>
        </w:p>
      </w:tc>
    </w:tr>
  </w:tbl>
  <w:p w14:paraId="4BC6DD27" w14:textId="77777777" w:rsidR="00CC33C0" w:rsidRDefault="00CC33C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B3C022" w14:textId="77777777" w:rsidR="00107498" w:rsidRDefault="00107498" w:rsidP="00774989">
      <w:pPr>
        <w:spacing w:after="0"/>
      </w:pPr>
      <w:r>
        <w:separator/>
      </w:r>
    </w:p>
  </w:footnote>
  <w:footnote w:type="continuationSeparator" w:id="0">
    <w:p w14:paraId="23476068" w14:textId="77777777" w:rsidR="00107498" w:rsidRDefault="00107498" w:rsidP="00774989">
      <w:pPr>
        <w:spacing w:after="0"/>
      </w:pPr>
      <w:r>
        <w:continuationSeparator/>
      </w:r>
    </w:p>
  </w:footnote>
  <w:footnote w:type="continuationNotice" w:id="1">
    <w:p w14:paraId="3050AA48" w14:textId="77777777" w:rsidR="00107498" w:rsidRDefault="00107498">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19"/>
    </w:tblGrid>
    <w:tr w:rsidR="00CC33C0" w:rsidRPr="00BC7B46" w14:paraId="307EC4AD" w14:textId="77777777" w:rsidTr="00BC7B46">
      <w:trPr>
        <w:trHeight w:val="357"/>
      </w:trPr>
      <w:sdt>
        <w:sdtPr>
          <w:rPr>
            <w:color w:val="AE9142" w:themeColor="accent2"/>
            <w:sz w:val="24"/>
            <w:szCs w:val="24"/>
          </w:rPr>
          <w:alias w:val="Title"/>
          <w:tag w:val=""/>
          <w:id w:val="2104292229"/>
          <w:dataBinding w:prefixMappings="xmlns:ns0='http://purl.org/dc/elements/1.1/' xmlns:ns1='http://schemas.openxmlformats.org/package/2006/metadata/core-properties' " w:xpath="/ns1:coreProperties[1]/ns0:title[1]" w:storeItemID="{6C3C8BC8-F283-45AE-878A-BAB7291924A1}"/>
          <w:text/>
        </w:sdtPr>
        <w:sdtContent>
          <w:tc>
            <w:tcPr>
              <w:tcW w:w="10119" w:type="dxa"/>
            </w:tcPr>
            <w:p w14:paraId="21C57DFB" w14:textId="38116BA5" w:rsidR="00CC33C0" w:rsidRPr="00BC7B46" w:rsidRDefault="00CC33C0" w:rsidP="00774989">
              <w:pPr>
                <w:pStyle w:val="Header"/>
                <w:ind w:left="0"/>
                <w:rPr>
                  <w:color w:val="AE9142" w:themeColor="accent2"/>
                  <w:sz w:val="24"/>
                  <w:szCs w:val="24"/>
                </w:rPr>
              </w:pPr>
              <w:r>
                <w:rPr>
                  <w:color w:val="AE9142" w:themeColor="accent2"/>
                  <w:sz w:val="24"/>
                  <w:szCs w:val="24"/>
                </w:rPr>
                <w:t>BIM EXECUTION PLAN</w:t>
              </w:r>
            </w:p>
          </w:tc>
        </w:sdtContent>
      </w:sdt>
    </w:tr>
    <w:tr w:rsidR="00CC33C0" w:rsidRPr="00464277" w14:paraId="1CEBE57F" w14:textId="77777777" w:rsidTr="00BC7B46">
      <w:sdt>
        <w:sdtPr>
          <w:rPr>
            <w:i/>
            <w:iCs/>
            <w:color w:val="AD9142"/>
            <w:sz w:val="16"/>
            <w:szCs w:val="16"/>
            <w:lang w:val="pt-PT"/>
          </w:rPr>
          <w:alias w:val="Keywords"/>
          <w:tag w:val=""/>
          <w:id w:val="-1724063129"/>
          <w:dataBinding w:prefixMappings="xmlns:ns0='http://purl.org/dc/elements/1.1/' xmlns:ns1='http://schemas.openxmlformats.org/package/2006/metadata/core-properties' " w:xpath="/ns1:coreProperties[1]/ns1:keywords[1]" w:storeItemID="{6C3C8BC8-F283-45AE-878A-BAB7291924A1}"/>
          <w:text/>
        </w:sdtPr>
        <w:sdtContent>
          <w:tc>
            <w:tcPr>
              <w:tcW w:w="10119" w:type="dxa"/>
            </w:tcPr>
            <w:p w14:paraId="0A4BE70F" w14:textId="7DF452A7" w:rsidR="00CC33C0" w:rsidRPr="00440F7E" w:rsidRDefault="00CC33C0" w:rsidP="00774989">
              <w:pPr>
                <w:pStyle w:val="Header"/>
                <w:ind w:left="0"/>
                <w:rPr>
                  <w:color w:val="AE9142" w:themeColor="accent2"/>
                  <w:sz w:val="16"/>
                  <w:szCs w:val="16"/>
                  <w:lang w:val="pt-PT"/>
                </w:rPr>
              </w:pPr>
              <w:r w:rsidRPr="00440F7E">
                <w:rPr>
                  <w:i/>
                  <w:iCs/>
                  <w:color w:val="AD9142"/>
                  <w:sz w:val="16"/>
                  <w:szCs w:val="16"/>
                  <w:lang w:val="pt-PT"/>
                </w:rPr>
                <w:t>R08-HE1D01-FOS-PLN-AR-000</w:t>
              </w:r>
              <w:r>
                <w:rPr>
                  <w:i/>
                  <w:iCs/>
                  <w:color w:val="AD9142"/>
                  <w:sz w:val="16"/>
                  <w:szCs w:val="16"/>
                  <w:lang w:val="pt-PT"/>
                </w:rPr>
                <w:t>1</w:t>
              </w:r>
            </w:p>
          </w:tc>
        </w:sdtContent>
      </w:sdt>
    </w:tr>
  </w:tbl>
  <w:p w14:paraId="20CFF1B6" w14:textId="77777777" w:rsidR="00CC33C0" w:rsidRPr="00440F7E" w:rsidRDefault="00CC33C0" w:rsidP="00774989">
    <w:pPr>
      <w:pStyle w:val="Header"/>
      <w:rPr>
        <w:szCs w:val="18"/>
        <w:lang w:val="pt-PT"/>
      </w:rPr>
    </w:pPr>
    <w:r>
      <w:rPr>
        <w:noProof/>
      </w:rPr>
      <mc:AlternateContent>
        <mc:Choice Requires="wps">
          <w:drawing>
            <wp:anchor distT="0" distB="0" distL="114300" distR="114300" simplePos="0" relativeHeight="251658241" behindDoc="0" locked="0" layoutInCell="1" allowOverlap="1" wp14:anchorId="0B39C9ED" wp14:editId="43044976">
              <wp:simplePos x="0" y="0"/>
              <wp:positionH relativeFrom="column">
                <wp:posOffset>23495</wp:posOffset>
              </wp:positionH>
              <wp:positionV relativeFrom="paragraph">
                <wp:posOffset>41275</wp:posOffset>
              </wp:positionV>
              <wp:extent cx="521208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212080" cy="0"/>
                      </a:xfrm>
                      <a:prstGeom prst="line">
                        <a:avLst/>
                      </a:prstGeom>
                      <a:ln>
                        <a:solidFill>
                          <a:srgbClr val="AE914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arto="http://schemas.microsoft.com/office/word/2006/arto">
          <w:pict w14:anchorId="21D64B1D">
            <v:line id="Straight Connector 1"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ae9142" strokeweight=".5pt" from="1.85pt,3.25pt" to="412.25pt,3.25pt" w14:anchorId="01FA3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">
              <v:stroke joinstyle="miter"/>
            </v:line>
          </w:pict>
        </mc:Fallback>
      </mc:AlternateContent>
    </w:r>
    <w:r>
      <w:rPr>
        <w:noProof/>
      </w:rPr>
      <w:drawing>
        <wp:anchor distT="0" distB="0" distL="114300" distR="114300" simplePos="0" relativeHeight="251658240" behindDoc="0" locked="0" layoutInCell="1" allowOverlap="1" wp14:anchorId="16830ED5" wp14:editId="3CDCC87D">
          <wp:simplePos x="0" y="0"/>
          <wp:positionH relativeFrom="column">
            <wp:posOffset>4962525</wp:posOffset>
          </wp:positionH>
          <wp:positionV relativeFrom="paragraph">
            <wp:posOffset>-560705</wp:posOffset>
          </wp:positionV>
          <wp:extent cx="1600200" cy="784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SDevCo - Final Identity - English + NoColor.jpg"/>
                  <pic:cNvPicPr/>
                </pic:nvPicPr>
                <pic:blipFill>
                  <a:blip r:embed="rId1">
                    <a:extLst>
                      <a:ext uri="{28A0092B-C50C-407E-A947-70E740481C1C}">
                        <a14:useLocalDpi xmlns:a14="http://schemas.microsoft.com/office/drawing/2010/main" val="0"/>
                      </a:ext>
                    </a:extLst>
                  </a:blip>
                  <a:stretch>
                    <a:fillRect/>
                  </a:stretch>
                </pic:blipFill>
                <pic:spPr>
                  <a:xfrm>
                    <a:off x="0" y="0"/>
                    <a:ext cx="1600200" cy="784225"/>
                  </a:xfrm>
                  <a:prstGeom prst="rect">
                    <a:avLst/>
                  </a:prstGeom>
                </pic:spPr>
              </pic:pic>
            </a:graphicData>
          </a:graphic>
          <wp14:sizeRelH relativeFrom="page">
            <wp14:pctWidth>0</wp14:pctWidth>
          </wp14:sizeRelH>
          <wp14:sizeRelV relativeFrom="page">
            <wp14:pctHeight>0</wp14:pctHeight>
          </wp14:sizeRelV>
        </wp:anchor>
      </w:drawing>
    </w:r>
  </w:p>
  <w:p w14:paraId="64788BE9" w14:textId="77777777" w:rsidR="00CC33C0" w:rsidRPr="00440F7E" w:rsidRDefault="00CC33C0">
    <w:pPr>
      <w:pStyle w:val="Header"/>
      <w:rPr>
        <w:sz w:val="2"/>
        <w:szCs w:val="2"/>
        <w:lang w:val="pt-PT"/>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2622"/>
    <w:multiLevelType w:val="hybridMultilevel"/>
    <w:tmpl w:val="FFFFFFFF"/>
    <w:lvl w:ilvl="0" w:tplc="1BBC7E3C">
      <w:start w:val="1"/>
      <w:numFmt w:val="bullet"/>
      <w:lvlText w:val=""/>
      <w:lvlJc w:val="left"/>
      <w:pPr>
        <w:ind w:left="720" w:hanging="360"/>
      </w:pPr>
      <w:rPr>
        <w:rFonts w:ascii="Symbol" w:hAnsi="Symbol" w:hint="default"/>
      </w:rPr>
    </w:lvl>
    <w:lvl w:ilvl="1" w:tplc="66309CE2">
      <w:start w:val="1"/>
      <w:numFmt w:val="bullet"/>
      <w:lvlText w:val="o"/>
      <w:lvlJc w:val="left"/>
      <w:pPr>
        <w:ind w:left="1440" w:hanging="360"/>
      </w:pPr>
      <w:rPr>
        <w:rFonts w:ascii="Courier New" w:hAnsi="Courier New" w:hint="default"/>
      </w:rPr>
    </w:lvl>
    <w:lvl w:ilvl="2" w:tplc="00029B00">
      <w:start w:val="1"/>
      <w:numFmt w:val="bullet"/>
      <w:lvlText w:val=""/>
      <w:lvlJc w:val="left"/>
      <w:pPr>
        <w:ind w:left="2160" w:hanging="360"/>
      </w:pPr>
      <w:rPr>
        <w:rFonts w:ascii="Wingdings" w:hAnsi="Wingdings" w:hint="default"/>
      </w:rPr>
    </w:lvl>
    <w:lvl w:ilvl="3" w:tplc="BDE45EC2">
      <w:start w:val="1"/>
      <w:numFmt w:val="bullet"/>
      <w:lvlText w:val=""/>
      <w:lvlJc w:val="left"/>
      <w:pPr>
        <w:ind w:left="2880" w:hanging="360"/>
      </w:pPr>
      <w:rPr>
        <w:rFonts w:ascii="Symbol" w:hAnsi="Symbol" w:hint="default"/>
      </w:rPr>
    </w:lvl>
    <w:lvl w:ilvl="4" w:tplc="C4C8D156">
      <w:start w:val="1"/>
      <w:numFmt w:val="bullet"/>
      <w:lvlText w:val="o"/>
      <w:lvlJc w:val="left"/>
      <w:pPr>
        <w:ind w:left="3600" w:hanging="360"/>
      </w:pPr>
      <w:rPr>
        <w:rFonts w:ascii="Courier New" w:hAnsi="Courier New" w:hint="default"/>
      </w:rPr>
    </w:lvl>
    <w:lvl w:ilvl="5" w:tplc="65B2E88A">
      <w:start w:val="1"/>
      <w:numFmt w:val="bullet"/>
      <w:lvlText w:val=""/>
      <w:lvlJc w:val="left"/>
      <w:pPr>
        <w:ind w:left="4320" w:hanging="360"/>
      </w:pPr>
      <w:rPr>
        <w:rFonts w:ascii="Wingdings" w:hAnsi="Wingdings" w:hint="default"/>
      </w:rPr>
    </w:lvl>
    <w:lvl w:ilvl="6" w:tplc="9A2898EC">
      <w:start w:val="1"/>
      <w:numFmt w:val="bullet"/>
      <w:lvlText w:val=""/>
      <w:lvlJc w:val="left"/>
      <w:pPr>
        <w:ind w:left="5040" w:hanging="360"/>
      </w:pPr>
      <w:rPr>
        <w:rFonts w:ascii="Symbol" w:hAnsi="Symbol" w:hint="default"/>
      </w:rPr>
    </w:lvl>
    <w:lvl w:ilvl="7" w:tplc="41D2A18E">
      <w:start w:val="1"/>
      <w:numFmt w:val="bullet"/>
      <w:lvlText w:val="o"/>
      <w:lvlJc w:val="left"/>
      <w:pPr>
        <w:ind w:left="5760" w:hanging="360"/>
      </w:pPr>
      <w:rPr>
        <w:rFonts w:ascii="Courier New" w:hAnsi="Courier New" w:hint="default"/>
      </w:rPr>
    </w:lvl>
    <w:lvl w:ilvl="8" w:tplc="4CA27A28">
      <w:start w:val="1"/>
      <w:numFmt w:val="bullet"/>
      <w:lvlText w:val=""/>
      <w:lvlJc w:val="left"/>
      <w:pPr>
        <w:ind w:left="6480" w:hanging="360"/>
      </w:pPr>
      <w:rPr>
        <w:rFonts w:ascii="Wingdings" w:hAnsi="Wingdings" w:hint="default"/>
      </w:rPr>
    </w:lvl>
  </w:abstractNum>
  <w:abstractNum w:abstractNumId="1" w15:restartNumberingAfterBreak="0">
    <w:nsid w:val="01216A7F"/>
    <w:multiLevelType w:val="hybridMultilevel"/>
    <w:tmpl w:val="B692A740"/>
    <w:lvl w:ilvl="0" w:tplc="AAB6AEC8">
      <w:start w:val="1"/>
      <w:numFmt w:val="bullet"/>
      <w:lvlText w:val="·"/>
      <w:lvlJc w:val="left"/>
      <w:pPr>
        <w:ind w:left="720" w:hanging="360"/>
      </w:pPr>
      <w:rPr>
        <w:rFonts w:ascii="Symbol" w:hAnsi="Symbol" w:hint="default"/>
      </w:rPr>
    </w:lvl>
    <w:lvl w:ilvl="1" w:tplc="C9A074C4">
      <w:start w:val="1"/>
      <w:numFmt w:val="bullet"/>
      <w:lvlText w:val="o"/>
      <w:lvlJc w:val="left"/>
      <w:pPr>
        <w:ind w:left="1440" w:hanging="360"/>
      </w:pPr>
      <w:rPr>
        <w:rFonts w:ascii="Courier New" w:hAnsi="Courier New" w:hint="default"/>
      </w:rPr>
    </w:lvl>
    <w:lvl w:ilvl="2" w:tplc="E7F08522">
      <w:start w:val="1"/>
      <w:numFmt w:val="bullet"/>
      <w:lvlText w:val=""/>
      <w:lvlJc w:val="left"/>
      <w:pPr>
        <w:ind w:left="2160" w:hanging="360"/>
      </w:pPr>
      <w:rPr>
        <w:rFonts w:ascii="Wingdings" w:hAnsi="Wingdings" w:hint="default"/>
      </w:rPr>
    </w:lvl>
    <w:lvl w:ilvl="3" w:tplc="FB601CA8">
      <w:start w:val="1"/>
      <w:numFmt w:val="bullet"/>
      <w:lvlText w:val=""/>
      <w:lvlJc w:val="left"/>
      <w:pPr>
        <w:ind w:left="2880" w:hanging="360"/>
      </w:pPr>
      <w:rPr>
        <w:rFonts w:ascii="Symbol" w:hAnsi="Symbol" w:hint="default"/>
      </w:rPr>
    </w:lvl>
    <w:lvl w:ilvl="4" w:tplc="C0C4A684">
      <w:start w:val="1"/>
      <w:numFmt w:val="bullet"/>
      <w:lvlText w:val="o"/>
      <w:lvlJc w:val="left"/>
      <w:pPr>
        <w:ind w:left="3600" w:hanging="360"/>
      </w:pPr>
      <w:rPr>
        <w:rFonts w:ascii="Courier New" w:hAnsi="Courier New" w:hint="default"/>
      </w:rPr>
    </w:lvl>
    <w:lvl w:ilvl="5" w:tplc="9BA8102C">
      <w:start w:val="1"/>
      <w:numFmt w:val="bullet"/>
      <w:lvlText w:val=""/>
      <w:lvlJc w:val="left"/>
      <w:pPr>
        <w:ind w:left="4320" w:hanging="360"/>
      </w:pPr>
      <w:rPr>
        <w:rFonts w:ascii="Wingdings" w:hAnsi="Wingdings" w:hint="default"/>
      </w:rPr>
    </w:lvl>
    <w:lvl w:ilvl="6" w:tplc="CAA845FA">
      <w:start w:val="1"/>
      <w:numFmt w:val="bullet"/>
      <w:lvlText w:val=""/>
      <w:lvlJc w:val="left"/>
      <w:pPr>
        <w:ind w:left="5040" w:hanging="360"/>
      </w:pPr>
      <w:rPr>
        <w:rFonts w:ascii="Symbol" w:hAnsi="Symbol" w:hint="default"/>
      </w:rPr>
    </w:lvl>
    <w:lvl w:ilvl="7" w:tplc="03D2EFA0">
      <w:start w:val="1"/>
      <w:numFmt w:val="bullet"/>
      <w:lvlText w:val="o"/>
      <w:lvlJc w:val="left"/>
      <w:pPr>
        <w:ind w:left="5760" w:hanging="360"/>
      </w:pPr>
      <w:rPr>
        <w:rFonts w:ascii="Courier New" w:hAnsi="Courier New" w:hint="default"/>
      </w:rPr>
    </w:lvl>
    <w:lvl w:ilvl="8" w:tplc="977CECE0">
      <w:start w:val="1"/>
      <w:numFmt w:val="bullet"/>
      <w:lvlText w:val=""/>
      <w:lvlJc w:val="left"/>
      <w:pPr>
        <w:ind w:left="6480" w:hanging="360"/>
      </w:pPr>
      <w:rPr>
        <w:rFonts w:ascii="Wingdings" w:hAnsi="Wingdings" w:hint="default"/>
      </w:rPr>
    </w:lvl>
  </w:abstractNum>
  <w:abstractNum w:abstractNumId="2" w15:restartNumberingAfterBreak="0">
    <w:nsid w:val="05B944A5"/>
    <w:multiLevelType w:val="hybridMultilevel"/>
    <w:tmpl w:val="3C6097C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5F95EAB"/>
    <w:multiLevelType w:val="hybridMultilevel"/>
    <w:tmpl w:val="176CDCB6"/>
    <w:lvl w:ilvl="0" w:tplc="8042E178">
      <w:numFmt w:val="bullet"/>
      <w:lvlText w:val="•"/>
      <w:lvlJc w:val="left"/>
      <w:pPr>
        <w:ind w:left="1296" w:hanging="360"/>
      </w:pPr>
      <w:rPr>
        <w:rFonts w:ascii="Playfair Display" w:eastAsiaTheme="minorEastAsia" w:hAnsi="Playfair Display" w:cstheme="minorBidi"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 w15:restartNumberingAfterBreak="0">
    <w:nsid w:val="072C4503"/>
    <w:multiLevelType w:val="hybridMultilevel"/>
    <w:tmpl w:val="5D62E6EE"/>
    <w:lvl w:ilvl="0" w:tplc="BBDA1442">
      <w:start w:val="1"/>
      <w:numFmt w:val="lowerLetter"/>
      <w:pStyle w:val="TRSDC-BulletLevel1"/>
      <w:lvlText w:val="%1)"/>
      <w:lvlJc w:val="left"/>
      <w:pPr>
        <w:ind w:left="936" w:hanging="360"/>
      </w:pPr>
      <w:rPr>
        <w:color w:val="AE9142" w:themeColor="accent2"/>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5" w15:restartNumberingAfterBreak="0">
    <w:nsid w:val="07946D73"/>
    <w:multiLevelType w:val="hybridMultilevel"/>
    <w:tmpl w:val="4546F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7653D5"/>
    <w:multiLevelType w:val="hybridMultilevel"/>
    <w:tmpl w:val="D2300672"/>
    <w:lvl w:ilvl="0" w:tplc="0C30FB34">
      <w:start w:val="1"/>
      <w:numFmt w:val="bullet"/>
      <w:lvlText w:val="ᵒ"/>
      <w:lvlJc w:val="left"/>
      <w:pPr>
        <w:ind w:left="2160" w:hanging="360"/>
      </w:pPr>
      <w:rPr>
        <w:rFonts w:ascii="Courier New" w:hAnsi="Courier New" w:hint="default"/>
        <w:color w:val="AE9142" w:themeColor="accent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BA7283C"/>
    <w:multiLevelType w:val="hybridMultilevel"/>
    <w:tmpl w:val="A426EBC2"/>
    <w:lvl w:ilvl="0" w:tplc="FC3E6D28">
      <w:start w:val="1"/>
      <w:numFmt w:val="bullet"/>
      <w:lvlText w:val=""/>
      <w:lvlJc w:val="left"/>
      <w:pPr>
        <w:ind w:left="720" w:hanging="360"/>
      </w:pPr>
      <w:rPr>
        <w:rFonts w:ascii="Symbol" w:hAnsi="Symbol" w:hint="default"/>
      </w:rPr>
    </w:lvl>
    <w:lvl w:ilvl="1" w:tplc="FA262A2E">
      <w:start w:val="1"/>
      <w:numFmt w:val="bullet"/>
      <w:lvlText w:val="o"/>
      <w:lvlJc w:val="left"/>
      <w:pPr>
        <w:ind w:left="1440" w:hanging="360"/>
      </w:pPr>
      <w:rPr>
        <w:rFonts w:ascii="Courier New" w:hAnsi="Courier New" w:hint="default"/>
      </w:rPr>
    </w:lvl>
    <w:lvl w:ilvl="2" w:tplc="B26AFEB6">
      <w:start w:val="1"/>
      <w:numFmt w:val="bullet"/>
      <w:lvlText w:val=""/>
      <w:lvlJc w:val="left"/>
      <w:pPr>
        <w:ind w:left="2160" w:hanging="360"/>
      </w:pPr>
      <w:rPr>
        <w:rFonts w:ascii="Wingdings" w:hAnsi="Wingdings" w:hint="default"/>
      </w:rPr>
    </w:lvl>
    <w:lvl w:ilvl="3" w:tplc="113EF0FC">
      <w:start w:val="1"/>
      <w:numFmt w:val="bullet"/>
      <w:lvlText w:val=""/>
      <w:lvlJc w:val="left"/>
      <w:pPr>
        <w:ind w:left="2880" w:hanging="360"/>
      </w:pPr>
      <w:rPr>
        <w:rFonts w:ascii="Symbol" w:hAnsi="Symbol" w:hint="default"/>
      </w:rPr>
    </w:lvl>
    <w:lvl w:ilvl="4" w:tplc="BBCC2D9E">
      <w:start w:val="1"/>
      <w:numFmt w:val="bullet"/>
      <w:lvlText w:val="o"/>
      <w:lvlJc w:val="left"/>
      <w:pPr>
        <w:ind w:left="3600" w:hanging="360"/>
      </w:pPr>
      <w:rPr>
        <w:rFonts w:ascii="Courier New" w:hAnsi="Courier New" w:hint="default"/>
      </w:rPr>
    </w:lvl>
    <w:lvl w:ilvl="5" w:tplc="932C801E">
      <w:start w:val="1"/>
      <w:numFmt w:val="bullet"/>
      <w:lvlText w:val=""/>
      <w:lvlJc w:val="left"/>
      <w:pPr>
        <w:ind w:left="4320" w:hanging="360"/>
      </w:pPr>
      <w:rPr>
        <w:rFonts w:ascii="Wingdings" w:hAnsi="Wingdings" w:hint="default"/>
      </w:rPr>
    </w:lvl>
    <w:lvl w:ilvl="6" w:tplc="76D0867E">
      <w:start w:val="1"/>
      <w:numFmt w:val="bullet"/>
      <w:lvlText w:val=""/>
      <w:lvlJc w:val="left"/>
      <w:pPr>
        <w:ind w:left="5040" w:hanging="360"/>
      </w:pPr>
      <w:rPr>
        <w:rFonts w:ascii="Symbol" w:hAnsi="Symbol" w:hint="default"/>
      </w:rPr>
    </w:lvl>
    <w:lvl w:ilvl="7" w:tplc="1B062A7C">
      <w:start w:val="1"/>
      <w:numFmt w:val="bullet"/>
      <w:lvlText w:val="o"/>
      <w:lvlJc w:val="left"/>
      <w:pPr>
        <w:ind w:left="5760" w:hanging="360"/>
      </w:pPr>
      <w:rPr>
        <w:rFonts w:ascii="Courier New" w:hAnsi="Courier New" w:hint="default"/>
      </w:rPr>
    </w:lvl>
    <w:lvl w:ilvl="8" w:tplc="1BF61A48">
      <w:start w:val="1"/>
      <w:numFmt w:val="bullet"/>
      <w:lvlText w:val=""/>
      <w:lvlJc w:val="left"/>
      <w:pPr>
        <w:ind w:left="6480" w:hanging="360"/>
      </w:pPr>
      <w:rPr>
        <w:rFonts w:ascii="Wingdings" w:hAnsi="Wingdings" w:hint="default"/>
      </w:rPr>
    </w:lvl>
  </w:abstractNum>
  <w:abstractNum w:abstractNumId="8" w15:restartNumberingAfterBreak="0">
    <w:nsid w:val="0D8021EA"/>
    <w:multiLevelType w:val="hybridMultilevel"/>
    <w:tmpl w:val="9FC60C8E"/>
    <w:lvl w:ilvl="0" w:tplc="13A4CBA0">
      <w:start w:val="1"/>
      <w:numFmt w:val="decimal"/>
      <w:lvlText w:val="%1."/>
      <w:lvlJc w:val="left"/>
      <w:pPr>
        <w:ind w:left="720" w:hanging="360"/>
      </w:pPr>
    </w:lvl>
    <w:lvl w:ilvl="1" w:tplc="74A8F2CA">
      <w:start w:val="1"/>
      <w:numFmt w:val="lowerLetter"/>
      <w:lvlText w:val="%2."/>
      <w:lvlJc w:val="left"/>
      <w:pPr>
        <w:ind w:left="1440" w:hanging="360"/>
      </w:pPr>
    </w:lvl>
    <w:lvl w:ilvl="2" w:tplc="C8982544">
      <w:start w:val="1"/>
      <w:numFmt w:val="lowerRoman"/>
      <w:lvlText w:val="%3."/>
      <w:lvlJc w:val="right"/>
      <w:pPr>
        <w:ind w:left="2160" w:hanging="180"/>
      </w:pPr>
    </w:lvl>
    <w:lvl w:ilvl="3" w:tplc="1B98EFCE">
      <w:start w:val="1"/>
      <w:numFmt w:val="decimal"/>
      <w:lvlText w:val="%4."/>
      <w:lvlJc w:val="left"/>
      <w:pPr>
        <w:ind w:left="2880" w:hanging="360"/>
      </w:pPr>
    </w:lvl>
    <w:lvl w:ilvl="4" w:tplc="32FC334A">
      <w:start w:val="1"/>
      <w:numFmt w:val="lowerLetter"/>
      <w:lvlText w:val="%5."/>
      <w:lvlJc w:val="left"/>
      <w:pPr>
        <w:ind w:left="3600" w:hanging="360"/>
      </w:pPr>
    </w:lvl>
    <w:lvl w:ilvl="5" w:tplc="0B9A6932">
      <w:start w:val="1"/>
      <w:numFmt w:val="lowerRoman"/>
      <w:lvlText w:val="%6."/>
      <w:lvlJc w:val="right"/>
      <w:pPr>
        <w:ind w:left="4320" w:hanging="180"/>
      </w:pPr>
    </w:lvl>
    <w:lvl w:ilvl="6" w:tplc="0B701200">
      <w:start w:val="1"/>
      <w:numFmt w:val="decimal"/>
      <w:lvlText w:val="%7."/>
      <w:lvlJc w:val="left"/>
      <w:pPr>
        <w:ind w:left="5040" w:hanging="360"/>
      </w:pPr>
    </w:lvl>
    <w:lvl w:ilvl="7" w:tplc="F520642A">
      <w:start w:val="1"/>
      <w:numFmt w:val="lowerLetter"/>
      <w:lvlText w:val="%8."/>
      <w:lvlJc w:val="left"/>
      <w:pPr>
        <w:ind w:left="5760" w:hanging="360"/>
      </w:pPr>
    </w:lvl>
    <w:lvl w:ilvl="8" w:tplc="0C44EA42">
      <w:start w:val="1"/>
      <w:numFmt w:val="lowerRoman"/>
      <w:lvlText w:val="%9."/>
      <w:lvlJc w:val="right"/>
      <w:pPr>
        <w:ind w:left="6480" w:hanging="180"/>
      </w:pPr>
    </w:lvl>
  </w:abstractNum>
  <w:abstractNum w:abstractNumId="9" w15:restartNumberingAfterBreak="0">
    <w:nsid w:val="11B50BC1"/>
    <w:multiLevelType w:val="hybridMultilevel"/>
    <w:tmpl w:val="2E34E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2410243"/>
    <w:multiLevelType w:val="multilevel"/>
    <w:tmpl w:val="3E2EB70C"/>
    <w:lvl w:ilvl="0">
      <w:start w:val="1"/>
      <w:numFmt w:val="decimal"/>
      <w:pStyle w:val="BulletAlpha"/>
      <w:lvlText w:val="SECTION %1"/>
      <w:lvlJc w:val="left"/>
      <w:pPr>
        <w:ind w:left="432" w:hanging="432"/>
      </w:pPr>
      <w:rPr>
        <w:rFonts w:hint="default"/>
      </w:rPr>
    </w:lvl>
    <w:lvl w:ilvl="1">
      <w:start w:val="1"/>
      <w:numFmt w:val="decimal"/>
      <w:pStyle w:val="SECTIONH2"/>
      <w:lvlText w:val="%1.%2"/>
      <w:lvlJc w:val="left"/>
      <w:pPr>
        <w:ind w:left="576" w:hanging="576"/>
      </w:pPr>
      <w:rPr>
        <w:rFonts w:hint="default"/>
      </w:rPr>
    </w:lvl>
    <w:lvl w:ilvl="2">
      <w:start w:val="1"/>
      <w:numFmt w:val="decimal"/>
      <w:pStyle w:val="SECTIONH3"/>
      <w:lvlText w:val="%1.%2.%3"/>
      <w:lvlJc w:val="left"/>
      <w:pPr>
        <w:ind w:left="720" w:hanging="720"/>
      </w:pPr>
      <w:rPr>
        <w:rFonts w:hint="default"/>
        <w:b w:val="0"/>
        <w:bCs/>
      </w:rPr>
    </w:lvl>
    <w:lvl w:ilvl="3">
      <w:start w:val="1"/>
      <w:numFmt w:val="decimal"/>
      <w:pStyle w:val="SECTIONH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7CA502C"/>
    <w:multiLevelType w:val="hybridMultilevel"/>
    <w:tmpl w:val="37BCA8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515F57"/>
    <w:multiLevelType w:val="hybridMultilevel"/>
    <w:tmpl w:val="FFFFFFFF"/>
    <w:lvl w:ilvl="0" w:tplc="CF72DE68">
      <w:start w:val="1"/>
      <w:numFmt w:val="bullet"/>
      <w:lvlText w:val="•"/>
      <w:lvlJc w:val="left"/>
      <w:pPr>
        <w:ind w:left="720" w:hanging="360"/>
      </w:pPr>
      <w:rPr>
        <w:rFonts w:ascii="Playfair Display" w:hAnsi="Playfair Display" w:hint="default"/>
      </w:rPr>
    </w:lvl>
    <w:lvl w:ilvl="1" w:tplc="CA9A0264">
      <w:start w:val="1"/>
      <w:numFmt w:val="bullet"/>
      <w:lvlText w:val="o"/>
      <w:lvlJc w:val="left"/>
      <w:pPr>
        <w:ind w:left="1440" w:hanging="360"/>
      </w:pPr>
      <w:rPr>
        <w:rFonts w:ascii="Courier New" w:hAnsi="Courier New" w:hint="default"/>
      </w:rPr>
    </w:lvl>
    <w:lvl w:ilvl="2" w:tplc="2758BE1E">
      <w:start w:val="1"/>
      <w:numFmt w:val="bullet"/>
      <w:lvlText w:val=""/>
      <w:lvlJc w:val="left"/>
      <w:pPr>
        <w:ind w:left="2160" w:hanging="360"/>
      </w:pPr>
      <w:rPr>
        <w:rFonts w:ascii="Wingdings" w:hAnsi="Wingdings" w:hint="default"/>
      </w:rPr>
    </w:lvl>
    <w:lvl w:ilvl="3" w:tplc="2D988F28">
      <w:start w:val="1"/>
      <w:numFmt w:val="bullet"/>
      <w:lvlText w:val=""/>
      <w:lvlJc w:val="left"/>
      <w:pPr>
        <w:ind w:left="2880" w:hanging="360"/>
      </w:pPr>
      <w:rPr>
        <w:rFonts w:ascii="Symbol" w:hAnsi="Symbol" w:hint="default"/>
      </w:rPr>
    </w:lvl>
    <w:lvl w:ilvl="4" w:tplc="7DBAD996">
      <w:start w:val="1"/>
      <w:numFmt w:val="bullet"/>
      <w:lvlText w:val="o"/>
      <w:lvlJc w:val="left"/>
      <w:pPr>
        <w:ind w:left="3600" w:hanging="360"/>
      </w:pPr>
      <w:rPr>
        <w:rFonts w:ascii="Courier New" w:hAnsi="Courier New" w:hint="default"/>
      </w:rPr>
    </w:lvl>
    <w:lvl w:ilvl="5" w:tplc="ED186E3A">
      <w:start w:val="1"/>
      <w:numFmt w:val="bullet"/>
      <w:lvlText w:val=""/>
      <w:lvlJc w:val="left"/>
      <w:pPr>
        <w:ind w:left="4320" w:hanging="360"/>
      </w:pPr>
      <w:rPr>
        <w:rFonts w:ascii="Wingdings" w:hAnsi="Wingdings" w:hint="default"/>
      </w:rPr>
    </w:lvl>
    <w:lvl w:ilvl="6" w:tplc="0B7CCDD2">
      <w:start w:val="1"/>
      <w:numFmt w:val="bullet"/>
      <w:lvlText w:val=""/>
      <w:lvlJc w:val="left"/>
      <w:pPr>
        <w:ind w:left="5040" w:hanging="360"/>
      </w:pPr>
      <w:rPr>
        <w:rFonts w:ascii="Symbol" w:hAnsi="Symbol" w:hint="default"/>
      </w:rPr>
    </w:lvl>
    <w:lvl w:ilvl="7" w:tplc="67103400">
      <w:start w:val="1"/>
      <w:numFmt w:val="bullet"/>
      <w:lvlText w:val="o"/>
      <w:lvlJc w:val="left"/>
      <w:pPr>
        <w:ind w:left="5760" w:hanging="360"/>
      </w:pPr>
      <w:rPr>
        <w:rFonts w:ascii="Courier New" w:hAnsi="Courier New" w:hint="default"/>
      </w:rPr>
    </w:lvl>
    <w:lvl w:ilvl="8" w:tplc="3F724F68">
      <w:start w:val="1"/>
      <w:numFmt w:val="bullet"/>
      <w:lvlText w:val=""/>
      <w:lvlJc w:val="left"/>
      <w:pPr>
        <w:ind w:left="6480" w:hanging="360"/>
      </w:pPr>
      <w:rPr>
        <w:rFonts w:ascii="Wingdings" w:hAnsi="Wingdings" w:hint="default"/>
      </w:rPr>
    </w:lvl>
  </w:abstractNum>
  <w:abstractNum w:abstractNumId="13" w15:restartNumberingAfterBreak="0">
    <w:nsid w:val="2E75029C"/>
    <w:multiLevelType w:val="hybridMultilevel"/>
    <w:tmpl w:val="AEAC939C"/>
    <w:lvl w:ilvl="0" w:tplc="36966E56">
      <w:start w:val="1"/>
      <w:numFmt w:val="bullet"/>
      <w:lvlText w:val=""/>
      <w:lvlJc w:val="left"/>
      <w:pPr>
        <w:ind w:left="720" w:hanging="360"/>
      </w:pPr>
      <w:rPr>
        <w:rFonts w:ascii="Symbol" w:hAnsi="Symbol" w:hint="default"/>
      </w:rPr>
    </w:lvl>
    <w:lvl w:ilvl="1" w:tplc="75D25C8A">
      <w:start w:val="1"/>
      <w:numFmt w:val="bullet"/>
      <w:lvlText w:val="o"/>
      <w:lvlJc w:val="left"/>
      <w:pPr>
        <w:ind w:left="1440" w:hanging="360"/>
      </w:pPr>
      <w:rPr>
        <w:rFonts w:ascii="Courier New" w:hAnsi="Courier New" w:hint="default"/>
      </w:rPr>
    </w:lvl>
    <w:lvl w:ilvl="2" w:tplc="B726D790">
      <w:start w:val="1"/>
      <w:numFmt w:val="bullet"/>
      <w:lvlText w:val=""/>
      <w:lvlJc w:val="left"/>
      <w:pPr>
        <w:ind w:left="2160" w:hanging="360"/>
      </w:pPr>
      <w:rPr>
        <w:rFonts w:ascii="Wingdings" w:hAnsi="Wingdings" w:hint="default"/>
      </w:rPr>
    </w:lvl>
    <w:lvl w:ilvl="3" w:tplc="719628CE">
      <w:start w:val="1"/>
      <w:numFmt w:val="bullet"/>
      <w:lvlText w:val=""/>
      <w:lvlJc w:val="left"/>
      <w:pPr>
        <w:ind w:left="2880" w:hanging="360"/>
      </w:pPr>
      <w:rPr>
        <w:rFonts w:ascii="Symbol" w:hAnsi="Symbol" w:hint="default"/>
      </w:rPr>
    </w:lvl>
    <w:lvl w:ilvl="4" w:tplc="C4BA8D7C">
      <w:start w:val="1"/>
      <w:numFmt w:val="bullet"/>
      <w:lvlText w:val="o"/>
      <w:lvlJc w:val="left"/>
      <w:pPr>
        <w:ind w:left="3600" w:hanging="360"/>
      </w:pPr>
      <w:rPr>
        <w:rFonts w:ascii="Courier New" w:hAnsi="Courier New" w:hint="default"/>
      </w:rPr>
    </w:lvl>
    <w:lvl w:ilvl="5" w:tplc="619AB6B2">
      <w:start w:val="1"/>
      <w:numFmt w:val="bullet"/>
      <w:lvlText w:val=""/>
      <w:lvlJc w:val="left"/>
      <w:pPr>
        <w:ind w:left="4320" w:hanging="360"/>
      </w:pPr>
      <w:rPr>
        <w:rFonts w:ascii="Wingdings" w:hAnsi="Wingdings" w:hint="default"/>
      </w:rPr>
    </w:lvl>
    <w:lvl w:ilvl="6" w:tplc="7870C2EC">
      <w:start w:val="1"/>
      <w:numFmt w:val="bullet"/>
      <w:lvlText w:val=""/>
      <w:lvlJc w:val="left"/>
      <w:pPr>
        <w:ind w:left="5040" w:hanging="360"/>
      </w:pPr>
      <w:rPr>
        <w:rFonts w:ascii="Symbol" w:hAnsi="Symbol" w:hint="default"/>
      </w:rPr>
    </w:lvl>
    <w:lvl w:ilvl="7" w:tplc="569E7432">
      <w:start w:val="1"/>
      <w:numFmt w:val="bullet"/>
      <w:lvlText w:val="o"/>
      <w:lvlJc w:val="left"/>
      <w:pPr>
        <w:ind w:left="5760" w:hanging="360"/>
      </w:pPr>
      <w:rPr>
        <w:rFonts w:ascii="Courier New" w:hAnsi="Courier New" w:hint="default"/>
      </w:rPr>
    </w:lvl>
    <w:lvl w:ilvl="8" w:tplc="388E1202">
      <w:start w:val="1"/>
      <w:numFmt w:val="bullet"/>
      <w:lvlText w:val=""/>
      <w:lvlJc w:val="left"/>
      <w:pPr>
        <w:ind w:left="6480" w:hanging="360"/>
      </w:pPr>
      <w:rPr>
        <w:rFonts w:ascii="Wingdings" w:hAnsi="Wingdings" w:hint="default"/>
      </w:rPr>
    </w:lvl>
  </w:abstractNum>
  <w:abstractNum w:abstractNumId="14" w15:restartNumberingAfterBreak="0">
    <w:nsid w:val="2EA822EE"/>
    <w:multiLevelType w:val="hybridMultilevel"/>
    <w:tmpl w:val="9E62877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 w15:restartNumberingAfterBreak="0">
    <w:nsid w:val="2EB469DC"/>
    <w:multiLevelType w:val="hybridMultilevel"/>
    <w:tmpl w:val="71E01AB4"/>
    <w:lvl w:ilvl="0" w:tplc="08090001">
      <w:start w:val="1"/>
      <w:numFmt w:val="bullet"/>
      <w:lvlText w:val=""/>
      <w:lvlJc w:val="left"/>
      <w:pPr>
        <w:ind w:left="1296" w:hanging="360"/>
      </w:pPr>
      <w:rPr>
        <w:rFonts w:ascii="Symbol" w:hAnsi="Symbol" w:hint="default"/>
      </w:rPr>
    </w:lvl>
    <w:lvl w:ilvl="1" w:tplc="08090003">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6" w15:restartNumberingAfterBreak="0">
    <w:nsid w:val="34DF093B"/>
    <w:multiLevelType w:val="multilevel"/>
    <w:tmpl w:val="C49E8712"/>
    <w:lvl w:ilvl="0">
      <w:start w:val="1"/>
      <w:numFmt w:val="decimal"/>
      <w:pStyle w:val="TRSDC-BulletRound"/>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396337E4"/>
    <w:multiLevelType w:val="hybridMultilevel"/>
    <w:tmpl w:val="B4DA83FC"/>
    <w:lvl w:ilvl="0" w:tplc="04090001">
      <w:start w:val="1"/>
      <w:numFmt w:val="bullet"/>
      <w:lvlText w:val=""/>
      <w:lvlJc w:val="left"/>
      <w:pPr>
        <w:ind w:left="2000" w:hanging="360"/>
      </w:pPr>
      <w:rPr>
        <w:rFonts w:ascii="Symbol" w:hAnsi="Symbol"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abstractNum w:abstractNumId="18" w15:restartNumberingAfterBreak="0">
    <w:nsid w:val="3E44669A"/>
    <w:multiLevelType w:val="hybridMultilevel"/>
    <w:tmpl w:val="E654BD7A"/>
    <w:lvl w:ilvl="0" w:tplc="08090001">
      <w:start w:val="1"/>
      <w:numFmt w:val="bullet"/>
      <w:lvlText w:val=""/>
      <w:lvlJc w:val="left"/>
      <w:pPr>
        <w:ind w:left="1296" w:hanging="360"/>
      </w:pPr>
      <w:rPr>
        <w:rFonts w:ascii="Symbol" w:hAnsi="Symbol" w:hint="default"/>
      </w:rPr>
    </w:lvl>
    <w:lvl w:ilvl="1" w:tplc="08090003">
      <w:start w:val="1"/>
      <w:numFmt w:val="bullet"/>
      <w:lvlText w:val="o"/>
      <w:lvlJc w:val="left"/>
      <w:pPr>
        <w:ind w:left="2016" w:hanging="360"/>
      </w:pPr>
      <w:rPr>
        <w:rFonts w:ascii="Courier New" w:hAnsi="Courier New" w:cs="Courier New" w:hint="default"/>
      </w:rPr>
    </w:lvl>
    <w:lvl w:ilvl="2" w:tplc="08090005">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9" w15:restartNumberingAfterBreak="0">
    <w:nsid w:val="3EF87A42"/>
    <w:multiLevelType w:val="hybridMultilevel"/>
    <w:tmpl w:val="F8464D7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0" w15:restartNumberingAfterBreak="0">
    <w:nsid w:val="4055426F"/>
    <w:multiLevelType w:val="hybridMultilevel"/>
    <w:tmpl w:val="1A6C1A18"/>
    <w:lvl w:ilvl="0" w:tplc="C3C86C90">
      <w:start w:val="1"/>
      <w:numFmt w:val="decimal"/>
      <w:pStyle w:val="SECTIONH1"/>
      <w:lvlText w:val="%1."/>
      <w:lvlJc w:val="left"/>
      <w:pPr>
        <w:tabs>
          <w:tab w:val="num" w:pos="720"/>
        </w:tabs>
        <w:ind w:left="720" w:hanging="720"/>
      </w:pPr>
    </w:lvl>
    <w:lvl w:ilvl="1" w:tplc="6CF0BA8A">
      <w:start w:val="1"/>
      <w:numFmt w:val="decimal"/>
      <w:lvlText w:val="%2."/>
      <w:lvlJc w:val="left"/>
      <w:pPr>
        <w:tabs>
          <w:tab w:val="num" w:pos="1440"/>
        </w:tabs>
        <w:ind w:left="1440" w:hanging="720"/>
      </w:pPr>
    </w:lvl>
    <w:lvl w:ilvl="2" w:tplc="B37E5910">
      <w:start w:val="1"/>
      <w:numFmt w:val="decimal"/>
      <w:pStyle w:val="SECTIONH3BOLD"/>
      <w:lvlText w:val="%3."/>
      <w:lvlJc w:val="left"/>
      <w:pPr>
        <w:tabs>
          <w:tab w:val="num" w:pos="2160"/>
        </w:tabs>
        <w:ind w:left="2160" w:hanging="720"/>
      </w:pPr>
    </w:lvl>
    <w:lvl w:ilvl="3" w:tplc="2C564A1E">
      <w:start w:val="1"/>
      <w:numFmt w:val="decimal"/>
      <w:lvlText w:val="%4."/>
      <w:lvlJc w:val="left"/>
      <w:pPr>
        <w:tabs>
          <w:tab w:val="num" w:pos="2880"/>
        </w:tabs>
        <w:ind w:left="2880" w:hanging="720"/>
      </w:pPr>
    </w:lvl>
    <w:lvl w:ilvl="4" w:tplc="F74A8C30">
      <w:start w:val="1"/>
      <w:numFmt w:val="decimal"/>
      <w:lvlText w:val="%5."/>
      <w:lvlJc w:val="left"/>
      <w:pPr>
        <w:tabs>
          <w:tab w:val="num" w:pos="3600"/>
        </w:tabs>
        <w:ind w:left="3600" w:hanging="720"/>
      </w:pPr>
    </w:lvl>
    <w:lvl w:ilvl="5" w:tplc="A32A1BAC">
      <w:start w:val="1"/>
      <w:numFmt w:val="decimal"/>
      <w:lvlText w:val="%6."/>
      <w:lvlJc w:val="left"/>
      <w:pPr>
        <w:tabs>
          <w:tab w:val="num" w:pos="4320"/>
        </w:tabs>
        <w:ind w:left="4320" w:hanging="720"/>
      </w:pPr>
    </w:lvl>
    <w:lvl w:ilvl="6" w:tplc="DAA0B28C">
      <w:start w:val="1"/>
      <w:numFmt w:val="decimal"/>
      <w:lvlText w:val="%7."/>
      <w:lvlJc w:val="left"/>
      <w:pPr>
        <w:tabs>
          <w:tab w:val="num" w:pos="5040"/>
        </w:tabs>
        <w:ind w:left="5040" w:hanging="720"/>
      </w:pPr>
    </w:lvl>
    <w:lvl w:ilvl="7" w:tplc="28D49878">
      <w:start w:val="1"/>
      <w:numFmt w:val="decimal"/>
      <w:lvlText w:val="%8."/>
      <w:lvlJc w:val="left"/>
      <w:pPr>
        <w:tabs>
          <w:tab w:val="num" w:pos="5760"/>
        </w:tabs>
        <w:ind w:left="5760" w:hanging="720"/>
      </w:pPr>
    </w:lvl>
    <w:lvl w:ilvl="8" w:tplc="9A927BAE">
      <w:start w:val="1"/>
      <w:numFmt w:val="decimal"/>
      <w:lvlText w:val="%9."/>
      <w:lvlJc w:val="left"/>
      <w:pPr>
        <w:tabs>
          <w:tab w:val="num" w:pos="6480"/>
        </w:tabs>
        <w:ind w:left="6480" w:hanging="720"/>
      </w:pPr>
    </w:lvl>
  </w:abstractNum>
  <w:abstractNum w:abstractNumId="21" w15:restartNumberingAfterBreak="0">
    <w:nsid w:val="41F044B3"/>
    <w:multiLevelType w:val="hybridMultilevel"/>
    <w:tmpl w:val="A7829698"/>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22" w15:restartNumberingAfterBreak="0">
    <w:nsid w:val="45807159"/>
    <w:multiLevelType w:val="hybridMultilevel"/>
    <w:tmpl w:val="0D54B568"/>
    <w:lvl w:ilvl="0" w:tplc="0C0A2BBE">
      <w:start w:val="1"/>
      <w:numFmt w:val="decimal"/>
      <w:pStyle w:val="TRSDC-BulletLevel1Option"/>
      <w:lvlText w:val="%1)"/>
      <w:lvlJc w:val="left"/>
      <w:pPr>
        <w:ind w:left="1296" w:hanging="360"/>
      </w:pPr>
      <w:rPr>
        <w:color w:val="AE9142" w:themeColor="accent2"/>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3" w15:restartNumberingAfterBreak="0">
    <w:nsid w:val="45D9638F"/>
    <w:multiLevelType w:val="multilevel"/>
    <w:tmpl w:val="65C46B3C"/>
    <w:lvl w:ilvl="0">
      <w:start w:val="1"/>
      <w:numFmt w:val="decimal"/>
      <w:pStyle w:val="H1TRS"/>
      <w:lvlText w:val="%1"/>
      <w:lvlJc w:val="left"/>
      <w:pPr>
        <w:ind w:left="432" w:hanging="432"/>
      </w:pPr>
    </w:lvl>
    <w:lvl w:ilvl="1">
      <w:start w:val="1"/>
      <w:numFmt w:val="decimal"/>
      <w:pStyle w:val="H2TRS"/>
      <w:lvlText w:val="%1.%2"/>
      <w:lvlJc w:val="left"/>
      <w:pPr>
        <w:ind w:left="576" w:hanging="576"/>
      </w:pPr>
      <w:rPr>
        <w:b w:val="0"/>
        <w:bCs w:val="0"/>
      </w:rPr>
    </w:lvl>
    <w:lvl w:ilvl="2">
      <w:start w:val="1"/>
      <w:numFmt w:val="bullet"/>
      <w:pStyle w:val="H3TRS"/>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476C2ED6"/>
    <w:multiLevelType w:val="hybridMultilevel"/>
    <w:tmpl w:val="38800B2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5" w15:restartNumberingAfterBreak="0">
    <w:nsid w:val="4962069D"/>
    <w:multiLevelType w:val="hybridMultilevel"/>
    <w:tmpl w:val="6DB2A474"/>
    <w:lvl w:ilvl="0" w:tplc="730AE904">
      <w:start w:val="1"/>
      <w:numFmt w:val="bullet"/>
      <w:lvlText w:val=""/>
      <w:lvlJc w:val="left"/>
      <w:pPr>
        <w:ind w:left="1296" w:hanging="360"/>
      </w:pPr>
      <w:rPr>
        <w:rFonts w:ascii="Symbol" w:hAnsi="Symbol" w:hint="default"/>
        <w:color w:val="auto"/>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6" w15:restartNumberingAfterBreak="0">
    <w:nsid w:val="497E2EC3"/>
    <w:multiLevelType w:val="hybridMultilevel"/>
    <w:tmpl w:val="5DB67338"/>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27" w15:restartNumberingAfterBreak="0">
    <w:nsid w:val="4A11292D"/>
    <w:multiLevelType w:val="hybridMultilevel"/>
    <w:tmpl w:val="BFF224DE"/>
    <w:lvl w:ilvl="0" w:tplc="B0A2D62C">
      <w:start w:val="1"/>
      <w:numFmt w:val="bullet"/>
      <w:lvlText w:val=""/>
      <w:lvlJc w:val="left"/>
      <w:pPr>
        <w:ind w:left="720" w:hanging="360"/>
      </w:pPr>
      <w:rPr>
        <w:rFonts w:ascii="Symbol" w:hAnsi="Symbol" w:hint="default"/>
      </w:rPr>
    </w:lvl>
    <w:lvl w:ilvl="1" w:tplc="10BE8C74">
      <w:start w:val="1"/>
      <w:numFmt w:val="bullet"/>
      <w:lvlText w:val="o"/>
      <w:lvlJc w:val="left"/>
      <w:pPr>
        <w:ind w:left="1440" w:hanging="360"/>
      </w:pPr>
      <w:rPr>
        <w:rFonts w:ascii="Courier New" w:hAnsi="Courier New" w:hint="default"/>
      </w:rPr>
    </w:lvl>
    <w:lvl w:ilvl="2" w:tplc="B0A88946">
      <w:start w:val="1"/>
      <w:numFmt w:val="bullet"/>
      <w:lvlText w:val=""/>
      <w:lvlJc w:val="left"/>
      <w:pPr>
        <w:ind w:left="2160" w:hanging="360"/>
      </w:pPr>
      <w:rPr>
        <w:rFonts w:ascii="Wingdings" w:hAnsi="Wingdings" w:hint="default"/>
      </w:rPr>
    </w:lvl>
    <w:lvl w:ilvl="3" w:tplc="BD6C8E1A">
      <w:start w:val="1"/>
      <w:numFmt w:val="bullet"/>
      <w:lvlText w:val=""/>
      <w:lvlJc w:val="left"/>
      <w:pPr>
        <w:ind w:left="2880" w:hanging="360"/>
      </w:pPr>
      <w:rPr>
        <w:rFonts w:ascii="Symbol" w:hAnsi="Symbol" w:hint="default"/>
      </w:rPr>
    </w:lvl>
    <w:lvl w:ilvl="4" w:tplc="14464186">
      <w:start w:val="1"/>
      <w:numFmt w:val="bullet"/>
      <w:lvlText w:val="o"/>
      <w:lvlJc w:val="left"/>
      <w:pPr>
        <w:ind w:left="3600" w:hanging="360"/>
      </w:pPr>
      <w:rPr>
        <w:rFonts w:ascii="Courier New" w:hAnsi="Courier New" w:hint="default"/>
      </w:rPr>
    </w:lvl>
    <w:lvl w:ilvl="5" w:tplc="1B38A720">
      <w:start w:val="1"/>
      <w:numFmt w:val="bullet"/>
      <w:lvlText w:val=""/>
      <w:lvlJc w:val="left"/>
      <w:pPr>
        <w:ind w:left="4320" w:hanging="360"/>
      </w:pPr>
      <w:rPr>
        <w:rFonts w:ascii="Wingdings" w:hAnsi="Wingdings" w:hint="default"/>
      </w:rPr>
    </w:lvl>
    <w:lvl w:ilvl="6" w:tplc="04BACEBA">
      <w:start w:val="1"/>
      <w:numFmt w:val="bullet"/>
      <w:lvlText w:val=""/>
      <w:lvlJc w:val="left"/>
      <w:pPr>
        <w:ind w:left="5040" w:hanging="360"/>
      </w:pPr>
      <w:rPr>
        <w:rFonts w:ascii="Symbol" w:hAnsi="Symbol" w:hint="default"/>
      </w:rPr>
    </w:lvl>
    <w:lvl w:ilvl="7" w:tplc="3E00DDB6">
      <w:start w:val="1"/>
      <w:numFmt w:val="bullet"/>
      <w:lvlText w:val="o"/>
      <w:lvlJc w:val="left"/>
      <w:pPr>
        <w:ind w:left="5760" w:hanging="360"/>
      </w:pPr>
      <w:rPr>
        <w:rFonts w:ascii="Courier New" w:hAnsi="Courier New" w:hint="default"/>
      </w:rPr>
    </w:lvl>
    <w:lvl w:ilvl="8" w:tplc="4E00AD02">
      <w:start w:val="1"/>
      <w:numFmt w:val="bullet"/>
      <w:lvlText w:val=""/>
      <w:lvlJc w:val="left"/>
      <w:pPr>
        <w:ind w:left="6480" w:hanging="360"/>
      </w:pPr>
      <w:rPr>
        <w:rFonts w:ascii="Wingdings" w:hAnsi="Wingdings" w:hint="default"/>
      </w:rPr>
    </w:lvl>
  </w:abstractNum>
  <w:abstractNum w:abstractNumId="28" w15:restartNumberingAfterBreak="0">
    <w:nsid w:val="4AA969F7"/>
    <w:multiLevelType w:val="hybridMultilevel"/>
    <w:tmpl w:val="DCD0AEE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9" w15:restartNumberingAfterBreak="0">
    <w:nsid w:val="4ECC3E01"/>
    <w:multiLevelType w:val="hybridMultilevel"/>
    <w:tmpl w:val="E23E2800"/>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3313DC7"/>
    <w:multiLevelType w:val="hybridMultilevel"/>
    <w:tmpl w:val="91B2EEA2"/>
    <w:lvl w:ilvl="0" w:tplc="FFFFFFFF">
      <w:start w:val="1"/>
      <w:numFmt w:val="bullet"/>
      <w:lvlText w:val="•"/>
      <w:lvlJc w:val="left"/>
      <w:pPr>
        <w:ind w:left="1296" w:hanging="360"/>
      </w:pPr>
      <w:rPr>
        <w:rFonts w:ascii="Playfair Display" w:hAnsi="Playfair Display"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1" w15:restartNumberingAfterBreak="0">
    <w:nsid w:val="539005A1"/>
    <w:multiLevelType w:val="hybridMultilevel"/>
    <w:tmpl w:val="EB7823B0"/>
    <w:lvl w:ilvl="0" w:tplc="0809000F">
      <w:start w:val="1"/>
      <w:numFmt w:val="decimal"/>
      <w:lvlText w:val="%1."/>
      <w:lvlJc w:val="left"/>
      <w:pPr>
        <w:ind w:left="1296" w:hanging="360"/>
      </w:pPr>
      <w:rPr>
        <w:rFonts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32" w15:restartNumberingAfterBreak="0">
    <w:nsid w:val="5460367B"/>
    <w:multiLevelType w:val="hybridMultilevel"/>
    <w:tmpl w:val="C00C08C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3" w15:restartNumberingAfterBreak="0">
    <w:nsid w:val="56971656"/>
    <w:multiLevelType w:val="hybridMultilevel"/>
    <w:tmpl w:val="4D46DF7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4" w15:restartNumberingAfterBreak="0">
    <w:nsid w:val="58686150"/>
    <w:multiLevelType w:val="hybridMultilevel"/>
    <w:tmpl w:val="F54CED36"/>
    <w:lvl w:ilvl="0" w:tplc="8042E178">
      <w:numFmt w:val="bullet"/>
      <w:lvlText w:val="•"/>
      <w:lvlJc w:val="left"/>
      <w:pPr>
        <w:ind w:left="1296" w:hanging="360"/>
      </w:pPr>
      <w:rPr>
        <w:rFonts w:ascii="Playfair Display" w:eastAsiaTheme="minorEastAsia" w:hAnsi="Playfair Display" w:cstheme="minorBidi"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5" w15:restartNumberingAfterBreak="0">
    <w:nsid w:val="59A143AB"/>
    <w:multiLevelType w:val="hybridMultilevel"/>
    <w:tmpl w:val="F29E42A0"/>
    <w:lvl w:ilvl="0" w:tplc="04090001">
      <w:start w:val="1"/>
      <w:numFmt w:val="bullet"/>
      <w:lvlText w:val=""/>
      <w:lvlJc w:val="left"/>
      <w:pPr>
        <w:ind w:left="1296" w:hanging="360"/>
      </w:pPr>
      <w:rPr>
        <w:rFonts w:ascii="Symbol" w:hAnsi="Symbol" w:hint="default"/>
      </w:rPr>
    </w:lvl>
    <w:lvl w:ilvl="1" w:tplc="8042E178">
      <w:numFmt w:val="bullet"/>
      <w:lvlText w:val="•"/>
      <w:lvlJc w:val="left"/>
      <w:pPr>
        <w:ind w:left="2016" w:hanging="360"/>
      </w:pPr>
      <w:rPr>
        <w:rFonts w:ascii="Playfair Display" w:eastAsiaTheme="minorEastAsia" w:hAnsi="Playfair Display" w:cstheme="minorBidi"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6" w15:restartNumberingAfterBreak="0">
    <w:nsid w:val="59CE75E8"/>
    <w:multiLevelType w:val="hybridMultilevel"/>
    <w:tmpl w:val="FFFFFFFF"/>
    <w:lvl w:ilvl="0" w:tplc="1AFA4E06">
      <w:start w:val="1"/>
      <w:numFmt w:val="bullet"/>
      <w:lvlText w:val=""/>
      <w:lvlJc w:val="left"/>
      <w:pPr>
        <w:ind w:left="720" w:hanging="360"/>
      </w:pPr>
      <w:rPr>
        <w:rFonts w:ascii="Symbol" w:hAnsi="Symbol" w:hint="default"/>
      </w:rPr>
    </w:lvl>
    <w:lvl w:ilvl="1" w:tplc="A5E83266">
      <w:start w:val="1"/>
      <w:numFmt w:val="bullet"/>
      <w:lvlText w:val="o"/>
      <w:lvlJc w:val="left"/>
      <w:pPr>
        <w:ind w:left="1440" w:hanging="360"/>
      </w:pPr>
      <w:rPr>
        <w:rFonts w:ascii="Courier New" w:hAnsi="Courier New" w:hint="default"/>
      </w:rPr>
    </w:lvl>
    <w:lvl w:ilvl="2" w:tplc="E3B40642">
      <w:start w:val="1"/>
      <w:numFmt w:val="bullet"/>
      <w:lvlText w:val=""/>
      <w:lvlJc w:val="left"/>
      <w:pPr>
        <w:ind w:left="2160" w:hanging="360"/>
      </w:pPr>
      <w:rPr>
        <w:rFonts w:ascii="Wingdings" w:hAnsi="Wingdings" w:hint="default"/>
      </w:rPr>
    </w:lvl>
    <w:lvl w:ilvl="3" w:tplc="7FAA282C">
      <w:start w:val="1"/>
      <w:numFmt w:val="bullet"/>
      <w:lvlText w:val=""/>
      <w:lvlJc w:val="left"/>
      <w:pPr>
        <w:ind w:left="2880" w:hanging="360"/>
      </w:pPr>
      <w:rPr>
        <w:rFonts w:ascii="Symbol" w:hAnsi="Symbol" w:hint="default"/>
      </w:rPr>
    </w:lvl>
    <w:lvl w:ilvl="4" w:tplc="8EA0FAEC">
      <w:start w:val="1"/>
      <w:numFmt w:val="bullet"/>
      <w:lvlText w:val="o"/>
      <w:lvlJc w:val="left"/>
      <w:pPr>
        <w:ind w:left="3600" w:hanging="360"/>
      </w:pPr>
      <w:rPr>
        <w:rFonts w:ascii="Courier New" w:hAnsi="Courier New" w:hint="default"/>
      </w:rPr>
    </w:lvl>
    <w:lvl w:ilvl="5" w:tplc="C7967474">
      <w:start w:val="1"/>
      <w:numFmt w:val="bullet"/>
      <w:lvlText w:val=""/>
      <w:lvlJc w:val="left"/>
      <w:pPr>
        <w:ind w:left="4320" w:hanging="360"/>
      </w:pPr>
      <w:rPr>
        <w:rFonts w:ascii="Wingdings" w:hAnsi="Wingdings" w:hint="default"/>
      </w:rPr>
    </w:lvl>
    <w:lvl w:ilvl="6" w:tplc="FEB04CDA">
      <w:start w:val="1"/>
      <w:numFmt w:val="bullet"/>
      <w:lvlText w:val=""/>
      <w:lvlJc w:val="left"/>
      <w:pPr>
        <w:ind w:left="5040" w:hanging="360"/>
      </w:pPr>
      <w:rPr>
        <w:rFonts w:ascii="Symbol" w:hAnsi="Symbol" w:hint="default"/>
      </w:rPr>
    </w:lvl>
    <w:lvl w:ilvl="7" w:tplc="AC141FB6">
      <w:start w:val="1"/>
      <w:numFmt w:val="bullet"/>
      <w:lvlText w:val="o"/>
      <w:lvlJc w:val="left"/>
      <w:pPr>
        <w:ind w:left="5760" w:hanging="360"/>
      </w:pPr>
      <w:rPr>
        <w:rFonts w:ascii="Courier New" w:hAnsi="Courier New" w:hint="default"/>
      </w:rPr>
    </w:lvl>
    <w:lvl w:ilvl="8" w:tplc="EED4BAAE">
      <w:start w:val="1"/>
      <w:numFmt w:val="bullet"/>
      <w:lvlText w:val=""/>
      <w:lvlJc w:val="left"/>
      <w:pPr>
        <w:ind w:left="6480" w:hanging="360"/>
      </w:pPr>
      <w:rPr>
        <w:rFonts w:ascii="Wingdings" w:hAnsi="Wingdings" w:hint="default"/>
      </w:rPr>
    </w:lvl>
  </w:abstractNum>
  <w:abstractNum w:abstractNumId="37" w15:restartNumberingAfterBreak="0">
    <w:nsid w:val="5B9A73EC"/>
    <w:multiLevelType w:val="hybridMultilevel"/>
    <w:tmpl w:val="CAB8A262"/>
    <w:lvl w:ilvl="0" w:tplc="1BF630CC">
      <w:start w:val="1"/>
      <w:numFmt w:val="bullet"/>
      <w:lvlText w:val=""/>
      <w:lvlJc w:val="left"/>
      <w:pPr>
        <w:ind w:left="720" w:hanging="360"/>
      </w:pPr>
      <w:rPr>
        <w:rFonts w:ascii="Symbol" w:hAnsi="Symbol" w:hint="default"/>
      </w:rPr>
    </w:lvl>
    <w:lvl w:ilvl="1" w:tplc="6DB06EC6">
      <w:start w:val="1"/>
      <w:numFmt w:val="bullet"/>
      <w:lvlText w:val="o"/>
      <w:lvlJc w:val="left"/>
      <w:pPr>
        <w:ind w:left="1440" w:hanging="360"/>
      </w:pPr>
      <w:rPr>
        <w:rFonts w:ascii="Courier New" w:hAnsi="Courier New" w:hint="default"/>
      </w:rPr>
    </w:lvl>
    <w:lvl w:ilvl="2" w:tplc="074C6834">
      <w:start w:val="1"/>
      <w:numFmt w:val="bullet"/>
      <w:lvlText w:val=""/>
      <w:lvlJc w:val="left"/>
      <w:pPr>
        <w:ind w:left="2160" w:hanging="360"/>
      </w:pPr>
      <w:rPr>
        <w:rFonts w:ascii="Wingdings" w:hAnsi="Wingdings" w:hint="default"/>
      </w:rPr>
    </w:lvl>
    <w:lvl w:ilvl="3" w:tplc="EB5848C0">
      <w:start w:val="1"/>
      <w:numFmt w:val="bullet"/>
      <w:lvlText w:val=""/>
      <w:lvlJc w:val="left"/>
      <w:pPr>
        <w:ind w:left="2880" w:hanging="360"/>
      </w:pPr>
      <w:rPr>
        <w:rFonts w:ascii="Symbol" w:hAnsi="Symbol" w:hint="default"/>
      </w:rPr>
    </w:lvl>
    <w:lvl w:ilvl="4" w:tplc="63147C20">
      <w:start w:val="1"/>
      <w:numFmt w:val="bullet"/>
      <w:lvlText w:val="o"/>
      <w:lvlJc w:val="left"/>
      <w:pPr>
        <w:ind w:left="3600" w:hanging="360"/>
      </w:pPr>
      <w:rPr>
        <w:rFonts w:ascii="Courier New" w:hAnsi="Courier New" w:hint="default"/>
      </w:rPr>
    </w:lvl>
    <w:lvl w:ilvl="5" w:tplc="74684F26">
      <w:start w:val="1"/>
      <w:numFmt w:val="bullet"/>
      <w:lvlText w:val=""/>
      <w:lvlJc w:val="left"/>
      <w:pPr>
        <w:ind w:left="4320" w:hanging="360"/>
      </w:pPr>
      <w:rPr>
        <w:rFonts w:ascii="Wingdings" w:hAnsi="Wingdings" w:hint="default"/>
      </w:rPr>
    </w:lvl>
    <w:lvl w:ilvl="6" w:tplc="BE72BD06">
      <w:start w:val="1"/>
      <w:numFmt w:val="bullet"/>
      <w:lvlText w:val=""/>
      <w:lvlJc w:val="left"/>
      <w:pPr>
        <w:ind w:left="5040" w:hanging="360"/>
      </w:pPr>
      <w:rPr>
        <w:rFonts w:ascii="Symbol" w:hAnsi="Symbol" w:hint="default"/>
      </w:rPr>
    </w:lvl>
    <w:lvl w:ilvl="7" w:tplc="1CDEC14A">
      <w:start w:val="1"/>
      <w:numFmt w:val="bullet"/>
      <w:lvlText w:val="o"/>
      <w:lvlJc w:val="left"/>
      <w:pPr>
        <w:ind w:left="5760" w:hanging="360"/>
      </w:pPr>
      <w:rPr>
        <w:rFonts w:ascii="Courier New" w:hAnsi="Courier New" w:hint="default"/>
      </w:rPr>
    </w:lvl>
    <w:lvl w:ilvl="8" w:tplc="C0D8BA6C">
      <w:start w:val="1"/>
      <w:numFmt w:val="bullet"/>
      <w:lvlText w:val=""/>
      <w:lvlJc w:val="left"/>
      <w:pPr>
        <w:ind w:left="6480" w:hanging="360"/>
      </w:pPr>
      <w:rPr>
        <w:rFonts w:ascii="Wingdings" w:hAnsi="Wingdings" w:hint="default"/>
      </w:rPr>
    </w:lvl>
  </w:abstractNum>
  <w:abstractNum w:abstractNumId="38" w15:restartNumberingAfterBreak="0">
    <w:nsid w:val="5C4E574C"/>
    <w:multiLevelType w:val="hybridMultilevel"/>
    <w:tmpl w:val="A15CDB02"/>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39" w15:restartNumberingAfterBreak="0">
    <w:nsid w:val="5E616B00"/>
    <w:multiLevelType w:val="hybridMultilevel"/>
    <w:tmpl w:val="6B08ADD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0" w15:restartNumberingAfterBreak="0">
    <w:nsid w:val="623A1181"/>
    <w:multiLevelType w:val="hybridMultilevel"/>
    <w:tmpl w:val="56E4FE36"/>
    <w:lvl w:ilvl="0" w:tplc="F4727B5E">
      <w:numFmt w:val="bullet"/>
      <w:pStyle w:val="TRSDC-BulletLevel3"/>
      <w:lvlText w:val="-"/>
      <w:lvlJc w:val="left"/>
      <w:pPr>
        <w:ind w:left="2376" w:hanging="360"/>
      </w:pPr>
      <w:rPr>
        <w:rFonts w:ascii="Playfair Display" w:eastAsiaTheme="minorEastAsia" w:hAnsi="Playfair Display" w:cstheme="minorBidi" w:hint="default"/>
        <w:color w:val="AE9142" w:themeColor="accent2"/>
      </w:rPr>
    </w:lvl>
    <w:lvl w:ilvl="1" w:tplc="04090003" w:tentative="1">
      <w:start w:val="1"/>
      <w:numFmt w:val="bullet"/>
      <w:lvlText w:val="o"/>
      <w:lvlJc w:val="left"/>
      <w:pPr>
        <w:ind w:left="3096" w:hanging="360"/>
      </w:pPr>
      <w:rPr>
        <w:rFonts w:ascii="Courier New" w:hAnsi="Courier New" w:cs="Courier New" w:hint="default"/>
      </w:rPr>
    </w:lvl>
    <w:lvl w:ilvl="2" w:tplc="04090005" w:tentative="1">
      <w:start w:val="1"/>
      <w:numFmt w:val="bullet"/>
      <w:lvlText w:val=""/>
      <w:lvlJc w:val="left"/>
      <w:pPr>
        <w:ind w:left="3816" w:hanging="360"/>
      </w:pPr>
      <w:rPr>
        <w:rFonts w:ascii="Wingdings" w:hAnsi="Wingdings" w:hint="default"/>
      </w:rPr>
    </w:lvl>
    <w:lvl w:ilvl="3" w:tplc="04090001" w:tentative="1">
      <w:start w:val="1"/>
      <w:numFmt w:val="bullet"/>
      <w:lvlText w:val=""/>
      <w:lvlJc w:val="left"/>
      <w:pPr>
        <w:ind w:left="4536" w:hanging="360"/>
      </w:pPr>
      <w:rPr>
        <w:rFonts w:ascii="Symbol" w:hAnsi="Symbol" w:hint="default"/>
      </w:rPr>
    </w:lvl>
    <w:lvl w:ilvl="4" w:tplc="04090003" w:tentative="1">
      <w:start w:val="1"/>
      <w:numFmt w:val="bullet"/>
      <w:lvlText w:val="o"/>
      <w:lvlJc w:val="left"/>
      <w:pPr>
        <w:ind w:left="5256" w:hanging="360"/>
      </w:pPr>
      <w:rPr>
        <w:rFonts w:ascii="Courier New" w:hAnsi="Courier New" w:cs="Courier New" w:hint="default"/>
      </w:rPr>
    </w:lvl>
    <w:lvl w:ilvl="5" w:tplc="04090005" w:tentative="1">
      <w:start w:val="1"/>
      <w:numFmt w:val="bullet"/>
      <w:lvlText w:val=""/>
      <w:lvlJc w:val="left"/>
      <w:pPr>
        <w:ind w:left="5976" w:hanging="360"/>
      </w:pPr>
      <w:rPr>
        <w:rFonts w:ascii="Wingdings" w:hAnsi="Wingdings" w:hint="default"/>
      </w:rPr>
    </w:lvl>
    <w:lvl w:ilvl="6" w:tplc="04090001" w:tentative="1">
      <w:start w:val="1"/>
      <w:numFmt w:val="bullet"/>
      <w:lvlText w:val=""/>
      <w:lvlJc w:val="left"/>
      <w:pPr>
        <w:ind w:left="6696" w:hanging="360"/>
      </w:pPr>
      <w:rPr>
        <w:rFonts w:ascii="Symbol" w:hAnsi="Symbol" w:hint="default"/>
      </w:rPr>
    </w:lvl>
    <w:lvl w:ilvl="7" w:tplc="04090003" w:tentative="1">
      <w:start w:val="1"/>
      <w:numFmt w:val="bullet"/>
      <w:lvlText w:val="o"/>
      <w:lvlJc w:val="left"/>
      <w:pPr>
        <w:ind w:left="7416" w:hanging="360"/>
      </w:pPr>
      <w:rPr>
        <w:rFonts w:ascii="Courier New" w:hAnsi="Courier New" w:cs="Courier New" w:hint="default"/>
      </w:rPr>
    </w:lvl>
    <w:lvl w:ilvl="8" w:tplc="04090005" w:tentative="1">
      <w:start w:val="1"/>
      <w:numFmt w:val="bullet"/>
      <w:lvlText w:val=""/>
      <w:lvlJc w:val="left"/>
      <w:pPr>
        <w:ind w:left="8136" w:hanging="360"/>
      </w:pPr>
      <w:rPr>
        <w:rFonts w:ascii="Wingdings" w:hAnsi="Wingdings" w:hint="default"/>
      </w:rPr>
    </w:lvl>
  </w:abstractNum>
  <w:abstractNum w:abstractNumId="41" w15:restartNumberingAfterBreak="0">
    <w:nsid w:val="630D286D"/>
    <w:multiLevelType w:val="multilevel"/>
    <w:tmpl w:val="5B32296C"/>
    <w:lvl w:ilvl="0">
      <w:start w:val="1"/>
      <w:numFmt w:val="decimal"/>
      <w:pStyle w:val="Heading1"/>
      <w:lvlText w:val="%1"/>
      <w:lvlJc w:val="left"/>
      <w:pPr>
        <w:ind w:left="432" w:hanging="432"/>
      </w:pPr>
    </w:lvl>
    <w:lvl w:ilvl="1">
      <w:start w:val="1"/>
      <w:numFmt w:val="decimal"/>
      <w:pStyle w:val="Heading2"/>
      <w:lvlText w:val="%1.%2"/>
      <w:lvlJc w:val="left"/>
      <w:pPr>
        <w:ind w:left="426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2" w15:restartNumberingAfterBreak="0">
    <w:nsid w:val="67DE7C54"/>
    <w:multiLevelType w:val="hybridMultilevel"/>
    <w:tmpl w:val="04860208"/>
    <w:lvl w:ilvl="0" w:tplc="8042E178">
      <w:numFmt w:val="bullet"/>
      <w:lvlText w:val="•"/>
      <w:lvlJc w:val="left"/>
      <w:pPr>
        <w:ind w:left="1296" w:hanging="360"/>
      </w:pPr>
      <w:rPr>
        <w:rFonts w:ascii="Playfair Display" w:eastAsiaTheme="minorEastAsia" w:hAnsi="Playfair Display" w:cstheme="minorBidi"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3" w15:restartNumberingAfterBreak="0">
    <w:nsid w:val="7BF23DE3"/>
    <w:multiLevelType w:val="hybridMultilevel"/>
    <w:tmpl w:val="E58A849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4" w15:restartNumberingAfterBreak="0">
    <w:nsid w:val="7CF87B26"/>
    <w:multiLevelType w:val="hybridMultilevel"/>
    <w:tmpl w:val="D08041D6"/>
    <w:lvl w:ilvl="0" w:tplc="3FB0CFB0">
      <w:start w:val="1"/>
      <w:numFmt w:val="bullet"/>
      <w:pStyle w:val="TRSDC-BulletLevel2"/>
      <w:lvlText w:val=""/>
      <w:lvlJc w:val="left"/>
      <w:pPr>
        <w:ind w:left="1656" w:hanging="360"/>
      </w:pPr>
      <w:rPr>
        <w:rFonts w:ascii="Symbol" w:hAnsi="Symbol" w:cs="Symbol" w:hint="default"/>
        <w:color w:val="AE9142" w:themeColor="accent2"/>
      </w:rPr>
    </w:lvl>
    <w:lvl w:ilvl="1" w:tplc="4CB4FF9A">
      <w:start w:val="1"/>
      <w:numFmt w:val="bullet"/>
      <w:lvlText w:val="o"/>
      <w:lvlJc w:val="left"/>
      <w:pPr>
        <w:ind w:left="2376" w:hanging="360"/>
      </w:pPr>
      <w:rPr>
        <w:rFonts w:ascii="Courier New" w:hAnsi="Courier New" w:cs="Courier New" w:hint="default"/>
        <w:color w:val="AE9142" w:themeColor="accent2"/>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num w:numId="1">
    <w:abstractNumId w:val="0"/>
  </w:num>
  <w:num w:numId="2">
    <w:abstractNumId w:val="36"/>
  </w:num>
  <w:num w:numId="3">
    <w:abstractNumId w:val="12"/>
  </w:num>
  <w:num w:numId="4">
    <w:abstractNumId w:val="13"/>
  </w:num>
  <w:num w:numId="5">
    <w:abstractNumId w:val="37"/>
  </w:num>
  <w:num w:numId="6">
    <w:abstractNumId w:val="27"/>
  </w:num>
  <w:num w:numId="7">
    <w:abstractNumId w:val="1"/>
  </w:num>
  <w:num w:numId="8">
    <w:abstractNumId w:val="7"/>
  </w:num>
  <w:num w:numId="9">
    <w:abstractNumId w:val="16"/>
  </w:num>
  <w:num w:numId="10">
    <w:abstractNumId w:val="10"/>
  </w:num>
  <w:num w:numId="11">
    <w:abstractNumId w:val="20"/>
  </w:num>
  <w:num w:numId="12">
    <w:abstractNumId w:val="20"/>
  </w:num>
  <w:num w:numId="13">
    <w:abstractNumId w:val="10"/>
  </w:num>
  <w:num w:numId="14">
    <w:abstractNumId w:val="41"/>
  </w:num>
  <w:num w:numId="15">
    <w:abstractNumId w:val="4"/>
  </w:num>
  <w:num w:numId="16">
    <w:abstractNumId w:val="44"/>
  </w:num>
  <w:num w:numId="17">
    <w:abstractNumId w:val="40"/>
  </w:num>
  <w:num w:numId="18">
    <w:abstractNumId w:val="22"/>
  </w:num>
  <w:num w:numId="19">
    <w:abstractNumId w:val="39"/>
  </w:num>
  <w:num w:numId="20">
    <w:abstractNumId w:val="35"/>
  </w:num>
  <w:num w:numId="21">
    <w:abstractNumId w:val="25"/>
  </w:num>
  <w:num w:numId="22">
    <w:abstractNumId w:val="43"/>
  </w:num>
  <w:num w:numId="23">
    <w:abstractNumId w:val="14"/>
  </w:num>
  <w:num w:numId="24">
    <w:abstractNumId w:val="28"/>
  </w:num>
  <w:num w:numId="25">
    <w:abstractNumId w:val="6"/>
  </w:num>
  <w:num w:numId="26">
    <w:abstractNumId w:val="19"/>
  </w:num>
  <w:num w:numId="27">
    <w:abstractNumId w:val="33"/>
  </w:num>
  <w:num w:numId="28">
    <w:abstractNumId w:val="24"/>
  </w:num>
  <w:num w:numId="29">
    <w:abstractNumId w:val="34"/>
  </w:num>
  <w:num w:numId="30">
    <w:abstractNumId w:val="42"/>
  </w:num>
  <w:num w:numId="31">
    <w:abstractNumId w:val="3"/>
  </w:num>
  <w:num w:numId="32">
    <w:abstractNumId w:val="30"/>
  </w:num>
  <w:num w:numId="33">
    <w:abstractNumId w:val="11"/>
  </w:num>
  <w:num w:numId="34">
    <w:abstractNumId w:val="23"/>
  </w:num>
  <w:num w:numId="35">
    <w:abstractNumId w:val="15"/>
  </w:num>
  <w:num w:numId="36">
    <w:abstractNumId w:val="9"/>
  </w:num>
  <w:num w:numId="37">
    <w:abstractNumId w:val="2"/>
  </w:num>
  <w:num w:numId="38">
    <w:abstractNumId w:val="8"/>
  </w:num>
  <w:num w:numId="39">
    <w:abstractNumId w:val="29"/>
  </w:num>
  <w:num w:numId="40">
    <w:abstractNumId w:val="18"/>
  </w:num>
  <w:num w:numId="41">
    <w:abstractNumId w:val="31"/>
  </w:num>
  <w:num w:numId="42">
    <w:abstractNumId w:val="5"/>
  </w:num>
  <w:num w:numId="43">
    <w:abstractNumId w:val="32"/>
  </w:num>
  <w:num w:numId="44">
    <w:abstractNumId w:val="17"/>
  </w:num>
  <w:num w:numId="45">
    <w:abstractNumId w:val="38"/>
  </w:num>
  <w:num w:numId="46">
    <w:abstractNumId w:val="21"/>
  </w:num>
  <w:num w:numId="47">
    <w:abstractNumId w:val="26"/>
  </w:num>
  <w:numIdMacAtCleanup w:val="42"/>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ohammad Hamad">
    <w15:presenceInfo w15:providerId="AD" w15:userId="S-1-5-21-1993962763-492894223-839522115-12274"/>
  </w15:person>
  <w15:person w15:author="Andrea Aita">
    <w15:presenceInfo w15:providerId="AD" w15:userId="S-1-5-21-2257460656-423289079-3582961141-16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drawingGridHorizontalSpacing w:val="9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CE6"/>
    <w:rsid w:val="00000355"/>
    <w:rsid w:val="000003AD"/>
    <w:rsid w:val="0000189A"/>
    <w:rsid w:val="0000484E"/>
    <w:rsid w:val="00005149"/>
    <w:rsid w:val="00005987"/>
    <w:rsid w:val="00010260"/>
    <w:rsid w:val="0001071B"/>
    <w:rsid w:val="000126B2"/>
    <w:rsid w:val="00012DAF"/>
    <w:rsid w:val="000133B3"/>
    <w:rsid w:val="00015C43"/>
    <w:rsid w:val="00015E5C"/>
    <w:rsid w:val="000165FD"/>
    <w:rsid w:val="000169D4"/>
    <w:rsid w:val="000217B0"/>
    <w:rsid w:val="0002182E"/>
    <w:rsid w:val="00024049"/>
    <w:rsid w:val="0002437B"/>
    <w:rsid w:val="00026D37"/>
    <w:rsid w:val="00027899"/>
    <w:rsid w:val="000278A2"/>
    <w:rsid w:val="00030E85"/>
    <w:rsid w:val="00032642"/>
    <w:rsid w:val="00033F1E"/>
    <w:rsid w:val="00037606"/>
    <w:rsid w:val="00041D69"/>
    <w:rsid w:val="0004563D"/>
    <w:rsid w:val="0004671C"/>
    <w:rsid w:val="00046D4F"/>
    <w:rsid w:val="00047B3C"/>
    <w:rsid w:val="000501C7"/>
    <w:rsid w:val="00051788"/>
    <w:rsid w:val="0005324E"/>
    <w:rsid w:val="00055EDB"/>
    <w:rsid w:val="000625D6"/>
    <w:rsid w:val="00062CE5"/>
    <w:rsid w:val="0006420B"/>
    <w:rsid w:val="00064E38"/>
    <w:rsid w:val="000701DF"/>
    <w:rsid w:val="0007089E"/>
    <w:rsid w:val="0007579B"/>
    <w:rsid w:val="00077FF3"/>
    <w:rsid w:val="00081B85"/>
    <w:rsid w:val="000822E9"/>
    <w:rsid w:val="00083DD2"/>
    <w:rsid w:val="00085607"/>
    <w:rsid w:val="00090A23"/>
    <w:rsid w:val="00090F5A"/>
    <w:rsid w:val="00091234"/>
    <w:rsid w:val="000933B8"/>
    <w:rsid w:val="00093A52"/>
    <w:rsid w:val="00094405"/>
    <w:rsid w:val="00094FED"/>
    <w:rsid w:val="00095396"/>
    <w:rsid w:val="000954B8"/>
    <w:rsid w:val="00097075"/>
    <w:rsid w:val="000A16BE"/>
    <w:rsid w:val="000A3675"/>
    <w:rsid w:val="000A42F8"/>
    <w:rsid w:val="000B0111"/>
    <w:rsid w:val="000B4843"/>
    <w:rsid w:val="000B5979"/>
    <w:rsid w:val="000C0225"/>
    <w:rsid w:val="000C02D2"/>
    <w:rsid w:val="000C0C34"/>
    <w:rsid w:val="000C3797"/>
    <w:rsid w:val="000C55AD"/>
    <w:rsid w:val="000C5696"/>
    <w:rsid w:val="000D0881"/>
    <w:rsid w:val="000D1CBB"/>
    <w:rsid w:val="000D2B07"/>
    <w:rsid w:val="000D78ED"/>
    <w:rsid w:val="000E0670"/>
    <w:rsid w:val="000E11BD"/>
    <w:rsid w:val="000E1778"/>
    <w:rsid w:val="000E2860"/>
    <w:rsid w:val="000E2EA6"/>
    <w:rsid w:val="000E6200"/>
    <w:rsid w:val="000F0819"/>
    <w:rsid w:val="000F0895"/>
    <w:rsid w:val="000F103E"/>
    <w:rsid w:val="000F1ECC"/>
    <w:rsid w:val="000F279E"/>
    <w:rsid w:val="000F4AB3"/>
    <w:rsid w:val="000F7A97"/>
    <w:rsid w:val="00101F8C"/>
    <w:rsid w:val="00104F46"/>
    <w:rsid w:val="00107498"/>
    <w:rsid w:val="001117F1"/>
    <w:rsid w:val="00111AE5"/>
    <w:rsid w:val="00113632"/>
    <w:rsid w:val="001139F9"/>
    <w:rsid w:val="00113DE7"/>
    <w:rsid w:val="00115569"/>
    <w:rsid w:val="00115DC7"/>
    <w:rsid w:val="00117055"/>
    <w:rsid w:val="00121779"/>
    <w:rsid w:val="00122217"/>
    <w:rsid w:val="001230F9"/>
    <w:rsid w:val="00125E87"/>
    <w:rsid w:val="00127C8E"/>
    <w:rsid w:val="00127D9C"/>
    <w:rsid w:val="001314DA"/>
    <w:rsid w:val="00135A31"/>
    <w:rsid w:val="00135C07"/>
    <w:rsid w:val="0013691B"/>
    <w:rsid w:val="00137244"/>
    <w:rsid w:val="00141697"/>
    <w:rsid w:val="00142EBA"/>
    <w:rsid w:val="001431C2"/>
    <w:rsid w:val="00143E00"/>
    <w:rsid w:val="001454AC"/>
    <w:rsid w:val="00145723"/>
    <w:rsid w:val="00145FA5"/>
    <w:rsid w:val="0015014D"/>
    <w:rsid w:val="00152174"/>
    <w:rsid w:val="00153809"/>
    <w:rsid w:val="00156E73"/>
    <w:rsid w:val="00156E7F"/>
    <w:rsid w:val="001574C8"/>
    <w:rsid w:val="00157B18"/>
    <w:rsid w:val="00157BA6"/>
    <w:rsid w:val="001633D0"/>
    <w:rsid w:val="00164B5F"/>
    <w:rsid w:val="00170741"/>
    <w:rsid w:val="00171B6F"/>
    <w:rsid w:val="001724A6"/>
    <w:rsid w:val="001731C8"/>
    <w:rsid w:val="00177376"/>
    <w:rsid w:val="00181E60"/>
    <w:rsid w:val="001825BB"/>
    <w:rsid w:val="00183467"/>
    <w:rsid w:val="00184B50"/>
    <w:rsid w:val="00190F02"/>
    <w:rsid w:val="00191EFE"/>
    <w:rsid w:val="0019304A"/>
    <w:rsid w:val="00193E0E"/>
    <w:rsid w:val="0019652D"/>
    <w:rsid w:val="00196968"/>
    <w:rsid w:val="001A01BC"/>
    <w:rsid w:val="001A029A"/>
    <w:rsid w:val="001A153A"/>
    <w:rsid w:val="001A1FAB"/>
    <w:rsid w:val="001A3650"/>
    <w:rsid w:val="001A3711"/>
    <w:rsid w:val="001A58DD"/>
    <w:rsid w:val="001A62D4"/>
    <w:rsid w:val="001B099B"/>
    <w:rsid w:val="001B271B"/>
    <w:rsid w:val="001B3177"/>
    <w:rsid w:val="001B416B"/>
    <w:rsid w:val="001B6074"/>
    <w:rsid w:val="001B7D36"/>
    <w:rsid w:val="001B7FBB"/>
    <w:rsid w:val="001C1F4D"/>
    <w:rsid w:val="001C1FED"/>
    <w:rsid w:val="001C2574"/>
    <w:rsid w:val="001C3772"/>
    <w:rsid w:val="001C704B"/>
    <w:rsid w:val="001C7247"/>
    <w:rsid w:val="001D19A4"/>
    <w:rsid w:val="001D40DD"/>
    <w:rsid w:val="001D488B"/>
    <w:rsid w:val="001D70BB"/>
    <w:rsid w:val="001D7AEE"/>
    <w:rsid w:val="001E1E3E"/>
    <w:rsid w:val="001E368F"/>
    <w:rsid w:val="001E3A0A"/>
    <w:rsid w:val="001E409C"/>
    <w:rsid w:val="001E4595"/>
    <w:rsid w:val="001E5107"/>
    <w:rsid w:val="001E533A"/>
    <w:rsid w:val="001E5EB4"/>
    <w:rsid w:val="001E70C3"/>
    <w:rsid w:val="001E7B37"/>
    <w:rsid w:val="001F1B1D"/>
    <w:rsid w:val="001F4657"/>
    <w:rsid w:val="001F59D9"/>
    <w:rsid w:val="001F6FEA"/>
    <w:rsid w:val="002004AC"/>
    <w:rsid w:val="002022F5"/>
    <w:rsid w:val="00202C33"/>
    <w:rsid w:val="0020309F"/>
    <w:rsid w:val="00204E6A"/>
    <w:rsid w:val="0020518F"/>
    <w:rsid w:val="0020772E"/>
    <w:rsid w:val="00211EAB"/>
    <w:rsid w:val="0021400E"/>
    <w:rsid w:val="0021584F"/>
    <w:rsid w:val="00215DBC"/>
    <w:rsid w:val="0021716C"/>
    <w:rsid w:val="00222117"/>
    <w:rsid w:val="00223573"/>
    <w:rsid w:val="0022436A"/>
    <w:rsid w:val="0023008B"/>
    <w:rsid w:val="00230702"/>
    <w:rsid w:val="002333C0"/>
    <w:rsid w:val="00233D9F"/>
    <w:rsid w:val="00234A54"/>
    <w:rsid w:val="00235B8B"/>
    <w:rsid w:val="0023625E"/>
    <w:rsid w:val="002367B3"/>
    <w:rsid w:val="00237617"/>
    <w:rsid w:val="002405AD"/>
    <w:rsid w:val="00240AF9"/>
    <w:rsid w:val="002415E6"/>
    <w:rsid w:val="00247439"/>
    <w:rsid w:val="002476BE"/>
    <w:rsid w:val="0024785F"/>
    <w:rsid w:val="00250640"/>
    <w:rsid w:val="00251E2B"/>
    <w:rsid w:val="00252300"/>
    <w:rsid w:val="002538BA"/>
    <w:rsid w:val="00255277"/>
    <w:rsid w:val="002559A5"/>
    <w:rsid w:val="00262AFF"/>
    <w:rsid w:val="002642E0"/>
    <w:rsid w:val="00264EE0"/>
    <w:rsid w:val="0026513F"/>
    <w:rsid w:val="002659AB"/>
    <w:rsid w:val="0026658B"/>
    <w:rsid w:val="00271D3C"/>
    <w:rsid w:val="0027347F"/>
    <w:rsid w:val="002734EF"/>
    <w:rsid w:val="0027353F"/>
    <w:rsid w:val="00273A4A"/>
    <w:rsid w:val="00273F0F"/>
    <w:rsid w:val="00274731"/>
    <w:rsid w:val="002750D0"/>
    <w:rsid w:val="0027716E"/>
    <w:rsid w:val="0027752F"/>
    <w:rsid w:val="00282839"/>
    <w:rsid w:val="0028304E"/>
    <w:rsid w:val="002836FC"/>
    <w:rsid w:val="00283CE3"/>
    <w:rsid w:val="002858EE"/>
    <w:rsid w:val="00285B0A"/>
    <w:rsid w:val="0028773E"/>
    <w:rsid w:val="00290579"/>
    <w:rsid w:val="00290D3F"/>
    <w:rsid w:val="00292055"/>
    <w:rsid w:val="002921EC"/>
    <w:rsid w:val="0029341E"/>
    <w:rsid w:val="00295ECB"/>
    <w:rsid w:val="00296A21"/>
    <w:rsid w:val="002A0490"/>
    <w:rsid w:val="002A1893"/>
    <w:rsid w:val="002A467C"/>
    <w:rsid w:val="002A65C3"/>
    <w:rsid w:val="002A722C"/>
    <w:rsid w:val="002A740B"/>
    <w:rsid w:val="002B1595"/>
    <w:rsid w:val="002B1641"/>
    <w:rsid w:val="002B4D35"/>
    <w:rsid w:val="002B70EE"/>
    <w:rsid w:val="002B790D"/>
    <w:rsid w:val="002B7B57"/>
    <w:rsid w:val="002C0519"/>
    <w:rsid w:val="002C08A3"/>
    <w:rsid w:val="002C1269"/>
    <w:rsid w:val="002C2625"/>
    <w:rsid w:val="002C2902"/>
    <w:rsid w:val="002C5E76"/>
    <w:rsid w:val="002C6E6D"/>
    <w:rsid w:val="002D00BF"/>
    <w:rsid w:val="002D0902"/>
    <w:rsid w:val="002D142B"/>
    <w:rsid w:val="002D4F66"/>
    <w:rsid w:val="002E13F0"/>
    <w:rsid w:val="002E3BF4"/>
    <w:rsid w:val="002E456C"/>
    <w:rsid w:val="002E48D6"/>
    <w:rsid w:val="002E7FFA"/>
    <w:rsid w:val="002F1880"/>
    <w:rsid w:val="002F1E33"/>
    <w:rsid w:val="002F3B45"/>
    <w:rsid w:val="002F47B3"/>
    <w:rsid w:val="002F4CC3"/>
    <w:rsid w:val="002F5F32"/>
    <w:rsid w:val="002F7C88"/>
    <w:rsid w:val="00300836"/>
    <w:rsid w:val="0030224C"/>
    <w:rsid w:val="003039AC"/>
    <w:rsid w:val="00305ED5"/>
    <w:rsid w:val="003062B1"/>
    <w:rsid w:val="003067C9"/>
    <w:rsid w:val="00307B2A"/>
    <w:rsid w:val="00311CE2"/>
    <w:rsid w:val="00312A88"/>
    <w:rsid w:val="00314235"/>
    <w:rsid w:val="003153E2"/>
    <w:rsid w:val="003161B6"/>
    <w:rsid w:val="003164D0"/>
    <w:rsid w:val="003168C7"/>
    <w:rsid w:val="003174C2"/>
    <w:rsid w:val="00320D28"/>
    <w:rsid w:val="00321E80"/>
    <w:rsid w:val="00322AB5"/>
    <w:rsid w:val="00323932"/>
    <w:rsid w:val="00323EB9"/>
    <w:rsid w:val="0032459E"/>
    <w:rsid w:val="0032537A"/>
    <w:rsid w:val="003276FA"/>
    <w:rsid w:val="00332BB2"/>
    <w:rsid w:val="0033423B"/>
    <w:rsid w:val="00334E24"/>
    <w:rsid w:val="0034077F"/>
    <w:rsid w:val="003420ED"/>
    <w:rsid w:val="00344127"/>
    <w:rsid w:val="00344497"/>
    <w:rsid w:val="00345878"/>
    <w:rsid w:val="00347CB3"/>
    <w:rsid w:val="003500F5"/>
    <w:rsid w:val="0035142C"/>
    <w:rsid w:val="00352FEC"/>
    <w:rsid w:val="00356CE7"/>
    <w:rsid w:val="003607E5"/>
    <w:rsid w:val="0036244C"/>
    <w:rsid w:val="00363C70"/>
    <w:rsid w:val="00363CEC"/>
    <w:rsid w:val="00365241"/>
    <w:rsid w:val="00365901"/>
    <w:rsid w:val="00365A71"/>
    <w:rsid w:val="00365C96"/>
    <w:rsid w:val="00366694"/>
    <w:rsid w:val="0037427B"/>
    <w:rsid w:val="003759A2"/>
    <w:rsid w:val="00375F66"/>
    <w:rsid w:val="003762C5"/>
    <w:rsid w:val="003775D1"/>
    <w:rsid w:val="00380BA8"/>
    <w:rsid w:val="003824A5"/>
    <w:rsid w:val="00382E44"/>
    <w:rsid w:val="00383969"/>
    <w:rsid w:val="00385079"/>
    <w:rsid w:val="00385E64"/>
    <w:rsid w:val="003871A9"/>
    <w:rsid w:val="00387A8C"/>
    <w:rsid w:val="003914C9"/>
    <w:rsid w:val="00391DD5"/>
    <w:rsid w:val="003967BD"/>
    <w:rsid w:val="00396DA6"/>
    <w:rsid w:val="003973B1"/>
    <w:rsid w:val="003A3AF7"/>
    <w:rsid w:val="003A521C"/>
    <w:rsid w:val="003A550B"/>
    <w:rsid w:val="003A5891"/>
    <w:rsid w:val="003A6245"/>
    <w:rsid w:val="003A6762"/>
    <w:rsid w:val="003B1A12"/>
    <w:rsid w:val="003B2834"/>
    <w:rsid w:val="003B2A63"/>
    <w:rsid w:val="003B6DC0"/>
    <w:rsid w:val="003B6FFF"/>
    <w:rsid w:val="003B7BE1"/>
    <w:rsid w:val="003C2219"/>
    <w:rsid w:val="003C2288"/>
    <w:rsid w:val="003C267E"/>
    <w:rsid w:val="003C3E94"/>
    <w:rsid w:val="003C4A37"/>
    <w:rsid w:val="003C5578"/>
    <w:rsid w:val="003C7721"/>
    <w:rsid w:val="003D0F88"/>
    <w:rsid w:val="003D10AF"/>
    <w:rsid w:val="003D220A"/>
    <w:rsid w:val="003D292B"/>
    <w:rsid w:val="003D383A"/>
    <w:rsid w:val="003D4345"/>
    <w:rsid w:val="003D5803"/>
    <w:rsid w:val="003D5CED"/>
    <w:rsid w:val="003D71C8"/>
    <w:rsid w:val="003D7A1F"/>
    <w:rsid w:val="003E110A"/>
    <w:rsid w:val="003E21FE"/>
    <w:rsid w:val="003E30B6"/>
    <w:rsid w:val="003E356C"/>
    <w:rsid w:val="003F0F1E"/>
    <w:rsid w:val="003F23F5"/>
    <w:rsid w:val="003F2773"/>
    <w:rsid w:val="003F3830"/>
    <w:rsid w:val="003F7E84"/>
    <w:rsid w:val="0040124A"/>
    <w:rsid w:val="0040179A"/>
    <w:rsid w:val="00401CFF"/>
    <w:rsid w:val="00401DE8"/>
    <w:rsid w:val="00402FF2"/>
    <w:rsid w:val="00404186"/>
    <w:rsid w:val="00404524"/>
    <w:rsid w:val="00406241"/>
    <w:rsid w:val="004064B9"/>
    <w:rsid w:val="0040794D"/>
    <w:rsid w:val="00413950"/>
    <w:rsid w:val="0041395F"/>
    <w:rsid w:val="00414BFA"/>
    <w:rsid w:val="00424BD7"/>
    <w:rsid w:val="00425594"/>
    <w:rsid w:val="004273AB"/>
    <w:rsid w:val="0043017A"/>
    <w:rsid w:val="00430AE2"/>
    <w:rsid w:val="00430E9F"/>
    <w:rsid w:val="00431CEC"/>
    <w:rsid w:val="00432448"/>
    <w:rsid w:val="00440F7E"/>
    <w:rsid w:val="00441846"/>
    <w:rsid w:val="004438DC"/>
    <w:rsid w:val="00444D73"/>
    <w:rsid w:val="00445D4F"/>
    <w:rsid w:val="00450AE4"/>
    <w:rsid w:val="00455CBF"/>
    <w:rsid w:val="00455F1E"/>
    <w:rsid w:val="00456238"/>
    <w:rsid w:val="004570FB"/>
    <w:rsid w:val="00462BD0"/>
    <w:rsid w:val="00462C83"/>
    <w:rsid w:val="00464277"/>
    <w:rsid w:val="0046735B"/>
    <w:rsid w:val="00470CA4"/>
    <w:rsid w:val="0047243D"/>
    <w:rsid w:val="0047368E"/>
    <w:rsid w:val="0047431B"/>
    <w:rsid w:val="00474F5E"/>
    <w:rsid w:val="00475A3C"/>
    <w:rsid w:val="00476C7A"/>
    <w:rsid w:val="00477C2C"/>
    <w:rsid w:val="00477EDA"/>
    <w:rsid w:val="0048167E"/>
    <w:rsid w:val="0048237E"/>
    <w:rsid w:val="00484487"/>
    <w:rsid w:val="00485BA1"/>
    <w:rsid w:val="00486B46"/>
    <w:rsid w:val="00487D60"/>
    <w:rsid w:val="0049028E"/>
    <w:rsid w:val="00491BB1"/>
    <w:rsid w:val="00493EBD"/>
    <w:rsid w:val="0049564C"/>
    <w:rsid w:val="00495F23"/>
    <w:rsid w:val="0049634F"/>
    <w:rsid w:val="00497AFD"/>
    <w:rsid w:val="004A03CC"/>
    <w:rsid w:val="004A0706"/>
    <w:rsid w:val="004A11B1"/>
    <w:rsid w:val="004A16F8"/>
    <w:rsid w:val="004A1D40"/>
    <w:rsid w:val="004A27D7"/>
    <w:rsid w:val="004A2FE8"/>
    <w:rsid w:val="004A3CEB"/>
    <w:rsid w:val="004A4227"/>
    <w:rsid w:val="004A68ED"/>
    <w:rsid w:val="004A6B39"/>
    <w:rsid w:val="004A7759"/>
    <w:rsid w:val="004A7809"/>
    <w:rsid w:val="004A7B1C"/>
    <w:rsid w:val="004B335E"/>
    <w:rsid w:val="004B4E19"/>
    <w:rsid w:val="004B5F4D"/>
    <w:rsid w:val="004B7FDF"/>
    <w:rsid w:val="004C1AE5"/>
    <w:rsid w:val="004C501E"/>
    <w:rsid w:val="004C586D"/>
    <w:rsid w:val="004C619F"/>
    <w:rsid w:val="004C627F"/>
    <w:rsid w:val="004C69A1"/>
    <w:rsid w:val="004D0D2C"/>
    <w:rsid w:val="004D15E4"/>
    <w:rsid w:val="004D3832"/>
    <w:rsid w:val="004D7821"/>
    <w:rsid w:val="004E08FE"/>
    <w:rsid w:val="004E0E95"/>
    <w:rsid w:val="004E0F81"/>
    <w:rsid w:val="004E310F"/>
    <w:rsid w:val="004E4678"/>
    <w:rsid w:val="004E6A64"/>
    <w:rsid w:val="004E6C92"/>
    <w:rsid w:val="004E705E"/>
    <w:rsid w:val="004E714E"/>
    <w:rsid w:val="004F246E"/>
    <w:rsid w:val="004F26A3"/>
    <w:rsid w:val="004F4564"/>
    <w:rsid w:val="004F4E34"/>
    <w:rsid w:val="00500062"/>
    <w:rsid w:val="00500F64"/>
    <w:rsid w:val="005015B5"/>
    <w:rsid w:val="005020E9"/>
    <w:rsid w:val="00503367"/>
    <w:rsid w:val="005075E3"/>
    <w:rsid w:val="0051402E"/>
    <w:rsid w:val="00514530"/>
    <w:rsid w:val="00515697"/>
    <w:rsid w:val="00515FF5"/>
    <w:rsid w:val="0051662D"/>
    <w:rsid w:val="00516E77"/>
    <w:rsid w:val="00517549"/>
    <w:rsid w:val="0052016C"/>
    <w:rsid w:val="005203C2"/>
    <w:rsid w:val="00521165"/>
    <w:rsid w:val="00521CB1"/>
    <w:rsid w:val="00522EF3"/>
    <w:rsid w:val="00526F85"/>
    <w:rsid w:val="00531398"/>
    <w:rsid w:val="00531C1D"/>
    <w:rsid w:val="005411A3"/>
    <w:rsid w:val="00541C77"/>
    <w:rsid w:val="00542D1F"/>
    <w:rsid w:val="00543666"/>
    <w:rsid w:val="0054381A"/>
    <w:rsid w:val="005439F9"/>
    <w:rsid w:val="00545C1B"/>
    <w:rsid w:val="00546664"/>
    <w:rsid w:val="00546699"/>
    <w:rsid w:val="00550523"/>
    <w:rsid w:val="00551583"/>
    <w:rsid w:val="00552678"/>
    <w:rsid w:val="00554448"/>
    <w:rsid w:val="00554B49"/>
    <w:rsid w:val="00555A4E"/>
    <w:rsid w:val="00562E0C"/>
    <w:rsid w:val="00565919"/>
    <w:rsid w:val="00566CAB"/>
    <w:rsid w:val="00566D39"/>
    <w:rsid w:val="00567120"/>
    <w:rsid w:val="00571C58"/>
    <w:rsid w:val="005721DD"/>
    <w:rsid w:val="00572629"/>
    <w:rsid w:val="005729F0"/>
    <w:rsid w:val="0057343C"/>
    <w:rsid w:val="00574AB0"/>
    <w:rsid w:val="005752DA"/>
    <w:rsid w:val="0057677E"/>
    <w:rsid w:val="00580F28"/>
    <w:rsid w:val="0058156D"/>
    <w:rsid w:val="00581D86"/>
    <w:rsid w:val="005830DF"/>
    <w:rsid w:val="00584803"/>
    <w:rsid w:val="00586219"/>
    <w:rsid w:val="00586BD7"/>
    <w:rsid w:val="00587510"/>
    <w:rsid w:val="005875D5"/>
    <w:rsid w:val="005931CC"/>
    <w:rsid w:val="005941FE"/>
    <w:rsid w:val="00594771"/>
    <w:rsid w:val="00594E10"/>
    <w:rsid w:val="005A49DB"/>
    <w:rsid w:val="005A53D0"/>
    <w:rsid w:val="005A752A"/>
    <w:rsid w:val="005B4D08"/>
    <w:rsid w:val="005B6D8B"/>
    <w:rsid w:val="005C2338"/>
    <w:rsid w:val="005C34A1"/>
    <w:rsid w:val="005D0006"/>
    <w:rsid w:val="005D0572"/>
    <w:rsid w:val="005D07AD"/>
    <w:rsid w:val="005D08B1"/>
    <w:rsid w:val="005E56A5"/>
    <w:rsid w:val="005E6215"/>
    <w:rsid w:val="005E6E09"/>
    <w:rsid w:val="005F037D"/>
    <w:rsid w:val="005F0497"/>
    <w:rsid w:val="005F37F4"/>
    <w:rsid w:val="005F3DC5"/>
    <w:rsid w:val="005F463F"/>
    <w:rsid w:val="005F6E15"/>
    <w:rsid w:val="006000D3"/>
    <w:rsid w:val="006046DC"/>
    <w:rsid w:val="006048F4"/>
    <w:rsid w:val="00606D70"/>
    <w:rsid w:val="0060752C"/>
    <w:rsid w:val="006079C3"/>
    <w:rsid w:val="00607FFC"/>
    <w:rsid w:val="006123AD"/>
    <w:rsid w:val="0061643A"/>
    <w:rsid w:val="006175EB"/>
    <w:rsid w:val="00620D1F"/>
    <w:rsid w:val="006233FD"/>
    <w:rsid w:val="00624829"/>
    <w:rsid w:val="006277E8"/>
    <w:rsid w:val="00627B4C"/>
    <w:rsid w:val="00627B64"/>
    <w:rsid w:val="00633233"/>
    <w:rsid w:val="00633B7A"/>
    <w:rsid w:val="00633C42"/>
    <w:rsid w:val="00636537"/>
    <w:rsid w:val="006367DC"/>
    <w:rsid w:val="00637B1F"/>
    <w:rsid w:val="00640834"/>
    <w:rsid w:val="00641CEF"/>
    <w:rsid w:val="00642BB0"/>
    <w:rsid w:val="006448C7"/>
    <w:rsid w:val="006448E0"/>
    <w:rsid w:val="006456C8"/>
    <w:rsid w:val="00647908"/>
    <w:rsid w:val="006507DB"/>
    <w:rsid w:val="00651752"/>
    <w:rsid w:val="006534D6"/>
    <w:rsid w:val="00656B31"/>
    <w:rsid w:val="00657517"/>
    <w:rsid w:val="00657F58"/>
    <w:rsid w:val="00663C26"/>
    <w:rsid w:val="006678FD"/>
    <w:rsid w:val="00667B39"/>
    <w:rsid w:val="00671560"/>
    <w:rsid w:val="006727BD"/>
    <w:rsid w:val="0067281F"/>
    <w:rsid w:val="00672AD7"/>
    <w:rsid w:val="00676905"/>
    <w:rsid w:val="00677106"/>
    <w:rsid w:val="00677BC6"/>
    <w:rsid w:val="00677E5B"/>
    <w:rsid w:val="006809A1"/>
    <w:rsid w:val="006813BA"/>
    <w:rsid w:val="00682700"/>
    <w:rsid w:val="006827EF"/>
    <w:rsid w:val="00683F67"/>
    <w:rsid w:val="00683FD3"/>
    <w:rsid w:val="00685C80"/>
    <w:rsid w:val="00690E34"/>
    <w:rsid w:val="0069442C"/>
    <w:rsid w:val="0069537F"/>
    <w:rsid w:val="006971BF"/>
    <w:rsid w:val="006A4475"/>
    <w:rsid w:val="006A73AA"/>
    <w:rsid w:val="006A76AB"/>
    <w:rsid w:val="006B010C"/>
    <w:rsid w:val="006B0B62"/>
    <w:rsid w:val="006B1412"/>
    <w:rsid w:val="006B4D0F"/>
    <w:rsid w:val="006B4FF6"/>
    <w:rsid w:val="006B5434"/>
    <w:rsid w:val="006C19E4"/>
    <w:rsid w:val="006C1FD6"/>
    <w:rsid w:val="006C21DD"/>
    <w:rsid w:val="006C2B0E"/>
    <w:rsid w:val="006C44AD"/>
    <w:rsid w:val="006C623B"/>
    <w:rsid w:val="006C6D1A"/>
    <w:rsid w:val="006C77CB"/>
    <w:rsid w:val="006D0F73"/>
    <w:rsid w:val="006D17DE"/>
    <w:rsid w:val="006D30DA"/>
    <w:rsid w:val="006D510C"/>
    <w:rsid w:val="006D6400"/>
    <w:rsid w:val="006D68AB"/>
    <w:rsid w:val="006E009A"/>
    <w:rsid w:val="006E58AA"/>
    <w:rsid w:val="006E7E99"/>
    <w:rsid w:val="006F0123"/>
    <w:rsid w:val="006F67BF"/>
    <w:rsid w:val="0070038A"/>
    <w:rsid w:val="007005F2"/>
    <w:rsid w:val="0070230C"/>
    <w:rsid w:val="007034C7"/>
    <w:rsid w:val="0070363D"/>
    <w:rsid w:val="00703CE6"/>
    <w:rsid w:val="00705FC4"/>
    <w:rsid w:val="00710272"/>
    <w:rsid w:val="007107D2"/>
    <w:rsid w:val="00710FC9"/>
    <w:rsid w:val="00711C2A"/>
    <w:rsid w:val="00711E98"/>
    <w:rsid w:val="00714909"/>
    <w:rsid w:val="00717D3B"/>
    <w:rsid w:val="00722CFB"/>
    <w:rsid w:val="00722E38"/>
    <w:rsid w:val="00723299"/>
    <w:rsid w:val="00723EEC"/>
    <w:rsid w:val="007256C4"/>
    <w:rsid w:val="00725774"/>
    <w:rsid w:val="007273B5"/>
    <w:rsid w:val="00730DD3"/>
    <w:rsid w:val="0073489D"/>
    <w:rsid w:val="00734D32"/>
    <w:rsid w:val="00737471"/>
    <w:rsid w:val="00737E62"/>
    <w:rsid w:val="00741F6B"/>
    <w:rsid w:val="007427AC"/>
    <w:rsid w:val="00742BE9"/>
    <w:rsid w:val="00743C7B"/>
    <w:rsid w:val="007459E2"/>
    <w:rsid w:val="00745A27"/>
    <w:rsid w:val="0075222B"/>
    <w:rsid w:val="007524A4"/>
    <w:rsid w:val="00752E4B"/>
    <w:rsid w:val="00753D3B"/>
    <w:rsid w:val="00754032"/>
    <w:rsid w:val="00754269"/>
    <w:rsid w:val="00754943"/>
    <w:rsid w:val="007554B0"/>
    <w:rsid w:val="00755DB4"/>
    <w:rsid w:val="007573A4"/>
    <w:rsid w:val="007604A7"/>
    <w:rsid w:val="00760AF6"/>
    <w:rsid w:val="00760F9E"/>
    <w:rsid w:val="0076140B"/>
    <w:rsid w:val="00761952"/>
    <w:rsid w:val="00764FC7"/>
    <w:rsid w:val="00765015"/>
    <w:rsid w:val="00765163"/>
    <w:rsid w:val="00767033"/>
    <w:rsid w:val="00767FDE"/>
    <w:rsid w:val="00768C3D"/>
    <w:rsid w:val="0077097D"/>
    <w:rsid w:val="00771069"/>
    <w:rsid w:val="00771FD6"/>
    <w:rsid w:val="007726CB"/>
    <w:rsid w:val="00772A5D"/>
    <w:rsid w:val="00772DD7"/>
    <w:rsid w:val="007746FE"/>
    <w:rsid w:val="00774989"/>
    <w:rsid w:val="00774B6E"/>
    <w:rsid w:val="00776635"/>
    <w:rsid w:val="007773AD"/>
    <w:rsid w:val="00780101"/>
    <w:rsid w:val="0078051F"/>
    <w:rsid w:val="00787B98"/>
    <w:rsid w:val="007910ED"/>
    <w:rsid w:val="00795B7B"/>
    <w:rsid w:val="007965F8"/>
    <w:rsid w:val="007A28DB"/>
    <w:rsid w:val="007A30C6"/>
    <w:rsid w:val="007A3D76"/>
    <w:rsid w:val="007A77A1"/>
    <w:rsid w:val="007B12DB"/>
    <w:rsid w:val="007B1B93"/>
    <w:rsid w:val="007B47F6"/>
    <w:rsid w:val="007B5A2C"/>
    <w:rsid w:val="007B7140"/>
    <w:rsid w:val="007C005E"/>
    <w:rsid w:val="007C09AC"/>
    <w:rsid w:val="007C19E8"/>
    <w:rsid w:val="007C394B"/>
    <w:rsid w:val="007C6123"/>
    <w:rsid w:val="007C6C9F"/>
    <w:rsid w:val="007D1A6F"/>
    <w:rsid w:val="007D336A"/>
    <w:rsid w:val="007D695A"/>
    <w:rsid w:val="007D79F7"/>
    <w:rsid w:val="007E2E4F"/>
    <w:rsid w:val="007E6379"/>
    <w:rsid w:val="007E7BB8"/>
    <w:rsid w:val="007F2895"/>
    <w:rsid w:val="007F4C73"/>
    <w:rsid w:val="007F4E82"/>
    <w:rsid w:val="007F5301"/>
    <w:rsid w:val="007F60F9"/>
    <w:rsid w:val="007F772B"/>
    <w:rsid w:val="00800C3B"/>
    <w:rsid w:val="008029EF"/>
    <w:rsid w:val="00803B4B"/>
    <w:rsid w:val="008045F2"/>
    <w:rsid w:val="00805C3D"/>
    <w:rsid w:val="00807138"/>
    <w:rsid w:val="00811D6D"/>
    <w:rsid w:val="00813984"/>
    <w:rsid w:val="008145F0"/>
    <w:rsid w:val="00814EEE"/>
    <w:rsid w:val="00815A03"/>
    <w:rsid w:val="00816A53"/>
    <w:rsid w:val="00817A72"/>
    <w:rsid w:val="0082034F"/>
    <w:rsid w:val="008211D2"/>
    <w:rsid w:val="00821FA0"/>
    <w:rsid w:val="008233F1"/>
    <w:rsid w:val="00823BFC"/>
    <w:rsid w:val="00824FB8"/>
    <w:rsid w:val="0082546B"/>
    <w:rsid w:val="0082764C"/>
    <w:rsid w:val="0083004A"/>
    <w:rsid w:val="00830129"/>
    <w:rsid w:val="0083410A"/>
    <w:rsid w:val="00835487"/>
    <w:rsid w:val="00835697"/>
    <w:rsid w:val="00837235"/>
    <w:rsid w:val="008379EF"/>
    <w:rsid w:val="00841CEF"/>
    <w:rsid w:val="008430A1"/>
    <w:rsid w:val="00843994"/>
    <w:rsid w:val="008464E9"/>
    <w:rsid w:val="00850C87"/>
    <w:rsid w:val="00850E3A"/>
    <w:rsid w:val="00853F29"/>
    <w:rsid w:val="00856699"/>
    <w:rsid w:val="0086298A"/>
    <w:rsid w:val="008639DE"/>
    <w:rsid w:val="0086427A"/>
    <w:rsid w:val="00864939"/>
    <w:rsid w:val="00867459"/>
    <w:rsid w:val="00870682"/>
    <w:rsid w:val="00871749"/>
    <w:rsid w:val="0087778C"/>
    <w:rsid w:val="00882965"/>
    <w:rsid w:val="00883075"/>
    <w:rsid w:val="008837E2"/>
    <w:rsid w:val="00884CCB"/>
    <w:rsid w:val="00887D2A"/>
    <w:rsid w:val="00891A79"/>
    <w:rsid w:val="00892B72"/>
    <w:rsid w:val="00892B86"/>
    <w:rsid w:val="00893119"/>
    <w:rsid w:val="008943D5"/>
    <w:rsid w:val="00897999"/>
    <w:rsid w:val="008A049D"/>
    <w:rsid w:val="008A2699"/>
    <w:rsid w:val="008A281D"/>
    <w:rsid w:val="008A5215"/>
    <w:rsid w:val="008A7899"/>
    <w:rsid w:val="008B0F9A"/>
    <w:rsid w:val="008B5071"/>
    <w:rsid w:val="008C12F1"/>
    <w:rsid w:val="008C16D5"/>
    <w:rsid w:val="008C33C8"/>
    <w:rsid w:val="008C38B4"/>
    <w:rsid w:val="008C4013"/>
    <w:rsid w:val="008D014E"/>
    <w:rsid w:val="008D0DD6"/>
    <w:rsid w:val="008D299C"/>
    <w:rsid w:val="008D3590"/>
    <w:rsid w:val="008D5C26"/>
    <w:rsid w:val="008E0F90"/>
    <w:rsid w:val="008E184F"/>
    <w:rsid w:val="008E1CE4"/>
    <w:rsid w:val="008E31F4"/>
    <w:rsid w:val="008E32AA"/>
    <w:rsid w:val="008E40E7"/>
    <w:rsid w:val="008E413C"/>
    <w:rsid w:val="008E514C"/>
    <w:rsid w:val="008E599C"/>
    <w:rsid w:val="008E6CE3"/>
    <w:rsid w:val="008E7264"/>
    <w:rsid w:val="008E7C7A"/>
    <w:rsid w:val="008F168C"/>
    <w:rsid w:val="008F1A81"/>
    <w:rsid w:val="008F3B13"/>
    <w:rsid w:val="008F54B5"/>
    <w:rsid w:val="008F7464"/>
    <w:rsid w:val="00900587"/>
    <w:rsid w:val="00903F25"/>
    <w:rsid w:val="00904857"/>
    <w:rsid w:val="00907CA0"/>
    <w:rsid w:val="0091159A"/>
    <w:rsid w:val="009127EB"/>
    <w:rsid w:val="0091468C"/>
    <w:rsid w:val="00916FCC"/>
    <w:rsid w:val="00917771"/>
    <w:rsid w:val="009204B8"/>
    <w:rsid w:val="00920C75"/>
    <w:rsid w:val="00922686"/>
    <w:rsid w:val="0092330F"/>
    <w:rsid w:val="009233FE"/>
    <w:rsid w:val="00924E84"/>
    <w:rsid w:val="00925462"/>
    <w:rsid w:val="00925810"/>
    <w:rsid w:val="0092588A"/>
    <w:rsid w:val="00925977"/>
    <w:rsid w:val="00925E08"/>
    <w:rsid w:val="00931EB1"/>
    <w:rsid w:val="00934F72"/>
    <w:rsid w:val="0093505D"/>
    <w:rsid w:val="00935387"/>
    <w:rsid w:val="00935FDC"/>
    <w:rsid w:val="0093700B"/>
    <w:rsid w:val="00937928"/>
    <w:rsid w:val="009400A9"/>
    <w:rsid w:val="0094174B"/>
    <w:rsid w:val="00942196"/>
    <w:rsid w:val="0094270D"/>
    <w:rsid w:val="0094272D"/>
    <w:rsid w:val="00944523"/>
    <w:rsid w:val="009458E9"/>
    <w:rsid w:val="00946501"/>
    <w:rsid w:val="009501E4"/>
    <w:rsid w:val="009533BB"/>
    <w:rsid w:val="00953543"/>
    <w:rsid w:val="00953B6A"/>
    <w:rsid w:val="0095761A"/>
    <w:rsid w:val="00963843"/>
    <w:rsid w:val="00963FCA"/>
    <w:rsid w:val="009649CE"/>
    <w:rsid w:val="00971072"/>
    <w:rsid w:val="0097146E"/>
    <w:rsid w:val="0097253D"/>
    <w:rsid w:val="009765A8"/>
    <w:rsid w:val="0097673C"/>
    <w:rsid w:val="00976829"/>
    <w:rsid w:val="00977DE8"/>
    <w:rsid w:val="00980B41"/>
    <w:rsid w:val="0098355A"/>
    <w:rsid w:val="00984E80"/>
    <w:rsid w:val="00984F53"/>
    <w:rsid w:val="009865FD"/>
    <w:rsid w:val="009923E6"/>
    <w:rsid w:val="00992752"/>
    <w:rsid w:val="0099329E"/>
    <w:rsid w:val="009A3EA9"/>
    <w:rsid w:val="009A5484"/>
    <w:rsid w:val="009A70F7"/>
    <w:rsid w:val="009B1763"/>
    <w:rsid w:val="009B228E"/>
    <w:rsid w:val="009B3F05"/>
    <w:rsid w:val="009B440C"/>
    <w:rsid w:val="009B5645"/>
    <w:rsid w:val="009C28D1"/>
    <w:rsid w:val="009C388D"/>
    <w:rsid w:val="009C64AE"/>
    <w:rsid w:val="009C68F6"/>
    <w:rsid w:val="009C7F5E"/>
    <w:rsid w:val="009D0722"/>
    <w:rsid w:val="009D0C4C"/>
    <w:rsid w:val="009D167C"/>
    <w:rsid w:val="009D185D"/>
    <w:rsid w:val="009D32CB"/>
    <w:rsid w:val="009D406F"/>
    <w:rsid w:val="009D418A"/>
    <w:rsid w:val="009D57BC"/>
    <w:rsid w:val="009D5E20"/>
    <w:rsid w:val="009E3AE9"/>
    <w:rsid w:val="009E4636"/>
    <w:rsid w:val="009E48A4"/>
    <w:rsid w:val="009E4AEE"/>
    <w:rsid w:val="009E56B1"/>
    <w:rsid w:val="009E6758"/>
    <w:rsid w:val="009F4220"/>
    <w:rsid w:val="009F4FBE"/>
    <w:rsid w:val="009F6A85"/>
    <w:rsid w:val="00A02057"/>
    <w:rsid w:val="00A02E44"/>
    <w:rsid w:val="00A073AA"/>
    <w:rsid w:val="00A12DEE"/>
    <w:rsid w:val="00A14BDF"/>
    <w:rsid w:val="00A16003"/>
    <w:rsid w:val="00A169D8"/>
    <w:rsid w:val="00A22386"/>
    <w:rsid w:val="00A25DB0"/>
    <w:rsid w:val="00A263BF"/>
    <w:rsid w:val="00A2675C"/>
    <w:rsid w:val="00A26C85"/>
    <w:rsid w:val="00A27AF1"/>
    <w:rsid w:val="00A30B01"/>
    <w:rsid w:val="00A35A1F"/>
    <w:rsid w:val="00A364D3"/>
    <w:rsid w:val="00A36E91"/>
    <w:rsid w:val="00A37DF0"/>
    <w:rsid w:val="00A37E01"/>
    <w:rsid w:val="00A4233A"/>
    <w:rsid w:val="00A43123"/>
    <w:rsid w:val="00A45194"/>
    <w:rsid w:val="00A45EEE"/>
    <w:rsid w:val="00A462B9"/>
    <w:rsid w:val="00A47CD5"/>
    <w:rsid w:val="00A50A54"/>
    <w:rsid w:val="00A52AC0"/>
    <w:rsid w:val="00A52C3D"/>
    <w:rsid w:val="00A652C8"/>
    <w:rsid w:val="00A65959"/>
    <w:rsid w:val="00A6657D"/>
    <w:rsid w:val="00A6760B"/>
    <w:rsid w:val="00A71113"/>
    <w:rsid w:val="00A714DB"/>
    <w:rsid w:val="00A732C0"/>
    <w:rsid w:val="00A758E1"/>
    <w:rsid w:val="00A77821"/>
    <w:rsid w:val="00A81549"/>
    <w:rsid w:val="00A83431"/>
    <w:rsid w:val="00A83D14"/>
    <w:rsid w:val="00A83DB9"/>
    <w:rsid w:val="00A84587"/>
    <w:rsid w:val="00A85B58"/>
    <w:rsid w:val="00A87693"/>
    <w:rsid w:val="00A876F3"/>
    <w:rsid w:val="00A87FD1"/>
    <w:rsid w:val="00A93ED9"/>
    <w:rsid w:val="00AA1423"/>
    <w:rsid w:val="00AA17A8"/>
    <w:rsid w:val="00AA21C2"/>
    <w:rsid w:val="00AA3722"/>
    <w:rsid w:val="00AA3C75"/>
    <w:rsid w:val="00AA42C6"/>
    <w:rsid w:val="00AA49F6"/>
    <w:rsid w:val="00AA521B"/>
    <w:rsid w:val="00AA5270"/>
    <w:rsid w:val="00AA529C"/>
    <w:rsid w:val="00AA7E33"/>
    <w:rsid w:val="00AA7F4B"/>
    <w:rsid w:val="00AB0112"/>
    <w:rsid w:val="00AB09F6"/>
    <w:rsid w:val="00AB1D8D"/>
    <w:rsid w:val="00AB5BB0"/>
    <w:rsid w:val="00AB5F67"/>
    <w:rsid w:val="00AC0451"/>
    <w:rsid w:val="00AC0A2A"/>
    <w:rsid w:val="00AC4083"/>
    <w:rsid w:val="00AC5F46"/>
    <w:rsid w:val="00AD1873"/>
    <w:rsid w:val="00AD1923"/>
    <w:rsid w:val="00AD262E"/>
    <w:rsid w:val="00AD4978"/>
    <w:rsid w:val="00AD5246"/>
    <w:rsid w:val="00AD6961"/>
    <w:rsid w:val="00AE0877"/>
    <w:rsid w:val="00AE0A95"/>
    <w:rsid w:val="00AE13CF"/>
    <w:rsid w:val="00AE19EB"/>
    <w:rsid w:val="00AE294D"/>
    <w:rsid w:val="00AE2BC5"/>
    <w:rsid w:val="00AE2EC5"/>
    <w:rsid w:val="00AF1D43"/>
    <w:rsid w:val="00AF3474"/>
    <w:rsid w:val="00AF37F3"/>
    <w:rsid w:val="00AF414A"/>
    <w:rsid w:val="00AF482E"/>
    <w:rsid w:val="00AF7E1A"/>
    <w:rsid w:val="00B01B56"/>
    <w:rsid w:val="00B02170"/>
    <w:rsid w:val="00B03E31"/>
    <w:rsid w:val="00B03F08"/>
    <w:rsid w:val="00B0693B"/>
    <w:rsid w:val="00B075C5"/>
    <w:rsid w:val="00B1112F"/>
    <w:rsid w:val="00B133B1"/>
    <w:rsid w:val="00B133D5"/>
    <w:rsid w:val="00B136FC"/>
    <w:rsid w:val="00B13D77"/>
    <w:rsid w:val="00B14A34"/>
    <w:rsid w:val="00B14DD1"/>
    <w:rsid w:val="00B14E1C"/>
    <w:rsid w:val="00B152D1"/>
    <w:rsid w:val="00B16483"/>
    <w:rsid w:val="00B1673E"/>
    <w:rsid w:val="00B17ADF"/>
    <w:rsid w:val="00B21E17"/>
    <w:rsid w:val="00B23A4F"/>
    <w:rsid w:val="00B244F9"/>
    <w:rsid w:val="00B25DB5"/>
    <w:rsid w:val="00B26B79"/>
    <w:rsid w:val="00B31497"/>
    <w:rsid w:val="00B32D90"/>
    <w:rsid w:val="00B33447"/>
    <w:rsid w:val="00B340FD"/>
    <w:rsid w:val="00B342F1"/>
    <w:rsid w:val="00B35B41"/>
    <w:rsid w:val="00B36346"/>
    <w:rsid w:val="00B365FC"/>
    <w:rsid w:val="00B41DCD"/>
    <w:rsid w:val="00B4404D"/>
    <w:rsid w:val="00B44D0D"/>
    <w:rsid w:val="00B4691D"/>
    <w:rsid w:val="00B504BF"/>
    <w:rsid w:val="00B513F7"/>
    <w:rsid w:val="00B51C69"/>
    <w:rsid w:val="00B539B4"/>
    <w:rsid w:val="00B53A65"/>
    <w:rsid w:val="00B57F24"/>
    <w:rsid w:val="00B60F26"/>
    <w:rsid w:val="00B61B33"/>
    <w:rsid w:val="00B640A1"/>
    <w:rsid w:val="00B661A9"/>
    <w:rsid w:val="00B661E2"/>
    <w:rsid w:val="00B8058E"/>
    <w:rsid w:val="00B8075C"/>
    <w:rsid w:val="00B8233F"/>
    <w:rsid w:val="00B8348C"/>
    <w:rsid w:val="00B84FAD"/>
    <w:rsid w:val="00B87739"/>
    <w:rsid w:val="00B87B59"/>
    <w:rsid w:val="00B90B9B"/>
    <w:rsid w:val="00B921BE"/>
    <w:rsid w:val="00B95D0C"/>
    <w:rsid w:val="00B97257"/>
    <w:rsid w:val="00B97B3F"/>
    <w:rsid w:val="00B97BDE"/>
    <w:rsid w:val="00BA0893"/>
    <w:rsid w:val="00BA46A6"/>
    <w:rsid w:val="00BA636C"/>
    <w:rsid w:val="00BA63B5"/>
    <w:rsid w:val="00BB04E3"/>
    <w:rsid w:val="00BB174C"/>
    <w:rsid w:val="00BB2E43"/>
    <w:rsid w:val="00BB55FC"/>
    <w:rsid w:val="00BC0B12"/>
    <w:rsid w:val="00BC262B"/>
    <w:rsid w:val="00BC31B1"/>
    <w:rsid w:val="00BC367A"/>
    <w:rsid w:val="00BC6A5B"/>
    <w:rsid w:val="00BC7B46"/>
    <w:rsid w:val="00BD0C32"/>
    <w:rsid w:val="00BD0E7D"/>
    <w:rsid w:val="00BD1532"/>
    <w:rsid w:val="00BD2C1D"/>
    <w:rsid w:val="00BD387D"/>
    <w:rsid w:val="00BD4D70"/>
    <w:rsid w:val="00BD511B"/>
    <w:rsid w:val="00BD7322"/>
    <w:rsid w:val="00BD7759"/>
    <w:rsid w:val="00BE015C"/>
    <w:rsid w:val="00BE4584"/>
    <w:rsid w:val="00BE4B61"/>
    <w:rsid w:val="00BE7633"/>
    <w:rsid w:val="00BE77EA"/>
    <w:rsid w:val="00BE7C99"/>
    <w:rsid w:val="00BF0D15"/>
    <w:rsid w:val="00BF19D4"/>
    <w:rsid w:val="00BF2AFA"/>
    <w:rsid w:val="00BF3513"/>
    <w:rsid w:val="00BF503E"/>
    <w:rsid w:val="00BF55EE"/>
    <w:rsid w:val="00BF6334"/>
    <w:rsid w:val="00BF759D"/>
    <w:rsid w:val="00C052B9"/>
    <w:rsid w:val="00C05FF1"/>
    <w:rsid w:val="00C10EC8"/>
    <w:rsid w:val="00C11B16"/>
    <w:rsid w:val="00C146C5"/>
    <w:rsid w:val="00C15494"/>
    <w:rsid w:val="00C16629"/>
    <w:rsid w:val="00C16CD3"/>
    <w:rsid w:val="00C16FE4"/>
    <w:rsid w:val="00C204B2"/>
    <w:rsid w:val="00C22B86"/>
    <w:rsid w:val="00C23CFC"/>
    <w:rsid w:val="00C24151"/>
    <w:rsid w:val="00C24C48"/>
    <w:rsid w:val="00C30297"/>
    <w:rsid w:val="00C30C9A"/>
    <w:rsid w:val="00C324C0"/>
    <w:rsid w:val="00C330A7"/>
    <w:rsid w:val="00C33368"/>
    <w:rsid w:val="00C336DB"/>
    <w:rsid w:val="00C34602"/>
    <w:rsid w:val="00C34630"/>
    <w:rsid w:val="00C373BD"/>
    <w:rsid w:val="00C41F85"/>
    <w:rsid w:val="00C44350"/>
    <w:rsid w:val="00C44614"/>
    <w:rsid w:val="00C45905"/>
    <w:rsid w:val="00C46025"/>
    <w:rsid w:val="00C46255"/>
    <w:rsid w:val="00C477FB"/>
    <w:rsid w:val="00C508EF"/>
    <w:rsid w:val="00C528AD"/>
    <w:rsid w:val="00C52F2B"/>
    <w:rsid w:val="00C551CE"/>
    <w:rsid w:val="00C56D4F"/>
    <w:rsid w:val="00C56FB0"/>
    <w:rsid w:val="00C60901"/>
    <w:rsid w:val="00C63BF1"/>
    <w:rsid w:val="00C64517"/>
    <w:rsid w:val="00C70A18"/>
    <w:rsid w:val="00C728FA"/>
    <w:rsid w:val="00C73A99"/>
    <w:rsid w:val="00C75760"/>
    <w:rsid w:val="00C76959"/>
    <w:rsid w:val="00C82811"/>
    <w:rsid w:val="00C82CE4"/>
    <w:rsid w:val="00C84186"/>
    <w:rsid w:val="00C8569C"/>
    <w:rsid w:val="00C87123"/>
    <w:rsid w:val="00C87860"/>
    <w:rsid w:val="00C93C57"/>
    <w:rsid w:val="00C94AB5"/>
    <w:rsid w:val="00C95E9F"/>
    <w:rsid w:val="00C97FAD"/>
    <w:rsid w:val="00CA0F52"/>
    <w:rsid w:val="00CA566F"/>
    <w:rsid w:val="00CA6A06"/>
    <w:rsid w:val="00CA6EF6"/>
    <w:rsid w:val="00CA73AE"/>
    <w:rsid w:val="00CB1946"/>
    <w:rsid w:val="00CB1955"/>
    <w:rsid w:val="00CB4D2A"/>
    <w:rsid w:val="00CB5FBD"/>
    <w:rsid w:val="00CC0694"/>
    <w:rsid w:val="00CC0F71"/>
    <w:rsid w:val="00CC1AD0"/>
    <w:rsid w:val="00CC2F00"/>
    <w:rsid w:val="00CC33C0"/>
    <w:rsid w:val="00CC3478"/>
    <w:rsid w:val="00CC5E6F"/>
    <w:rsid w:val="00CC65F3"/>
    <w:rsid w:val="00CC7AFD"/>
    <w:rsid w:val="00CC7D67"/>
    <w:rsid w:val="00CD1E51"/>
    <w:rsid w:val="00CD2141"/>
    <w:rsid w:val="00CD2ADB"/>
    <w:rsid w:val="00CD43F8"/>
    <w:rsid w:val="00CD452A"/>
    <w:rsid w:val="00CD45C1"/>
    <w:rsid w:val="00CD6A22"/>
    <w:rsid w:val="00CD7326"/>
    <w:rsid w:val="00CE51FD"/>
    <w:rsid w:val="00CE665A"/>
    <w:rsid w:val="00CE7481"/>
    <w:rsid w:val="00CE7933"/>
    <w:rsid w:val="00CE7A0A"/>
    <w:rsid w:val="00CF2CAD"/>
    <w:rsid w:val="00CF502E"/>
    <w:rsid w:val="00CF5CED"/>
    <w:rsid w:val="00CF70D6"/>
    <w:rsid w:val="00CF7E5E"/>
    <w:rsid w:val="00D00ABD"/>
    <w:rsid w:val="00D020CD"/>
    <w:rsid w:val="00D025FA"/>
    <w:rsid w:val="00D02FA3"/>
    <w:rsid w:val="00D048A6"/>
    <w:rsid w:val="00D07DA6"/>
    <w:rsid w:val="00D147DF"/>
    <w:rsid w:val="00D157CA"/>
    <w:rsid w:val="00D17786"/>
    <w:rsid w:val="00D220BA"/>
    <w:rsid w:val="00D2340C"/>
    <w:rsid w:val="00D24150"/>
    <w:rsid w:val="00D250BD"/>
    <w:rsid w:val="00D254D4"/>
    <w:rsid w:val="00D25A74"/>
    <w:rsid w:val="00D25D51"/>
    <w:rsid w:val="00D2682B"/>
    <w:rsid w:val="00D27D2F"/>
    <w:rsid w:val="00D27DF8"/>
    <w:rsid w:val="00D30F64"/>
    <w:rsid w:val="00D31909"/>
    <w:rsid w:val="00D33669"/>
    <w:rsid w:val="00D33F9B"/>
    <w:rsid w:val="00D346BB"/>
    <w:rsid w:val="00D41782"/>
    <w:rsid w:val="00D42335"/>
    <w:rsid w:val="00D42881"/>
    <w:rsid w:val="00D43317"/>
    <w:rsid w:val="00D4417F"/>
    <w:rsid w:val="00D4505D"/>
    <w:rsid w:val="00D467DD"/>
    <w:rsid w:val="00D47727"/>
    <w:rsid w:val="00D51868"/>
    <w:rsid w:val="00D51E83"/>
    <w:rsid w:val="00D526C0"/>
    <w:rsid w:val="00D55239"/>
    <w:rsid w:val="00D55BB8"/>
    <w:rsid w:val="00D5766C"/>
    <w:rsid w:val="00D5792E"/>
    <w:rsid w:val="00D57EF2"/>
    <w:rsid w:val="00D62A77"/>
    <w:rsid w:val="00D63959"/>
    <w:rsid w:val="00D64176"/>
    <w:rsid w:val="00D64685"/>
    <w:rsid w:val="00D65382"/>
    <w:rsid w:val="00D662AC"/>
    <w:rsid w:val="00D66EB9"/>
    <w:rsid w:val="00D70933"/>
    <w:rsid w:val="00D74558"/>
    <w:rsid w:val="00D802DD"/>
    <w:rsid w:val="00D806EE"/>
    <w:rsid w:val="00D808AF"/>
    <w:rsid w:val="00D80E28"/>
    <w:rsid w:val="00D8138D"/>
    <w:rsid w:val="00D841F6"/>
    <w:rsid w:val="00D87CB3"/>
    <w:rsid w:val="00D90116"/>
    <w:rsid w:val="00D9187B"/>
    <w:rsid w:val="00D92180"/>
    <w:rsid w:val="00D9236F"/>
    <w:rsid w:val="00D925B6"/>
    <w:rsid w:val="00D92703"/>
    <w:rsid w:val="00D92847"/>
    <w:rsid w:val="00D93426"/>
    <w:rsid w:val="00DA0AEE"/>
    <w:rsid w:val="00DA1027"/>
    <w:rsid w:val="00DA1587"/>
    <w:rsid w:val="00DA2502"/>
    <w:rsid w:val="00DA317C"/>
    <w:rsid w:val="00DA69F5"/>
    <w:rsid w:val="00DA7230"/>
    <w:rsid w:val="00DA7A68"/>
    <w:rsid w:val="00DB0F63"/>
    <w:rsid w:val="00DB11D1"/>
    <w:rsid w:val="00DB27EB"/>
    <w:rsid w:val="00DB3447"/>
    <w:rsid w:val="00DB40AB"/>
    <w:rsid w:val="00DB55F0"/>
    <w:rsid w:val="00DB61E7"/>
    <w:rsid w:val="00DB6256"/>
    <w:rsid w:val="00DB654D"/>
    <w:rsid w:val="00DB6EC4"/>
    <w:rsid w:val="00DC12D1"/>
    <w:rsid w:val="00DC1D8E"/>
    <w:rsid w:val="00DC5C64"/>
    <w:rsid w:val="00DC728F"/>
    <w:rsid w:val="00DD0A1B"/>
    <w:rsid w:val="00DD11C8"/>
    <w:rsid w:val="00DD33B9"/>
    <w:rsid w:val="00DD3D18"/>
    <w:rsid w:val="00DD5DD3"/>
    <w:rsid w:val="00DD7322"/>
    <w:rsid w:val="00DE0727"/>
    <w:rsid w:val="00DE1041"/>
    <w:rsid w:val="00DE1E10"/>
    <w:rsid w:val="00DE283C"/>
    <w:rsid w:val="00DE2BFA"/>
    <w:rsid w:val="00DE302F"/>
    <w:rsid w:val="00DE35F4"/>
    <w:rsid w:val="00DE6865"/>
    <w:rsid w:val="00DE68CC"/>
    <w:rsid w:val="00DE73F5"/>
    <w:rsid w:val="00DF0876"/>
    <w:rsid w:val="00DF0A06"/>
    <w:rsid w:val="00DF3838"/>
    <w:rsid w:val="00DF3B08"/>
    <w:rsid w:val="00DF3D29"/>
    <w:rsid w:val="00DF3F86"/>
    <w:rsid w:val="00E00AEB"/>
    <w:rsid w:val="00E00DC8"/>
    <w:rsid w:val="00E01940"/>
    <w:rsid w:val="00E01C8B"/>
    <w:rsid w:val="00E0386C"/>
    <w:rsid w:val="00E067EB"/>
    <w:rsid w:val="00E06BC9"/>
    <w:rsid w:val="00E0705D"/>
    <w:rsid w:val="00E1278E"/>
    <w:rsid w:val="00E12AD2"/>
    <w:rsid w:val="00E1614F"/>
    <w:rsid w:val="00E16744"/>
    <w:rsid w:val="00E16A11"/>
    <w:rsid w:val="00E211D1"/>
    <w:rsid w:val="00E22EF2"/>
    <w:rsid w:val="00E247CC"/>
    <w:rsid w:val="00E2543E"/>
    <w:rsid w:val="00E30929"/>
    <w:rsid w:val="00E30D62"/>
    <w:rsid w:val="00E34186"/>
    <w:rsid w:val="00E35AAD"/>
    <w:rsid w:val="00E36550"/>
    <w:rsid w:val="00E379D7"/>
    <w:rsid w:val="00E40658"/>
    <w:rsid w:val="00E41B66"/>
    <w:rsid w:val="00E423AD"/>
    <w:rsid w:val="00E44885"/>
    <w:rsid w:val="00E453D1"/>
    <w:rsid w:val="00E45D00"/>
    <w:rsid w:val="00E464FC"/>
    <w:rsid w:val="00E527A5"/>
    <w:rsid w:val="00E53503"/>
    <w:rsid w:val="00E53ABD"/>
    <w:rsid w:val="00E53B8B"/>
    <w:rsid w:val="00E54774"/>
    <w:rsid w:val="00E573EB"/>
    <w:rsid w:val="00E60B94"/>
    <w:rsid w:val="00E6233A"/>
    <w:rsid w:val="00E63AE0"/>
    <w:rsid w:val="00E70BED"/>
    <w:rsid w:val="00E7668A"/>
    <w:rsid w:val="00E76CC3"/>
    <w:rsid w:val="00E80C1C"/>
    <w:rsid w:val="00E81C9F"/>
    <w:rsid w:val="00E835FE"/>
    <w:rsid w:val="00E847CE"/>
    <w:rsid w:val="00E85204"/>
    <w:rsid w:val="00E86B22"/>
    <w:rsid w:val="00E87BA7"/>
    <w:rsid w:val="00E91764"/>
    <w:rsid w:val="00E91953"/>
    <w:rsid w:val="00E93216"/>
    <w:rsid w:val="00E95326"/>
    <w:rsid w:val="00E97293"/>
    <w:rsid w:val="00EA02CC"/>
    <w:rsid w:val="00EA1684"/>
    <w:rsid w:val="00EA1BA3"/>
    <w:rsid w:val="00EA24C8"/>
    <w:rsid w:val="00EA267B"/>
    <w:rsid w:val="00EA3FDF"/>
    <w:rsid w:val="00EA4003"/>
    <w:rsid w:val="00EA4451"/>
    <w:rsid w:val="00EA4F95"/>
    <w:rsid w:val="00EA6956"/>
    <w:rsid w:val="00EB2561"/>
    <w:rsid w:val="00EB3522"/>
    <w:rsid w:val="00EB3AC1"/>
    <w:rsid w:val="00EB4763"/>
    <w:rsid w:val="00EB4D28"/>
    <w:rsid w:val="00EB6A36"/>
    <w:rsid w:val="00EB7D9F"/>
    <w:rsid w:val="00EC08F8"/>
    <w:rsid w:val="00EC3B6A"/>
    <w:rsid w:val="00EC4ADA"/>
    <w:rsid w:val="00EC5E7D"/>
    <w:rsid w:val="00EC5F46"/>
    <w:rsid w:val="00EC63C3"/>
    <w:rsid w:val="00EC64F6"/>
    <w:rsid w:val="00EC71C8"/>
    <w:rsid w:val="00ED34B7"/>
    <w:rsid w:val="00ED3878"/>
    <w:rsid w:val="00ED5144"/>
    <w:rsid w:val="00ED6AD2"/>
    <w:rsid w:val="00EE3953"/>
    <w:rsid w:val="00EE538F"/>
    <w:rsid w:val="00EE597D"/>
    <w:rsid w:val="00EE781B"/>
    <w:rsid w:val="00EF3249"/>
    <w:rsid w:val="00EF4220"/>
    <w:rsid w:val="00EF4C47"/>
    <w:rsid w:val="00EF7A79"/>
    <w:rsid w:val="00F00DDD"/>
    <w:rsid w:val="00F028AB"/>
    <w:rsid w:val="00F05364"/>
    <w:rsid w:val="00F05BB6"/>
    <w:rsid w:val="00F05F16"/>
    <w:rsid w:val="00F06C02"/>
    <w:rsid w:val="00F0790A"/>
    <w:rsid w:val="00F07EE6"/>
    <w:rsid w:val="00F10C6C"/>
    <w:rsid w:val="00F11BC9"/>
    <w:rsid w:val="00F12E8C"/>
    <w:rsid w:val="00F17F58"/>
    <w:rsid w:val="00F20DC9"/>
    <w:rsid w:val="00F22950"/>
    <w:rsid w:val="00F22D87"/>
    <w:rsid w:val="00F238C8"/>
    <w:rsid w:val="00F251D7"/>
    <w:rsid w:val="00F25A58"/>
    <w:rsid w:val="00F25AA1"/>
    <w:rsid w:val="00F302BB"/>
    <w:rsid w:val="00F34D63"/>
    <w:rsid w:val="00F35A97"/>
    <w:rsid w:val="00F35E0B"/>
    <w:rsid w:val="00F403BF"/>
    <w:rsid w:val="00F40DBA"/>
    <w:rsid w:val="00F44AB2"/>
    <w:rsid w:val="00F4659B"/>
    <w:rsid w:val="00F47379"/>
    <w:rsid w:val="00F52F7E"/>
    <w:rsid w:val="00F5420B"/>
    <w:rsid w:val="00F545B4"/>
    <w:rsid w:val="00F55FD2"/>
    <w:rsid w:val="00F56E17"/>
    <w:rsid w:val="00F610AB"/>
    <w:rsid w:val="00F61C7A"/>
    <w:rsid w:val="00F666CB"/>
    <w:rsid w:val="00F67575"/>
    <w:rsid w:val="00F71D45"/>
    <w:rsid w:val="00F7242C"/>
    <w:rsid w:val="00F72892"/>
    <w:rsid w:val="00F81859"/>
    <w:rsid w:val="00F84AAA"/>
    <w:rsid w:val="00F86581"/>
    <w:rsid w:val="00F8745C"/>
    <w:rsid w:val="00F87DEE"/>
    <w:rsid w:val="00F917BE"/>
    <w:rsid w:val="00F91CA5"/>
    <w:rsid w:val="00F94554"/>
    <w:rsid w:val="00F94FD9"/>
    <w:rsid w:val="00F97050"/>
    <w:rsid w:val="00F97604"/>
    <w:rsid w:val="00FA0424"/>
    <w:rsid w:val="00FA0EDD"/>
    <w:rsid w:val="00FA46C7"/>
    <w:rsid w:val="00FA5F3C"/>
    <w:rsid w:val="00FA6CCC"/>
    <w:rsid w:val="00FA7CF7"/>
    <w:rsid w:val="00FB091F"/>
    <w:rsid w:val="00FB0CF9"/>
    <w:rsid w:val="00FB12D5"/>
    <w:rsid w:val="00FB1CF5"/>
    <w:rsid w:val="00FB2651"/>
    <w:rsid w:val="00FB2C45"/>
    <w:rsid w:val="00FB6561"/>
    <w:rsid w:val="00FB6C86"/>
    <w:rsid w:val="00FB7521"/>
    <w:rsid w:val="00FC02FF"/>
    <w:rsid w:val="00FC0565"/>
    <w:rsid w:val="00FC05EE"/>
    <w:rsid w:val="00FC114D"/>
    <w:rsid w:val="00FC27F8"/>
    <w:rsid w:val="00FC373F"/>
    <w:rsid w:val="00FC3E23"/>
    <w:rsid w:val="00FC711E"/>
    <w:rsid w:val="00FD09A6"/>
    <w:rsid w:val="00FD13E1"/>
    <w:rsid w:val="00FD1A66"/>
    <w:rsid w:val="00FD1D13"/>
    <w:rsid w:val="00FD26BE"/>
    <w:rsid w:val="00FD45F5"/>
    <w:rsid w:val="00FD46D1"/>
    <w:rsid w:val="00FD5427"/>
    <w:rsid w:val="00FD6095"/>
    <w:rsid w:val="00FD781A"/>
    <w:rsid w:val="00FE1164"/>
    <w:rsid w:val="00FE152C"/>
    <w:rsid w:val="00FE2D43"/>
    <w:rsid w:val="00FE356E"/>
    <w:rsid w:val="00FE3F4B"/>
    <w:rsid w:val="00FE45BC"/>
    <w:rsid w:val="00FE46B2"/>
    <w:rsid w:val="00FE5A61"/>
    <w:rsid w:val="00FE73F6"/>
    <w:rsid w:val="00FE7F81"/>
    <w:rsid w:val="00FF0BBF"/>
    <w:rsid w:val="00FF1C42"/>
    <w:rsid w:val="00FF4BD1"/>
    <w:rsid w:val="00FF4E6E"/>
    <w:rsid w:val="00FF74D8"/>
    <w:rsid w:val="024900BC"/>
    <w:rsid w:val="033BAB84"/>
    <w:rsid w:val="036DBA98"/>
    <w:rsid w:val="03DE3039"/>
    <w:rsid w:val="045DFCEF"/>
    <w:rsid w:val="04C1D82F"/>
    <w:rsid w:val="05105B83"/>
    <w:rsid w:val="05446835"/>
    <w:rsid w:val="0694C631"/>
    <w:rsid w:val="0699DC54"/>
    <w:rsid w:val="08ACDEDC"/>
    <w:rsid w:val="0CF4EFC1"/>
    <w:rsid w:val="0E30EEDD"/>
    <w:rsid w:val="0EBC938C"/>
    <w:rsid w:val="0F326C49"/>
    <w:rsid w:val="10148E59"/>
    <w:rsid w:val="11604932"/>
    <w:rsid w:val="127AF4DA"/>
    <w:rsid w:val="12E0647A"/>
    <w:rsid w:val="1353A269"/>
    <w:rsid w:val="154F40D2"/>
    <w:rsid w:val="16D11467"/>
    <w:rsid w:val="185F27C4"/>
    <w:rsid w:val="19822AA9"/>
    <w:rsid w:val="1BC59E09"/>
    <w:rsid w:val="1CA0471B"/>
    <w:rsid w:val="1E655EA3"/>
    <w:rsid w:val="1F994CC4"/>
    <w:rsid w:val="1FC11859"/>
    <w:rsid w:val="206866D1"/>
    <w:rsid w:val="237C6D8D"/>
    <w:rsid w:val="2748766C"/>
    <w:rsid w:val="2E1C0D0F"/>
    <w:rsid w:val="2F948509"/>
    <w:rsid w:val="300E7D12"/>
    <w:rsid w:val="30BA313C"/>
    <w:rsid w:val="31397FE5"/>
    <w:rsid w:val="337AD45D"/>
    <w:rsid w:val="34CB38D4"/>
    <w:rsid w:val="3B699108"/>
    <w:rsid w:val="3C251BEF"/>
    <w:rsid w:val="3C3B394F"/>
    <w:rsid w:val="3CA387B2"/>
    <w:rsid w:val="3FF13359"/>
    <w:rsid w:val="411BDC01"/>
    <w:rsid w:val="440994D9"/>
    <w:rsid w:val="45277905"/>
    <w:rsid w:val="45620119"/>
    <w:rsid w:val="4574126F"/>
    <w:rsid w:val="45BB9075"/>
    <w:rsid w:val="47C1A7E1"/>
    <w:rsid w:val="48D751A0"/>
    <w:rsid w:val="48FAF90C"/>
    <w:rsid w:val="4987E495"/>
    <w:rsid w:val="49FF45B5"/>
    <w:rsid w:val="4B49EB33"/>
    <w:rsid w:val="4BBFB2C7"/>
    <w:rsid w:val="4EBBE25D"/>
    <w:rsid w:val="4EBE4B42"/>
    <w:rsid w:val="5009A3A5"/>
    <w:rsid w:val="504F8F6F"/>
    <w:rsid w:val="50D16FA3"/>
    <w:rsid w:val="5185E1BB"/>
    <w:rsid w:val="52B5D628"/>
    <w:rsid w:val="53B83D8F"/>
    <w:rsid w:val="549CC6C2"/>
    <w:rsid w:val="564AF4EA"/>
    <w:rsid w:val="5660F2EA"/>
    <w:rsid w:val="56853416"/>
    <w:rsid w:val="5690D187"/>
    <w:rsid w:val="574C89BA"/>
    <w:rsid w:val="57EF0F70"/>
    <w:rsid w:val="589C00B1"/>
    <w:rsid w:val="5954D9E1"/>
    <w:rsid w:val="5A6329A1"/>
    <w:rsid w:val="5C1B5537"/>
    <w:rsid w:val="6194296E"/>
    <w:rsid w:val="63CCB2F4"/>
    <w:rsid w:val="68F2F0D6"/>
    <w:rsid w:val="6962C747"/>
    <w:rsid w:val="69BA271B"/>
    <w:rsid w:val="6A616178"/>
    <w:rsid w:val="6D74575A"/>
    <w:rsid w:val="6DF1C11D"/>
    <w:rsid w:val="6DFCF5C5"/>
    <w:rsid w:val="6E13EF90"/>
    <w:rsid w:val="6EE346DF"/>
    <w:rsid w:val="6FB02054"/>
    <w:rsid w:val="6FDBB196"/>
    <w:rsid w:val="71E04479"/>
    <w:rsid w:val="7277007B"/>
    <w:rsid w:val="7307773A"/>
    <w:rsid w:val="73414B03"/>
    <w:rsid w:val="737AE92D"/>
    <w:rsid w:val="74AB8F6E"/>
    <w:rsid w:val="752BBA52"/>
    <w:rsid w:val="75E186C9"/>
    <w:rsid w:val="76442B22"/>
    <w:rsid w:val="7D9DD103"/>
    <w:rsid w:val="7E264DF9"/>
    <w:rsid w:val="7E451FA5"/>
    <w:rsid w:val="7EE950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420086"/>
  <w15:chartTrackingRefBased/>
  <w15:docId w15:val="{E88FADAF-2757-45AB-A6D5-013F24F58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1CEC"/>
    <w:pPr>
      <w:spacing w:line="240" w:lineRule="auto"/>
      <w:ind w:left="576"/>
      <w:jc w:val="both"/>
    </w:pPr>
    <w:rPr>
      <w:sz w:val="18"/>
    </w:rPr>
  </w:style>
  <w:style w:type="paragraph" w:styleId="Heading1">
    <w:name w:val="heading 1"/>
    <w:aliases w:val="TRSDC - Heading 1"/>
    <w:basedOn w:val="Normal"/>
    <w:next w:val="Normal"/>
    <w:link w:val="Heading1Char"/>
    <w:uiPriority w:val="9"/>
    <w:qFormat/>
    <w:rsid w:val="003B7BE1"/>
    <w:pPr>
      <w:keepNext/>
      <w:keepLines/>
      <w:numPr>
        <w:numId w:val="14"/>
      </w:numPr>
      <w:spacing w:before="240" w:after="180"/>
      <w:outlineLvl w:val="0"/>
    </w:pPr>
    <w:rPr>
      <w:rFonts w:asciiTheme="majorHAnsi" w:eastAsiaTheme="majorEastAsia" w:hAnsiTheme="majorHAnsi" w:cstheme="majorBidi"/>
      <w:color w:val="AE9142" w:themeColor="accent1"/>
      <w:sz w:val="28"/>
      <w:szCs w:val="32"/>
    </w:rPr>
  </w:style>
  <w:style w:type="paragraph" w:styleId="Heading2">
    <w:name w:val="heading 2"/>
    <w:aliases w:val="TRSDC - Heading 2"/>
    <w:basedOn w:val="Normal"/>
    <w:next w:val="Normal"/>
    <w:link w:val="Heading2Char"/>
    <w:uiPriority w:val="9"/>
    <w:unhideWhenUsed/>
    <w:qFormat/>
    <w:rsid w:val="001A3650"/>
    <w:pPr>
      <w:keepNext/>
      <w:keepLines/>
      <w:numPr>
        <w:ilvl w:val="1"/>
        <w:numId w:val="14"/>
      </w:numPr>
      <w:spacing w:before="240" w:after="180"/>
      <w:ind w:left="576"/>
      <w:outlineLvl w:val="1"/>
    </w:pPr>
    <w:rPr>
      <w:rFonts w:asciiTheme="majorHAnsi" w:eastAsiaTheme="majorEastAsia" w:hAnsiTheme="majorHAnsi" w:cstheme="majorBidi"/>
      <w:color w:val="AE9142" w:themeColor="accent1"/>
      <w:sz w:val="24"/>
      <w:szCs w:val="28"/>
    </w:rPr>
  </w:style>
  <w:style w:type="paragraph" w:styleId="Heading3">
    <w:name w:val="heading 3"/>
    <w:aliases w:val="TRSDC - Heading 3"/>
    <w:basedOn w:val="Normal"/>
    <w:next w:val="Normal"/>
    <w:link w:val="Heading3Char"/>
    <w:uiPriority w:val="9"/>
    <w:unhideWhenUsed/>
    <w:qFormat/>
    <w:rsid w:val="00567120"/>
    <w:pPr>
      <w:keepNext/>
      <w:keepLines/>
      <w:numPr>
        <w:ilvl w:val="2"/>
        <w:numId w:val="14"/>
      </w:numPr>
      <w:spacing w:before="180"/>
      <w:outlineLvl w:val="2"/>
    </w:pPr>
    <w:rPr>
      <w:rFonts w:asciiTheme="majorHAnsi" w:eastAsiaTheme="majorEastAsia" w:hAnsiTheme="majorHAnsi" w:cstheme="majorBidi"/>
      <w:szCs w:val="24"/>
    </w:rPr>
  </w:style>
  <w:style w:type="paragraph" w:styleId="Heading4">
    <w:name w:val="heading 4"/>
    <w:aliases w:val="TRSDC - Heading 4"/>
    <w:basedOn w:val="Normal"/>
    <w:next w:val="Normal"/>
    <w:link w:val="Heading4Char"/>
    <w:uiPriority w:val="9"/>
    <w:unhideWhenUsed/>
    <w:qFormat/>
    <w:rsid w:val="00567120"/>
    <w:pPr>
      <w:keepNext/>
      <w:keepLines/>
      <w:numPr>
        <w:ilvl w:val="3"/>
        <w:numId w:val="14"/>
      </w:numPr>
      <w:spacing w:before="180"/>
      <w:ind w:left="576" w:hanging="576"/>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unhideWhenUsed/>
    <w:qFormat/>
    <w:rsid w:val="009400A9"/>
    <w:pPr>
      <w:keepNext/>
      <w:keepLines/>
      <w:numPr>
        <w:ilvl w:val="4"/>
        <w:numId w:val="14"/>
      </w:numPr>
      <w:spacing w:before="180"/>
      <w:ind w:left="576" w:hanging="576"/>
      <w:outlineLvl w:val="4"/>
    </w:pPr>
    <w:rPr>
      <w:rFonts w:asciiTheme="majorHAnsi" w:eastAsiaTheme="majorEastAsia" w:hAnsiTheme="majorHAnsi" w:cstheme="majorBidi"/>
      <w:szCs w:val="22"/>
    </w:rPr>
  </w:style>
  <w:style w:type="paragraph" w:styleId="Heading6">
    <w:name w:val="heading 6"/>
    <w:basedOn w:val="Normal"/>
    <w:next w:val="Normal"/>
    <w:link w:val="Heading6Char"/>
    <w:uiPriority w:val="9"/>
    <w:semiHidden/>
    <w:unhideWhenUsed/>
    <w:qFormat/>
    <w:rsid w:val="001A3650"/>
    <w:pPr>
      <w:keepNext/>
      <w:keepLines/>
      <w:numPr>
        <w:ilvl w:val="5"/>
        <w:numId w:val="14"/>
      </w:numPr>
      <w:spacing w:before="40" w:after="0"/>
      <w:outlineLvl w:val="5"/>
    </w:pPr>
    <w:rPr>
      <w:rFonts w:asciiTheme="majorHAnsi" w:eastAsiaTheme="majorEastAsia" w:hAnsiTheme="majorHAnsi" w:cstheme="majorBidi"/>
      <w:i/>
      <w:iCs/>
      <w:color w:val="7F7F7F" w:themeColor="text2"/>
      <w:sz w:val="21"/>
      <w:szCs w:val="21"/>
    </w:rPr>
  </w:style>
  <w:style w:type="paragraph" w:styleId="Heading7">
    <w:name w:val="heading 7"/>
    <w:basedOn w:val="Normal"/>
    <w:next w:val="Normal"/>
    <w:link w:val="Heading7Char"/>
    <w:uiPriority w:val="9"/>
    <w:semiHidden/>
    <w:unhideWhenUsed/>
    <w:qFormat/>
    <w:rsid w:val="001A3650"/>
    <w:pPr>
      <w:keepNext/>
      <w:keepLines/>
      <w:numPr>
        <w:ilvl w:val="6"/>
        <w:numId w:val="14"/>
      </w:numPr>
      <w:spacing w:before="40" w:after="0"/>
      <w:outlineLvl w:val="6"/>
    </w:pPr>
    <w:rPr>
      <w:rFonts w:asciiTheme="majorHAnsi" w:eastAsiaTheme="majorEastAsia" w:hAnsiTheme="majorHAnsi" w:cstheme="majorBidi"/>
      <w:i/>
      <w:iCs/>
      <w:color w:val="574821" w:themeColor="accent1" w:themeShade="80"/>
      <w:sz w:val="21"/>
      <w:szCs w:val="21"/>
    </w:rPr>
  </w:style>
  <w:style w:type="paragraph" w:styleId="Heading8">
    <w:name w:val="heading 8"/>
    <w:basedOn w:val="Normal"/>
    <w:next w:val="Normal"/>
    <w:link w:val="Heading8Char"/>
    <w:uiPriority w:val="9"/>
    <w:semiHidden/>
    <w:unhideWhenUsed/>
    <w:qFormat/>
    <w:rsid w:val="001A3650"/>
    <w:pPr>
      <w:keepNext/>
      <w:keepLines/>
      <w:numPr>
        <w:ilvl w:val="7"/>
        <w:numId w:val="14"/>
      </w:numPr>
      <w:spacing w:before="40" w:after="0"/>
      <w:outlineLvl w:val="7"/>
    </w:pPr>
    <w:rPr>
      <w:rFonts w:asciiTheme="majorHAnsi" w:eastAsiaTheme="majorEastAsia" w:hAnsiTheme="majorHAnsi" w:cstheme="majorBidi"/>
      <w:b/>
      <w:bCs/>
      <w:color w:val="7F7F7F" w:themeColor="text2"/>
    </w:rPr>
  </w:style>
  <w:style w:type="paragraph" w:styleId="Heading9">
    <w:name w:val="heading 9"/>
    <w:basedOn w:val="Normal"/>
    <w:next w:val="Normal"/>
    <w:link w:val="Heading9Char"/>
    <w:uiPriority w:val="9"/>
    <w:semiHidden/>
    <w:unhideWhenUsed/>
    <w:qFormat/>
    <w:rsid w:val="001A3650"/>
    <w:pPr>
      <w:keepNext/>
      <w:keepLines/>
      <w:numPr>
        <w:ilvl w:val="8"/>
        <w:numId w:val="14"/>
      </w:numPr>
      <w:spacing w:before="40" w:after="0"/>
      <w:outlineLvl w:val="8"/>
    </w:pPr>
    <w:rPr>
      <w:rFonts w:asciiTheme="majorHAnsi" w:eastAsiaTheme="majorEastAsia" w:hAnsiTheme="majorHAnsi" w:cstheme="majorBidi"/>
      <w:b/>
      <w:bCs/>
      <w:i/>
      <w:iCs/>
      <w:color w:val="7F7F7F"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H1">
    <w:name w:val="SECTION H1"/>
    <w:basedOn w:val="ListParagraph"/>
    <w:link w:val="SECTIONH1Char"/>
    <w:rsid w:val="0057677E"/>
    <w:pPr>
      <w:numPr>
        <w:numId w:val="11"/>
      </w:numPr>
      <w:spacing w:before="240" w:after="240"/>
      <w:ind w:left="432" w:hanging="432"/>
    </w:pPr>
    <w:rPr>
      <w:b/>
    </w:rPr>
  </w:style>
  <w:style w:type="character" w:customStyle="1" w:styleId="SECTIONH1Char">
    <w:name w:val="SECTION H1 Char"/>
    <w:basedOn w:val="DefaultParagraphFont"/>
    <w:link w:val="SECTIONH1"/>
    <w:rsid w:val="0057677E"/>
    <w:rPr>
      <w:b/>
      <w:sz w:val="18"/>
    </w:rPr>
  </w:style>
  <w:style w:type="character" w:customStyle="1" w:styleId="Heading1Char">
    <w:name w:val="Heading 1 Char"/>
    <w:aliases w:val="TRSDC - Heading 1 Char"/>
    <w:basedOn w:val="DefaultParagraphFont"/>
    <w:link w:val="Heading1"/>
    <w:uiPriority w:val="9"/>
    <w:rsid w:val="003B7BE1"/>
    <w:rPr>
      <w:rFonts w:asciiTheme="majorHAnsi" w:eastAsiaTheme="majorEastAsia" w:hAnsiTheme="majorHAnsi" w:cstheme="majorBidi"/>
      <w:color w:val="AE9142" w:themeColor="accent1"/>
      <w:sz w:val="28"/>
      <w:szCs w:val="32"/>
    </w:rPr>
  </w:style>
  <w:style w:type="paragraph" w:styleId="ListParagraph">
    <w:name w:val="List Paragraph"/>
    <w:basedOn w:val="Normal"/>
    <w:link w:val="ListParagraphChar"/>
    <w:uiPriority w:val="34"/>
    <w:qFormat/>
    <w:rsid w:val="00F302BB"/>
    <w:pPr>
      <w:ind w:left="720"/>
    </w:pPr>
  </w:style>
  <w:style w:type="paragraph" w:customStyle="1" w:styleId="SECTIONH2">
    <w:name w:val="SECTION H2"/>
    <w:basedOn w:val="ListParagraph"/>
    <w:link w:val="SECTIONH2Char"/>
    <w:rsid w:val="0057677E"/>
    <w:pPr>
      <w:numPr>
        <w:ilvl w:val="1"/>
        <w:numId w:val="13"/>
      </w:numPr>
      <w:spacing w:before="240" w:after="240"/>
    </w:pPr>
    <w:rPr>
      <w:b/>
    </w:rPr>
  </w:style>
  <w:style w:type="character" w:customStyle="1" w:styleId="SECTIONH2Char">
    <w:name w:val="SECTION H2 Char"/>
    <w:basedOn w:val="DefaultParagraphFont"/>
    <w:link w:val="SECTIONH2"/>
    <w:rsid w:val="0057677E"/>
    <w:rPr>
      <w:b/>
      <w:sz w:val="18"/>
    </w:rPr>
  </w:style>
  <w:style w:type="paragraph" w:customStyle="1" w:styleId="SECTIONH3">
    <w:name w:val="SECTION H3"/>
    <w:basedOn w:val="ListParagraph"/>
    <w:link w:val="SECTIONH3Char"/>
    <w:rsid w:val="0057677E"/>
    <w:pPr>
      <w:numPr>
        <w:ilvl w:val="2"/>
        <w:numId w:val="13"/>
      </w:numPr>
      <w:spacing w:before="240" w:after="240"/>
    </w:pPr>
  </w:style>
  <w:style w:type="character" w:customStyle="1" w:styleId="SECTIONH3Char">
    <w:name w:val="SECTION H3 Char"/>
    <w:basedOn w:val="DefaultParagraphFont"/>
    <w:link w:val="SECTIONH3"/>
    <w:rsid w:val="0057677E"/>
    <w:rPr>
      <w:sz w:val="18"/>
    </w:rPr>
  </w:style>
  <w:style w:type="paragraph" w:customStyle="1" w:styleId="SECTIONH4">
    <w:name w:val="SECTION H4"/>
    <w:basedOn w:val="ListParagraph"/>
    <w:link w:val="SECTIONH4Char"/>
    <w:rsid w:val="0057677E"/>
    <w:pPr>
      <w:numPr>
        <w:ilvl w:val="3"/>
        <w:numId w:val="10"/>
      </w:numPr>
      <w:spacing w:before="240" w:after="240"/>
    </w:pPr>
  </w:style>
  <w:style w:type="character" w:customStyle="1" w:styleId="SECTIONH4Char">
    <w:name w:val="SECTION H4 Char"/>
    <w:basedOn w:val="DefaultParagraphFont"/>
    <w:link w:val="SECTIONH4"/>
    <w:rsid w:val="0057677E"/>
    <w:rPr>
      <w:sz w:val="18"/>
    </w:rPr>
  </w:style>
  <w:style w:type="paragraph" w:customStyle="1" w:styleId="SECTIONH3BOLD">
    <w:name w:val="SECTION H3 BOLD"/>
    <w:basedOn w:val="SECTIONH3"/>
    <w:link w:val="SECTIONH3BOLDChar"/>
    <w:rsid w:val="0057677E"/>
    <w:pPr>
      <w:numPr>
        <w:numId w:val="12"/>
      </w:numPr>
    </w:pPr>
    <w:rPr>
      <w:b/>
    </w:rPr>
  </w:style>
  <w:style w:type="character" w:customStyle="1" w:styleId="SECTIONH3BOLDChar">
    <w:name w:val="SECTION H3 BOLD Char"/>
    <w:basedOn w:val="SECTIONH3Char"/>
    <w:link w:val="SECTIONH3BOLD"/>
    <w:rsid w:val="007B7140"/>
    <w:rPr>
      <w:b/>
      <w:sz w:val="18"/>
    </w:rPr>
  </w:style>
  <w:style w:type="paragraph" w:customStyle="1" w:styleId="BulletAlpha">
    <w:name w:val="Bullet Alpha"/>
    <w:basedOn w:val="ListParagraph"/>
    <w:link w:val="BulletAlphaChar"/>
    <w:rsid w:val="0057677E"/>
    <w:pPr>
      <w:numPr>
        <w:numId w:val="13"/>
      </w:numPr>
    </w:pPr>
    <w:rPr>
      <w:rFonts w:asciiTheme="minorBidi" w:hAnsiTheme="minorBidi"/>
      <w:b/>
      <w:bCs/>
    </w:rPr>
  </w:style>
  <w:style w:type="character" w:customStyle="1" w:styleId="BulletAlphaChar">
    <w:name w:val="Bullet Alpha Char"/>
    <w:basedOn w:val="DefaultParagraphFont"/>
    <w:link w:val="BulletAlpha"/>
    <w:rsid w:val="007B7140"/>
    <w:rPr>
      <w:rFonts w:asciiTheme="minorBidi" w:hAnsiTheme="minorBidi"/>
      <w:b/>
      <w:bCs/>
      <w:sz w:val="18"/>
    </w:rPr>
  </w:style>
  <w:style w:type="paragraph" w:styleId="TOC2">
    <w:name w:val="toc 2"/>
    <w:basedOn w:val="Normal"/>
    <w:next w:val="Normal"/>
    <w:autoRedefine/>
    <w:uiPriority w:val="39"/>
    <w:unhideWhenUsed/>
    <w:rsid w:val="0032459E"/>
    <w:pPr>
      <w:tabs>
        <w:tab w:val="left" w:pos="864"/>
        <w:tab w:val="right" w:leader="dot" w:pos="9990"/>
      </w:tabs>
      <w:ind w:left="864" w:hanging="432"/>
    </w:pPr>
    <w:rPr>
      <w:rFonts w:cstheme="minorHAnsi"/>
      <w:szCs w:val="24"/>
    </w:rPr>
  </w:style>
  <w:style w:type="paragraph" w:styleId="TOC1">
    <w:name w:val="toc 1"/>
    <w:basedOn w:val="Normal"/>
    <w:next w:val="Normal"/>
    <w:autoRedefine/>
    <w:uiPriority w:val="39"/>
    <w:unhideWhenUsed/>
    <w:rsid w:val="00455F1E"/>
    <w:pPr>
      <w:tabs>
        <w:tab w:val="right" w:leader="dot" w:pos="9990"/>
      </w:tabs>
      <w:ind w:left="432" w:hanging="432"/>
    </w:pPr>
    <w:rPr>
      <w:rFonts w:cstheme="minorHAnsi"/>
      <w:bCs/>
      <w:color w:val="AE9142" w:themeColor="accent1"/>
      <w:szCs w:val="24"/>
    </w:rPr>
  </w:style>
  <w:style w:type="paragraph" w:customStyle="1" w:styleId="Appendix">
    <w:name w:val="Appendix"/>
    <w:basedOn w:val="Heading1"/>
    <w:link w:val="AppendixChar"/>
    <w:rsid w:val="007B7140"/>
    <w:pPr>
      <w:numPr>
        <w:numId w:val="0"/>
      </w:numPr>
      <w:spacing w:after="240"/>
      <w:ind w:left="432" w:hanging="432"/>
    </w:pPr>
    <w:rPr>
      <w:rFonts w:ascii="Arial" w:hAnsi="Arial"/>
      <w:b/>
      <w:color w:val="AE9142" w:themeColor="text1"/>
      <w:sz w:val="20"/>
    </w:rPr>
  </w:style>
  <w:style w:type="character" w:customStyle="1" w:styleId="AppendixChar">
    <w:name w:val="Appendix Char"/>
    <w:basedOn w:val="Heading1Char"/>
    <w:link w:val="Appendix"/>
    <w:rsid w:val="007B7140"/>
    <w:rPr>
      <w:rFonts w:ascii="Arial" w:eastAsiaTheme="majorEastAsia" w:hAnsi="Arial" w:cstheme="majorBidi"/>
      <w:b/>
      <w:bCs w:val="0"/>
      <w:color w:val="AE9142" w:themeColor="text1"/>
      <w:kern w:val="18"/>
      <w:sz w:val="32"/>
      <w:szCs w:val="32"/>
      <w:lang w:val="en-CA"/>
    </w:rPr>
  </w:style>
  <w:style w:type="paragraph" w:customStyle="1" w:styleId="Heading3Bold">
    <w:name w:val="Heading 3 Bold"/>
    <w:basedOn w:val="Heading3"/>
    <w:link w:val="Heading3BoldChar"/>
    <w:rsid w:val="007B7140"/>
    <w:pPr>
      <w:numPr>
        <w:ilvl w:val="0"/>
        <w:numId w:val="0"/>
      </w:numPr>
      <w:tabs>
        <w:tab w:val="num" w:pos="2160"/>
      </w:tabs>
      <w:ind w:left="2160" w:hanging="720"/>
    </w:pPr>
    <w:rPr>
      <w:rFonts w:ascii="Arial" w:hAnsi="Arial"/>
      <w:b/>
      <w:color w:val="AE9142" w:themeColor="text1"/>
      <w:sz w:val="20"/>
    </w:rPr>
  </w:style>
  <w:style w:type="character" w:customStyle="1" w:styleId="Heading3BoldChar">
    <w:name w:val="Heading 3 Bold Char"/>
    <w:basedOn w:val="Heading3Char"/>
    <w:link w:val="Heading3Bold"/>
    <w:rsid w:val="007B7140"/>
    <w:rPr>
      <w:rFonts w:ascii="Arial" w:eastAsiaTheme="majorEastAsia" w:hAnsi="Arial" w:cstheme="majorBidi"/>
      <w:b/>
      <w:bCs w:val="0"/>
      <w:color w:val="AE9142" w:themeColor="text1"/>
      <w:kern w:val="18"/>
      <w:sz w:val="24"/>
      <w:szCs w:val="24"/>
      <w:lang w:val="en-CA"/>
    </w:rPr>
  </w:style>
  <w:style w:type="character" w:customStyle="1" w:styleId="Heading3Char">
    <w:name w:val="Heading 3 Char"/>
    <w:aliases w:val="TRSDC - Heading 3 Char"/>
    <w:basedOn w:val="DefaultParagraphFont"/>
    <w:link w:val="Heading3"/>
    <w:uiPriority w:val="9"/>
    <w:rsid w:val="00567120"/>
    <w:rPr>
      <w:rFonts w:asciiTheme="majorHAnsi" w:eastAsiaTheme="majorEastAsia" w:hAnsiTheme="majorHAnsi" w:cstheme="majorBidi"/>
      <w:sz w:val="18"/>
      <w:szCs w:val="24"/>
    </w:rPr>
  </w:style>
  <w:style w:type="paragraph" w:customStyle="1" w:styleId="BulletArrow">
    <w:name w:val="Bullet Arrow"/>
    <w:basedOn w:val="Normal"/>
    <w:link w:val="BulletArrowChar"/>
    <w:rsid w:val="007B7140"/>
    <w:pPr>
      <w:tabs>
        <w:tab w:val="num" w:pos="2160"/>
      </w:tabs>
      <w:ind w:left="2952" w:hanging="360"/>
    </w:pPr>
    <w:rPr>
      <w:rFonts w:asciiTheme="minorBidi" w:eastAsia="Times New Roman" w:hAnsiTheme="minorBidi"/>
      <w:spacing w:val="-10"/>
      <w:kern w:val="32"/>
      <w:lang w:val="en-GB"/>
    </w:rPr>
  </w:style>
  <w:style w:type="character" w:customStyle="1" w:styleId="BulletArrowChar">
    <w:name w:val="Bullet Arrow Char"/>
    <w:basedOn w:val="DefaultParagraphFont"/>
    <w:link w:val="BulletArrow"/>
    <w:rsid w:val="007B7140"/>
    <w:rPr>
      <w:rFonts w:asciiTheme="minorBidi" w:eastAsia="Times New Roman" w:hAnsiTheme="minorBidi"/>
      <w:spacing w:val="-10"/>
      <w:kern w:val="32"/>
      <w:lang w:val="en-GB"/>
    </w:rPr>
  </w:style>
  <w:style w:type="paragraph" w:customStyle="1" w:styleId="Body">
    <w:name w:val="Body"/>
    <w:basedOn w:val="ListParagraph"/>
    <w:link w:val="BodyChar"/>
    <w:rsid w:val="007B7140"/>
    <w:rPr>
      <w:rFonts w:ascii="Arial" w:hAnsi="Arial" w:cs="Arial"/>
    </w:rPr>
  </w:style>
  <w:style w:type="character" w:customStyle="1" w:styleId="BodyChar">
    <w:name w:val="Body Char"/>
    <w:basedOn w:val="DefaultParagraphFont"/>
    <w:link w:val="Body"/>
    <w:rsid w:val="007B7140"/>
    <w:rPr>
      <w:rFonts w:ascii="Arial" w:hAnsi="Arial" w:cs="Arial"/>
    </w:rPr>
  </w:style>
  <w:style w:type="character" w:customStyle="1" w:styleId="Heading4Char">
    <w:name w:val="Heading 4 Char"/>
    <w:aliases w:val="TRSDC - Heading 4 Char"/>
    <w:basedOn w:val="DefaultParagraphFont"/>
    <w:link w:val="Heading4"/>
    <w:uiPriority w:val="9"/>
    <w:rsid w:val="00567120"/>
    <w:rPr>
      <w:rFonts w:asciiTheme="majorHAnsi" w:eastAsiaTheme="majorEastAsia" w:hAnsiTheme="majorHAnsi" w:cstheme="majorBidi"/>
      <w:sz w:val="18"/>
      <w:szCs w:val="22"/>
    </w:rPr>
  </w:style>
  <w:style w:type="paragraph" w:styleId="BodyText">
    <w:name w:val="Body Text"/>
    <w:aliases w:val="TRSDC - Body Text"/>
    <w:basedOn w:val="Normal"/>
    <w:link w:val="BodyTextChar"/>
    <w:rsid w:val="00F56E17"/>
    <w:pPr>
      <w:tabs>
        <w:tab w:val="left" w:pos="425"/>
      </w:tabs>
    </w:pPr>
    <w:rPr>
      <w:bCs/>
      <w:kern w:val="18"/>
      <w:szCs w:val="16"/>
      <w:lang w:val="en-CA"/>
    </w:rPr>
  </w:style>
  <w:style w:type="character" w:customStyle="1" w:styleId="BodyTextChar">
    <w:name w:val="Body Text Char"/>
    <w:aliases w:val="TRSDC - Body Text Char"/>
    <w:basedOn w:val="DefaultParagraphFont"/>
    <w:link w:val="BodyText"/>
    <w:rsid w:val="00F56E17"/>
    <w:rPr>
      <w:rFonts w:cstheme="minorBidi"/>
      <w:bCs/>
      <w:kern w:val="18"/>
      <w:szCs w:val="16"/>
      <w:lang w:val="en-CA"/>
    </w:rPr>
  </w:style>
  <w:style w:type="paragraph" w:customStyle="1" w:styleId="TRSDC-BulletRound">
    <w:name w:val="TRSDC - Bullet Round"/>
    <w:basedOn w:val="BodyText"/>
    <w:link w:val="TRSDC-BulletRoundChar"/>
    <w:rsid w:val="002F4CC3"/>
    <w:pPr>
      <w:numPr>
        <w:numId w:val="9"/>
      </w:numPr>
      <w:ind w:left="936" w:hanging="360"/>
      <w:jc w:val="lowKashida"/>
    </w:pPr>
    <w:rPr>
      <w:bCs w:val="0"/>
      <w:szCs w:val="18"/>
    </w:rPr>
  </w:style>
  <w:style w:type="character" w:customStyle="1" w:styleId="TRSDC-BulletRoundChar">
    <w:name w:val="TRSDC - Bullet Round Char"/>
    <w:basedOn w:val="BodyTextChar"/>
    <w:link w:val="TRSDC-BulletRound"/>
    <w:rsid w:val="002F4CC3"/>
    <w:rPr>
      <w:rFonts w:cstheme="minorBidi"/>
      <w:bCs w:val="0"/>
      <w:kern w:val="18"/>
      <w:sz w:val="18"/>
      <w:szCs w:val="18"/>
      <w:lang w:val="en-CA"/>
    </w:rPr>
  </w:style>
  <w:style w:type="character" w:customStyle="1" w:styleId="Heading2Char">
    <w:name w:val="Heading 2 Char"/>
    <w:aliases w:val="TRSDC - Heading 2 Char"/>
    <w:basedOn w:val="DefaultParagraphFont"/>
    <w:link w:val="Heading2"/>
    <w:uiPriority w:val="9"/>
    <w:rsid w:val="001A3650"/>
    <w:rPr>
      <w:rFonts w:asciiTheme="majorHAnsi" w:eastAsiaTheme="majorEastAsia" w:hAnsiTheme="majorHAnsi" w:cstheme="majorBidi"/>
      <w:color w:val="AE9142" w:themeColor="accent1"/>
      <w:sz w:val="24"/>
      <w:szCs w:val="28"/>
    </w:rPr>
  </w:style>
  <w:style w:type="paragraph" w:styleId="TOC3">
    <w:name w:val="toc 3"/>
    <w:basedOn w:val="Normal"/>
    <w:next w:val="Normal"/>
    <w:autoRedefine/>
    <w:uiPriority w:val="39"/>
    <w:unhideWhenUsed/>
    <w:rsid w:val="004F4E34"/>
    <w:pPr>
      <w:tabs>
        <w:tab w:val="left" w:pos="1320"/>
        <w:tab w:val="left" w:pos="1560"/>
        <w:tab w:val="right" w:leader="dot" w:pos="9990"/>
      </w:tabs>
      <w:ind w:left="1296" w:hanging="432"/>
      <w:jc w:val="lowKashida"/>
    </w:pPr>
    <w:rPr>
      <w:bCs/>
      <w:szCs w:val="16"/>
    </w:rPr>
  </w:style>
  <w:style w:type="character" w:customStyle="1" w:styleId="Heading5Char">
    <w:name w:val="Heading 5 Char"/>
    <w:basedOn w:val="DefaultParagraphFont"/>
    <w:link w:val="Heading5"/>
    <w:uiPriority w:val="9"/>
    <w:rsid w:val="009400A9"/>
    <w:rPr>
      <w:rFonts w:asciiTheme="majorHAnsi" w:eastAsiaTheme="majorEastAsia" w:hAnsiTheme="majorHAnsi" w:cstheme="majorBidi"/>
      <w:sz w:val="18"/>
      <w:szCs w:val="22"/>
    </w:rPr>
  </w:style>
  <w:style w:type="character" w:customStyle="1" w:styleId="Heading6Char">
    <w:name w:val="Heading 6 Char"/>
    <w:basedOn w:val="DefaultParagraphFont"/>
    <w:link w:val="Heading6"/>
    <w:uiPriority w:val="9"/>
    <w:semiHidden/>
    <w:rsid w:val="001A3650"/>
    <w:rPr>
      <w:rFonts w:asciiTheme="majorHAnsi" w:eastAsiaTheme="majorEastAsia" w:hAnsiTheme="majorHAnsi" w:cstheme="majorBidi"/>
      <w:i/>
      <w:iCs/>
      <w:color w:val="7F7F7F" w:themeColor="text2"/>
      <w:sz w:val="21"/>
      <w:szCs w:val="21"/>
    </w:rPr>
  </w:style>
  <w:style w:type="character" w:customStyle="1" w:styleId="Heading7Char">
    <w:name w:val="Heading 7 Char"/>
    <w:basedOn w:val="DefaultParagraphFont"/>
    <w:link w:val="Heading7"/>
    <w:uiPriority w:val="9"/>
    <w:semiHidden/>
    <w:rsid w:val="001A3650"/>
    <w:rPr>
      <w:rFonts w:asciiTheme="majorHAnsi" w:eastAsiaTheme="majorEastAsia" w:hAnsiTheme="majorHAnsi" w:cstheme="majorBidi"/>
      <w:i/>
      <w:iCs/>
      <w:color w:val="574821" w:themeColor="accent1" w:themeShade="80"/>
      <w:sz w:val="21"/>
      <w:szCs w:val="21"/>
    </w:rPr>
  </w:style>
  <w:style w:type="character" w:customStyle="1" w:styleId="Heading8Char">
    <w:name w:val="Heading 8 Char"/>
    <w:basedOn w:val="DefaultParagraphFont"/>
    <w:link w:val="Heading8"/>
    <w:uiPriority w:val="9"/>
    <w:semiHidden/>
    <w:rsid w:val="001A3650"/>
    <w:rPr>
      <w:rFonts w:asciiTheme="majorHAnsi" w:eastAsiaTheme="majorEastAsia" w:hAnsiTheme="majorHAnsi" w:cstheme="majorBidi"/>
      <w:b/>
      <w:bCs/>
      <w:color w:val="7F7F7F" w:themeColor="text2"/>
      <w:sz w:val="18"/>
    </w:rPr>
  </w:style>
  <w:style w:type="character" w:customStyle="1" w:styleId="Heading9Char">
    <w:name w:val="Heading 9 Char"/>
    <w:basedOn w:val="DefaultParagraphFont"/>
    <w:link w:val="Heading9"/>
    <w:uiPriority w:val="9"/>
    <w:semiHidden/>
    <w:rsid w:val="001A3650"/>
    <w:rPr>
      <w:rFonts w:asciiTheme="majorHAnsi" w:eastAsiaTheme="majorEastAsia" w:hAnsiTheme="majorHAnsi" w:cstheme="majorBidi"/>
      <w:b/>
      <w:bCs/>
      <w:i/>
      <w:iCs/>
      <w:color w:val="7F7F7F" w:themeColor="text2"/>
      <w:sz w:val="18"/>
    </w:rPr>
  </w:style>
  <w:style w:type="paragraph" w:styleId="Caption">
    <w:name w:val="caption"/>
    <w:basedOn w:val="Normal"/>
    <w:next w:val="Normal"/>
    <w:uiPriority w:val="35"/>
    <w:semiHidden/>
    <w:unhideWhenUsed/>
    <w:qFormat/>
    <w:rsid w:val="001A3650"/>
    <w:rPr>
      <w:b/>
      <w:bCs/>
      <w:smallCaps/>
      <w:color w:val="CEB97F" w:themeColor="text1" w:themeTint="A6"/>
      <w:spacing w:val="6"/>
    </w:rPr>
  </w:style>
  <w:style w:type="paragraph" w:styleId="Title">
    <w:name w:val="Title"/>
    <w:basedOn w:val="Normal"/>
    <w:next w:val="Normal"/>
    <w:link w:val="TitleChar"/>
    <w:uiPriority w:val="10"/>
    <w:qFormat/>
    <w:rsid w:val="00EB3AC1"/>
    <w:pPr>
      <w:spacing w:before="240" w:after="180"/>
    </w:pPr>
    <w:rPr>
      <w:rFonts w:asciiTheme="majorHAnsi" w:eastAsiaTheme="majorEastAsia" w:hAnsiTheme="majorHAnsi" w:cstheme="majorBidi"/>
      <w:color w:val="AE9142" w:themeColor="accent1"/>
      <w:spacing w:val="-10"/>
      <w:sz w:val="36"/>
      <w:szCs w:val="56"/>
    </w:rPr>
  </w:style>
  <w:style w:type="character" w:customStyle="1" w:styleId="TitleChar">
    <w:name w:val="Title Char"/>
    <w:basedOn w:val="DefaultParagraphFont"/>
    <w:link w:val="Title"/>
    <w:uiPriority w:val="10"/>
    <w:rsid w:val="00EB3AC1"/>
    <w:rPr>
      <w:rFonts w:asciiTheme="majorHAnsi" w:eastAsiaTheme="majorEastAsia" w:hAnsiTheme="majorHAnsi" w:cstheme="majorBidi"/>
      <w:color w:val="AE9142" w:themeColor="accent1"/>
      <w:spacing w:val="-10"/>
      <w:sz w:val="36"/>
      <w:szCs w:val="56"/>
    </w:rPr>
  </w:style>
  <w:style w:type="paragraph" w:styleId="Subtitle">
    <w:name w:val="Subtitle"/>
    <w:basedOn w:val="Normal"/>
    <w:next w:val="Normal"/>
    <w:link w:val="SubtitleChar"/>
    <w:uiPriority w:val="11"/>
    <w:qFormat/>
    <w:rsid w:val="001A3650"/>
    <w:pPr>
      <w:numPr>
        <w:ilvl w:val="1"/>
      </w:numPr>
      <w:ind w:left="576"/>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A3650"/>
    <w:rPr>
      <w:rFonts w:asciiTheme="majorHAnsi" w:eastAsiaTheme="majorEastAsia" w:hAnsiTheme="majorHAnsi" w:cstheme="majorBidi"/>
      <w:sz w:val="24"/>
      <w:szCs w:val="24"/>
    </w:rPr>
  </w:style>
  <w:style w:type="character" w:styleId="Strong">
    <w:name w:val="Strong"/>
    <w:basedOn w:val="DefaultParagraphFont"/>
    <w:uiPriority w:val="22"/>
    <w:qFormat/>
    <w:rsid w:val="001A3650"/>
    <w:rPr>
      <w:b/>
      <w:bCs/>
    </w:rPr>
  </w:style>
  <w:style w:type="character" w:styleId="Emphasis">
    <w:name w:val="Emphasis"/>
    <w:basedOn w:val="DefaultParagraphFont"/>
    <w:uiPriority w:val="20"/>
    <w:qFormat/>
    <w:rsid w:val="00F25A58"/>
    <w:rPr>
      <w:rFonts w:ascii="Playfair Display" w:hAnsi="Playfair Display"/>
      <w:b/>
      <w:i w:val="0"/>
      <w:iCs/>
      <w:sz w:val="18"/>
    </w:rPr>
  </w:style>
  <w:style w:type="paragraph" w:styleId="NoSpacing">
    <w:name w:val="No Spacing"/>
    <w:uiPriority w:val="1"/>
    <w:qFormat/>
    <w:rsid w:val="00642BB0"/>
    <w:pPr>
      <w:spacing w:before="180" w:line="240" w:lineRule="auto"/>
      <w:jc w:val="both"/>
    </w:pPr>
    <w:rPr>
      <w:sz w:val="18"/>
    </w:rPr>
  </w:style>
  <w:style w:type="paragraph" w:styleId="Quote">
    <w:name w:val="Quote"/>
    <w:basedOn w:val="Normal"/>
    <w:next w:val="Normal"/>
    <w:link w:val="QuoteChar"/>
    <w:uiPriority w:val="29"/>
    <w:qFormat/>
    <w:rsid w:val="00FA6CCC"/>
    <w:pPr>
      <w:spacing w:before="160"/>
      <w:ind w:left="720" w:right="720"/>
    </w:pPr>
    <w:rPr>
      <w:i/>
      <w:iCs/>
      <w:color w:val="AE9142" w:themeColor="accent1"/>
    </w:rPr>
  </w:style>
  <w:style w:type="character" w:customStyle="1" w:styleId="QuoteChar">
    <w:name w:val="Quote Char"/>
    <w:basedOn w:val="DefaultParagraphFont"/>
    <w:link w:val="Quote"/>
    <w:uiPriority w:val="29"/>
    <w:rsid w:val="00FA6CCC"/>
    <w:rPr>
      <w:i/>
      <w:iCs/>
      <w:color w:val="AE9142" w:themeColor="accent1"/>
      <w:sz w:val="18"/>
    </w:rPr>
  </w:style>
  <w:style w:type="paragraph" w:styleId="IntenseQuote">
    <w:name w:val="Intense Quote"/>
    <w:basedOn w:val="Normal"/>
    <w:next w:val="Normal"/>
    <w:link w:val="IntenseQuoteChar"/>
    <w:uiPriority w:val="30"/>
    <w:qFormat/>
    <w:rsid w:val="001A3650"/>
    <w:pPr>
      <w:pBdr>
        <w:left w:val="single" w:sz="18" w:space="12" w:color="AE9142" w:themeColor="accent1"/>
      </w:pBdr>
      <w:spacing w:before="100" w:beforeAutospacing="1" w:line="300" w:lineRule="auto"/>
      <w:ind w:left="1224" w:right="1224"/>
    </w:pPr>
    <w:rPr>
      <w:rFonts w:asciiTheme="majorHAnsi" w:eastAsiaTheme="majorEastAsia" w:hAnsiTheme="majorHAnsi" w:cstheme="majorBidi"/>
      <w:color w:val="AE9142" w:themeColor="accent1"/>
      <w:sz w:val="28"/>
      <w:szCs w:val="28"/>
    </w:rPr>
  </w:style>
  <w:style w:type="character" w:customStyle="1" w:styleId="IntenseQuoteChar">
    <w:name w:val="Intense Quote Char"/>
    <w:basedOn w:val="DefaultParagraphFont"/>
    <w:link w:val="IntenseQuote"/>
    <w:uiPriority w:val="30"/>
    <w:rsid w:val="001A3650"/>
    <w:rPr>
      <w:rFonts w:asciiTheme="majorHAnsi" w:eastAsiaTheme="majorEastAsia" w:hAnsiTheme="majorHAnsi" w:cstheme="majorBidi"/>
      <w:color w:val="AE9142" w:themeColor="accent1"/>
      <w:sz w:val="28"/>
      <w:szCs w:val="28"/>
    </w:rPr>
  </w:style>
  <w:style w:type="character" w:styleId="SubtleEmphasis">
    <w:name w:val="Subtle Emphasis"/>
    <w:basedOn w:val="DefaultParagraphFont"/>
    <w:uiPriority w:val="19"/>
    <w:qFormat/>
    <w:rsid w:val="00EB3AC1"/>
    <w:rPr>
      <w:rFonts w:asciiTheme="minorHAnsi" w:hAnsiTheme="minorHAnsi"/>
      <w:i w:val="0"/>
      <w:iCs/>
      <w:color w:val="AE9142" w:themeColor="accent1"/>
      <w:sz w:val="18"/>
    </w:rPr>
  </w:style>
  <w:style w:type="character" w:styleId="IntenseEmphasis">
    <w:name w:val="Intense Emphasis"/>
    <w:basedOn w:val="DefaultParagraphFont"/>
    <w:uiPriority w:val="21"/>
    <w:qFormat/>
    <w:rsid w:val="001A3650"/>
    <w:rPr>
      <w:b/>
      <w:bCs/>
      <w:i/>
      <w:iCs/>
    </w:rPr>
  </w:style>
  <w:style w:type="character" w:styleId="SubtleReference">
    <w:name w:val="Subtle Reference"/>
    <w:basedOn w:val="DefaultParagraphFont"/>
    <w:uiPriority w:val="31"/>
    <w:qFormat/>
    <w:rsid w:val="0073489D"/>
    <w:rPr>
      <w:smallCaps/>
      <w:color w:val="AE9142" w:themeColor="accent1"/>
      <w:u w:val="single" w:color="D9C99C" w:themeColor="text1" w:themeTint="80"/>
    </w:rPr>
  </w:style>
  <w:style w:type="character" w:styleId="IntenseReference">
    <w:name w:val="Intense Reference"/>
    <w:basedOn w:val="DefaultParagraphFont"/>
    <w:uiPriority w:val="32"/>
    <w:qFormat/>
    <w:rsid w:val="001A3650"/>
    <w:rPr>
      <w:b/>
      <w:bCs/>
      <w:smallCaps/>
      <w:spacing w:val="5"/>
      <w:u w:val="single"/>
    </w:rPr>
  </w:style>
  <w:style w:type="character" w:styleId="BookTitle">
    <w:name w:val="Book Title"/>
    <w:basedOn w:val="DefaultParagraphFont"/>
    <w:uiPriority w:val="33"/>
    <w:qFormat/>
    <w:rsid w:val="001A3650"/>
    <w:rPr>
      <w:b/>
      <w:bCs/>
      <w:smallCaps/>
    </w:rPr>
  </w:style>
  <w:style w:type="paragraph" w:styleId="TOCHeading">
    <w:name w:val="TOC Heading"/>
    <w:basedOn w:val="Heading1"/>
    <w:next w:val="Normal"/>
    <w:uiPriority w:val="39"/>
    <w:unhideWhenUsed/>
    <w:qFormat/>
    <w:rsid w:val="001A3650"/>
    <w:pPr>
      <w:outlineLvl w:val="9"/>
    </w:pPr>
  </w:style>
  <w:style w:type="table" w:styleId="TableGrid">
    <w:name w:val="Table Grid"/>
    <w:aliases w:val="Table Grid_General,CV table"/>
    <w:basedOn w:val="TableNormal"/>
    <w:uiPriority w:val="39"/>
    <w:rsid w:val="00815A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815A03"/>
    <w:pPr>
      <w:spacing w:after="0" w:line="240" w:lineRule="auto"/>
    </w:pPr>
    <w:tblPr>
      <w:tblStyleRowBandSize w:val="1"/>
      <w:tblStyleColBandSize w:val="1"/>
      <w:tblBorders>
        <w:top w:val="single" w:sz="4" w:space="0" w:color="D2BE89" w:themeColor="text1" w:themeTint="99"/>
        <w:left w:val="single" w:sz="4" w:space="0" w:color="D2BE89" w:themeColor="text1" w:themeTint="99"/>
        <w:bottom w:val="single" w:sz="4" w:space="0" w:color="D2BE89" w:themeColor="text1" w:themeTint="99"/>
        <w:right w:val="single" w:sz="4" w:space="0" w:color="D2BE89" w:themeColor="text1" w:themeTint="99"/>
        <w:insideH w:val="single" w:sz="4" w:space="0" w:color="D2BE89" w:themeColor="text1" w:themeTint="99"/>
        <w:insideV w:val="single" w:sz="4" w:space="0" w:color="D2BE89" w:themeColor="text1" w:themeTint="99"/>
      </w:tblBorders>
    </w:tblPr>
    <w:tblStylePr w:type="firstRow">
      <w:rPr>
        <w:b/>
        <w:bCs/>
        <w:color w:val="FFFFFF" w:themeColor="background1"/>
      </w:rPr>
      <w:tblPr/>
      <w:tcPr>
        <w:tcBorders>
          <w:top w:val="single" w:sz="4" w:space="0" w:color="AE9142" w:themeColor="text1"/>
          <w:left w:val="single" w:sz="4" w:space="0" w:color="AE9142" w:themeColor="text1"/>
          <w:bottom w:val="single" w:sz="4" w:space="0" w:color="AE9142" w:themeColor="text1"/>
          <w:right w:val="single" w:sz="4" w:space="0" w:color="AE9142" w:themeColor="text1"/>
          <w:insideH w:val="nil"/>
          <w:insideV w:val="nil"/>
        </w:tcBorders>
        <w:shd w:val="clear" w:color="auto" w:fill="AE9142" w:themeFill="text1"/>
      </w:tcPr>
    </w:tblStylePr>
    <w:tblStylePr w:type="lastRow">
      <w:rPr>
        <w:b/>
        <w:bCs/>
      </w:rPr>
      <w:tblPr/>
      <w:tcPr>
        <w:tcBorders>
          <w:top w:val="double" w:sz="4" w:space="0" w:color="AE9142" w:themeColor="text1"/>
        </w:tcBorders>
      </w:tcPr>
    </w:tblStylePr>
    <w:tblStylePr w:type="firstCol">
      <w:rPr>
        <w:b/>
        <w:bCs/>
      </w:rPr>
    </w:tblStylePr>
    <w:tblStylePr w:type="lastCol">
      <w:rPr>
        <w:b/>
        <w:bCs/>
      </w:rPr>
    </w:tblStylePr>
    <w:tblStylePr w:type="band1Vert">
      <w:tblPr/>
      <w:tcPr>
        <w:shd w:val="clear" w:color="auto" w:fill="F0E9D7" w:themeFill="text1" w:themeFillTint="33"/>
      </w:tcPr>
    </w:tblStylePr>
    <w:tblStylePr w:type="band1Horz">
      <w:tblPr/>
      <w:tcPr>
        <w:shd w:val="clear" w:color="auto" w:fill="F0E9D7" w:themeFill="text1" w:themeFillTint="33"/>
      </w:tcPr>
    </w:tblStylePr>
  </w:style>
  <w:style w:type="paragraph" w:styleId="Header">
    <w:name w:val="header"/>
    <w:basedOn w:val="Normal"/>
    <w:link w:val="HeaderChar"/>
    <w:unhideWhenUsed/>
    <w:rsid w:val="00774989"/>
    <w:pPr>
      <w:tabs>
        <w:tab w:val="center" w:pos="4680"/>
        <w:tab w:val="right" w:pos="9360"/>
      </w:tabs>
      <w:spacing w:after="0"/>
    </w:pPr>
  </w:style>
  <w:style w:type="character" w:customStyle="1" w:styleId="HeaderChar">
    <w:name w:val="Header Char"/>
    <w:basedOn w:val="DefaultParagraphFont"/>
    <w:link w:val="Header"/>
    <w:rsid w:val="00774989"/>
    <w:rPr>
      <w:sz w:val="18"/>
    </w:rPr>
  </w:style>
  <w:style w:type="paragraph" w:styleId="Footer">
    <w:name w:val="footer"/>
    <w:basedOn w:val="Normal"/>
    <w:link w:val="FooterChar"/>
    <w:uiPriority w:val="99"/>
    <w:unhideWhenUsed/>
    <w:rsid w:val="00774989"/>
    <w:pPr>
      <w:tabs>
        <w:tab w:val="center" w:pos="4680"/>
        <w:tab w:val="right" w:pos="9360"/>
      </w:tabs>
      <w:spacing w:after="0"/>
    </w:pPr>
  </w:style>
  <w:style w:type="character" w:customStyle="1" w:styleId="FooterChar">
    <w:name w:val="Footer Char"/>
    <w:basedOn w:val="DefaultParagraphFont"/>
    <w:link w:val="Footer"/>
    <w:uiPriority w:val="99"/>
    <w:rsid w:val="00774989"/>
    <w:rPr>
      <w:sz w:val="18"/>
    </w:rPr>
  </w:style>
  <w:style w:type="character" w:styleId="PlaceholderText">
    <w:name w:val="Placeholder Text"/>
    <w:basedOn w:val="DefaultParagraphFont"/>
    <w:uiPriority w:val="99"/>
    <w:semiHidden/>
    <w:rsid w:val="00BC7B46"/>
    <w:rPr>
      <w:color w:val="808080"/>
    </w:rPr>
  </w:style>
  <w:style w:type="character" w:styleId="Hyperlink">
    <w:name w:val="Hyperlink"/>
    <w:basedOn w:val="DefaultParagraphFont"/>
    <w:uiPriority w:val="99"/>
    <w:unhideWhenUsed/>
    <w:rsid w:val="004E6A64"/>
    <w:rPr>
      <w:color w:val="D3BA68" w:themeColor="hyperlink"/>
      <w:u w:val="single"/>
    </w:rPr>
  </w:style>
  <w:style w:type="paragraph" w:customStyle="1" w:styleId="TRSDC-BulletLevel1">
    <w:name w:val="TRSDC - Bullet Level 1"/>
    <w:basedOn w:val="ListParagraph"/>
    <w:link w:val="TRSDC-BulletLevel1Char"/>
    <w:qFormat/>
    <w:rsid w:val="005411A3"/>
    <w:pPr>
      <w:numPr>
        <w:numId w:val="15"/>
      </w:numPr>
    </w:pPr>
  </w:style>
  <w:style w:type="paragraph" w:customStyle="1" w:styleId="TRSDC-BulletLevel2">
    <w:name w:val="TRSDC - Bullet Level 2"/>
    <w:basedOn w:val="ListParagraph"/>
    <w:link w:val="TRSDC-BulletLevel2Char"/>
    <w:qFormat/>
    <w:rsid w:val="005411A3"/>
    <w:pPr>
      <w:numPr>
        <w:numId w:val="16"/>
      </w:numPr>
    </w:pPr>
  </w:style>
  <w:style w:type="character" w:customStyle="1" w:styleId="ListParagraphChar">
    <w:name w:val="List Paragraph Char"/>
    <w:basedOn w:val="DefaultParagraphFont"/>
    <w:link w:val="ListParagraph"/>
    <w:uiPriority w:val="34"/>
    <w:rsid w:val="005411A3"/>
    <w:rPr>
      <w:sz w:val="18"/>
    </w:rPr>
  </w:style>
  <w:style w:type="character" w:customStyle="1" w:styleId="TRSDC-BulletLevel1Char">
    <w:name w:val="TRSDC - Bullet Level 1 Char"/>
    <w:basedOn w:val="ListParagraphChar"/>
    <w:link w:val="TRSDC-BulletLevel1"/>
    <w:rsid w:val="005411A3"/>
    <w:rPr>
      <w:sz w:val="18"/>
    </w:rPr>
  </w:style>
  <w:style w:type="paragraph" w:customStyle="1" w:styleId="TRSDC-BulletLevel3">
    <w:name w:val="TRSDC - Bullet Level 3"/>
    <w:basedOn w:val="ListParagraph"/>
    <w:link w:val="TRSDC-BulletLevel3Char"/>
    <w:qFormat/>
    <w:rsid w:val="005411A3"/>
    <w:pPr>
      <w:numPr>
        <w:numId w:val="17"/>
      </w:numPr>
    </w:pPr>
  </w:style>
  <w:style w:type="character" w:customStyle="1" w:styleId="TRSDC-BulletLevel2Char">
    <w:name w:val="TRSDC - Bullet Level 2 Char"/>
    <w:basedOn w:val="ListParagraphChar"/>
    <w:link w:val="TRSDC-BulletLevel2"/>
    <w:rsid w:val="005411A3"/>
    <w:rPr>
      <w:sz w:val="18"/>
    </w:rPr>
  </w:style>
  <w:style w:type="paragraph" w:customStyle="1" w:styleId="TRSDC-BulletLevel1Option">
    <w:name w:val="TRSDC - Bullet Level 1 (Option)"/>
    <w:basedOn w:val="TRSDC-BulletLevel1"/>
    <w:link w:val="TRSDC-BulletLevel1OptionChar"/>
    <w:qFormat/>
    <w:rsid w:val="005411A3"/>
    <w:pPr>
      <w:numPr>
        <w:numId w:val="18"/>
      </w:numPr>
      <w:ind w:left="936"/>
    </w:pPr>
  </w:style>
  <w:style w:type="character" w:customStyle="1" w:styleId="TRSDC-BulletLevel3Char">
    <w:name w:val="TRSDC - Bullet Level 3 Char"/>
    <w:basedOn w:val="ListParagraphChar"/>
    <w:link w:val="TRSDC-BulletLevel3"/>
    <w:rsid w:val="005411A3"/>
    <w:rPr>
      <w:sz w:val="18"/>
    </w:rPr>
  </w:style>
  <w:style w:type="character" w:customStyle="1" w:styleId="TRSDC-BulletLevel1OptionChar">
    <w:name w:val="TRSDC - Bullet Level 1 (Option) Char"/>
    <w:basedOn w:val="TRSDC-BulletLevel1Char"/>
    <w:link w:val="TRSDC-BulletLevel1Option"/>
    <w:rsid w:val="005411A3"/>
    <w:rPr>
      <w:sz w:val="18"/>
    </w:rPr>
  </w:style>
  <w:style w:type="paragraph" w:styleId="BalloonText">
    <w:name w:val="Balloon Text"/>
    <w:basedOn w:val="Normal"/>
    <w:link w:val="BalloonTextChar"/>
    <w:uiPriority w:val="99"/>
    <w:semiHidden/>
    <w:unhideWhenUsed/>
    <w:rsid w:val="00637B1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637B1F"/>
    <w:rPr>
      <w:rFonts w:ascii="Segoe UI" w:hAnsi="Segoe UI" w:cs="Segoe UI"/>
      <w:sz w:val="18"/>
      <w:szCs w:val="18"/>
    </w:rPr>
  </w:style>
  <w:style w:type="table" w:customStyle="1" w:styleId="GridTable441">
    <w:name w:val="Grid Table 441"/>
    <w:basedOn w:val="TableNormal"/>
    <w:next w:val="GridTable4"/>
    <w:uiPriority w:val="49"/>
    <w:rsid w:val="00B340FD"/>
    <w:pPr>
      <w:spacing w:after="0" w:line="240" w:lineRule="auto"/>
    </w:pPr>
    <w:tblPr>
      <w:tblStyleRowBandSize w:val="1"/>
      <w:tblStyleColBandSize w:val="1"/>
      <w:tblBorders>
        <w:top w:val="single" w:sz="4" w:space="0" w:color="D2BE89" w:themeColor="text1" w:themeTint="99"/>
        <w:left w:val="single" w:sz="4" w:space="0" w:color="D2BE89" w:themeColor="text1" w:themeTint="99"/>
        <w:bottom w:val="single" w:sz="4" w:space="0" w:color="D2BE89" w:themeColor="text1" w:themeTint="99"/>
        <w:right w:val="single" w:sz="4" w:space="0" w:color="D2BE89" w:themeColor="text1" w:themeTint="99"/>
        <w:insideH w:val="single" w:sz="4" w:space="0" w:color="D2BE89" w:themeColor="text1" w:themeTint="99"/>
        <w:insideV w:val="single" w:sz="4" w:space="0" w:color="D2BE89" w:themeColor="text1" w:themeTint="99"/>
      </w:tblBorders>
    </w:tblPr>
    <w:tblStylePr w:type="firstRow">
      <w:rPr>
        <w:b/>
        <w:bCs/>
        <w:color w:val="FFFFFF" w:themeColor="background1"/>
      </w:rPr>
      <w:tblPr/>
      <w:tcPr>
        <w:tcBorders>
          <w:top w:val="single" w:sz="4" w:space="0" w:color="AE9142" w:themeColor="text1"/>
          <w:left w:val="single" w:sz="4" w:space="0" w:color="AE9142" w:themeColor="text1"/>
          <w:bottom w:val="single" w:sz="4" w:space="0" w:color="AE9142" w:themeColor="text1"/>
          <w:right w:val="single" w:sz="4" w:space="0" w:color="AE9142" w:themeColor="text1"/>
          <w:insideH w:val="nil"/>
          <w:insideV w:val="nil"/>
        </w:tcBorders>
        <w:shd w:val="clear" w:color="auto" w:fill="AE9142" w:themeFill="text1"/>
      </w:tcPr>
    </w:tblStylePr>
    <w:tblStylePr w:type="lastRow">
      <w:rPr>
        <w:b/>
        <w:bCs/>
      </w:rPr>
      <w:tblPr/>
      <w:tcPr>
        <w:tcBorders>
          <w:top w:val="double" w:sz="4" w:space="0" w:color="AE9142" w:themeColor="text1"/>
        </w:tcBorders>
      </w:tcPr>
    </w:tblStylePr>
    <w:tblStylePr w:type="firstCol">
      <w:rPr>
        <w:b/>
        <w:bCs/>
      </w:rPr>
    </w:tblStylePr>
    <w:tblStylePr w:type="lastCol">
      <w:rPr>
        <w:b/>
        <w:bCs/>
      </w:rPr>
    </w:tblStylePr>
    <w:tblStylePr w:type="band1Vert">
      <w:tblPr/>
      <w:tcPr>
        <w:shd w:val="clear" w:color="auto" w:fill="F0E9D7" w:themeFill="text1" w:themeFillTint="33"/>
      </w:tcPr>
    </w:tblStylePr>
    <w:tblStylePr w:type="band1Horz">
      <w:tblPr/>
      <w:tcPr>
        <w:shd w:val="clear" w:color="auto" w:fill="F0E9D7" w:themeFill="text1" w:themeFillTint="33"/>
      </w:tcPr>
    </w:tblStylePr>
  </w:style>
  <w:style w:type="character" w:customStyle="1" w:styleId="StyleArial10ptBold">
    <w:name w:val="Style Arial 10 pt Bold"/>
    <w:rsid w:val="00094FED"/>
    <w:rPr>
      <w:rFonts w:ascii="Arial" w:hAnsi="Arial"/>
      <w:b/>
      <w:bCs/>
      <w:sz w:val="18"/>
    </w:rPr>
  </w:style>
  <w:style w:type="character" w:customStyle="1" w:styleId="UnresolvedMention1">
    <w:name w:val="Unresolved Mention1"/>
    <w:basedOn w:val="DefaultParagraphFont"/>
    <w:uiPriority w:val="99"/>
    <w:semiHidden/>
    <w:unhideWhenUsed/>
    <w:rsid w:val="00CD2ADB"/>
    <w:rPr>
      <w:color w:val="605E5C"/>
      <w:shd w:val="clear" w:color="auto" w:fill="E1DFDD"/>
    </w:rPr>
  </w:style>
  <w:style w:type="character" w:styleId="FollowedHyperlink">
    <w:name w:val="FollowedHyperlink"/>
    <w:basedOn w:val="DefaultParagraphFont"/>
    <w:uiPriority w:val="99"/>
    <w:semiHidden/>
    <w:unhideWhenUsed/>
    <w:rsid w:val="00CD2ADB"/>
    <w:rPr>
      <w:color w:val="D3BA68" w:themeColor="followedHyperlink"/>
      <w:u w:val="single"/>
    </w:rPr>
  </w:style>
  <w:style w:type="character" w:styleId="CommentReference">
    <w:name w:val="annotation reference"/>
    <w:basedOn w:val="DefaultParagraphFont"/>
    <w:uiPriority w:val="99"/>
    <w:semiHidden/>
    <w:unhideWhenUsed/>
    <w:rsid w:val="00E464FC"/>
    <w:rPr>
      <w:sz w:val="16"/>
      <w:szCs w:val="16"/>
    </w:rPr>
  </w:style>
  <w:style w:type="paragraph" w:styleId="CommentText">
    <w:name w:val="annotation text"/>
    <w:basedOn w:val="Normal"/>
    <w:link w:val="CommentTextChar"/>
    <w:uiPriority w:val="99"/>
    <w:unhideWhenUsed/>
    <w:rsid w:val="00E464FC"/>
    <w:rPr>
      <w:sz w:val="20"/>
    </w:rPr>
  </w:style>
  <w:style w:type="character" w:customStyle="1" w:styleId="CommentTextChar">
    <w:name w:val="Comment Text Char"/>
    <w:basedOn w:val="DefaultParagraphFont"/>
    <w:link w:val="CommentText"/>
    <w:uiPriority w:val="99"/>
    <w:rsid w:val="00E464FC"/>
  </w:style>
  <w:style w:type="paragraph" w:styleId="CommentSubject">
    <w:name w:val="annotation subject"/>
    <w:basedOn w:val="CommentText"/>
    <w:next w:val="CommentText"/>
    <w:link w:val="CommentSubjectChar"/>
    <w:uiPriority w:val="99"/>
    <w:semiHidden/>
    <w:unhideWhenUsed/>
    <w:rsid w:val="00E464FC"/>
    <w:rPr>
      <w:b/>
      <w:bCs/>
    </w:rPr>
  </w:style>
  <w:style w:type="character" w:customStyle="1" w:styleId="CommentSubjectChar">
    <w:name w:val="Comment Subject Char"/>
    <w:basedOn w:val="CommentTextChar"/>
    <w:link w:val="CommentSubject"/>
    <w:uiPriority w:val="99"/>
    <w:semiHidden/>
    <w:rsid w:val="00E464FC"/>
    <w:rPr>
      <w:b/>
      <w:bCs/>
    </w:rPr>
  </w:style>
  <w:style w:type="paragraph" w:styleId="Revision">
    <w:name w:val="Revision"/>
    <w:hidden/>
    <w:uiPriority w:val="99"/>
    <w:semiHidden/>
    <w:rsid w:val="00E247CC"/>
    <w:pPr>
      <w:spacing w:after="0" w:line="240" w:lineRule="auto"/>
    </w:pPr>
    <w:rPr>
      <w:sz w:val="18"/>
    </w:rPr>
  </w:style>
  <w:style w:type="table" w:customStyle="1" w:styleId="GridTable43">
    <w:name w:val="Grid Table 43"/>
    <w:basedOn w:val="TableNormal"/>
    <w:next w:val="GridTable4"/>
    <w:uiPriority w:val="49"/>
    <w:rsid w:val="008D5C26"/>
    <w:pPr>
      <w:spacing w:after="0" w:line="240" w:lineRule="auto"/>
    </w:pPr>
    <w:tblPr>
      <w:tblStyleRowBandSize w:val="1"/>
      <w:tblStyleColBandSize w:val="1"/>
      <w:tblBorders>
        <w:top w:val="single" w:sz="4" w:space="0" w:color="D2BE89" w:themeColor="text1" w:themeTint="99"/>
        <w:left w:val="single" w:sz="4" w:space="0" w:color="D2BE89" w:themeColor="text1" w:themeTint="99"/>
        <w:bottom w:val="single" w:sz="4" w:space="0" w:color="D2BE89" w:themeColor="text1" w:themeTint="99"/>
        <w:right w:val="single" w:sz="4" w:space="0" w:color="D2BE89" w:themeColor="text1" w:themeTint="99"/>
        <w:insideH w:val="single" w:sz="4" w:space="0" w:color="D2BE89" w:themeColor="text1" w:themeTint="99"/>
        <w:insideV w:val="single" w:sz="4" w:space="0" w:color="D2BE89" w:themeColor="text1" w:themeTint="99"/>
      </w:tblBorders>
    </w:tblPr>
    <w:tblStylePr w:type="firstRow">
      <w:rPr>
        <w:b/>
        <w:bCs/>
        <w:color w:val="FFFFFF" w:themeColor="background1"/>
      </w:rPr>
      <w:tblPr/>
      <w:tcPr>
        <w:tcBorders>
          <w:top w:val="single" w:sz="4" w:space="0" w:color="AE9142" w:themeColor="text1"/>
          <w:left w:val="single" w:sz="4" w:space="0" w:color="AE9142" w:themeColor="text1"/>
          <w:bottom w:val="single" w:sz="4" w:space="0" w:color="AE9142" w:themeColor="text1"/>
          <w:right w:val="single" w:sz="4" w:space="0" w:color="AE9142" w:themeColor="text1"/>
          <w:insideH w:val="nil"/>
          <w:insideV w:val="nil"/>
        </w:tcBorders>
        <w:shd w:val="clear" w:color="auto" w:fill="AE9142" w:themeFill="text1"/>
      </w:tcPr>
    </w:tblStylePr>
    <w:tblStylePr w:type="lastRow">
      <w:rPr>
        <w:b/>
        <w:bCs/>
      </w:rPr>
      <w:tblPr/>
      <w:tcPr>
        <w:tcBorders>
          <w:top w:val="double" w:sz="4" w:space="0" w:color="AE9142" w:themeColor="text1"/>
        </w:tcBorders>
      </w:tcPr>
    </w:tblStylePr>
    <w:tblStylePr w:type="firstCol">
      <w:rPr>
        <w:b/>
        <w:bCs/>
      </w:rPr>
    </w:tblStylePr>
    <w:tblStylePr w:type="lastCol">
      <w:rPr>
        <w:b/>
        <w:bCs/>
      </w:rPr>
    </w:tblStylePr>
    <w:tblStylePr w:type="band1Vert">
      <w:tblPr/>
      <w:tcPr>
        <w:shd w:val="clear" w:color="auto" w:fill="F0E9D7" w:themeFill="text1" w:themeFillTint="33"/>
      </w:tcPr>
    </w:tblStylePr>
    <w:tblStylePr w:type="band1Horz">
      <w:tblPr/>
      <w:tcPr>
        <w:shd w:val="clear" w:color="auto" w:fill="F0E9D7" w:themeFill="text1" w:themeFillTint="33"/>
      </w:tcPr>
    </w:tblStylePr>
  </w:style>
  <w:style w:type="paragraph" w:customStyle="1" w:styleId="paragraph">
    <w:name w:val="paragraph"/>
    <w:basedOn w:val="Normal"/>
    <w:rsid w:val="00A37E01"/>
    <w:pPr>
      <w:spacing w:before="100" w:beforeAutospacing="1" w:after="100" w:afterAutospacing="1"/>
      <w:ind w:left="0"/>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A37E01"/>
  </w:style>
  <w:style w:type="character" w:customStyle="1" w:styleId="eop">
    <w:name w:val="eop"/>
    <w:basedOn w:val="DefaultParagraphFont"/>
    <w:rsid w:val="00A37E01"/>
  </w:style>
  <w:style w:type="character" w:customStyle="1" w:styleId="spellingerror">
    <w:name w:val="spellingerror"/>
    <w:basedOn w:val="DefaultParagraphFont"/>
    <w:rsid w:val="00A37E01"/>
  </w:style>
  <w:style w:type="table" w:customStyle="1" w:styleId="TRSDCBrown">
    <w:name w:val="TRSDC Brown"/>
    <w:basedOn w:val="TableNormal"/>
    <w:uiPriority w:val="99"/>
    <w:rsid w:val="00274731"/>
    <w:pPr>
      <w:spacing w:before="60" w:after="60" w:line="240" w:lineRule="auto"/>
    </w:pPr>
    <w:rPr>
      <w:sz w:val="16"/>
    </w:rPr>
    <w:tblPr>
      <w:tblBorders>
        <w:top w:val="single" w:sz="2" w:space="0" w:color="B2B2B2" w:themeColor="text2" w:themeTint="99"/>
        <w:left w:val="single" w:sz="2" w:space="0" w:color="B2B2B2" w:themeColor="text2" w:themeTint="99"/>
        <w:bottom w:val="single" w:sz="2" w:space="0" w:color="B2B2B2" w:themeColor="text2" w:themeTint="99"/>
        <w:right w:val="single" w:sz="2" w:space="0" w:color="B2B2B2" w:themeColor="text2" w:themeTint="99"/>
        <w:insideH w:val="single" w:sz="2" w:space="0" w:color="B2B2B2" w:themeColor="text2" w:themeTint="99"/>
        <w:insideV w:val="single" w:sz="2" w:space="0" w:color="B2B2B2" w:themeColor="text2" w:themeTint="99"/>
      </w:tblBorders>
    </w:tblPr>
    <w:tcPr>
      <w:vAlign w:val="center"/>
    </w:tcPr>
    <w:tblStylePr w:type="firstRow">
      <w:pPr>
        <w:wordWrap/>
        <w:spacing w:beforeLines="0" w:before="100" w:beforeAutospacing="1" w:afterLines="0" w:after="100" w:afterAutospacing="1"/>
      </w:pPr>
      <w:rPr>
        <w:rFonts w:asciiTheme="minorHAnsi" w:hAnsiTheme="minorHAnsi" w:cs="Times New Roman (Headings CS)" w:hint="default"/>
        <w:color w:val="FFFFFF" w:themeColor="background1"/>
        <w:sz w:val="18"/>
        <w:szCs w:val="18"/>
      </w:rPr>
      <w:tblPr/>
      <w:tcPr>
        <w:shd w:val="clear" w:color="auto" w:fill="7F7F7F" w:themeFill="text2"/>
      </w:tcPr>
    </w:tblStylePr>
    <w:tblStylePr w:type="firstCol">
      <w:rPr>
        <w:rFonts w:asciiTheme="minorHAnsi" w:hAnsiTheme="minorHAnsi" w:cs="Times New Roman (Headings CS)" w:hint="default"/>
      </w:rPr>
    </w:tblStylePr>
  </w:style>
  <w:style w:type="table" w:customStyle="1" w:styleId="TRSDC-Gold">
    <w:name w:val="TRSDC - Gold"/>
    <w:basedOn w:val="ListTable4-Accent6"/>
    <w:uiPriority w:val="99"/>
    <w:rsid w:val="000F103E"/>
    <w:rPr>
      <w:rFonts w:ascii="Playfair Display" w:eastAsiaTheme="minorHAnsi" w:hAnsi="Playfair Display" w:cs="Times New Roman"/>
      <w:bCs/>
      <w:color w:val="AE9142" w:themeColor="text1"/>
      <w:sz w:val="18"/>
      <w:lang w:val="en-GB" w:eastAsia="en-GB"/>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Row">
      <w:rPr>
        <w:rFonts w:ascii="Dutch801 Rm BT" w:hAnsi="Dutch801 Rm BT" w:hint="default"/>
        <w:b/>
        <w:bCs/>
        <w:color w:val="FFFFFF" w:themeColor="background1"/>
        <w:sz w:val="18"/>
        <w:szCs w:val="18"/>
      </w:rPr>
      <w:tblPr/>
      <w:tcPr>
        <w:tcBorders>
          <w:top w:val="single" w:sz="4" w:space="0" w:color="AE9142"/>
          <w:left w:val="single" w:sz="4" w:space="0" w:color="AE9142"/>
          <w:bottom w:val="single" w:sz="4" w:space="0" w:color="AE9142"/>
          <w:right w:val="single" w:sz="4" w:space="0" w:color="AE9142"/>
          <w:insideH w:val="nil"/>
        </w:tcBorders>
        <w:shd w:val="clear" w:color="auto" w:fill="AE9142"/>
      </w:tcPr>
    </w:tblStylePr>
    <w:tblStylePr w:type="lastRow">
      <w:rPr>
        <w:rFonts w:ascii="Dutch801 Rm BT" w:hAnsi="Dutch801 Rm BT" w:hint="default"/>
        <w:b/>
        <w:bCs/>
        <w:sz w:val="18"/>
        <w:szCs w:val="18"/>
      </w:rPr>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cBorders>
        <w:shd w:val="clear" w:color="auto" w:fill="BFBFBF" w:themeFill="background1" w:themeFillShade="BF"/>
      </w:tcPr>
    </w:tblStylePr>
    <w:tblStylePr w:type="firstCol">
      <w:rPr>
        <w:rFonts w:ascii="Dutch801 Rm BT" w:hAnsi="Dutch801 Rm BT" w:hint="default"/>
        <w:b/>
        <w:bCs/>
        <w:sz w:val="18"/>
        <w:szCs w:val="18"/>
      </w:rPr>
    </w:tblStylePr>
    <w:tblStylePr w:type="lastCol">
      <w:rPr>
        <w:rFonts w:ascii="Dutch801 Rm BT" w:hAnsi="Dutch801 Rm BT" w:hint="default"/>
        <w:b/>
        <w:bCs/>
        <w:sz w:val="18"/>
        <w:szCs w:val="18"/>
      </w:rPr>
    </w:tblStylePr>
    <w:tblStylePr w:type="band1Vert">
      <w:rPr>
        <w:rFonts w:ascii="Dutch801 Rm BT" w:hAnsi="Dutch801 Rm BT" w:hint="default"/>
        <w:sz w:val="18"/>
        <w:szCs w:val="18"/>
      </w:rPr>
      <w:tblPr/>
      <w:tcPr>
        <w:shd w:val="clear" w:color="auto" w:fill="FFFFFF" w:themeFill="background1"/>
      </w:tcPr>
    </w:tblStylePr>
    <w:tblStylePr w:type="band1Horz">
      <w:rPr>
        <w:rFonts w:ascii="Dutch801 Rm BT" w:hAnsi="Dutch801 Rm BT" w:hint="default"/>
        <w:sz w:val="18"/>
        <w:szCs w:val="18"/>
      </w:rPr>
      <w:tblPr/>
      <w:tcPr>
        <w:shd w:val="clear" w:color="auto" w:fill="FFFFFF" w:themeFill="background1"/>
      </w:tcPr>
    </w:tblStylePr>
    <w:tblStylePr w:type="band2Horz">
      <w:rPr>
        <w:rFonts w:ascii="Dutch801 Rm BT" w:hAnsi="Dutch801 Rm BT" w:hint="default"/>
        <w:sz w:val="18"/>
        <w:szCs w:val="18"/>
      </w:rPr>
    </w:tblStylePr>
  </w:style>
  <w:style w:type="table" w:styleId="ListTable4-Accent6">
    <w:name w:val="List Table 4 Accent 6"/>
    <w:basedOn w:val="TableNormal"/>
    <w:uiPriority w:val="49"/>
    <w:rsid w:val="000F103E"/>
    <w:pPr>
      <w:spacing w:after="0" w:line="240" w:lineRule="auto"/>
    </w:pPr>
    <w:tblPr>
      <w:tblStyleRowBandSize w:val="1"/>
      <w:tblStyleColBandSize w:val="1"/>
      <w:tblBorders>
        <w:top w:val="single" w:sz="4" w:space="0" w:color="51DBEB" w:themeColor="accent6" w:themeTint="99"/>
        <w:left w:val="single" w:sz="4" w:space="0" w:color="51DBEB" w:themeColor="accent6" w:themeTint="99"/>
        <w:bottom w:val="single" w:sz="4" w:space="0" w:color="51DBEB" w:themeColor="accent6" w:themeTint="99"/>
        <w:right w:val="single" w:sz="4" w:space="0" w:color="51DBEB" w:themeColor="accent6" w:themeTint="99"/>
        <w:insideH w:val="single" w:sz="4" w:space="0" w:color="51DBEB" w:themeColor="accent6" w:themeTint="99"/>
      </w:tblBorders>
    </w:tblPr>
    <w:tblStylePr w:type="firstRow">
      <w:rPr>
        <w:b/>
        <w:bCs/>
        <w:color w:val="FFFFFF" w:themeColor="background1"/>
      </w:rPr>
      <w:tblPr/>
      <w:tcPr>
        <w:tcBorders>
          <w:top w:val="single" w:sz="4" w:space="0" w:color="139AA9" w:themeColor="accent6"/>
          <w:left w:val="single" w:sz="4" w:space="0" w:color="139AA9" w:themeColor="accent6"/>
          <w:bottom w:val="single" w:sz="4" w:space="0" w:color="139AA9" w:themeColor="accent6"/>
          <w:right w:val="single" w:sz="4" w:space="0" w:color="139AA9" w:themeColor="accent6"/>
          <w:insideH w:val="nil"/>
        </w:tcBorders>
        <w:shd w:val="clear" w:color="auto" w:fill="139AA9" w:themeFill="accent6"/>
      </w:tcPr>
    </w:tblStylePr>
    <w:tblStylePr w:type="lastRow">
      <w:rPr>
        <w:b/>
        <w:bCs/>
      </w:rPr>
      <w:tblPr/>
      <w:tcPr>
        <w:tcBorders>
          <w:top w:val="double" w:sz="4" w:space="0" w:color="51DBEB" w:themeColor="accent6" w:themeTint="99"/>
        </w:tcBorders>
      </w:tcPr>
    </w:tblStylePr>
    <w:tblStylePr w:type="firstCol">
      <w:rPr>
        <w:b/>
        <w:bCs/>
      </w:rPr>
    </w:tblStylePr>
    <w:tblStylePr w:type="lastCol">
      <w:rPr>
        <w:b/>
        <w:bCs/>
      </w:rPr>
    </w:tblStylePr>
    <w:tblStylePr w:type="band1Vert">
      <w:tblPr/>
      <w:tcPr>
        <w:shd w:val="clear" w:color="auto" w:fill="C4F3F8" w:themeFill="accent6" w:themeFillTint="33"/>
      </w:tcPr>
    </w:tblStylePr>
    <w:tblStylePr w:type="band1Horz">
      <w:tblPr/>
      <w:tcPr>
        <w:shd w:val="clear" w:color="auto" w:fill="C4F3F8" w:themeFill="accent6" w:themeFillTint="33"/>
      </w:tcPr>
    </w:tblStylePr>
  </w:style>
  <w:style w:type="paragraph" w:customStyle="1" w:styleId="H1TRS">
    <w:name w:val="H1 TRS"/>
    <w:basedOn w:val="ListParagraph"/>
    <w:link w:val="H1TRSChar"/>
    <w:qFormat/>
    <w:rsid w:val="00752E4B"/>
    <w:pPr>
      <w:numPr>
        <w:numId w:val="34"/>
      </w:numPr>
      <w:spacing w:after="0"/>
      <w:jc w:val="left"/>
    </w:pPr>
    <w:rPr>
      <w:rFonts w:ascii="Open Sans" w:eastAsiaTheme="minorHAnsi" w:hAnsi="Open Sans" w:cs="Times New Roman"/>
      <w:color w:val="FFFFFF" w:themeColor="background1"/>
      <w:szCs w:val="18"/>
      <w:lang w:val="en-GB"/>
    </w:rPr>
  </w:style>
  <w:style w:type="paragraph" w:customStyle="1" w:styleId="H2TRS">
    <w:name w:val="H2 TRS"/>
    <w:basedOn w:val="ListParagraph"/>
    <w:link w:val="H2TRSChar"/>
    <w:qFormat/>
    <w:rsid w:val="00752E4B"/>
    <w:pPr>
      <w:numPr>
        <w:ilvl w:val="1"/>
        <w:numId w:val="34"/>
      </w:numPr>
      <w:spacing w:after="0"/>
      <w:jc w:val="left"/>
    </w:pPr>
    <w:rPr>
      <w:rFonts w:ascii="Open Sans" w:eastAsiaTheme="minorHAnsi" w:hAnsi="Open Sans" w:cs="Times New Roman"/>
      <w:color w:val="AE9142" w:themeColor="text1"/>
      <w:szCs w:val="18"/>
      <w:lang w:val="en-GB"/>
    </w:rPr>
  </w:style>
  <w:style w:type="character" w:customStyle="1" w:styleId="H1TRSChar">
    <w:name w:val="H1 TRS Char"/>
    <w:basedOn w:val="ListParagraphChar"/>
    <w:link w:val="H1TRS"/>
    <w:rsid w:val="00752E4B"/>
    <w:rPr>
      <w:rFonts w:ascii="Open Sans" w:eastAsiaTheme="minorHAnsi" w:hAnsi="Open Sans" w:cs="Times New Roman"/>
      <w:color w:val="FFFFFF" w:themeColor="background1"/>
      <w:sz w:val="18"/>
      <w:szCs w:val="18"/>
      <w:lang w:val="en-GB"/>
    </w:rPr>
  </w:style>
  <w:style w:type="paragraph" w:customStyle="1" w:styleId="H3TRS">
    <w:name w:val="H3 TRS"/>
    <w:basedOn w:val="ListParagraph"/>
    <w:qFormat/>
    <w:rsid w:val="00752E4B"/>
    <w:pPr>
      <w:numPr>
        <w:ilvl w:val="2"/>
        <w:numId w:val="34"/>
      </w:numPr>
      <w:spacing w:after="0"/>
      <w:jc w:val="left"/>
    </w:pPr>
    <w:rPr>
      <w:rFonts w:ascii="Playfair Display" w:eastAsiaTheme="minorHAnsi" w:hAnsi="Playfair Display" w:cs="Times New Roman"/>
      <w:color w:val="AE9142" w:themeColor="text1"/>
      <w:szCs w:val="18"/>
      <w:lang w:val="en-GB"/>
    </w:rPr>
  </w:style>
  <w:style w:type="character" w:customStyle="1" w:styleId="H2TRSChar">
    <w:name w:val="H2 TRS Char"/>
    <w:basedOn w:val="ListParagraphChar"/>
    <w:link w:val="H2TRS"/>
    <w:rsid w:val="00752E4B"/>
    <w:rPr>
      <w:rFonts w:ascii="Open Sans" w:eastAsiaTheme="minorHAnsi" w:hAnsi="Open Sans" w:cs="Times New Roman"/>
      <w:color w:val="AE9142" w:themeColor="text1"/>
      <w:sz w:val="18"/>
      <w:szCs w:val="18"/>
      <w:lang w:val="en-GB"/>
    </w:rPr>
  </w:style>
  <w:style w:type="paragraph" w:customStyle="1" w:styleId="Default">
    <w:name w:val="Default"/>
    <w:rsid w:val="001F4657"/>
    <w:pPr>
      <w:autoSpaceDE w:val="0"/>
      <w:autoSpaceDN w:val="0"/>
      <w:adjustRightInd w:val="0"/>
      <w:spacing w:after="0" w:line="240" w:lineRule="auto"/>
    </w:pPr>
    <w:rPr>
      <w:rFonts w:ascii="Open Sans" w:hAnsi="Open Sans" w:cs="Open Sans"/>
      <w:color w:val="000000"/>
      <w:sz w:val="24"/>
      <w:szCs w:val="24"/>
      <w:lang w:val="en-GB"/>
    </w:rPr>
  </w:style>
  <w:style w:type="paragraph" w:customStyle="1" w:styleId="msonormal0">
    <w:name w:val="msonormal"/>
    <w:basedOn w:val="Normal"/>
    <w:rsid w:val="00CF5CED"/>
    <w:pPr>
      <w:spacing w:before="100" w:beforeAutospacing="1" w:after="100" w:afterAutospacing="1"/>
      <w:ind w:left="0"/>
      <w:jc w:val="left"/>
    </w:pPr>
    <w:rPr>
      <w:rFonts w:ascii="Times New Roman" w:eastAsia="Times New Roman" w:hAnsi="Times New Roman" w:cs="Times New Roman"/>
      <w:sz w:val="24"/>
      <w:szCs w:val="24"/>
      <w:lang w:val="en-GB" w:eastAsia="en-GB"/>
    </w:rPr>
  </w:style>
  <w:style w:type="paragraph" w:customStyle="1" w:styleId="font5">
    <w:name w:val="font5"/>
    <w:basedOn w:val="Normal"/>
    <w:rsid w:val="00CF5CED"/>
    <w:pPr>
      <w:spacing w:before="100" w:beforeAutospacing="1" w:after="100" w:afterAutospacing="1"/>
      <w:ind w:left="0"/>
      <w:jc w:val="left"/>
    </w:pPr>
    <w:rPr>
      <w:rFonts w:ascii="Calibri" w:eastAsia="Times New Roman" w:hAnsi="Calibri" w:cs="Calibri"/>
      <w:b/>
      <w:bCs/>
      <w:color w:val="FFFFFF"/>
      <w:sz w:val="14"/>
      <w:szCs w:val="14"/>
      <w:lang w:val="en-GB" w:eastAsia="en-GB"/>
    </w:rPr>
  </w:style>
  <w:style w:type="paragraph" w:customStyle="1" w:styleId="xl67">
    <w:name w:val="xl67"/>
    <w:basedOn w:val="Normal"/>
    <w:rsid w:val="00CF5CED"/>
    <w:pPr>
      <w:spacing w:before="100" w:beforeAutospacing="1" w:after="100" w:afterAutospacing="1"/>
      <w:ind w:left="0"/>
      <w:jc w:val="left"/>
      <w:textAlignment w:val="top"/>
    </w:pPr>
    <w:rPr>
      <w:rFonts w:ascii="Times New Roman" w:eastAsia="Times New Roman" w:hAnsi="Times New Roman" w:cs="Times New Roman"/>
      <w:sz w:val="24"/>
      <w:szCs w:val="24"/>
      <w:lang w:val="en-GB" w:eastAsia="en-GB"/>
    </w:rPr>
  </w:style>
  <w:style w:type="paragraph" w:customStyle="1" w:styleId="xl68">
    <w:name w:val="xl68"/>
    <w:basedOn w:val="Normal"/>
    <w:rsid w:val="00CF5CED"/>
    <w:pPr>
      <w:spacing w:before="100" w:beforeAutospacing="1" w:after="100" w:afterAutospacing="1"/>
      <w:ind w:left="0"/>
      <w:jc w:val="center"/>
    </w:pPr>
    <w:rPr>
      <w:rFonts w:ascii="Times New Roman" w:eastAsia="Times New Roman" w:hAnsi="Times New Roman" w:cs="Times New Roman"/>
      <w:sz w:val="24"/>
      <w:szCs w:val="24"/>
      <w:lang w:val="en-GB" w:eastAsia="en-GB"/>
    </w:rPr>
  </w:style>
  <w:style w:type="paragraph" w:customStyle="1" w:styleId="xl69">
    <w:name w:val="xl69"/>
    <w:basedOn w:val="Normal"/>
    <w:rsid w:val="00CF5CED"/>
    <w:pPr>
      <w:pBdr>
        <w:top w:val="single" w:sz="4" w:space="0" w:color="000000"/>
        <w:left w:val="single" w:sz="4" w:space="0" w:color="000000"/>
        <w:right w:val="single" w:sz="4" w:space="0" w:color="000000"/>
      </w:pBdr>
      <w:shd w:val="clear" w:color="000000" w:fill="AE9142"/>
      <w:spacing w:before="100" w:beforeAutospacing="1" w:after="100" w:afterAutospacing="1"/>
      <w:ind w:left="0"/>
      <w:jc w:val="center"/>
      <w:textAlignment w:val="center"/>
    </w:pPr>
    <w:rPr>
      <w:rFonts w:ascii="Playfair Display" w:eastAsia="Times New Roman" w:hAnsi="Playfair Display" w:cs="Times New Roman"/>
      <w:b/>
      <w:bCs/>
      <w:color w:val="FFFFFF"/>
      <w:sz w:val="14"/>
      <w:szCs w:val="14"/>
      <w:lang w:val="en-GB" w:eastAsia="en-GB"/>
    </w:rPr>
  </w:style>
  <w:style w:type="paragraph" w:customStyle="1" w:styleId="xl70">
    <w:name w:val="xl70"/>
    <w:basedOn w:val="Normal"/>
    <w:rsid w:val="00CF5CED"/>
    <w:pPr>
      <w:pBdr>
        <w:top w:val="single" w:sz="4" w:space="0" w:color="000000"/>
        <w:left w:val="single" w:sz="4" w:space="0" w:color="000000"/>
        <w:bottom w:val="single" w:sz="4" w:space="0" w:color="000000"/>
        <w:right w:val="single" w:sz="4" w:space="0" w:color="000000"/>
      </w:pBdr>
      <w:shd w:val="clear" w:color="000000" w:fill="AE9142"/>
      <w:spacing w:before="100" w:beforeAutospacing="1" w:after="100" w:afterAutospacing="1"/>
      <w:ind w:left="0"/>
      <w:jc w:val="center"/>
      <w:textAlignment w:val="center"/>
    </w:pPr>
    <w:rPr>
      <w:rFonts w:ascii="Playfair Display" w:eastAsia="Times New Roman" w:hAnsi="Playfair Display" w:cs="Times New Roman"/>
      <w:b/>
      <w:bCs/>
      <w:color w:val="FFFFFF"/>
      <w:sz w:val="14"/>
      <w:szCs w:val="14"/>
      <w:lang w:val="en-GB" w:eastAsia="en-GB"/>
    </w:rPr>
  </w:style>
  <w:style w:type="paragraph" w:customStyle="1" w:styleId="xl71">
    <w:name w:val="xl71"/>
    <w:basedOn w:val="Normal"/>
    <w:rsid w:val="00CF5CED"/>
    <w:pPr>
      <w:pBdr>
        <w:left w:val="single" w:sz="4" w:space="0" w:color="000000"/>
        <w:right w:val="single" w:sz="4" w:space="0" w:color="000000"/>
      </w:pBdr>
      <w:shd w:val="clear" w:color="000000" w:fill="AE9142"/>
      <w:spacing w:before="100" w:beforeAutospacing="1" w:after="100" w:afterAutospacing="1"/>
      <w:ind w:left="0"/>
      <w:jc w:val="center"/>
      <w:textAlignment w:val="center"/>
    </w:pPr>
    <w:rPr>
      <w:rFonts w:ascii="Playfair Display" w:eastAsia="Times New Roman" w:hAnsi="Playfair Display" w:cs="Times New Roman"/>
      <w:b/>
      <w:bCs/>
      <w:color w:val="FFFFFF"/>
      <w:sz w:val="14"/>
      <w:szCs w:val="14"/>
      <w:lang w:val="en-GB" w:eastAsia="en-GB"/>
    </w:rPr>
  </w:style>
  <w:style w:type="paragraph" w:customStyle="1" w:styleId="xl72">
    <w:name w:val="xl72"/>
    <w:basedOn w:val="Normal"/>
    <w:rsid w:val="00CF5CED"/>
    <w:pPr>
      <w:pBdr>
        <w:left w:val="single" w:sz="4" w:space="0" w:color="000000"/>
        <w:bottom w:val="single" w:sz="4" w:space="0" w:color="000000"/>
        <w:right w:val="single" w:sz="4" w:space="0" w:color="000000"/>
      </w:pBdr>
      <w:shd w:val="clear" w:color="000000" w:fill="AE9142"/>
      <w:spacing w:before="100" w:beforeAutospacing="1" w:after="100" w:afterAutospacing="1"/>
      <w:ind w:left="0"/>
      <w:jc w:val="center"/>
      <w:textAlignment w:val="center"/>
    </w:pPr>
    <w:rPr>
      <w:rFonts w:ascii="Playfair Display" w:eastAsia="Times New Roman" w:hAnsi="Playfair Display" w:cs="Times New Roman"/>
      <w:b/>
      <w:bCs/>
      <w:color w:val="FFFFFF"/>
      <w:sz w:val="14"/>
      <w:szCs w:val="14"/>
      <w:lang w:val="en-GB" w:eastAsia="en-GB"/>
    </w:rPr>
  </w:style>
  <w:style w:type="paragraph" w:customStyle="1" w:styleId="xl73">
    <w:name w:val="xl73"/>
    <w:basedOn w:val="Normal"/>
    <w:rsid w:val="00CF5CED"/>
    <w:pPr>
      <w:pBdr>
        <w:left w:val="single" w:sz="4" w:space="0" w:color="000000"/>
        <w:bottom w:val="single" w:sz="4" w:space="0" w:color="000000"/>
        <w:right w:val="single" w:sz="4" w:space="0" w:color="000000"/>
      </w:pBdr>
      <w:shd w:val="clear" w:color="000000" w:fill="AE9142"/>
      <w:spacing w:before="100" w:beforeAutospacing="1" w:after="100" w:afterAutospacing="1"/>
      <w:ind w:left="0"/>
      <w:jc w:val="center"/>
      <w:textAlignment w:val="center"/>
    </w:pPr>
    <w:rPr>
      <w:rFonts w:ascii="Playfair Display" w:eastAsia="Times New Roman" w:hAnsi="Playfair Display" w:cs="Times New Roman"/>
      <w:b/>
      <w:bCs/>
      <w:color w:val="FFFFFF"/>
      <w:sz w:val="14"/>
      <w:szCs w:val="14"/>
      <w:lang w:val="en-GB" w:eastAsia="en-GB"/>
    </w:rPr>
  </w:style>
  <w:style w:type="paragraph" w:customStyle="1" w:styleId="xl74">
    <w:name w:val="xl74"/>
    <w:basedOn w:val="Normal"/>
    <w:rsid w:val="00CF5CED"/>
    <w:pPr>
      <w:pBdr>
        <w:top w:val="single" w:sz="4" w:space="0" w:color="000000"/>
        <w:left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b/>
      <w:bCs/>
      <w:color w:val="FF0000"/>
      <w:sz w:val="14"/>
      <w:szCs w:val="14"/>
      <w:lang w:val="en-GB" w:eastAsia="en-GB"/>
    </w:rPr>
  </w:style>
  <w:style w:type="paragraph" w:customStyle="1" w:styleId="xl75">
    <w:name w:val="xl75"/>
    <w:basedOn w:val="Normal"/>
    <w:rsid w:val="00CF5CED"/>
    <w:pPr>
      <w:pBdr>
        <w:top w:val="single" w:sz="4" w:space="0" w:color="000000"/>
        <w:left w:val="single" w:sz="4" w:space="0" w:color="000000"/>
        <w:bottom w:val="single" w:sz="4" w:space="0" w:color="000000"/>
        <w:right w:val="single" w:sz="4" w:space="0" w:color="000000"/>
      </w:pBdr>
      <w:spacing w:before="100" w:beforeAutospacing="1" w:after="100" w:afterAutospacing="1"/>
      <w:ind w:left="0"/>
      <w:jc w:val="left"/>
      <w:textAlignment w:val="center"/>
    </w:pPr>
    <w:rPr>
      <w:rFonts w:ascii="Playfair Display" w:eastAsia="Times New Roman" w:hAnsi="Playfair Display" w:cs="Times New Roman"/>
      <w:color w:val="AE9142"/>
      <w:sz w:val="14"/>
      <w:szCs w:val="14"/>
      <w:lang w:val="en-GB" w:eastAsia="en-GB"/>
    </w:rPr>
  </w:style>
  <w:style w:type="paragraph" w:customStyle="1" w:styleId="xl76">
    <w:name w:val="xl76"/>
    <w:basedOn w:val="Normal"/>
    <w:rsid w:val="00CF5CED"/>
    <w:pPr>
      <w:pBdr>
        <w:top w:val="single" w:sz="4" w:space="0" w:color="000000"/>
        <w:left w:val="single" w:sz="4" w:space="0" w:color="000000"/>
        <w:bottom w:val="single" w:sz="4" w:space="0" w:color="000000"/>
      </w:pBdr>
      <w:spacing w:before="100" w:beforeAutospacing="1" w:after="100" w:afterAutospacing="1"/>
      <w:ind w:left="0"/>
      <w:jc w:val="left"/>
      <w:textAlignment w:val="center"/>
    </w:pPr>
    <w:rPr>
      <w:rFonts w:ascii="Arial" w:eastAsia="Times New Roman" w:hAnsi="Arial" w:cs="Arial"/>
      <w:sz w:val="14"/>
      <w:szCs w:val="14"/>
      <w:lang w:val="en-GB" w:eastAsia="en-GB"/>
    </w:rPr>
  </w:style>
  <w:style w:type="paragraph" w:customStyle="1" w:styleId="xl77">
    <w:name w:val="xl77"/>
    <w:basedOn w:val="Normal"/>
    <w:rsid w:val="00CF5CED"/>
    <w:pPr>
      <w:pBdr>
        <w:top w:val="single" w:sz="4" w:space="0" w:color="000000"/>
        <w:left w:val="single" w:sz="4" w:space="0" w:color="000000"/>
        <w:bottom w:val="single" w:sz="4" w:space="0" w:color="000000"/>
        <w:right w:val="single" w:sz="4" w:space="0" w:color="000000"/>
      </w:pBdr>
      <w:spacing w:before="100" w:beforeAutospacing="1" w:after="100" w:afterAutospacing="1"/>
      <w:ind w:left="0"/>
      <w:jc w:val="center"/>
    </w:pPr>
    <w:rPr>
      <w:rFonts w:ascii="Arial" w:eastAsia="Times New Roman" w:hAnsi="Arial" w:cs="Arial"/>
      <w:sz w:val="14"/>
      <w:szCs w:val="14"/>
      <w:lang w:val="en-GB" w:eastAsia="en-GB"/>
    </w:rPr>
  </w:style>
  <w:style w:type="paragraph" w:customStyle="1" w:styleId="xl78">
    <w:name w:val="xl78"/>
    <w:basedOn w:val="Normal"/>
    <w:rsid w:val="00CF5CED"/>
    <w:pPr>
      <w:pBdr>
        <w:left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b/>
      <w:bCs/>
      <w:color w:val="FF0000"/>
      <w:sz w:val="14"/>
      <w:szCs w:val="14"/>
      <w:lang w:val="en-GB" w:eastAsia="en-GB"/>
    </w:rPr>
  </w:style>
  <w:style w:type="paragraph" w:customStyle="1" w:styleId="xl79">
    <w:name w:val="xl79"/>
    <w:basedOn w:val="Normal"/>
    <w:rsid w:val="00CF5CED"/>
    <w:pPr>
      <w:pBdr>
        <w:left w:val="single" w:sz="4" w:space="0" w:color="000000"/>
        <w:bottom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b/>
      <w:bCs/>
      <w:color w:val="FF0000"/>
      <w:sz w:val="14"/>
      <w:szCs w:val="14"/>
      <w:lang w:val="en-GB" w:eastAsia="en-GB"/>
    </w:rPr>
  </w:style>
  <w:style w:type="paragraph" w:customStyle="1" w:styleId="xl80">
    <w:name w:val="xl80"/>
    <w:basedOn w:val="Normal"/>
    <w:rsid w:val="00CF5CED"/>
    <w:pPr>
      <w:pBdr>
        <w:top w:val="single" w:sz="4" w:space="0" w:color="000000"/>
        <w:left w:val="single" w:sz="4" w:space="0" w:color="000000"/>
        <w:bottom w:val="single" w:sz="4" w:space="0" w:color="000000"/>
      </w:pBdr>
      <w:shd w:val="clear" w:color="000000" w:fill="AE9142"/>
      <w:spacing w:before="100" w:beforeAutospacing="1" w:after="100" w:afterAutospacing="1"/>
      <w:ind w:left="0"/>
      <w:jc w:val="left"/>
      <w:textAlignment w:val="center"/>
    </w:pPr>
    <w:rPr>
      <w:rFonts w:ascii="Arial" w:eastAsia="Times New Roman" w:hAnsi="Arial" w:cs="Arial"/>
      <w:sz w:val="14"/>
      <w:szCs w:val="14"/>
      <w:lang w:val="en-GB" w:eastAsia="en-GB"/>
    </w:rPr>
  </w:style>
  <w:style w:type="paragraph" w:customStyle="1" w:styleId="xl81">
    <w:name w:val="xl81"/>
    <w:basedOn w:val="Normal"/>
    <w:rsid w:val="00CF5CED"/>
    <w:pPr>
      <w:pBdr>
        <w:top w:val="single" w:sz="4" w:space="0" w:color="000000"/>
        <w:left w:val="single" w:sz="4" w:space="0" w:color="000000"/>
        <w:bottom w:val="single" w:sz="4" w:space="0" w:color="000000"/>
        <w:right w:val="single" w:sz="4" w:space="0" w:color="000000"/>
      </w:pBdr>
      <w:shd w:val="clear" w:color="000000" w:fill="AE9142"/>
      <w:spacing w:before="100" w:beforeAutospacing="1" w:after="100" w:afterAutospacing="1"/>
      <w:ind w:left="0"/>
      <w:jc w:val="left"/>
      <w:textAlignment w:val="center"/>
    </w:pPr>
    <w:rPr>
      <w:rFonts w:ascii="Playfair Display" w:eastAsia="Times New Roman" w:hAnsi="Playfair Display" w:cs="Times New Roman"/>
      <w:color w:val="AE9142"/>
      <w:sz w:val="14"/>
      <w:szCs w:val="14"/>
      <w:lang w:val="en-GB" w:eastAsia="en-GB"/>
    </w:rPr>
  </w:style>
  <w:style w:type="paragraph" w:customStyle="1" w:styleId="xl82">
    <w:name w:val="xl82"/>
    <w:basedOn w:val="Normal"/>
    <w:rsid w:val="00CF5CED"/>
    <w:pPr>
      <w:pBdr>
        <w:top w:val="single" w:sz="4" w:space="0" w:color="000000"/>
        <w:left w:val="single" w:sz="4" w:space="0" w:color="000000"/>
        <w:bottom w:val="single" w:sz="4" w:space="0" w:color="000000"/>
      </w:pBdr>
      <w:shd w:val="clear" w:color="000000" w:fill="AE9142"/>
      <w:spacing w:before="100" w:beforeAutospacing="1" w:after="100" w:afterAutospacing="1"/>
      <w:ind w:left="0"/>
      <w:jc w:val="left"/>
      <w:textAlignment w:val="center"/>
    </w:pPr>
    <w:rPr>
      <w:rFonts w:ascii="Playfair Display" w:eastAsia="Times New Roman" w:hAnsi="Playfair Display" w:cs="Times New Roman"/>
      <w:color w:val="AE9142"/>
      <w:sz w:val="14"/>
      <w:szCs w:val="14"/>
      <w:lang w:val="en-GB" w:eastAsia="en-GB"/>
    </w:rPr>
  </w:style>
  <w:style w:type="paragraph" w:customStyle="1" w:styleId="xl83">
    <w:name w:val="xl83"/>
    <w:basedOn w:val="Normal"/>
    <w:rsid w:val="00CF5CED"/>
    <w:pPr>
      <w:pBdr>
        <w:top w:val="single" w:sz="4" w:space="0" w:color="000000"/>
        <w:left w:val="single" w:sz="4" w:space="0" w:color="000000"/>
        <w:bottom w:val="single" w:sz="4" w:space="0" w:color="000000"/>
        <w:right w:val="single" w:sz="4" w:space="0" w:color="000000"/>
      </w:pBdr>
      <w:shd w:val="clear" w:color="000000" w:fill="AE9142"/>
      <w:spacing w:before="100" w:beforeAutospacing="1" w:after="100" w:afterAutospacing="1"/>
      <w:ind w:left="0"/>
      <w:jc w:val="left"/>
    </w:pPr>
    <w:rPr>
      <w:rFonts w:ascii="Arial" w:eastAsia="Times New Roman" w:hAnsi="Arial" w:cs="Arial"/>
      <w:sz w:val="14"/>
      <w:szCs w:val="14"/>
      <w:lang w:val="en-GB" w:eastAsia="en-GB"/>
    </w:rPr>
  </w:style>
  <w:style w:type="paragraph" w:customStyle="1" w:styleId="xl84">
    <w:name w:val="xl84"/>
    <w:basedOn w:val="Normal"/>
    <w:rsid w:val="00CF5CED"/>
    <w:pPr>
      <w:pBdr>
        <w:top w:val="single" w:sz="4" w:space="0" w:color="000000"/>
        <w:left w:val="single" w:sz="4" w:space="0" w:color="000000"/>
        <w:bottom w:val="single" w:sz="4" w:space="0" w:color="000000"/>
        <w:right w:val="single" w:sz="4" w:space="0" w:color="000000"/>
      </w:pBdr>
      <w:shd w:val="clear" w:color="000000" w:fill="AE9142"/>
      <w:spacing w:before="100" w:beforeAutospacing="1" w:after="100" w:afterAutospacing="1"/>
      <w:ind w:left="0"/>
      <w:jc w:val="center"/>
    </w:pPr>
    <w:rPr>
      <w:rFonts w:ascii="Arial" w:eastAsia="Times New Roman" w:hAnsi="Arial" w:cs="Arial"/>
      <w:sz w:val="14"/>
      <w:szCs w:val="14"/>
      <w:lang w:val="en-GB" w:eastAsia="en-GB"/>
    </w:rPr>
  </w:style>
  <w:style w:type="paragraph" w:customStyle="1" w:styleId="xl85">
    <w:name w:val="xl85"/>
    <w:basedOn w:val="Normal"/>
    <w:rsid w:val="00CF5CED"/>
    <w:pPr>
      <w:pBdr>
        <w:top w:val="single" w:sz="4" w:space="0" w:color="000000"/>
        <w:left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b/>
      <w:bCs/>
      <w:sz w:val="14"/>
      <w:szCs w:val="14"/>
      <w:lang w:val="en-GB" w:eastAsia="en-GB"/>
    </w:rPr>
  </w:style>
  <w:style w:type="paragraph" w:customStyle="1" w:styleId="xl86">
    <w:name w:val="xl86"/>
    <w:basedOn w:val="Normal"/>
    <w:rsid w:val="00CF5CED"/>
    <w:pPr>
      <w:pBdr>
        <w:left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b/>
      <w:bCs/>
      <w:sz w:val="14"/>
      <w:szCs w:val="14"/>
      <w:lang w:val="en-GB" w:eastAsia="en-GB"/>
    </w:rPr>
  </w:style>
  <w:style w:type="paragraph" w:customStyle="1" w:styleId="xl87">
    <w:name w:val="xl87"/>
    <w:basedOn w:val="Normal"/>
    <w:rsid w:val="00CF5CED"/>
    <w:pPr>
      <w:pBdr>
        <w:left w:val="single" w:sz="4" w:space="0" w:color="000000"/>
        <w:bottom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b/>
      <w:bCs/>
      <w:sz w:val="14"/>
      <w:szCs w:val="14"/>
      <w:lang w:val="en-GB" w:eastAsia="en-GB"/>
    </w:rPr>
  </w:style>
  <w:style w:type="paragraph" w:customStyle="1" w:styleId="xl88">
    <w:name w:val="xl88"/>
    <w:basedOn w:val="Normal"/>
    <w:rsid w:val="00CF5CED"/>
    <w:pPr>
      <w:pBdr>
        <w:top w:val="single" w:sz="4" w:space="0" w:color="000000"/>
        <w:left w:val="single" w:sz="4" w:space="0" w:color="000000"/>
        <w:bottom w:val="single" w:sz="4" w:space="0" w:color="000000"/>
      </w:pBdr>
      <w:spacing w:before="100" w:beforeAutospacing="1" w:after="100" w:afterAutospacing="1"/>
      <w:ind w:left="0"/>
      <w:jc w:val="left"/>
      <w:textAlignment w:val="center"/>
    </w:pPr>
    <w:rPr>
      <w:rFonts w:ascii="Playfair Display" w:eastAsia="Times New Roman" w:hAnsi="Playfair Display" w:cs="Times New Roman"/>
      <w:color w:val="AE9142"/>
      <w:sz w:val="14"/>
      <w:szCs w:val="14"/>
      <w:lang w:val="en-GB" w:eastAsia="en-GB"/>
    </w:rPr>
  </w:style>
  <w:style w:type="paragraph" w:customStyle="1" w:styleId="xl89">
    <w:name w:val="xl89"/>
    <w:basedOn w:val="Normal"/>
    <w:rsid w:val="00CF5CED"/>
    <w:pPr>
      <w:pBdr>
        <w:top w:val="single" w:sz="4" w:space="0" w:color="000000"/>
        <w:left w:val="single" w:sz="4" w:space="0" w:color="000000"/>
        <w:bottom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sz w:val="14"/>
      <w:szCs w:val="14"/>
      <w:lang w:val="en-GB" w:eastAsia="en-GB"/>
    </w:rPr>
  </w:style>
  <w:style w:type="paragraph" w:customStyle="1" w:styleId="xl90">
    <w:name w:val="xl90"/>
    <w:basedOn w:val="Normal"/>
    <w:rsid w:val="00CF5CED"/>
    <w:pPr>
      <w:pBdr>
        <w:top w:val="single" w:sz="4" w:space="0" w:color="000000"/>
        <w:left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sz w:val="14"/>
      <w:szCs w:val="14"/>
      <w:lang w:val="en-GB" w:eastAsia="en-GB"/>
    </w:rPr>
  </w:style>
  <w:style w:type="paragraph" w:customStyle="1" w:styleId="xl91">
    <w:name w:val="xl91"/>
    <w:basedOn w:val="Normal"/>
    <w:rsid w:val="00CF5CED"/>
    <w:pPr>
      <w:pBdr>
        <w:left w:val="single" w:sz="4" w:space="0" w:color="000000"/>
        <w:bottom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sz w:val="14"/>
      <w:szCs w:val="14"/>
      <w:lang w:val="en-GB" w:eastAsia="en-GB"/>
    </w:rPr>
  </w:style>
  <w:style w:type="paragraph" w:styleId="BodyTextIndent">
    <w:name w:val="Body Text Indent"/>
    <w:basedOn w:val="Normal"/>
    <w:link w:val="BodyTextIndentChar"/>
    <w:uiPriority w:val="99"/>
    <w:unhideWhenUsed/>
    <w:rsid w:val="00252300"/>
  </w:style>
  <w:style w:type="character" w:customStyle="1" w:styleId="BodyTextIndentChar">
    <w:name w:val="Body Text Indent Char"/>
    <w:basedOn w:val="DefaultParagraphFont"/>
    <w:link w:val="BodyTextIndent"/>
    <w:uiPriority w:val="99"/>
    <w:rsid w:val="00252300"/>
    <w:rPr>
      <w:sz w:val="18"/>
    </w:rPr>
  </w:style>
  <w:style w:type="paragraph" w:styleId="BodyTextIndent2">
    <w:name w:val="Body Text Indent 2"/>
    <w:basedOn w:val="Normal"/>
    <w:link w:val="BodyTextIndent2Char"/>
    <w:uiPriority w:val="99"/>
    <w:unhideWhenUsed/>
    <w:rsid w:val="00AC0451"/>
    <w:pPr>
      <w:spacing w:line="264" w:lineRule="auto"/>
      <w:ind w:left="540"/>
    </w:pPr>
    <w:rPr>
      <w:szCs w:val="18"/>
    </w:rPr>
  </w:style>
  <w:style w:type="character" w:customStyle="1" w:styleId="BodyTextIndent2Char">
    <w:name w:val="Body Text Indent 2 Char"/>
    <w:basedOn w:val="DefaultParagraphFont"/>
    <w:link w:val="BodyTextIndent2"/>
    <w:uiPriority w:val="99"/>
    <w:rsid w:val="00AC0451"/>
    <w:rPr>
      <w:sz w:val="18"/>
      <w:szCs w:val="18"/>
    </w:rPr>
  </w:style>
  <w:style w:type="paragraph" w:styleId="BodyText2">
    <w:name w:val="Body Text 2"/>
    <w:basedOn w:val="Normal"/>
    <w:link w:val="BodyText2Char"/>
    <w:uiPriority w:val="99"/>
    <w:unhideWhenUsed/>
    <w:rsid w:val="00184B50"/>
    <w:pPr>
      <w:spacing w:after="0"/>
      <w:ind w:left="0"/>
      <w:jc w:val="left"/>
    </w:pPr>
    <w:rPr>
      <w:rFonts w:cstheme="minorHAnsi"/>
      <w:szCs w:val="18"/>
    </w:rPr>
  </w:style>
  <w:style w:type="character" w:customStyle="1" w:styleId="BodyText2Char">
    <w:name w:val="Body Text 2 Char"/>
    <w:basedOn w:val="DefaultParagraphFont"/>
    <w:link w:val="BodyText2"/>
    <w:uiPriority w:val="99"/>
    <w:rsid w:val="00184B50"/>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39792">
      <w:bodyDiv w:val="1"/>
      <w:marLeft w:val="0"/>
      <w:marRight w:val="0"/>
      <w:marTop w:val="0"/>
      <w:marBottom w:val="0"/>
      <w:divBdr>
        <w:top w:val="none" w:sz="0" w:space="0" w:color="auto"/>
        <w:left w:val="none" w:sz="0" w:space="0" w:color="auto"/>
        <w:bottom w:val="none" w:sz="0" w:space="0" w:color="auto"/>
        <w:right w:val="none" w:sz="0" w:space="0" w:color="auto"/>
      </w:divBdr>
    </w:div>
    <w:div w:id="137377875">
      <w:bodyDiv w:val="1"/>
      <w:marLeft w:val="0"/>
      <w:marRight w:val="0"/>
      <w:marTop w:val="0"/>
      <w:marBottom w:val="0"/>
      <w:divBdr>
        <w:top w:val="none" w:sz="0" w:space="0" w:color="auto"/>
        <w:left w:val="none" w:sz="0" w:space="0" w:color="auto"/>
        <w:bottom w:val="none" w:sz="0" w:space="0" w:color="auto"/>
        <w:right w:val="none" w:sz="0" w:space="0" w:color="auto"/>
      </w:divBdr>
    </w:div>
    <w:div w:id="173887005">
      <w:bodyDiv w:val="1"/>
      <w:marLeft w:val="0"/>
      <w:marRight w:val="0"/>
      <w:marTop w:val="0"/>
      <w:marBottom w:val="0"/>
      <w:divBdr>
        <w:top w:val="none" w:sz="0" w:space="0" w:color="auto"/>
        <w:left w:val="none" w:sz="0" w:space="0" w:color="auto"/>
        <w:bottom w:val="none" w:sz="0" w:space="0" w:color="auto"/>
        <w:right w:val="none" w:sz="0" w:space="0" w:color="auto"/>
      </w:divBdr>
    </w:div>
    <w:div w:id="304245023">
      <w:bodyDiv w:val="1"/>
      <w:marLeft w:val="0"/>
      <w:marRight w:val="0"/>
      <w:marTop w:val="0"/>
      <w:marBottom w:val="0"/>
      <w:divBdr>
        <w:top w:val="none" w:sz="0" w:space="0" w:color="auto"/>
        <w:left w:val="none" w:sz="0" w:space="0" w:color="auto"/>
        <w:bottom w:val="none" w:sz="0" w:space="0" w:color="auto"/>
        <w:right w:val="none" w:sz="0" w:space="0" w:color="auto"/>
      </w:divBdr>
      <w:divsChild>
        <w:div w:id="1373312996">
          <w:marLeft w:val="0"/>
          <w:marRight w:val="0"/>
          <w:marTop w:val="0"/>
          <w:marBottom w:val="0"/>
          <w:divBdr>
            <w:top w:val="none" w:sz="0" w:space="0" w:color="auto"/>
            <w:left w:val="none" w:sz="0" w:space="0" w:color="auto"/>
            <w:bottom w:val="single" w:sz="6" w:space="0" w:color="EDF0F2"/>
            <w:right w:val="none" w:sz="0" w:space="0" w:color="auto"/>
          </w:divBdr>
          <w:divsChild>
            <w:div w:id="1626547174">
              <w:marLeft w:val="0"/>
              <w:marRight w:val="0"/>
              <w:marTop w:val="0"/>
              <w:marBottom w:val="0"/>
              <w:divBdr>
                <w:top w:val="none" w:sz="0" w:space="0" w:color="auto"/>
                <w:left w:val="none" w:sz="0" w:space="0" w:color="auto"/>
                <w:bottom w:val="none" w:sz="0" w:space="0" w:color="auto"/>
                <w:right w:val="none" w:sz="0" w:space="0" w:color="auto"/>
              </w:divBdr>
              <w:divsChild>
                <w:div w:id="1908304129">
                  <w:marLeft w:val="0"/>
                  <w:marRight w:val="0"/>
                  <w:marTop w:val="0"/>
                  <w:marBottom w:val="0"/>
                  <w:divBdr>
                    <w:top w:val="none" w:sz="0" w:space="0" w:color="auto"/>
                    <w:left w:val="none" w:sz="0" w:space="0" w:color="auto"/>
                    <w:bottom w:val="none" w:sz="0" w:space="0" w:color="auto"/>
                    <w:right w:val="none" w:sz="0" w:space="0" w:color="auto"/>
                  </w:divBdr>
                  <w:divsChild>
                    <w:div w:id="1596745585">
                      <w:marLeft w:val="0"/>
                      <w:marRight w:val="60"/>
                      <w:marTop w:val="0"/>
                      <w:marBottom w:val="0"/>
                      <w:divBdr>
                        <w:top w:val="none" w:sz="0" w:space="0" w:color="auto"/>
                        <w:left w:val="none" w:sz="0" w:space="0" w:color="auto"/>
                        <w:bottom w:val="none" w:sz="0" w:space="0" w:color="auto"/>
                        <w:right w:val="none" w:sz="0" w:space="0" w:color="auto"/>
                      </w:divBdr>
                      <w:divsChild>
                        <w:div w:id="149051158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478708">
          <w:marLeft w:val="0"/>
          <w:marRight w:val="0"/>
          <w:marTop w:val="0"/>
          <w:marBottom w:val="0"/>
          <w:divBdr>
            <w:top w:val="none" w:sz="0" w:space="0" w:color="auto"/>
            <w:left w:val="none" w:sz="0" w:space="0" w:color="auto"/>
            <w:bottom w:val="single" w:sz="6" w:space="0" w:color="EDF0F2"/>
            <w:right w:val="none" w:sz="0" w:space="0" w:color="auto"/>
          </w:divBdr>
          <w:divsChild>
            <w:div w:id="1614434491">
              <w:marLeft w:val="0"/>
              <w:marRight w:val="0"/>
              <w:marTop w:val="0"/>
              <w:marBottom w:val="0"/>
              <w:divBdr>
                <w:top w:val="none" w:sz="0" w:space="0" w:color="auto"/>
                <w:left w:val="none" w:sz="0" w:space="0" w:color="auto"/>
                <w:bottom w:val="none" w:sz="0" w:space="0" w:color="auto"/>
                <w:right w:val="none" w:sz="0" w:space="0" w:color="auto"/>
              </w:divBdr>
              <w:divsChild>
                <w:div w:id="1288512060">
                  <w:marLeft w:val="0"/>
                  <w:marRight w:val="0"/>
                  <w:marTop w:val="0"/>
                  <w:marBottom w:val="0"/>
                  <w:divBdr>
                    <w:top w:val="none" w:sz="0" w:space="0" w:color="auto"/>
                    <w:left w:val="none" w:sz="0" w:space="0" w:color="auto"/>
                    <w:bottom w:val="none" w:sz="0" w:space="0" w:color="auto"/>
                    <w:right w:val="none" w:sz="0" w:space="0" w:color="auto"/>
                  </w:divBdr>
                  <w:divsChild>
                    <w:div w:id="1383020523">
                      <w:marLeft w:val="0"/>
                      <w:marRight w:val="60"/>
                      <w:marTop w:val="0"/>
                      <w:marBottom w:val="0"/>
                      <w:divBdr>
                        <w:top w:val="none" w:sz="0" w:space="0" w:color="auto"/>
                        <w:left w:val="none" w:sz="0" w:space="0" w:color="auto"/>
                        <w:bottom w:val="none" w:sz="0" w:space="0" w:color="auto"/>
                        <w:right w:val="none" w:sz="0" w:space="0" w:color="auto"/>
                      </w:divBdr>
                      <w:divsChild>
                        <w:div w:id="55720372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115189">
          <w:marLeft w:val="0"/>
          <w:marRight w:val="0"/>
          <w:marTop w:val="0"/>
          <w:marBottom w:val="0"/>
          <w:divBdr>
            <w:top w:val="none" w:sz="0" w:space="0" w:color="auto"/>
            <w:left w:val="none" w:sz="0" w:space="0" w:color="auto"/>
            <w:bottom w:val="single" w:sz="6" w:space="0" w:color="EDF0F2"/>
            <w:right w:val="none" w:sz="0" w:space="0" w:color="auto"/>
          </w:divBdr>
          <w:divsChild>
            <w:div w:id="907691460">
              <w:marLeft w:val="0"/>
              <w:marRight w:val="0"/>
              <w:marTop w:val="0"/>
              <w:marBottom w:val="0"/>
              <w:divBdr>
                <w:top w:val="none" w:sz="0" w:space="0" w:color="auto"/>
                <w:left w:val="none" w:sz="0" w:space="0" w:color="auto"/>
                <w:bottom w:val="none" w:sz="0" w:space="0" w:color="auto"/>
                <w:right w:val="none" w:sz="0" w:space="0" w:color="auto"/>
              </w:divBdr>
              <w:divsChild>
                <w:div w:id="663901245">
                  <w:marLeft w:val="0"/>
                  <w:marRight w:val="0"/>
                  <w:marTop w:val="0"/>
                  <w:marBottom w:val="0"/>
                  <w:divBdr>
                    <w:top w:val="none" w:sz="0" w:space="0" w:color="auto"/>
                    <w:left w:val="none" w:sz="0" w:space="0" w:color="auto"/>
                    <w:bottom w:val="none" w:sz="0" w:space="0" w:color="auto"/>
                    <w:right w:val="none" w:sz="0" w:space="0" w:color="auto"/>
                  </w:divBdr>
                  <w:divsChild>
                    <w:div w:id="1737168672">
                      <w:marLeft w:val="0"/>
                      <w:marRight w:val="60"/>
                      <w:marTop w:val="0"/>
                      <w:marBottom w:val="0"/>
                      <w:divBdr>
                        <w:top w:val="none" w:sz="0" w:space="0" w:color="auto"/>
                        <w:left w:val="none" w:sz="0" w:space="0" w:color="auto"/>
                        <w:bottom w:val="none" w:sz="0" w:space="0" w:color="auto"/>
                        <w:right w:val="none" w:sz="0" w:space="0" w:color="auto"/>
                      </w:divBdr>
                      <w:divsChild>
                        <w:div w:id="189597091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850412">
          <w:marLeft w:val="0"/>
          <w:marRight w:val="0"/>
          <w:marTop w:val="0"/>
          <w:marBottom w:val="0"/>
          <w:divBdr>
            <w:top w:val="none" w:sz="0" w:space="0" w:color="auto"/>
            <w:left w:val="none" w:sz="0" w:space="0" w:color="auto"/>
            <w:bottom w:val="single" w:sz="6" w:space="0" w:color="EDF0F2"/>
            <w:right w:val="none" w:sz="0" w:space="0" w:color="auto"/>
          </w:divBdr>
          <w:divsChild>
            <w:div w:id="321393777">
              <w:marLeft w:val="0"/>
              <w:marRight w:val="0"/>
              <w:marTop w:val="0"/>
              <w:marBottom w:val="0"/>
              <w:divBdr>
                <w:top w:val="none" w:sz="0" w:space="0" w:color="auto"/>
                <w:left w:val="none" w:sz="0" w:space="0" w:color="auto"/>
                <w:bottom w:val="none" w:sz="0" w:space="0" w:color="auto"/>
                <w:right w:val="none" w:sz="0" w:space="0" w:color="auto"/>
              </w:divBdr>
              <w:divsChild>
                <w:div w:id="246430504">
                  <w:marLeft w:val="0"/>
                  <w:marRight w:val="0"/>
                  <w:marTop w:val="0"/>
                  <w:marBottom w:val="0"/>
                  <w:divBdr>
                    <w:top w:val="none" w:sz="0" w:space="0" w:color="auto"/>
                    <w:left w:val="none" w:sz="0" w:space="0" w:color="auto"/>
                    <w:bottom w:val="none" w:sz="0" w:space="0" w:color="auto"/>
                    <w:right w:val="none" w:sz="0" w:space="0" w:color="auto"/>
                  </w:divBdr>
                  <w:divsChild>
                    <w:div w:id="2038461068">
                      <w:marLeft w:val="0"/>
                      <w:marRight w:val="60"/>
                      <w:marTop w:val="0"/>
                      <w:marBottom w:val="0"/>
                      <w:divBdr>
                        <w:top w:val="none" w:sz="0" w:space="0" w:color="auto"/>
                        <w:left w:val="none" w:sz="0" w:space="0" w:color="auto"/>
                        <w:bottom w:val="none" w:sz="0" w:space="0" w:color="auto"/>
                        <w:right w:val="none" w:sz="0" w:space="0" w:color="auto"/>
                      </w:divBdr>
                      <w:divsChild>
                        <w:div w:id="49900735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800803">
          <w:marLeft w:val="0"/>
          <w:marRight w:val="0"/>
          <w:marTop w:val="0"/>
          <w:marBottom w:val="0"/>
          <w:divBdr>
            <w:top w:val="none" w:sz="0" w:space="0" w:color="auto"/>
            <w:left w:val="none" w:sz="0" w:space="0" w:color="auto"/>
            <w:bottom w:val="single" w:sz="6" w:space="0" w:color="EDF0F2"/>
            <w:right w:val="none" w:sz="0" w:space="0" w:color="auto"/>
          </w:divBdr>
          <w:divsChild>
            <w:div w:id="969897398">
              <w:marLeft w:val="0"/>
              <w:marRight w:val="0"/>
              <w:marTop w:val="0"/>
              <w:marBottom w:val="0"/>
              <w:divBdr>
                <w:top w:val="none" w:sz="0" w:space="0" w:color="auto"/>
                <w:left w:val="none" w:sz="0" w:space="0" w:color="auto"/>
                <w:bottom w:val="none" w:sz="0" w:space="0" w:color="auto"/>
                <w:right w:val="none" w:sz="0" w:space="0" w:color="auto"/>
              </w:divBdr>
              <w:divsChild>
                <w:div w:id="902837113">
                  <w:marLeft w:val="0"/>
                  <w:marRight w:val="0"/>
                  <w:marTop w:val="0"/>
                  <w:marBottom w:val="0"/>
                  <w:divBdr>
                    <w:top w:val="none" w:sz="0" w:space="0" w:color="auto"/>
                    <w:left w:val="none" w:sz="0" w:space="0" w:color="auto"/>
                    <w:bottom w:val="none" w:sz="0" w:space="0" w:color="auto"/>
                    <w:right w:val="none" w:sz="0" w:space="0" w:color="auto"/>
                  </w:divBdr>
                  <w:divsChild>
                    <w:div w:id="888955452">
                      <w:marLeft w:val="0"/>
                      <w:marRight w:val="60"/>
                      <w:marTop w:val="0"/>
                      <w:marBottom w:val="0"/>
                      <w:divBdr>
                        <w:top w:val="none" w:sz="0" w:space="0" w:color="auto"/>
                        <w:left w:val="none" w:sz="0" w:space="0" w:color="auto"/>
                        <w:bottom w:val="none" w:sz="0" w:space="0" w:color="auto"/>
                        <w:right w:val="none" w:sz="0" w:space="0" w:color="auto"/>
                      </w:divBdr>
                      <w:divsChild>
                        <w:div w:id="99958016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550875">
          <w:marLeft w:val="0"/>
          <w:marRight w:val="0"/>
          <w:marTop w:val="0"/>
          <w:marBottom w:val="0"/>
          <w:divBdr>
            <w:top w:val="none" w:sz="0" w:space="0" w:color="auto"/>
            <w:left w:val="none" w:sz="0" w:space="0" w:color="auto"/>
            <w:bottom w:val="single" w:sz="6" w:space="0" w:color="EDF0F2"/>
            <w:right w:val="none" w:sz="0" w:space="0" w:color="auto"/>
          </w:divBdr>
          <w:divsChild>
            <w:div w:id="1653022000">
              <w:marLeft w:val="0"/>
              <w:marRight w:val="0"/>
              <w:marTop w:val="0"/>
              <w:marBottom w:val="0"/>
              <w:divBdr>
                <w:top w:val="none" w:sz="0" w:space="0" w:color="auto"/>
                <w:left w:val="none" w:sz="0" w:space="0" w:color="auto"/>
                <w:bottom w:val="none" w:sz="0" w:space="0" w:color="auto"/>
                <w:right w:val="none" w:sz="0" w:space="0" w:color="auto"/>
              </w:divBdr>
              <w:divsChild>
                <w:div w:id="1425227236">
                  <w:marLeft w:val="0"/>
                  <w:marRight w:val="0"/>
                  <w:marTop w:val="0"/>
                  <w:marBottom w:val="0"/>
                  <w:divBdr>
                    <w:top w:val="none" w:sz="0" w:space="0" w:color="auto"/>
                    <w:left w:val="none" w:sz="0" w:space="0" w:color="auto"/>
                    <w:bottom w:val="none" w:sz="0" w:space="0" w:color="auto"/>
                    <w:right w:val="none" w:sz="0" w:space="0" w:color="auto"/>
                  </w:divBdr>
                  <w:divsChild>
                    <w:div w:id="605694087">
                      <w:marLeft w:val="0"/>
                      <w:marRight w:val="60"/>
                      <w:marTop w:val="0"/>
                      <w:marBottom w:val="0"/>
                      <w:divBdr>
                        <w:top w:val="none" w:sz="0" w:space="0" w:color="auto"/>
                        <w:left w:val="none" w:sz="0" w:space="0" w:color="auto"/>
                        <w:bottom w:val="none" w:sz="0" w:space="0" w:color="auto"/>
                        <w:right w:val="none" w:sz="0" w:space="0" w:color="auto"/>
                      </w:divBdr>
                      <w:divsChild>
                        <w:div w:id="61587432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406460">
      <w:bodyDiv w:val="1"/>
      <w:marLeft w:val="0"/>
      <w:marRight w:val="0"/>
      <w:marTop w:val="0"/>
      <w:marBottom w:val="0"/>
      <w:divBdr>
        <w:top w:val="none" w:sz="0" w:space="0" w:color="auto"/>
        <w:left w:val="none" w:sz="0" w:space="0" w:color="auto"/>
        <w:bottom w:val="none" w:sz="0" w:space="0" w:color="auto"/>
        <w:right w:val="none" w:sz="0" w:space="0" w:color="auto"/>
      </w:divBdr>
    </w:div>
    <w:div w:id="504711036">
      <w:bodyDiv w:val="1"/>
      <w:marLeft w:val="0"/>
      <w:marRight w:val="0"/>
      <w:marTop w:val="0"/>
      <w:marBottom w:val="0"/>
      <w:divBdr>
        <w:top w:val="none" w:sz="0" w:space="0" w:color="auto"/>
        <w:left w:val="none" w:sz="0" w:space="0" w:color="auto"/>
        <w:bottom w:val="none" w:sz="0" w:space="0" w:color="auto"/>
        <w:right w:val="none" w:sz="0" w:space="0" w:color="auto"/>
      </w:divBdr>
    </w:div>
    <w:div w:id="577205062">
      <w:bodyDiv w:val="1"/>
      <w:marLeft w:val="0"/>
      <w:marRight w:val="0"/>
      <w:marTop w:val="0"/>
      <w:marBottom w:val="0"/>
      <w:divBdr>
        <w:top w:val="none" w:sz="0" w:space="0" w:color="auto"/>
        <w:left w:val="none" w:sz="0" w:space="0" w:color="auto"/>
        <w:bottom w:val="none" w:sz="0" w:space="0" w:color="auto"/>
        <w:right w:val="none" w:sz="0" w:space="0" w:color="auto"/>
      </w:divBdr>
    </w:div>
    <w:div w:id="588000843">
      <w:bodyDiv w:val="1"/>
      <w:marLeft w:val="0"/>
      <w:marRight w:val="0"/>
      <w:marTop w:val="0"/>
      <w:marBottom w:val="0"/>
      <w:divBdr>
        <w:top w:val="none" w:sz="0" w:space="0" w:color="auto"/>
        <w:left w:val="none" w:sz="0" w:space="0" w:color="auto"/>
        <w:bottom w:val="none" w:sz="0" w:space="0" w:color="auto"/>
        <w:right w:val="none" w:sz="0" w:space="0" w:color="auto"/>
      </w:divBdr>
    </w:div>
    <w:div w:id="671185618">
      <w:bodyDiv w:val="1"/>
      <w:marLeft w:val="0"/>
      <w:marRight w:val="0"/>
      <w:marTop w:val="0"/>
      <w:marBottom w:val="0"/>
      <w:divBdr>
        <w:top w:val="none" w:sz="0" w:space="0" w:color="auto"/>
        <w:left w:val="none" w:sz="0" w:space="0" w:color="auto"/>
        <w:bottom w:val="none" w:sz="0" w:space="0" w:color="auto"/>
        <w:right w:val="none" w:sz="0" w:space="0" w:color="auto"/>
      </w:divBdr>
    </w:div>
    <w:div w:id="743793013">
      <w:bodyDiv w:val="1"/>
      <w:marLeft w:val="0"/>
      <w:marRight w:val="0"/>
      <w:marTop w:val="0"/>
      <w:marBottom w:val="0"/>
      <w:divBdr>
        <w:top w:val="none" w:sz="0" w:space="0" w:color="auto"/>
        <w:left w:val="none" w:sz="0" w:space="0" w:color="auto"/>
        <w:bottom w:val="none" w:sz="0" w:space="0" w:color="auto"/>
        <w:right w:val="none" w:sz="0" w:space="0" w:color="auto"/>
      </w:divBdr>
    </w:div>
    <w:div w:id="804591198">
      <w:bodyDiv w:val="1"/>
      <w:marLeft w:val="0"/>
      <w:marRight w:val="0"/>
      <w:marTop w:val="0"/>
      <w:marBottom w:val="0"/>
      <w:divBdr>
        <w:top w:val="none" w:sz="0" w:space="0" w:color="auto"/>
        <w:left w:val="none" w:sz="0" w:space="0" w:color="auto"/>
        <w:bottom w:val="none" w:sz="0" w:space="0" w:color="auto"/>
        <w:right w:val="none" w:sz="0" w:space="0" w:color="auto"/>
      </w:divBdr>
    </w:div>
    <w:div w:id="888999928">
      <w:bodyDiv w:val="1"/>
      <w:marLeft w:val="0"/>
      <w:marRight w:val="0"/>
      <w:marTop w:val="0"/>
      <w:marBottom w:val="0"/>
      <w:divBdr>
        <w:top w:val="none" w:sz="0" w:space="0" w:color="auto"/>
        <w:left w:val="none" w:sz="0" w:space="0" w:color="auto"/>
        <w:bottom w:val="none" w:sz="0" w:space="0" w:color="auto"/>
        <w:right w:val="none" w:sz="0" w:space="0" w:color="auto"/>
      </w:divBdr>
    </w:div>
    <w:div w:id="976835525">
      <w:bodyDiv w:val="1"/>
      <w:marLeft w:val="0"/>
      <w:marRight w:val="0"/>
      <w:marTop w:val="0"/>
      <w:marBottom w:val="0"/>
      <w:divBdr>
        <w:top w:val="none" w:sz="0" w:space="0" w:color="auto"/>
        <w:left w:val="none" w:sz="0" w:space="0" w:color="auto"/>
        <w:bottom w:val="none" w:sz="0" w:space="0" w:color="auto"/>
        <w:right w:val="none" w:sz="0" w:space="0" w:color="auto"/>
      </w:divBdr>
      <w:divsChild>
        <w:div w:id="2134130670">
          <w:marLeft w:val="0"/>
          <w:marRight w:val="0"/>
          <w:marTop w:val="0"/>
          <w:marBottom w:val="0"/>
          <w:divBdr>
            <w:top w:val="none" w:sz="0" w:space="0" w:color="auto"/>
            <w:left w:val="none" w:sz="0" w:space="0" w:color="auto"/>
            <w:bottom w:val="none" w:sz="0" w:space="0" w:color="auto"/>
            <w:right w:val="none" w:sz="0" w:space="0" w:color="auto"/>
          </w:divBdr>
        </w:div>
      </w:divsChild>
    </w:div>
    <w:div w:id="1015886542">
      <w:bodyDiv w:val="1"/>
      <w:marLeft w:val="0"/>
      <w:marRight w:val="0"/>
      <w:marTop w:val="0"/>
      <w:marBottom w:val="0"/>
      <w:divBdr>
        <w:top w:val="none" w:sz="0" w:space="0" w:color="auto"/>
        <w:left w:val="none" w:sz="0" w:space="0" w:color="auto"/>
        <w:bottom w:val="none" w:sz="0" w:space="0" w:color="auto"/>
        <w:right w:val="none" w:sz="0" w:space="0" w:color="auto"/>
      </w:divBdr>
    </w:div>
    <w:div w:id="1126121217">
      <w:bodyDiv w:val="1"/>
      <w:marLeft w:val="0"/>
      <w:marRight w:val="0"/>
      <w:marTop w:val="0"/>
      <w:marBottom w:val="0"/>
      <w:divBdr>
        <w:top w:val="none" w:sz="0" w:space="0" w:color="auto"/>
        <w:left w:val="none" w:sz="0" w:space="0" w:color="auto"/>
        <w:bottom w:val="none" w:sz="0" w:space="0" w:color="auto"/>
        <w:right w:val="none" w:sz="0" w:space="0" w:color="auto"/>
      </w:divBdr>
    </w:div>
    <w:div w:id="1145319782">
      <w:bodyDiv w:val="1"/>
      <w:marLeft w:val="0"/>
      <w:marRight w:val="0"/>
      <w:marTop w:val="0"/>
      <w:marBottom w:val="0"/>
      <w:divBdr>
        <w:top w:val="none" w:sz="0" w:space="0" w:color="auto"/>
        <w:left w:val="none" w:sz="0" w:space="0" w:color="auto"/>
        <w:bottom w:val="none" w:sz="0" w:space="0" w:color="auto"/>
        <w:right w:val="none" w:sz="0" w:space="0" w:color="auto"/>
      </w:divBdr>
    </w:div>
    <w:div w:id="1193810979">
      <w:bodyDiv w:val="1"/>
      <w:marLeft w:val="0"/>
      <w:marRight w:val="0"/>
      <w:marTop w:val="0"/>
      <w:marBottom w:val="0"/>
      <w:divBdr>
        <w:top w:val="none" w:sz="0" w:space="0" w:color="auto"/>
        <w:left w:val="none" w:sz="0" w:space="0" w:color="auto"/>
        <w:bottom w:val="none" w:sz="0" w:space="0" w:color="auto"/>
        <w:right w:val="none" w:sz="0" w:space="0" w:color="auto"/>
      </w:divBdr>
      <w:divsChild>
        <w:div w:id="658458561">
          <w:marLeft w:val="0"/>
          <w:marRight w:val="0"/>
          <w:marTop w:val="0"/>
          <w:marBottom w:val="0"/>
          <w:divBdr>
            <w:top w:val="none" w:sz="0" w:space="0" w:color="auto"/>
            <w:left w:val="none" w:sz="0" w:space="0" w:color="auto"/>
            <w:bottom w:val="none" w:sz="0" w:space="0" w:color="auto"/>
            <w:right w:val="none" w:sz="0" w:space="0" w:color="auto"/>
          </w:divBdr>
        </w:div>
      </w:divsChild>
    </w:div>
    <w:div w:id="1199583986">
      <w:bodyDiv w:val="1"/>
      <w:marLeft w:val="0"/>
      <w:marRight w:val="0"/>
      <w:marTop w:val="0"/>
      <w:marBottom w:val="0"/>
      <w:divBdr>
        <w:top w:val="none" w:sz="0" w:space="0" w:color="auto"/>
        <w:left w:val="none" w:sz="0" w:space="0" w:color="auto"/>
        <w:bottom w:val="none" w:sz="0" w:space="0" w:color="auto"/>
        <w:right w:val="none" w:sz="0" w:space="0" w:color="auto"/>
      </w:divBdr>
    </w:div>
    <w:div w:id="1204903713">
      <w:bodyDiv w:val="1"/>
      <w:marLeft w:val="0"/>
      <w:marRight w:val="0"/>
      <w:marTop w:val="0"/>
      <w:marBottom w:val="0"/>
      <w:divBdr>
        <w:top w:val="none" w:sz="0" w:space="0" w:color="auto"/>
        <w:left w:val="none" w:sz="0" w:space="0" w:color="auto"/>
        <w:bottom w:val="none" w:sz="0" w:space="0" w:color="auto"/>
        <w:right w:val="none" w:sz="0" w:space="0" w:color="auto"/>
      </w:divBdr>
    </w:div>
    <w:div w:id="1255164943">
      <w:bodyDiv w:val="1"/>
      <w:marLeft w:val="0"/>
      <w:marRight w:val="0"/>
      <w:marTop w:val="0"/>
      <w:marBottom w:val="0"/>
      <w:divBdr>
        <w:top w:val="none" w:sz="0" w:space="0" w:color="auto"/>
        <w:left w:val="none" w:sz="0" w:space="0" w:color="auto"/>
        <w:bottom w:val="none" w:sz="0" w:space="0" w:color="auto"/>
        <w:right w:val="none" w:sz="0" w:space="0" w:color="auto"/>
      </w:divBdr>
    </w:div>
    <w:div w:id="1291593655">
      <w:bodyDiv w:val="1"/>
      <w:marLeft w:val="0"/>
      <w:marRight w:val="0"/>
      <w:marTop w:val="0"/>
      <w:marBottom w:val="0"/>
      <w:divBdr>
        <w:top w:val="none" w:sz="0" w:space="0" w:color="auto"/>
        <w:left w:val="none" w:sz="0" w:space="0" w:color="auto"/>
        <w:bottom w:val="none" w:sz="0" w:space="0" w:color="auto"/>
        <w:right w:val="none" w:sz="0" w:space="0" w:color="auto"/>
      </w:divBdr>
    </w:div>
    <w:div w:id="1294821860">
      <w:bodyDiv w:val="1"/>
      <w:marLeft w:val="0"/>
      <w:marRight w:val="0"/>
      <w:marTop w:val="0"/>
      <w:marBottom w:val="0"/>
      <w:divBdr>
        <w:top w:val="none" w:sz="0" w:space="0" w:color="auto"/>
        <w:left w:val="none" w:sz="0" w:space="0" w:color="auto"/>
        <w:bottom w:val="none" w:sz="0" w:space="0" w:color="auto"/>
        <w:right w:val="none" w:sz="0" w:space="0" w:color="auto"/>
      </w:divBdr>
    </w:div>
    <w:div w:id="1311329590">
      <w:bodyDiv w:val="1"/>
      <w:marLeft w:val="0"/>
      <w:marRight w:val="0"/>
      <w:marTop w:val="0"/>
      <w:marBottom w:val="0"/>
      <w:divBdr>
        <w:top w:val="none" w:sz="0" w:space="0" w:color="auto"/>
        <w:left w:val="none" w:sz="0" w:space="0" w:color="auto"/>
        <w:bottom w:val="none" w:sz="0" w:space="0" w:color="auto"/>
        <w:right w:val="none" w:sz="0" w:space="0" w:color="auto"/>
      </w:divBdr>
    </w:div>
    <w:div w:id="1375547451">
      <w:bodyDiv w:val="1"/>
      <w:marLeft w:val="0"/>
      <w:marRight w:val="0"/>
      <w:marTop w:val="0"/>
      <w:marBottom w:val="0"/>
      <w:divBdr>
        <w:top w:val="none" w:sz="0" w:space="0" w:color="auto"/>
        <w:left w:val="none" w:sz="0" w:space="0" w:color="auto"/>
        <w:bottom w:val="none" w:sz="0" w:space="0" w:color="auto"/>
        <w:right w:val="none" w:sz="0" w:space="0" w:color="auto"/>
      </w:divBdr>
    </w:div>
    <w:div w:id="1398017875">
      <w:bodyDiv w:val="1"/>
      <w:marLeft w:val="0"/>
      <w:marRight w:val="0"/>
      <w:marTop w:val="0"/>
      <w:marBottom w:val="0"/>
      <w:divBdr>
        <w:top w:val="none" w:sz="0" w:space="0" w:color="auto"/>
        <w:left w:val="none" w:sz="0" w:space="0" w:color="auto"/>
        <w:bottom w:val="none" w:sz="0" w:space="0" w:color="auto"/>
        <w:right w:val="none" w:sz="0" w:space="0" w:color="auto"/>
      </w:divBdr>
    </w:div>
    <w:div w:id="1607689435">
      <w:bodyDiv w:val="1"/>
      <w:marLeft w:val="0"/>
      <w:marRight w:val="0"/>
      <w:marTop w:val="0"/>
      <w:marBottom w:val="0"/>
      <w:divBdr>
        <w:top w:val="none" w:sz="0" w:space="0" w:color="auto"/>
        <w:left w:val="none" w:sz="0" w:space="0" w:color="auto"/>
        <w:bottom w:val="none" w:sz="0" w:space="0" w:color="auto"/>
        <w:right w:val="none" w:sz="0" w:space="0" w:color="auto"/>
      </w:divBdr>
      <w:divsChild>
        <w:div w:id="160857331">
          <w:marLeft w:val="0"/>
          <w:marRight w:val="0"/>
          <w:marTop w:val="0"/>
          <w:marBottom w:val="0"/>
          <w:divBdr>
            <w:top w:val="none" w:sz="0" w:space="0" w:color="auto"/>
            <w:left w:val="none" w:sz="0" w:space="0" w:color="auto"/>
            <w:bottom w:val="none" w:sz="0" w:space="0" w:color="auto"/>
            <w:right w:val="none" w:sz="0" w:space="0" w:color="auto"/>
          </w:divBdr>
          <w:divsChild>
            <w:div w:id="654604330">
              <w:marLeft w:val="0"/>
              <w:marRight w:val="0"/>
              <w:marTop w:val="0"/>
              <w:marBottom w:val="0"/>
              <w:divBdr>
                <w:top w:val="none" w:sz="0" w:space="0" w:color="auto"/>
                <w:left w:val="none" w:sz="0" w:space="0" w:color="auto"/>
                <w:bottom w:val="none" w:sz="0" w:space="0" w:color="auto"/>
                <w:right w:val="none" w:sz="0" w:space="0" w:color="auto"/>
              </w:divBdr>
              <w:divsChild>
                <w:div w:id="75936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894975">
      <w:bodyDiv w:val="1"/>
      <w:marLeft w:val="0"/>
      <w:marRight w:val="0"/>
      <w:marTop w:val="0"/>
      <w:marBottom w:val="0"/>
      <w:divBdr>
        <w:top w:val="none" w:sz="0" w:space="0" w:color="auto"/>
        <w:left w:val="none" w:sz="0" w:space="0" w:color="auto"/>
        <w:bottom w:val="none" w:sz="0" w:space="0" w:color="auto"/>
        <w:right w:val="none" w:sz="0" w:space="0" w:color="auto"/>
      </w:divBdr>
    </w:div>
    <w:div w:id="1744059126">
      <w:bodyDiv w:val="1"/>
      <w:marLeft w:val="0"/>
      <w:marRight w:val="0"/>
      <w:marTop w:val="0"/>
      <w:marBottom w:val="0"/>
      <w:divBdr>
        <w:top w:val="none" w:sz="0" w:space="0" w:color="auto"/>
        <w:left w:val="none" w:sz="0" w:space="0" w:color="auto"/>
        <w:bottom w:val="none" w:sz="0" w:space="0" w:color="auto"/>
        <w:right w:val="none" w:sz="0" w:space="0" w:color="auto"/>
      </w:divBdr>
    </w:div>
    <w:div w:id="1749770895">
      <w:bodyDiv w:val="1"/>
      <w:marLeft w:val="0"/>
      <w:marRight w:val="0"/>
      <w:marTop w:val="0"/>
      <w:marBottom w:val="0"/>
      <w:divBdr>
        <w:top w:val="none" w:sz="0" w:space="0" w:color="auto"/>
        <w:left w:val="none" w:sz="0" w:space="0" w:color="auto"/>
        <w:bottom w:val="none" w:sz="0" w:space="0" w:color="auto"/>
        <w:right w:val="none" w:sz="0" w:space="0" w:color="auto"/>
      </w:divBdr>
    </w:div>
    <w:div w:id="1770736824">
      <w:bodyDiv w:val="1"/>
      <w:marLeft w:val="0"/>
      <w:marRight w:val="0"/>
      <w:marTop w:val="0"/>
      <w:marBottom w:val="0"/>
      <w:divBdr>
        <w:top w:val="none" w:sz="0" w:space="0" w:color="auto"/>
        <w:left w:val="none" w:sz="0" w:space="0" w:color="auto"/>
        <w:bottom w:val="none" w:sz="0" w:space="0" w:color="auto"/>
        <w:right w:val="none" w:sz="0" w:space="0" w:color="auto"/>
      </w:divBdr>
    </w:div>
    <w:div w:id="1954554049">
      <w:bodyDiv w:val="1"/>
      <w:marLeft w:val="0"/>
      <w:marRight w:val="0"/>
      <w:marTop w:val="0"/>
      <w:marBottom w:val="0"/>
      <w:divBdr>
        <w:top w:val="none" w:sz="0" w:space="0" w:color="auto"/>
        <w:left w:val="none" w:sz="0" w:space="0" w:color="auto"/>
        <w:bottom w:val="none" w:sz="0" w:space="0" w:color="auto"/>
        <w:right w:val="none" w:sz="0" w:space="0" w:color="auto"/>
      </w:divBdr>
    </w:div>
    <w:div w:id="2026249872">
      <w:bodyDiv w:val="1"/>
      <w:marLeft w:val="0"/>
      <w:marRight w:val="0"/>
      <w:marTop w:val="0"/>
      <w:marBottom w:val="0"/>
      <w:divBdr>
        <w:top w:val="none" w:sz="0" w:space="0" w:color="auto"/>
        <w:left w:val="none" w:sz="0" w:space="0" w:color="auto"/>
        <w:bottom w:val="none" w:sz="0" w:space="0" w:color="auto"/>
        <w:right w:val="none" w:sz="0" w:space="0" w:color="auto"/>
      </w:divBdr>
    </w:div>
    <w:div w:id="2090225473">
      <w:bodyDiv w:val="1"/>
      <w:marLeft w:val="0"/>
      <w:marRight w:val="0"/>
      <w:marTop w:val="0"/>
      <w:marBottom w:val="0"/>
      <w:divBdr>
        <w:top w:val="none" w:sz="0" w:space="0" w:color="auto"/>
        <w:left w:val="none" w:sz="0" w:space="0" w:color="auto"/>
        <w:bottom w:val="none" w:sz="0" w:space="0" w:color="auto"/>
        <w:right w:val="none" w:sz="0" w:space="0" w:color="auto"/>
      </w:divBdr>
    </w:div>
    <w:div w:id="213733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riboeriu@fosterandpartners.com" TargetMode="External"/><Relationship Id="rId18" Type="http://schemas.openxmlformats.org/officeDocument/2006/relationships/hyperlink" Target="mailto:riboeriu@fosterandpartners.com" TargetMode="External"/><Relationship Id="rId26" Type="http://schemas.openxmlformats.org/officeDocument/2006/relationships/hyperlink" Target="mailto:Ahmad.elmani@keoic.com" TargetMode="External"/><Relationship Id="rId39" Type="http://schemas.openxmlformats.org/officeDocument/2006/relationships/image" Target="media/image13.png"/><Relationship Id="rId21" Type="http://schemas.openxmlformats.org/officeDocument/2006/relationships/header" Target="header1.xm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hyperlink" Target="https://knowledge.autodesk.com/support/bim-360/learn-explore/caas/CloudHelp/cloudhelp/ENU/BIM360D-Design-Collaboration/files/to-work-with-the-timeline/GUID-A545796C-2A29-4711-B5A2-91BCA65B0DB8-html.html" TargetMode="External"/><Relationship Id="rId50"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riboeriu@fosterandpartners.com" TargetMode="External"/><Relationship Id="rId29" Type="http://schemas.microsoft.com/office/2011/relationships/commentsExtended" Target="commentsExtended.xml"/><Relationship Id="rId11" Type="http://schemas.openxmlformats.org/officeDocument/2006/relationships/hyperlink" Target="mailto:riboeriu@fosterandpartners.com" TargetMode="External"/><Relationship Id="rId24" Type="http://schemas.openxmlformats.org/officeDocument/2006/relationships/hyperlink" Target="mailto:Ahmad.elmani@keoic.com" TargetMode="External"/><Relationship Id="rId32" Type="http://schemas.openxmlformats.org/officeDocument/2006/relationships/image" Target="media/image6.jpe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hyperlink" Target="https://knowledge.autodesk.com/support/bim-360/learn-explore/caas/CloudHelp/cloudhelp/ENU/BIM360D-Design-Collaboration/files/to-work-with-the-timeline/GUID-A545796C-2A29-4711-B5A2-91BCA65B0DB8-html.html" TargetMode="External"/><Relationship Id="rId53" Type="http://schemas.microsoft.com/office/2018/08/relationships/commentsExtensible" Target="commentsExtensi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1.png"/><Relationship Id="rId31" Type="http://schemas.openxmlformats.org/officeDocument/2006/relationships/image" Target="media/image5.jpg"/><Relationship Id="rId44" Type="http://schemas.openxmlformats.org/officeDocument/2006/relationships/hyperlink" Target="https://knowledge.autodesk.com/support/bim-360/learn-explore/caas/CloudHelp/cloudhelp/ENU/BIM360D-Design-Collaboration/files/BIM360D-Design-Collaboration-about-uploading-models-from-revit-html-html.html"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iboeriu@fosterandpartners.com" TargetMode="External"/><Relationship Id="rId22" Type="http://schemas.openxmlformats.org/officeDocument/2006/relationships/footer" Target="footer1.xml"/><Relationship Id="rId27" Type="http://schemas.openxmlformats.org/officeDocument/2006/relationships/hyperlink" Target="mailto:Tiago.Caldeira@keoic.com" TargetMode="External"/><Relationship Id="rId30" Type="http://schemas.openxmlformats.org/officeDocument/2006/relationships/image" Target="media/image4.png"/><Relationship Id="rId35" Type="http://schemas.openxmlformats.org/officeDocument/2006/relationships/image" Target="media/image9.jpeg"/><Relationship Id="rId43" Type="http://schemas.openxmlformats.org/officeDocument/2006/relationships/image" Target="media/image17.jpg"/><Relationship Id="rId48" Type="http://schemas.openxmlformats.org/officeDocument/2006/relationships/hyperlink" Target="https://knowledge.autodesk.com/support/bim-360/learn-explore/caas/CloudHelp/cloudhelp/ENU/BIM360D-Design-Collaboration/files/GUID-EE503750-B9D0-4B04-9C50-D43627D3D417-html.html" TargetMode="External"/><Relationship Id="rId8" Type="http://schemas.openxmlformats.org/officeDocument/2006/relationships/webSettings" Target="webSettings.xml"/><Relationship Id="rId51"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yperlink" Target="mailto:riboeriu@fosterandpartners.com" TargetMode="External"/><Relationship Id="rId17" Type="http://schemas.openxmlformats.org/officeDocument/2006/relationships/hyperlink" Target="mailto:riboeriu@fosterandpartners.com" TargetMode="External"/><Relationship Id="rId25" Type="http://schemas.openxmlformats.org/officeDocument/2006/relationships/hyperlink" Target="mailto:Mohammad.Hamad@khatibalami.com" TargetMode="Externa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hyperlink" Target="https://knowledge.autodesk.com/support/bim-360/learn-explore/caas/CloudHelp/cloudhelp/ENU/BIM360D-Design-Collaboration/files/to-work-with-the-timeline/GUID-A545796C-2A29-4711-B5A2-91BCA65B0DB8-html.html" TargetMode="External"/><Relationship Id="rId20" Type="http://schemas.openxmlformats.org/officeDocument/2006/relationships/image" Target="media/image2.JPG"/><Relationship Id="rId41" Type="http://schemas.openxmlformats.org/officeDocument/2006/relationships/image" Target="media/image15.png"/><Relationship Id="rId54"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riboeriu@fosterandpartners.com" TargetMode="External"/><Relationship Id="rId23" Type="http://schemas.openxmlformats.org/officeDocument/2006/relationships/hyperlink" Target="mailto:Ahmad.elmani@keoic.com" TargetMode="External"/><Relationship Id="rId28" Type="http://schemas.openxmlformats.org/officeDocument/2006/relationships/comments" Target="comments.xml"/><Relationship Id="rId36" Type="http://schemas.openxmlformats.org/officeDocument/2006/relationships/image" Target="media/image10.png"/><Relationship Id="rId4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otteMcLean\Dropbox%20(Enstoa)\En-Clients\Red%20Sea%20-%20Qiddiya\2490%20-%20TRSDC%20-%20BIM%20Solution%20Phase%201\09.%20Deliverables\8.%20BEP%20Templates\2.%20Work%20In%20Progress\BEP%20TRSDC%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FB62F4749714BD3B31C8AA9D445DAA7"/>
        <w:category>
          <w:name w:val="General"/>
          <w:gallery w:val="placeholder"/>
        </w:category>
        <w:types>
          <w:type w:val="bbPlcHdr"/>
        </w:types>
        <w:behaviors>
          <w:behavior w:val="content"/>
        </w:behaviors>
        <w:guid w:val="{992C5693-C2BD-4C6C-A7F3-12B3B0E1979C}"/>
      </w:docPartPr>
      <w:docPartBody>
        <w:p w:rsidR="001F0367" w:rsidRDefault="003762C5">
          <w:r w:rsidRPr="000775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fair Display">
    <w:altName w:val="Arial"/>
    <w:panose1 w:val="00000000000000000000"/>
    <w:charset w:val="00"/>
    <w:family w:val="modern"/>
    <w:notTrueType/>
    <w:pitch w:val="variable"/>
    <w:sig w:usb0="00000001" w:usb1="00000000" w:usb2="00000000" w:usb3="00000000" w:csb0="00000097" w:csb1="00000000"/>
  </w:font>
  <w:font w:name="MS Mincho">
    <w:altName w:val="Yu Gothic UI"/>
    <w:panose1 w:val="02020609040205080304"/>
    <w:charset w:val="80"/>
    <w:family w:val="roman"/>
    <w:notTrueType/>
    <w:pitch w:val="fixed"/>
    <w:sig w:usb0="00000000" w:usb1="08070000" w:usb2="00000010" w:usb3="00000000" w:csb0="00020000" w:csb1="00000000"/>
  </w:font>
  <w:font w:name="Open Sans">
    <w:altName w:val="Tahoma"/>
    <w:charset w:val="00"/>
    <w:family w:val="swiss"/>
    <w:pitch w:val="variable"/>
    <w:sig w:usb0="00000001"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panose1 w:val="00000000000000000000"/>
    <w:charset w:val="00"/>
    <w:family w:val="roman"/>
    <w:notTrueType/>
    <w:pitch w:val="default"/>
  </w:font>
  <w:font w:name="Dutch801 Rm BT">
    <w:altName w:val="Cambria"/>
    <w:panose1 w:val="02020603060505020304"/>
    <w:charset w:val="00"/>
    <w:family w:val="roman"/>
    <w:pitch w:val="variable"/>
    <w:sig w:usb0="00000087"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Roboto Condensed">
    <w:altName w:val="Times New Roman"/>
    <w:charset w:val="00"/>
    <w:family w:val="auto"/>
    <w:pitch w:val="variable"/>
    <w:sig w:usb0="00000001"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AkzidenzGroteskStd-Light">
    <w:altName w:val="Franklin Gothic Medium Cond"/>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Myanmar Text">
    <w:panose1 w:val="020B0502040204020203"/>
    <w:charset w:val="00"/>
    <w:family w:val="swiss"/>
    <w:pitch w:val="variable"/>
    <w:sig w:usb0="80000003" w:usb1="00000000" w:usb2="00000400" w:usb3="00000000" w:csb0="00000001" w:csb1="00000000"/>
  </w:font>
  <w:font w:name="Akzidenz-Grotesk Std Bold">
    <w:altName w:val="Calibri"/>
    <w:panose1 w:val="00000000000000000000"/>
    <w:charset w:val="00"/>
    <w:family w:val="modern"/>
    <w:notTrueType/>
    <w:pitch w:val="variable"/>
    <w:sig w:usb0="8000002F" w:usb1="5000204A" w:usb2="00000000" w:usb3="00000000" w:csb0="00000001" w:csb1="00000000"/>
  </w:font>
  <w:font w:name="Akzidenz-Grotesk Std Light">
    <w:altName w:val="Franklin Gothic Medium Cond"/>
    <w:panose1 w:val="00000000000000000000"/>
    <w:charset w:val="00"/>
    <w:family w:val="modern"/>
    <w:notTrueType/>
    <w:pitch w:val="variable"/>
    <w:sig w:usb0="8000002F" w:usb1="5000204A" w:usb2="00000000" w:usb3="00000000" w:csb0="00000001"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2C5"/>
    <w:rsid w:val="00046489"/>
    <w:rsid w:val="0006276D"/>
    <w:rsid w:val="00064ACE"/>
    <w:rsid w:val="00094983"/>
    <w:rsid w:val="000B6953"/>
    <w:rsid w:val="000D1BA7"/>
    <w:rsid w:val="000D5987"/>
    <w:rsid w:val="000E5140"/>
    <w:rsid w:val="001309A2"/>
    <w:rsid w:val="00134522"/>
    <w:rsid w:val="00161DAB"/>
    <w:rsid w:val="00182EF1"/>
    <w:rsid w:val="001969C6"/>
    <w:rsid w:val="00196C37"/>
    <w:rsid w:val="001A5CFF"/>
    <w:rsid w:val="001B38A1"/>
    <w:rsid w:val="001E2621"/>
    <w:rsid w:val="001F0367"/>
    <w:rsid w:val="002014F2"/>
    <w:rsid w:val="002067F4"/>
    <w:rsid w:val="002562DE"/>
    <w:rsid w:val="00265F54"/>
    <w:rsid w:val="002759E7"/>
    <w:rsid w:val="00282551"/>
    <w:rsid w:val="002927C7"/>
    <w:rsid w:val="002D51E3"/>
    <w:rsid w:val="002E4A78"/>
    <w:rsid w:val="003001DF"/>
    <w:rsid w:val="00316788"/>
    <w:rsid w:val="00351A37"/>
    <w:rsid w:val="003762C5"/>
    <w:rsid w:val="003B31AB"/>
    <w:rsid w:val="003F4AEA"/>
    <w:rsid w:val="003F7AED"/>
    <w:rsid w:val="00401AD4"/>
    <w:rsid w:val="00415292"/>
    <w:rsid w:val="0041750C"/>
    <w:rsid w:val="00457C0C"/>
    <w:rsid w:val="004C4C11"/>
    <w:rsid w:val="004F4319"/>
    <w:rsid w:val="00546C47"/>
    <w:rsid w:val="005A3FBB"/>
    <w:rsid w:val="005C7CC5"/>
    <w:rsid w:val="005E628F"/>
    <w:rsid w:val="00613310"/>
    <w:rsid w:val="00630BDF"/>
    <w:rsid w:val="006806DD"/>
    <w:rsid w:val="00696B6D"/>
    <w:rsid w:val="006D16A2"/>
    <w:rsid w:val="00700B02"/>
    <w:rsid w:val="00704D77"/>
    <w:rsid w:val="007524DA"/>
    <w:rsid w:val="0075445E"/>
    <w:rsid w:val="007551A9"/>
    <w:rsid w:val="00761137"/>
    <w:rsid w:val="007A28A0"/>
    <w:rsid w:val="007F03F1"/>
    <w:rsid w:val="007F0C88"/>
    <w:rsid w:val="00811057"/>
    <w:rsid w:val="0083736F"/>
    <w:rsid w:val="008A7F08"/>
    <w:rsid w:val="008E3BBE"/>
    <w:rsid w:val="008F3786"/>
    <w:rsid w:val="00910DE2"/>
    <w:rsid w:val="009155A0"/>
    <w:rsid w:val="00964F8F"/>
    <w:rsid w:val="00A26B8E"/>
    <w:rsid w:val="00A6535E"/>
    <w:rsid w:val="00A87167"/>
    <w:rsid w:val="00B06F03"/>
    <w:rsid w:val="00BC6639"/>
    <w:rsid w:val="00BD5D50"/>
    <w:rsid w:val="00BE0EF4"/>
    <w:rsid w:val="00C07B09"/>
    <w:rsid w:val="00C15609"/>
    <w:rsid w:val="00C927A2"/>
    <w:rsid w:val="00CA625A"/>
    <w:rsid w:val="00CF0CB9"/>
    <w:rsid w:val="00D2708B"/>
    <w:rsid w:val="00D46272"/>
    <w:rsid w:val="00D63609"/>
    <w:rsid w:val="00D84C52"/>
    <w:rsid w:val="00DA23FE"/>
    <w:rsid w:val="00DB0430"/>
    <w:rsid w:val="00E1349A"/>
    <w:rsid w:val="00E33582"/>
    <w:rsid w:val="00E5053D"/>
    <w:rsid w:val="00EA6EE1"/>
    <w:rsid w:val="00EB30C0"/>
    <w:rsid w:val="00EB6936"/>
    <w:rsid w:val="00F86662"/>
    <w:rsid w:val="00FA0DAD"/>
    <w:rsid w:val="00FD59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TRSDC - Theme">
      <a:dk1>
        <a:srgbClr val="AE9142"/>
      </a:dk1>
      <a:lt1>
        <a:sysClr val="window" lastClr="FFFFFF"/>
      </a:lt1>
      <a:dk2>
        <a:srgbClr val="7F7F7F"/>
      </a:dk2>
      <a:lt2>
        <a:srgbClr val="FFFFFF"/>
      </a:lt2>
      <a:accent1>
        <a:srgbClr val="AE9142"/>
      </a:accent1>
      <a:accent2>
        <a:srgbClr val="AE9142"/>
      </a:accent2>
      <a:accent3>
        <a:srgbClr val="00968F"/>
      </a:accent3>
      <a:accent4>
        <a:srgbClr val="00968F"/>
      </a:accent4>
      <a:accent5>
        <a:srgbClr val="139AA9"/>
      </a:accent5>
      <a:accent6>
        <a:srgbClr val="139AA9"/>
      </a:accent6>
      <a:hlink>
        <a:srgbClr val="D3BA68"/>
      </a:hlink>
      <a:folHlink>
        <a:srgbClr val="D3BA68"/>
      </a:folHlink>
    </a:clrScheme>
    <a:fontScheme name="Playfair Display">
      <a:majorFont>
        <a:latin typeface="Playfair Display"/>
        <a:ea typeface=""/>
        <a:cs typeface="Open Sans"/>
      </a:majorFont>
      <a:minorFont>
        <a:latin typeface="Playfair Display"/>
        <a:ea typeface=""/>
        <a:cs typeface="Open San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61673089F6A6419D0233CF9CC044AB" ma:contentTypeVersion="7" ma:contentTypeDescription="Create a new document." ma:contentTypeScope="" ma:versionID="0728bb9bce828a3a105bf7fb78d77ca6">
  <xsd:schema xmlns:xsd="http://www.w3.org/2001/XMLSchema" xmlns:xs="http://www.w3.org/2001/XMLSchema" xmlns:p="http://schemas.microsoft.com/office/2006/metadata/properties" xmlns:ns2="bcd23a7e-2522-42f4-8272-cc17f222bbfa" xmlns:ns3="8ee55434-bd1b-4d0c-9248-8b9553f11d82" targetNamespace="http://schemas.microsoft.com/office/2006/metadata/properties" ma:root="true" ma:fieldsID="2188f582102f1987a46d86703eebb5e7" ns2:_="" ns3:_="">
    <xsd:import namespace="bcd23a7e-2522-42f4-8272-cc17f222bbfa"/>
    <xsd:import namespace="8ee55434-bd1b-4d0c-9248-8b9553f11d8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d23a7e-2522-42f4-8272-cc17f222bb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e55434-bd1b-4d0c-9248-8b9553f11d8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8ee55434-bd1b-4d0c-9248-8b9553f11d82">
      <UserInfo>
        <DisplayName>Elena Petrova</DisplayName>
        <AccountId>26</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908A3-E36C-41F0-BBD1-EF2AEBEC21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d23a7e-2522-42f4-8272-cc17f222bbfa"/>
    <ds:schemaRef ds:uri="8ee55434-bd1b-4d0c-9248-8b9553f11d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24037A-3689-46DF-92ED-D0A9BED5AD78}">
  <ds:schemaRefs>
    <ds:schemaRef ds:uri="http://schemas.microsoft.com/sharepoint/v3/contenttype/forms"/>
  </ds:schemaRefs>
</ds:datastoreItem>
</file>

<file path=customXml/itemProps3.xml><?xml version="1.0" encoding="utf-8"?>
<ds:datastoreItem xmlns:ds="http://schemas.openxmlformats.org/officeDocument/2006/customXml" ds:itemID="{0CAFCD4D-9DB3-42E5-AE2D-43BFF0ED899E}">
  <ds:schemaRefs>
    <ds:schemaRef ds:uri="http://schemas.microsoft.com/office/2006/metadata/properties"/>
    <ds:schemaRef ds:uri="http://schemas.microsoft.com/office/infopath/2007/PartnerControls"/>
    <ds:schemaRef ds:uri="8ee55434-bd1b-4d0c-9248-8b9553f11d82"/>
  </ds:schemaRefs>
</ds:datastoreItem>
</file>

<file path=customXml/itemProps4.xml><?xml version="1.0" encoding="utf-8"?>
<ds:datastoreItem xmlns:ds="http://schemas.openxmlformats.org/officeDocument/2006/customXml" ds:itemID="{7B0CDE9F-0DBC-4BB9-A76E-40968322E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BEP TRSDC Template</Template>
  <TotalTime>12</TotalTime>
  <Pages>1</Pages>
  <Words>19836</Words>
  <Characters>113069</Characters>
  <Application>Microsoft Office Word</Application>
  <DocSecurity>0</DocSecurity>
  <Lines>942</Lines>
  <Paragraphs>265</Paragraphs>
  <ScaleCrop>false</ScaleCrop>
  <HeadingPairs>
    <vt:vector size="2" baseType="variant">
      <vt:variant>
        <vt:lpstr>Title</vt:lpstr>
      </vt:variant>
      <vt:variant>
        <vt:i4>1</vt:i4>
      </vt:variant>
    </vt:vector>
  </HeadingPairs>
  <TitlesOfParts>
    <vt:vector size="1" baseType="lpstr">
      <vt:lpstr>BIM EXECUTION PLAN</vt:lpstr>
    </vt:vector>
  </TitlesOfParts>
  <Company/>
  <LinksUpToDate>false</LinksUpToDate>
  <CharactersWithSpaces>132640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BIM EXECUTION PLAN</dc:title>
  <dc:subject/>
  <dc:creator>TRSDC</dc:creator>
  <cp:keywords>R08-HE1D01-FOS-PLN-AR-0001</cp:keywords>
  <dc:description/>
  <cp:lastModifiedBy>Mohammad Hamad</cp:lastModifiedBy>
  <cp:revision>33</cp:revision>
  <dcterms:created xsi:type="dcterms:W3CDTF">2021-11-15T08:34:00Z</dcterms:created>
  <dcterms:modified xsi:type="dcterms:W3CDTF">2021-11-23T06:22:00Z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0x0101004661673089F6A6419D0233CF9CC044AB</vt:lpwstr>
  </property>
</Properties>
</file>