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00A72" w:rsidR="00E87BA7" w:rsidP="00E87BA7" w:rsidRDefault="00E87BA7" w14:paraId="1C7546EE" w14:textId="051625C0">
      <w:pPr>
        <w:rPr>
          <w:b/>
          <w:bCs/>
          <w:color w:val="AE9142"/>
          <w:sz w:val="24"/>
          <w:szCs w:val="28"/>
          <w:lang w:val="pt-PT"/>
        </w:rPr>
      </w:pPr>
    </w:p>
    <w:p w:rsidR="00E87BA7" w:rsidP="00ED30E7" w:rsidRDefault="00E87BA7" w14:paraId="5A2EDF1E" w14:textId="77777777">
      <w:pPr>
        <w:jc w:val="center"/>
        <w:rPr>
          <w:b/>
          <w:bCs/>
          <w:color w:val="AE9142"/>
          <w:sz w:val="24"/>
          <w:szCs w:val="28"/>
        </w:rPr>
      </w:pPr>
    </w:p>
    <w:p w:rsidR="00E87BA7" w:rsidP="00E87BA7" w:rsidRDefault="00E87BA7" w14:paraId="533266C0" w14:textId="0CE1BAC2">
      <w:pPr>
        <w:rPr>
          <w:b/>
          <w:bCs/>
          <w:color w:val="AE9142"/>
          <w:sz w:val="24"/>
          <w:szCs w:val="28"/>
        </w:rPr>
      </w:pPr>
    </w:p>
    <w:p w:rsidR="0028170A" w:rsidP="00E87BA7" w:rsidRDefault="0028170A" w14:paraId="4AC6613E" w14:textId="378D6D47">
      <w:pPr>
        <w:rPr>
          <w:b/>
          <w:bCs/>
          <w:color w:val="AE9142"/>
          <w:sz w:val="24"/>
          <w:szCs w:val="28"/>
        </w:rPr>
      </w:pPr>
    </w:p>
    <w:p w:rsidR="0028170A" w:rsidP="00E87BA7" w:rsidRDefault="0028170A" w14:paraId="47A609E5" w14:textId="47D66C82">
      <w:pPr>
        <w:rPr>
          <w:b/>
          <w:bCs/>
          <w:color w:val="AE9142"/>
          <w:sz w:val="24"/>
          <w:szCs w:val="28"/>
        </w:rPr>
      </w:pPr>
    </w:p>
    <w:p w:rsidR="0028170A" w:rsidP="00E87BA7" w:rsidRDefault="0028170A" w14:paraId="080D9AA9" w14:textId="0CF2FA4C">
      <w:pPr>
        <w:rPr>
          <w:b/>
          <w:bCs/>
          <w:color w:val="AE9142"/>
          <w:sz w:val="24"/>
          <w:szCs w:val="28"/>
        </w:rPr>
      </w:pPr>
    </w:p>
    <w:p w:rsidR="0028170A" w:rsidP="00E87BA7" w:rsidRDefault="0028170A" w14:paraId="6078F23A" w14:textId="1AF172E4">
      <w:pPr>
        <w:rPr>
          <w:b/>
          <w:bCs/>
          <w:color w:val="AE9142"/>
          <w:sz w:val="24"/>
          <w:szCs w:val="28"/>
        </w:rPr>
      </w:pPr>
    </w:p>
    <w:p w:rsidR="0028170A" w:rsidP="00E87BA7" w:rsidRDefault="0028170A" w14:paraId="3BD143CF" w14:textId="662331C4">
      <w:pPr>
        <w:rPr>
          <w:b/>
          <w:bCs/>
          <w:color w:val="AE9142"/>
          <w:sz w:val="24"/>
          <w:szCs w:val="28"/>
        </w:rPr>
      </w:pPr>
    </w:p>
    <w:p w:rsidR="0028170A" w:rsidP="00E87BA7" w:rsidRDefault="0028170A" w14:paraId="6F3916AC" w14:textId="7C27C8F4">
      <w:pPr>
        <w:rPr>
          <w:b/>
          <w:bCs/>
          <w:color w:val="AE9142"/>
          <w:sz w:val="24"/>
          <w:szCs w:val="28"/>
        </w:rPr>
      </w:pPr>
    </w:p>
    <w:p w:rsidR="0028170A" w:rsidP="00E87BA7" w:rsidRDefault="0028170A" w14:paraId="1D553E3D" w14:textId="6A417EE7">
      <w:pPr>
        <w:rPr>
          <w:b/>
          <w:bCs/>
          <w:color w:val="AE9142"/>
          <w:sz w:val="24"/>
          <w:szCs w:val="28"/>
        </w:rPr>
      </w:pPr>
    </w:p>
    <w:p w:rsidR="0028170A" w:rsidP="00E87BA7" w:rsidRDefault="0028170A" w14:paraId="6DAE4E77" w14:textId="5305104F">
      <w:pPr>
        <w:rPr>
          <w:b/>
          <w:bCs/>
          <w:color w:val="AE9142"/>
          <w:sz w:val="24"/>
          <w:szCs w:val="28"/>
        </w:rPr>
      </w:pPr>
    </w:p>
    <w:p w:rsidR="0028170A" w:rsidP="00E87BA7" w:rsidRDefault="0028170A" w14:paraId="044F81E4" w14:textId="7936BD79">
      <w:pPr>
        <w:rPr>
          <w:b/>
          <w:bCs/>
          <w:color w:val="AE9142"/>
          <w:sz w:val="24"/>
          <w:szCs w:val="28"/>
        </w:rPr>
      </w:pPr>
    </w:p>
    <w:p w:rsidR="0028170A" w:rsidP="00E87BA7" w:rsidRDefault="0028170A" w14:paraId="440FCD42" w14:textId="77777777">
      <w:pPr>
        <w:rPr>
          <w:b/>
          <w:bCs/>
          <w:color w:val="AE9142"/>
          <w:sz w:val="24"/>
          <w:szCs w:val="28"/>
        </w:rPr>
      </w:pPr>
    </w:p>
    <w:p w:rsidR="00E87BA7" w:rsidP="00E87BA7" w:rsidRDefault="00E87BA7" w14:paraId="4F9CC052" w14:textId="77777777">
      <w:pPr>
        <w:rPr>
          <w:b/>
          <w:bCs/>
          <w:color w:val="AE9142"/>
          <w:sz w:val="24"/>
          <w:szCs w:val="28"/>
        </w:rPr>
      </w:pPr>
    </w:p>
    <w:p w:rsidR="00E87BA7" w:rsidP="00E87BA7" w:rsidRDefault="00E87BA7" w14:paraId="4B8AEB32" w14:textId="77777777">
      <w:pPr>
        <w:rPr>
          <w:b/>
          <w:bCs/>
          <w:color w:val="AE9142"/>
          <w:sz w:val="24"/>
          <w:szCs w:val="28"/>
        </w:rPr>
      </w:pPr>
      <w:r>
        <w:rPr>
          <w:b/>
          <w:bCs/>
          <w:noProof/>
          <w:color w:val="AE9142"/>
          <w:sz w:val="24"/>
          <w:szCs w:val="28"/>
        </w:rPr>
        <mc:AlternateContent>
          <mc:Choice Requires="wps">
            <w:drawing>
              <wp:anchor distT="0" distB="0" distL="114300" distR="114300" simplePos="0" relativeHeight="251658241" behindDoc="0" locked="0" layoutInCell="1" allowOverlap="1" wp14:anchorId="5F42CF81" wp14:editId="211F6F31">
                <wp:simplePos x="0" y="0"/>
                <wp:positionH relativeFrom="column">
                  <wp:posOffset>0</wp:posOffset>
                </wp:positionH>
                <wp:positionV relativeFrom="paragraph">
                  <wp:posOffset>0</wp:posOffset>
                </wp:positionV>
                <wp:extent cx="6217920" cy="4572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217920" cy="457200"/>
                        </a:xfrm>
                        <a:prstGeom prst="rect">
                          <a:avLst/>
                        </a:prstGeom>
                        <a:noFill/>
                        <a:ln w="6350">
                          <a:noFill/>
                        </a:ln>
                      </wps:spPr>
                      <wps:txbx>
                        <w:txbxContent>
                          <w:sdt>
                            <w:sdtPr>
                              <w:rPr>
                                <w:color w:val="AE9142"/>
                                <w:sz w:val="44"/>
                                <w:szCs w:val="44"/>
                              </w:rPr>
                              <w:alias w:val="Title"/>
                              <w:tag w:val=""/>
                              <w:id w:val="-1446390468"/>
                              <w:dataBinding w:prefixMappings="xmlns:ns0='http://purl.org/dc/elements/1.1/' xmlns:ns1='http://schemas.openxmlformats.org/package/2006/metadata/core-properties' " w:xpath="/ns1:coreProperties[1]/ns0:title[1]" w:storeItemID="{6C3C8BC8-F283-45AE-878A-BAB7291924A1}"/>
                              <w:text/>
                            </w:sdtPr>
                            <w:sdtEndPr/>
                            <w:sdtContent>
                              <w:p w:rsidRPr="009753C5" w:rsidR="008D0B91" w:rsidP="00E87BA7" w:rsidRDefault="008D0B91" w14:paraId="2862F114" w14:textId="23EC38C9">
                                <w:pPr>
                                  <w:jc w:val="center"/>
                                  <w:rPr>
                                    <w:color w:val="AE9142"/>
                                    <w:sz w:val="32"/>
                                    <w:szCs w:val="32"/>
                                  </w:rPr>
                                </w:pPr>
                                <w:r w:rsidRPr="00703CE6">
                                  <w:rPr>
                                    <w:color w:val="AE9142"/>
                                    <w:sz w:val="44"/>
                                    <w:szCs w:val="44"/>
                                  </w:rPr>
                                  <w:t>BIM EXECUTION PLAN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08C58982">
              <v:shapetype id="_x0000_t202" coordsize="21600,21600" o:spt="202" path="m,l,21600r21600,l21600,xe" w14:anchorId="5F42CF81">
                <v:stroke joinstyle="miter"/>
                <v:path gradientshapeok="t" o:connecttype="rect"/>
              </v:shapetype>
              <v:shape id="Text Box 2" style="position:absolute;left:0;text-align:left;margin-left:0;margin-top:0;width:489.6pt;height:36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">
                <v:textbox>
                  <w:txbxContent>
                    <w:sdt>
                      <w:sdtPr>
                        <w:rPr>
                          <w:color w:val="AE9142"/>
                          <w:sz w:val="44"/>
                          <w:szCs w:val="44"/>
                        </w:rPr>
                        <w:alias w:val="Title"/>
                        <w:tag w:val=""/>
                        <w:id w:val="-1446390468"/>
                        <w:dataBinding w:prefixMappings="xmlns:ns0='http://purl.org/dc/elements/1.1/' xmlns:ns1='http://schemas.openxmlformats.org/package/2006/metadata/core-properties' " w:xpath="/ns1:coreProperties[1]/ns0:title[1]" w:storeItemID="{6C3C8BC8-F283-45AE-878A-BAB7291924A1}"/>
                        <w:text/>
                      </w:sdtPr>
                      <w:sdtEndPr/>
                      <w:sdtContent>
                        <w:p w:rsidRPr="009753C5" w:rsidR="008D0B91" w:rsidP="00E87BA7" w:rsidRDefault="008D0B91" w14:paraId="21117814" w14:textId="23EC38C9">
                          <w:pPr>
                            <w:jc w:val="center"/>
                            <w:rPr>
                              <w:color w:val="AE9142"/>
                              <w:sz w:val="32"/>
                              <w:szCs w:val="32"/>
                            </w:rPr>
                          </w:pPr>
                          <w:r w:rsidRPr="00703CE6">
                            <w:rPr>
                              <w:color w:val="AE9142"/>
                              <w:sz w:val="44"/>
                              <w:szCs w:val="44"/>
                            </w:rPr>
                            <w:t>BIM EXECUTION PLAN</w:t>
                          </w:r>
                        </w:p>
                      </w:sdtContent>
                    </w:sdt>
                  </w:txbxContent>
                </v:textbox>
              </v:shape>
            </w:pict>
          </mc:Fallback>
        </mc:AlternateContent>
      </w:r>
    </w:p>
    <w:p w:rsidR="00E87BA7" w:rsidP="00E87BA7" w:rsidRDefault="00E87BA7" w14:paraId="2B6DBC1A" w14:textId="77777777">
      <w:pPr>
        <w:rPr>
          <w:b/>
          <w:bCs/>
          <w:color w:val="AE9142"/>
          <w:sz w:val="24"/>
          <w:szCs w:val="28"/>
        </w:rPr>
      </w:pPr>
      <w:r>
        <w:rPr>
          <w:b/>
          <w:bCs/>
          <w:noProof/>
          <w:color w:val="AE9142"/>
          <w:sz w:val="24"/>
          <w:szCs w:val="28"/>
        </w:rPr>
        <mc:AlternateContent>
          <mc:Choice Requires="wps">
            <w:drawing>
              <wp:anchor distT="0" distB="0" distL="114300" distR="114300" simplePos="0" relativeHeight="251658240" behindDoc="0" locked="0" layoutInCell="1" allowOverlap="1" wp14:anchorId="4DF970C9" wp14:editId="75689B85">
                <wp:simplePos x="0" y="0"/>
                <wp:positionH relativeFrom="column">
                  <wp:posOffset>0</wp:posOffset>
                </wp:positionH>
                <wp:positionV relativeFrom="paragraph">
                  <wp:posOffset>134033</wp:posOffset>
                </wp:positionV>
                <wp:extent cx="6217920" cy="4572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217920" cy="457200"/>
                        </a:xfrm>
                        <a:prstGeom prst="rect">
                          <a:avLst/>
                        </a:prstGeom>
                        <a:noFill/>
                        <a:ln w="6350">
                          <a:noFill/>
                        </a:ln>
                      </wps:spPr>
                      <wps:txbx>
                        <w:txbxContent>
                          <w:sdt>
                            <w:sdtPr>
                              <w:rPr>
                                <w:color w:val="AE9142"/>
                                <w:sz w:val="24"/>
                                <w:szCs w:val="24"/>
                              </w:rPr>
                              <w:alias w:val="Keywords"/>
                              <w:tag w:val=""/>
                              <w:id w:val="-935127248"/>
                              <w:dataBinding w:prefixMappings="xmlns:ns0='http://purl.org/dc/elements/1.1/' xmlns:ns1='http://schemas.openxmlformats.org/package/2006/metadata/core-properties' " w:xpath="/ns1:coreProperties[1]/ns1:keywords[1]" w:storeItemID="{6C3C8BC8-F283-45AE-878A-BAB7291924A1}"/>
                              <w:text/>
                            </w:sdtPr>
                            <w:sdtEndPr/>
                            <w:sdtContent>
                              <w:p w:rsidRPr="00ED30E7" w:rsidR="008D0B91" w:rsidP="00E87BA7" w:rsidRDefault="008D0B91" w14:paraId="59491B21" w14:textId="1D6577C9">
                                <w:pPr>
                                  <w:jc w:val="center"/>
                                  <w:rPr>
                                    <w:color w:val="AE9142"/>
                                    <w:sz w:val="24"/>
                                    <w:szCs w:val="24"/>
                                  </w:rPr>
                                </w:pPr>
                                <w:r>
                                  <w:rPr>
                                    <w:color w:val="AE9142"/>
                                    <w:sz w:val="24"/>
                                    <w:szCs w:val="24"/>
                                  </w:rPr>
                                  <w:t>R08-HE2-KAA-PLN-AR-0001</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6FBEB619">
              <v:shape id="Text Box 11" style="position:absolute;left:0;text-align:left;margin-left:0;margin-top:10.55pt;width:489.6pt;height:36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" w14:anchorId="4DF970C9">
                <v:textbox>
                  <w:txbxContent>
                    <w:sdt>
                      <w:sdtPr>
                        <w:rPr>
                          <w:color w:val="AE9142"/>
                          <w:sz w:val="24"/>
                          <w:szCs w:val="24"/>
                        </w:rPr>
                        <w:alias w:val="Keywords"/>
                        <w:tag w:val=""/>
                        <w:id w:val="-935127248"/>
                        <w:dataBinding w:prefixMappings="xmlns:ns0='http://purl.org/dc/elements/1.1/' xmlns:ns1='http://schemas.openxmlformats.org/package/2006/metadata/core-properties' " w:xpath="/ns1:coreProperties[1]/ns1:keywords[1]" w:storeItemID="{6C3C8BC8-F283-45AE-878A-BAB7291924A1}"/>
                        <w:text/>
                      </w:sdtPr>
                      <w:sdtEndPr/>
                      <w:sdtContent>
                        <w:p w:rsidRPr="00ED30E7" w:rsidR="008D0B91" w:rsidP="00E87BA7" w:rsidRDefault="008D0B91" w14:paraId="1A59971B" w14:textId="1D6577C9">
                          <w:pPr>
                            <w:jc w:val="center"/>
                            <w:rPr>
                              <w:color w:val="AE9142"/>
                              <w:sz w:val="24"/>
                              <w:szCs w:val="24"/>
                            </w:rPr>
                          </w:pPr>
                          <w:r>
                            <w:rPr>
                              <w:color w:val="AE9142"/>
                              <w:sz w:val="24"/>
                              <w:szCs w:val="24"/>
                            </w:rPr>
                            <w:t>R08-HE2-KAA-PLN-AR-0001</w:t>
                          </w:r>
                        </w:p>
                      </w:sdtContent>
                    </w:sdt>
                  </w:txbxContent>
                </v:textbox>
              </v:shape>
            </w:pict>
          </mc:Fallback>
        </mc:AlternateContent>
      </w:r>
    </w:p>
    <w:p w:rsidR="00E87BA7" w:rsidP="00385079" w:rsidRDefault="00E87BA7" w14:paraId="1F42C200" w14:textId="398E45AC">
      <w:pPr>
        <w:ind w:left="0"/>
        <w:rPr>
          <w:b/>
          <w:bCs/>
          <w:color w:val="AE9142"/>
          <w:sz w:val="24"/>
          <w:szCs w:val="28"/>
        </w:rPr>
      </w:pPr>
    </w:p>
    <w:p w:rsidR="00385079" w:rsidP="00385079" w:rsidRDefault="00385079" w14:paraId="2213A88F" w14:textId="77777777">
      <w:pPr>
        <w:ind w:left="0"/>
        <w:rPr>
          <w:b/>
          <w:bCs/>
          <w:color w:val="AE9142"/>
        </w:rPr>
      </w:pPr>
    </w:p>
    <w:p w:rsidRPr="00F22602" w:rsidR="00E87BA7" w:rsidP="00E87BA7" w:rsidRDefault="00E87BA7" w14:paraId="5F192E00" w14:textId="77777777">
      <w:pPr>
        <w:rPr>
          <w:b/>
          <w:bCs/>
          <w:color w:val="AE9142"/>
        </w:rPr>
      </w:pPr>
    </w:p>
    <w:p w:rsidR="0028170A" w:rsidRDefault="0028170A" w14:paraId="43BB8B74" w14:textId="77777777">
      <w:pPr>
        <w:spacing w:line="264" w:lineRule="auto"/>
        <w:ind w:left="0"/>
        <w:jc w:val="left"/>
        <w:rPr>
          <w:color w:val="AE9142"/>
          <w:sz w:val="26"/>
          <w:szCs w:val="26"/>
        </w:rPr>
      </w:pPr>
      <w:r>
        <w:rPr>
          <w:color w:val="AE9142"/>
          <w:sz w:val="26"/>
          <w:szCs w:val="26"/>
        </w:rPr>
        <w:br w:type="page"/>
      </w:r>
    </w:p>
    <w:p w:rsidR="00E87BA7" w:rsidP="00E87BA7" w:rsidRDefault="00E87BA7" w14:paraId="6406A917" w14:textId="4FDF4735">
      <w:pPr>
        <w:spacing w:after="0"/>
        <w:ind w:left="0"/>
        <w:rPr>
          <w:color w:val="AE9142"/>
          <w:sz w:val="26"/>
          <w:szCs w:val="26"/>
        </w:rPr>
      </w:pPr>
      <w:r>
        <w:rPr>
          <w:color w:val="AE9142"/>
          <w:sz w:val="26"/>
          <w:szCs w:val="26"/>
        </w:rPr>
        <w:lastRenderedPageBreak/>
        <w:t>Revision History</w:t>
      </w:r>
    </w:p>
    <w:tbl>
      <w:tblPr>
        <w:tblStyle w:val="GridTable41"/>
        <w:tblW w:w="10037" w:type="dxa"/>
        <w:tblInd w:w="-10" w:type="dxa"/>
        <w:tblBorders>
          <w:top w:val="single" w:color="808080" w:themeColor="background2" w:themeShade="80" w:sz="2" w:space="0"/>
          <w:left w:val="single" w:color="808080" w:themeColor="background2" w:themeShade="80" w:sz="2" w:space="0"/>
          <w:bottom w:val="single" w:color="808080" w:themeColor="background2" w:themeShade="80" w:sz="2" w:space="0"/>
          <w:right w:val="single" w:color="808080" w:themeColor="background2" w:themeShade="80" w:sz="2" w:space="0"/>
          <w:insideH w:val="single" w:color="808080" w:themeColor="background2" w:themeShade="80" w:sz="2" w:space="0"/>
          <w:insideV w:val="single" w:color="808080" w:themeColor="background2" w:themeShade="80" w:sz="2" w:space="0"/>
        </w:tblBorders>
        <w:tblLook w:val="04A0" w:firstRow="1" w:lastRow="0" w:firstColumn="1" w:lastColumn="0" w:noHBand="0" w:noVBand="1"/>
      </w:tblPr>
      <w:tblGrid>
        <w:gridCol w:w="678"/>
        <w:gridCol w:w="1250"/>
        <w:gridCol w:w="1694"/>
        <w:gridCol w:w="1370"/>
        <w:gridCol w:w="2941"/>
        <w:gridCol w:w="1085"/>
        <w:gridCol w:w="1019"/>
      </w:tblGrid>
      <w:tr w:rsidRPr="00765015" w:rsidR="00F1339C" w:rsidTr="00761171" w14:paraId="0D5EAA53" w14:textId="77777777">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692" w:type="dxa"/>
            <w:tcBorders>
              <w:bottom w:val="single" w:color="808080" w:themeColor="background2" w:themeShade="80" w:sz="4" w:space="0"/>
            </w:tcBorders>
            <w:vAlign w:val="center"/>
          </w:tcPr>
          <w:p w:rsidRPr="00765015" w:rsidR="00765015" w:rsidP="00E87BA7" w:rsidRDefault="00765015" w14:paraId="6E91B131" w14:textId="77777777">
            <w:pPr>
              <w:ind w:left="0"/>
              <w:rPr>
                <w:b w:val="0"/>
                <w:bCs w:val="0"/>
                <w:szCs w:val="18"/>
              </w:rPr>
            </w:pPr>
            <w:r w:rsidRPr="00765015">
              <w:rPr>
                <w:b w:val="0"/>
                <w:bCs w:val="0"/>
                <w:szCs w:val="18"/>
              </w:rPr>
              <w:t>Rev</w:t>
            </w:r>
            <w:r>
              <w:rPr>
                <w:b w:val="0"/>
                <w:bCs w:val="0"/>
                <w:szCs w:val="18"/>
              </w:rPr>
              <w:t>.</w:t>
            </w:r>
          </w:p>
        </w:tc>
        <w:tc>
          <w:tcPr>
            <w:tcW w:w="1292" w:type="dxa"/>
            <w:tcBorders>
              <w:bottom w:val="single" w:color="808080" w:themeColor="background2" w:themeShade="80" w:sz="4" w:space="0"/>
            </w:tcBorders>
            <w:vAlign w:val="center"/>
          </w:tcPr>
          <w:p w:rsidRPr="00765015" w:rsidR="00765015" w:rsidP="00E87BA7" w:rsidRDefault="00765015" w14:paraId="66479CD5" w14:textId="7777777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Details</w:t>
            </w:r>
          </w:p>
        </w:tc>
        <w:tc>
          <w:tcPr>
            <w:tcW w:w="1771" w:type="dxa"/>
            <w:tcBorders>
              <w:bottom w:val="single" w:color="808080" w:themeColor="background2" w:themeShade="80" w:sz="4" w:space="0"/>
            </w:tcBorders>
            <w:vAlign w:val="center"/>
          </w:tcPr>
          <w:p w:rsidRPr="00765015" w:rsidR="00765015" w:rsidP="00E87BA7" w:rsidRDefault="00765015" w14:paraId="64589748" w14:textId="7777777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Name</w:t>
            </w:r>
          </w:p>
        </w:tc>
        <w:tc>
          <w:tcPr>
            <w:tcW w:w="1403" w:type="dxa"/>
            <w:tcBorders>
              <w:bottom w:val="single" w:color="808080" w:themeColor="background2" w:themeShade="80" w:sz="4" w:space="0"/>
            </w:tcBorders>
            <w:vAlign w:val="center"/>
          </w:tcPr>
          <w:p w:rsidRPr="00765015" w:rsidR="00765015" w:rsidP="00E87BA7" w:rsidRDefault="00765015" w14:paraId="35B08152" w14:textId="7777777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Position</w:t>
            </w:r>
          </w:p>
        </w:tc>
        <w:tc>
          <w:tcPr>
            <w:tcW w:w="2763" w:type="dxa"/>
            <w:tcBorders>
              <w:bottom w:val="single" w:color="808080" w:themeColor="background2" w:themeShade="80" w:sz="4" w:space="0"/>
            </w:tcBorders>
            <w:vAlign w:val="center"/>
          </w:tcPr>
          <w:p w:rsidRPr="00765015" w:rsidR="00765015" w:rsidP="00E87BA7" w:rsidRDefault="00765015" w14:paraId="4F5DEA4D" w14:textId="7777777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E-mail Address</w:t>
            </w:r>
          </w:p>
        </w:tc>
        <w:tc>
          <w:tcPr>
            <w:tcW w:w="1094" w:type="dxa"/>
            <w:tcBorders>
              <w:bottom w:val="single" w:color="808080" w:themeColor="background2" w:themeShade="80" w:sz="4" w:space="0"/>
            </w:tcBorders>
            <w:vAlign w:val="center"/>
          </w:tcPr>
          <w:p w:rsidRPr="00765015" w:rsidR="00765015" w:rsidP="00E87BA7" w:rsidRDefault="00765015" w14:paraId="60F258B3" w14:textId="7777777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Date</w:t>
            </w:r>
          </w:p>
        </w:tc>
        <w:tc>
          <w:tcPr>
            <w:tcW w:w="1022" w:type="dxa"/>
            <w:tcBorders>
              <w:bottom w:val="single" w:color="808080" w:themeColor="background2" w:themeShade="80" w:sz="4" w:space="0"/>
            </w:tcBorders>
            <w:vAlign w:val="center"/>
          </w:tcPr>
          <w:p w:rsidRPr="00765015" w:rsidR="00765015" w:rsidP="00E87BA7" w:rsidRDefault="00765015" w14:paraId="4C41A4DE" w14:textId="7777777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Signature</w:t>
            </w:r>
          </w:p>
        </w:tc>
      </w:tr>
      <w:tr w:rsidRPr="00D93426" w:rsidR="00F1339C" w:rsidTr="00761171" w14:paraId="0E19A514"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DB55F0" w:rsidR="00DB55F0" w:rsidP="00DB55F0" w:rsidRDefault="00DB55F0" w14:paraId="03B8E52F" w14:textId="77777777">
            <w:pPr>
              <w:ind w:left="0"/>
              <w:jc w:val="center"/>
              <w:rPr>
                <w:b w:val="0"/>
                <w:bCs w:val="0"/>
                <w:color w:val="AE9142"/>
                <w:sz w:val="22"/>
                <w:szCs w:val="22"/>
              </w:rPr>
            </w:pPr>
            <w:r w:rsidRPr="00DB55F0">
              <w:rPr>
                <w:b w:val="0"/>
                <w:bCs w:val="0"/>
                <w:color w:val="AE9142"/>
                <w:sz w:val="22"/>
                <w:szCs w:val="22"/>
              </w:rPr>
              <w:t>00</w:t>
            </w:r>
          </w:p>
        </w:tc>
        <w:tc>
          <w:tcPr>
            <w:tcW w:w="1292"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D93426" w:rsidR="00DB55F0" w:rsidP="00D93426" w:rsidRDefault="00DB55F0" w14:paraId="673CE3EF" w14:textId="77777777">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00D93426">
              <w:rPr>
                <w:color w:val="AE9142"/>
                <w:sz w:val="16"/>
                <w:szCs w:val="16"/>
              </w:rPr>
              <w:t>Prepared by:</w:t>
            </w:r>
          </w:p>
        </w:tc>
        <w:tc>
          <w:tcPr>
            <w:tcW w:w="1771"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ED30E7" w:rsidR="00A30B01" w:rsidP="00A30B01" w:rsidRDefault="1CA0471B" w14:paraId="0954FDD8" w14:textId="7500FE7A">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es-ES"/>
              </w:rPr>
            </w:pPr>
            <w:r w:rsidRPr="00ED30E7">
              <w:rPr>
                <w:rFonts w:hint="eastAsia"/>
                <w:color w:val="AE9142" w:themeColor="accent2"/>
                <w:sz w:val="16"/>
                <w:szCs w:val="16"/>
                <w:lang w:val="es-ES"/>
              </w:rPr>
              <w:t xml:space="preserve">Juan </w:t>
            </w:r>
            <w:proofErr w:type="spellStart"/>
            <w:r w:rsidRPr="00ED30E7">
              <w:rPr>
                <w:rFonts w:hint="eastAsia"/>
                <w:color w:val="AE9142" w:themeColor="accent2"/>
                <w:sz w:val="16"/>
                <w:szCs w:val="16"/>
                <w:lang w:val="es-ES"/>
              </w:rPr>
              <w:t>Pommarez</w:t>
            </w:r>
            <w:proofErr w:type="spellEnd"/>
            <w:r w:rsidRPr="00ED30E7" w:rsidR="00C46255">
              <w:rPr>
                <w:rFonts w:hint="eastAsia"/>
                <w:color w:val="AE9142" w:themeColor="accent2"/>
                <w:sz w:val="16"/>
                <w:szCs w:val="16"/>
                <w:lang w:val="es-ES"/>
              </w:rPr>
              <w:t xml:space="preserve"> </w:t>
            </w:r>
            <w:proofErr w:type="spellStart"/>
            <w:r w:rsidRPr="00ED30E7" w:rsidR="00C46255">
              <w:rPr>
                <w:rFonts w:hint="eastAsia"/>
                <w:color w:val="AE9142" w:themeColor="accent2"/>
                <w:sz w:val="16"/>
                <w:szCs w:val="16"/>
                <w:lang w:val="es-ES"/>
              </w:rPr>
              <w:t>Tarradas</w:t>
            </w:r>
            <w:proofErr w:type="spellEnd"/>
          </w:p>
          <w:p w:rsidRPr="00ED30E7" w:rsidR="00DB55F0" w:rsidP="00ED30E7" w:rsidRDefault="00A30B01" w14:paraId="260139F1" w14:textId="27516703">
            <w:pPr>
              <w:ind w:left="0"/>
              <w:jc w:val="left"/>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b/>
                <w:bCs/>
                <w:sz w:val="21"/>
                <w:szCs w:val="21"/>
                <w:lang w:val="es-ES" w:eastAsia="en-GB"/>
              </w:rPr>
            </w:pPr>
            <w:proofErr w:type="spellStart"/>
            <w:r w:rsidRPr="00ED30E7">
              <w:rPr>
                <w:color w:val="AE9142" w:themeColor="accent2"/>
                <w:sz w:val="16"/>
                <w:szCs w:val="16"/>
                <w:lang w:val="es-ES"/>
              </w:rPr>
              <w:t>Radu</w:t>
            </w:r>
            <w:proofErr w:type="spellEnd"/>
            <w:r w:rsidRPr="00ED30E7">
              <w:rPr>
                <w:color w:val="AE9142" w:themeColor="accent2"/>
                <w:sz w:val="16"/>
                <w:szCs w:val="16"/>
                <w:lang w:val="es-ES"/>
              </w:rPr>
              <w:t xml:space="preserve"> </w:t>
            </w:r>
            <w:proofErr w:type="spellStart"/>
            <w:r w:rsidRPr="00ED30E7">
              <w:rPr>
                <w:color w:val="AE9142" w:themeColor="accent2"/>
                <w:sz w:val="16"/>
                <w:szCs w:val="16"/>
                <w:lang w:val="es-ES"/>
              </w:rPr>
              <w:t>Ionut</w:t>
            </w:r>
            <w:proofErr w:type="spellEnd"/>
            <w:r w:rsidRPr="00ED30E7">
              <w:rPr>
                <w:color w:val="AE9142" w:themeColor="accent2"/>
                <w:sz w:val="16"/>
                <w:szCs w:val="16"/>
                <w:lang w:val="es-ES"/>
              </w:rPr>
              <w:t xml:space="preserve"> </w:t>
            </w:r>
            <w:proofErr w:type="spellStart"/>
            <w:r w:rsidRPr="00ED30E7">
              <w:rPr>
                <w:color w:val="AE9142" w:themeColor="accent2"/>
                <w:sz w:val="16"/>
                <w:szCs w:val="16"/>
                <w:lang w:val="es-ES"/>
              </w:rPr>
              <w:t>Boeri</w:t>
            </w:r>
            <w:r w:rsidRPr="00ED30E7">
              <w:rPr>
                <w:rFonts w:hint="eastAsia"/>
                <w:color w:val="AE9142" w:themeColor="accent2"/>
                <w:sz w:val="16"/>
                <w:szCs w:val="16"/>
                <w:lang w:val="es-ES"/>
              </w:rPr>
              <w:t>u</w:t>
            </w:r>
            <w:proofErr w:type="spellEnd"/>
          </w:p>
        </w:tc>
        <w:tc>
          <w:tcPr>
            <w:tcW w:w="1403"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00DB55F0" w:rsidP="00E87BA7" w:rsidRDefault="1CA0471B" w14:paraId="4F62F200" w14:textId="7777777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 xml:space="preserve">BIM </w:t>
            </w:r>
            <w:proofErr w:type="gramStart"/>
            <w:r w:rsidRPr="00768C3D">
              <w:rPr>
                <w:color w:val="AE9142" w:themeColor="accent2"/>
                <w:sz w:val="16"/>
                <w:szCs w:val="16"/>
              </w:rPr>
              <w:t>Lead</w:t>
            </w:r>
            <w:proofErr w:type="gramEnd"/>
            <w:r w:rsidR="00A30B01">
              <w:rPr>
                <w:color w:val="AE9142" w:themeColor="accent2"/>
                <w:sz w:val="16"/>
                <w:szCs w:val="16"/>
              </w:rPr>
              <w:t>;</w:t>
            </w:r>
          </w:p>
          <w:p w:rsidRPr="00D93426" w:rsidR="00A30B01" w:rsidP="00E87BA7" w:rsidRDefault="00A30B01" w14:paraId="18189E88" w14:textId="199B964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BIM Manager</w:t>
            </w:r>
          </w:p>
        </w:tc>
        <w:tc>
          <w:tcPr>
            <w:tcW w:w="2763"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00DB55F0" w:rsidP="00E87BA7" w:rsidRDefault="1CA0471B" w14:paraId="367D45ED" w14:textId="7777777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Jpommarez@fostrandpartners.com</w:t>
            </w:r>
          </w:p>
          <w:p w:rsidRPr="00D93426" w:rsidR="00A30B01" w:rsidP="00E87BA7" w:rsidRDefault="00D63959" w14:paraId="038681EE" w14:textId="673605B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riboeriu@fosterandpartners.com</w:t>
            </w:r>
          </w:p>
        </w:tc>
        <w:tc>
          <w:tcPr>
            <w:tcW w:w="1094"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D93426" w:rsidR="00DB55F0" w:rsidP="00E87BA7" w:rsidRDefault="1CA0471B" w14:paraId="5A33359E" w14:textId="6F0A8B9B">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768C3D">
              <w:rPr>
                <w:color w:val="AE9142" w:themeColor="accent2"/>
                <w:sz w:val="16"/>
                <w:szCs w:val="16"/>
              </w:rPr>
              <w:t>10/08/2020</w:t>
            </w:r>
          </w:p>
        </w:tc>
        <w:tc>
          <w:tcPr>
            <w:tcW w:w="1022"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D93426" w:rsidR="00DB55F0" w:rsidP="00E87BA7" w:rsidRDefault="00DB55F0" w14:paraId="799CC40A"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Pr="00D93426" w:rsidR="00F1339C" w:rsidTr="00761171" w14:paraId="41F9F1AF"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DB55F0" w:rsidR="00DB55F0" w:rsidP="00E87BA7" w:rsidRDefault="00DB55F0" w14:paraId="08DEA40B" w14:textId="77777777">
            <w:pPr>
              <w:ind w:left="0"/>
              <w:rPr>
                <w:b w:val="0"/>
                <w:bCs w:val="0"/>
                <w:color w:val="AE9142"/>
                <w:sz w:val="22"/>
                <w:szCs w:val="22"/>
              </w:rPr>
            </w:pPr>
          </w:p>
        </w:tc>
        <w:tc>
          <w:tcPr>
            <w:tcW w:w="1292"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D93426" w:rsidR="00DB55F0" w:rsidP="00D93426" w:rsidRDefault="00DB55F0" w14:paraId="6048012D" w14:textId="77777777">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Reviewed by:</w:t>
            </w:r>
          </w:p>
        </w:tc>
        <w:tc>
          <w:tcPr>
            <w:tcW w:w="1771"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D93426" w:rsidR="00DB55F0" w:rsidP="00E87BA7" w:rsidRDefault="00DB55F0" w14:paraId="45620A9E"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403"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D93426" w:rsidR="00DB55F0" w:rsidP="00E87BA7" w:rsidRDefault="00DB55F0" w14:paraId="5D3E1F1F"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763"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D93426" w:rsidR="00DB55F0" w:rsidP="00E87BA7" w:rsidRDefault="00DB55F0" w14:paraId="333CCC4B"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094"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D93426" w:rsidR="00DB55F0" w:rsidP="00E87BA7" w:rsidRDefault="00DB55F0" w14:paraId="3E761F87"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022"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D93426" w:rsidR="00DB55F0" w:rsidP="00E87BA7" w:rsidRDefault="00DB55F0" w14:paraId="54A4666B"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Pr="00D93426" w:rsidR="00F1339C" w:rsidTr="00761171" w14:paraId="45582200"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DB55F0" w:rsidR="00DB55F0" w:rsidP="00E87BA7" w:rsidRDefault="00DB55F0" w14:paraId="2CB9A61C" w14:textId="77777777">
            <w:pPr>
              <w:ind w:left="0"/>
              <w:rPr>
                <w:b w:val="0"/>
                <w:bCs w:val="0"/>
                <w:color w:val="AE9142"/>
                <w:sz w:val="22"/>
                <w:szCs w:val="22"/>
              </w:rPr>
            </w:pPr>
          </w:p>
        </w:tc>
        <w:tc>
          <w:tcPr>
            <w:tcW w:w="1292" w:type="dxa"/>
            <w:tcBorders>
              <w:top w:val="single" w:color="808080" w:themeColor="background2" w:themeShade="80" w:sz="4" w:space="0"/>
              <w:left w:val="single" w:color="808080" w:themeColor="background2" w:themeShade="80" w:sz="4" w:space="0"/>
              <w:bottom w:val="single" w:color="808080" w:themeColor="background2" w:themeShade="80" w:sz="12" w:space="0"/>
              <w:right w:val="single" w:color="808080" w:themeColor="background2" w:themeShade="80" w:sz="4" w:space="0"/>
            </w:tcBorders>
            <w:shd w:val="clear" w:color="auto" w:fill="auto"/>
            <w:vAlign w:val="center"/>
          </w:tcPr>
          <w:p w:rsidRPr="00D93426" w:rsidR="00DB55F0" w:rsidP="00D93426" w:rsidRDefault="00DB55F0" w14:paraId="69264A59" w14:textId="77777777">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Approved by:</w:t>
            </w:r>
          </w:p>
        </w:tc>
        <w:tc>
          <w:tcPr>
            <w:tcW w:w="1771" w:type="dxa"/>
            <w:tcBorders>
              <w:top w:val="single" w:color="808080" w:themeColor="background2" w:themeShade="80" w:sz="4" w:space="0"/>
              <w:left w:val="single" w:color="808080" w:themeColor="background2" w:themeShade="80" w:sz="4" w:space="0"/>
              <w:bottom w:val="single" w:color="808080" w:themeColor="background2" w:themeShade="80" w:sz="12" w:space="0"/>
              <w:right w:val="single" w:color="808080" w:themeColor="background2" w:themeShade="80" w:sz="4" w:space="0"/>
            </w:tcBorders>
            <w:shd w:val="clear" w:color="auto" w:fill="auto"/>
            <w:vAlign w:val="center"/>
          </w:tcPr>
          <w:p w:rsidRPr="00D93426" w:rsidR="00DB55F0" w:rsidP="00E87BA7" w:rsidRDefault="00DB55F0" w14:paraId="7CFF31CA"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403" w:type="dxa"/>
            <w:tcBorders>
              <w:top w:val="single" w:color="808080" w:themeColor="background2" w:themeShade="80" w:sz="4" w:space="0"/>
              <w:left w:val="single" w:color="808080" w:themeColor="background2" w:themeShade="80" w:sz="4" w:space="0"/>
              <w:bottom w:val="single" w:color="808080" w:themeColor="background2" w:themeShade="80" w:sz="12" w:space="0"/>
              <w:right w:val="single" w:color="808080" w:themeColor="background2" w:themeShade="80" w:sz="4" w:space="0"/>
            </w:tcBorders>
            <w:shd w:val="clear" w:color="auto" w:fill="auto"/>
            <w:vAlign w:val="center"/>
          </w:tcPr>
          <w:p w:rsidRPr="00D93426" w:rsidR="00DB55F0" w:rsidP="00E87BA7" w:rsidRDefault="00DB55F0" w14:paraId="6525FD14"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763" w:type="dxa"/>
            <w:tcBorders>
              <w:top w:val="single" w:color="808080" w:themeColor="background2" w:themeShade="80" w:sz="4" w:space="0"/>
              <w:left w:val="single" w:color="808080" w:themeColor="background2" w:themeShade="80" w:sz="4" w:space="0"/>
              <w:bottom w:val="single" w:color="808080" w:themeColor="background2" w:themeShade="80" w:sz="12" w:space="0"/>
              <w:right w:val="single" w:color="808080" w:themeColor="background2" w:themeShade="80" w:sz="4" w:space="0"/>
            </w:tcBorders>
            <w:shd w:val="clear" w:color="auto" w:fill="auto"/>
            <w:vAlign w:val="center"/>
          </w:tcPr>
          <w:p w:rsidRPr="00D93426" w:rsidR="00DB55F0" w:rsidP="00E87BA7" w:rsidRDefault="00DB55F0" w14:paraId="7D6ADB47"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094" w:type="dxa"/>
            <w:tcBorders>
              <w:top w:val="single" w:color="808080" w:themeColor="background2" w:themeShade="80" w:sz="4" w:space="0"/>
              <w:left w:val="single" w:color="808080" w:themeColor="background2" w:themeShade="80" w:sz="4" w:space="0"/>
              <w:bottom w:val="single" w:color="808080" w:themeColor="background2" w:themeShade="80" w:sz="12" w:space="0"/>
              <w:right w:val="single" w:color="808080" w:themeColor="background2" w:themeShade="80" w:sz="4" w:space="0"/>
            </w:tcBorders>
            <w:shd w:val="clear" w:color="auto" w:fill="auto"/>
            <w:vAlign w:val="center"/>
          </w:tcPr>
          <w:p w:rsidRPr="00D93426" w:rsidR="00DB55F0" w:rsidP="00E87BA7" w:rsidRDefault="00DB55F0" w14:paraId="076B2C08"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022" w:type="dxa"/>
            <w:tcBorders>
              <w:top w:val="single" w:color="808080" w:themeColor="background2" w:themeShade="80" w:sz="4" w:space="0"/>
              <w:left w:val="single" w:color="808080" w:themeColor="background2" w:themeShade="80" w:sz="4" w:space="0"/>
              <w:bottom w:val="single" w:color="808080" w:themeColor="background2" w:themeShade="80" w:sz="12" w:space="0"/>
              <w:right w:val="single" w:color="808080" w:themeColor="background2" w:themeShade="80" w:sz="4" w:space="0"/>
            </w:tcBorders>
            <w:shd w:val="clear" w:color="auto" w:fill="auto"/>
            <w:vAlign w:val="center"/>
          </w:tcPr>
          <w:p w:rsidRPr="00D93426" w:rsidR="00DB55F0" w:rsidP="00E87BA7" w:rsidRDefault="00DB55F0" w14:paraId="3584DE7D"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Pr="00D93426" w:rsidR="00F1339C" w:rsidTr="00761171" w14:paraId="437B85CE"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tcBorders>
              <w:top w:val="single" w:color="808080" w:themeColor="background2" w:themeShade="80" w:sz="12" w:space="0"/>
            </w:tcBorders>
            <w:shd w:val="clear" w:color="auto" w:fill="auto"/>
            <w:vAlign w:val="center"/>
          </w:tcPr>
          <w:p w:rsidRPr="00DB55F0" w:rsidR="00A81549" w:rsidP="00A81549" w:rsidRDefault="00A81549" w14:paraId="611D2381" w14:textId="77777777">
            <w:pPr>
              <w:ind w:left="0"/>
              <w:jc w:val="center"/>
              <w:rPr>
                <w:b w:val="0"/>
                <w:bCs w:val="0"/>
                <w:color w:val="AE9142"/>
                <w:sz w:val="22"/>
                <w:szCs w:val="22"/>
              </w:rPr>
            </w:pPr>
            <w:r w:rsidRPr="00DB55F0">
              <w:rPr>
                <w:b w:val="0"/>
                <w:bCs w:val="0"/>
                <w:color w:val="AE9142"/>
                <w:sz w:val="22"/>
                <w:szCs w:val="22"/>
              </w:rPr>
              <w:t>01</w:t>
            </w:r>
          </w:p>
        </w:tc>
        <w:tc>
          <w:tcPr>
            <w:tcW w:w="1292" w:type="dxa"/>
            <w:tcBorders>
              <w:top w:val="single" w:color="808080" w:themeColor="background2" w:themeShade="80" w:sz="12" w:space="0"/>
            </w:tcBorders>
            <w:shd w:val="clear" w:color="auto" w:fill="auto"/>
            <w:vAlign w:val="center"/>
          </w:tcPr>
          <w:p w:rsidRPr="00D93426" w:rsidR="00A81549" w:rsidP="00A81549" w:rsidRDefault="00A81549" w14:paraId="35E7ECF9" w14:textId="77777777">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00D93426">
              <w:rPr>
                <w:color w:val="AE9142"/>
                <w:sz w:val="16"/>
                <w:szCs w:val="16"/>
              </w:rPr>
              <w:t>Prepared by:</w:t>
            </w:r>
          </w:p>
        </w:tc>
        <w:tc>
          <w:tcPr>
            <w:tcW w:w="1771" w:type="dxa"/>
            <w:tcBorders>
              <w:top w:val="single" w:color="808080" w:themeColor="background2" w:themeShade="80" w:sz="12" w:space="0"/>
            </w:tcBorders>
            <w:shd w:val="clear" w:color="auto" w:fill="auto"/>
            <w:vAlign w:val="center"/>
          </w:tcPr>
          <w:p w:rsidRPr="0072742E" w:rsidR="00A81549" w:rsidP="00A81549" w:rsidRDefault="00A81549" w14:paraId="0CC81DD3" w14:textId="77777777">
            <w:pPr>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lang w:val="es-ES"/>
              </w:rPr>
            </w:pPr>
            <w:r w:rsidRPr="0072742E">
              <w:rPr>
                <w:rFonts w:hint="eastAsia"/>
                <w:color w:val="AE9142" w:themeColor="accent2"/>
                <w:sz w:val="16"/>
                <w:szCs w:val="16"/>
                <w:lang w:val="es-ES"/>
              </w:rPr>
              <w:t xml:space="preserve">Juan </w:t>
            </w:r>
            <w:proofErr w:type="spellStart"/>
            <w:r w:rsidRPr="0072742E">
              <w:rPr>
                <w:rFonts w:hint="eastAsia"/>
                <w:color w:val="AE9142" w:themeColor="accent2"/>
                <w:sz w:val="16"/>
                <w:szCs w:val="16"/>
                <w:lang w:val="es-ES"/>
              </w:rPr>
              <w:t>Pommarez</w:t>
            </w:r>
            <w:proofErr w:type="spellEnd"/>
            <w:r w:rsidRPr="0072742E">
              <w:rPr>
                <w:rFonts w:hint="eastAsia"/>
                <w:color w:val="AE9142" w:themeColor="accent2"/>
                <w:sz w:val="16"/>
                <w:szCs w:val="16"/>
                <w:lang w:val="es-ES"/>
              </w:rPr>
              <w:t xml:space="preserve"> </w:t>
            </w:r>
            <w:proofErr w:type="spellStart"/>
            <w:r w:rsidRPr="0072742E">
              <w:rPr>
                <w:rFonts w:hint="eastAsia"/>
                <w:color w:val="AE9142" w:themeColor="accent2"/>
                <w:sz w:val="16"/>
                <w:szCs w:val="16"/>
                <w:lang w:val="es-ES"/>
              </w:rPr>
              <w:t>Tarradas</w:t>
            </w:r>
            <w:proofErr w:type="spellEnd"/>
          </w:p>
          <w:p w:rsidRPr="00ED30E7" w:rsidR="00A81549" w:rsidP="00A81549" w:rsidRDefault="00A81549" w14:paraId="1D7ACF85" w14:textId="742CE697">
            <w:pPr>
              <w:ind w:left="0"/>
              <w:cnfStyle w:val="000000000000" w:firstRow="0" w:lastRow="0" w:firstColumn="0" w:lastColumn="0" w:oddVBand="0" w:evenVBand="0" w:oddHBand="0" w:evenHBand="0" w:firstRowFirstColumn="0" w:firstRowLastColumn="0" w:lastRowFirstColumn="0" w:lastRowLastColumn="0"/>
              <w:rPr>
                <w:color w:val="AE9142"/>
                <w:sz w:val="16"/>
                <w:szCs w:val="16"/>
                <w:lang w:val="es-ES"/>
              </w:rPr>
            </w:pPr>
            <w:proofErr w:type="spellStart"/>
            <w:r w:rsidRPr="0072742E">
              <w:rPr>
                <w:color w:val="AE9142" w:themeColor="accent2"/>
                <w:sz w:val="16"/>
                <w:szCs w:val="16"/>
                <w:lang w:val="es-ES"/>
              </w:rPr>
              <w:t>Radu</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Ionut</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Boeri</w:t>
            </w:r>
            <w:r w:rsidRPr="0072742E">
              <w:rPr>
                <w:rFonts w:hint="eastAsia"/>
                <w:color w:val="AE9142" w:themeColor="accent2"/>
                <w:sz w:val="16"/>
                <w:szCs w:val="16"/>
                <w:lang w:val="es-ES"/>
              </w:rPr>
              <w:t>u</w:t>
            </w:r>
            <w:proofErr w:type="spellEnd"/>
          </w:p>
        </w:tc>
        <w:tc>
          <w:tcPr>
            <w:tcW w:w="1403" w:type="dxa"/>
            <w:tcBorders>
              <w:top w:val="single" w:color="808080" w:themeColor="background2" w:themeShade="80" w:sz="12" w:space="0"/>
            </w:tcBorders>
            <w:shd w:val="clear" w:color="auto" w:fill="auto"/>
            <w:vAlign w:val="center"/>
          </w:tcPr>
          <w:p w:rsidR="00A81549" w:rsidP="00A81549" w:rsidRDefault="00A81549" w14:paraId="79971EDF" w14:textId="77777777">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768C3D">
              <w:rPr>
                <w:color w:val="AE9142" w:themeColor="accent2"/>
                <w:sz w:val="16"/>
                <w:szCs w:val="16"/>
              </w:rPr>
              <w:t xml:space="preserve">BIM </w:t>
            </w:r>
            <w:proofErr w:type="gramStart"/>
            <w:r w:rsidRPr="00768C3D">
              <w:rPr>
                <w:color w:val="AE9142" w:themeColor="accent2"/>
                <w:sz w:val="16"/>
                <w:szCs w:val="16"/>
              </w:rPr>
              <w:t>Lead</w:t>
            </w:r>
            <w:proofErr w:type="gramEnd"/>
            <w:r>
              <w:rPr>
                <w:color w:val="AE9142" w:themeColor="accent2"/>
                <w:sz w:val="16"/>
                <w:szCs w:val="16"/>
              </w:rPr>
              <w:t>;</w:t>
            </w:r>
          </w:p>
          <w:p w:rsidRPr="00D93426" w:rsidR="00A81549" w:rsidP="00A81549" w:rsidRDefault="00A81549" w14:paraId="0B77EA9A" w14:textId="35884022">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BIM Manager</w:t>
            </w:r>
          </w:p>
        </w:tc>
        <w:tc>
          <w:tcPr>
            <w:tcW w:w="2763" w:type="dxa"/>
            <w:tcBorders>
              <w:top w:val="single" w:color="808080" w:themeColor="background2" w:themeShade="80" w:sz="12" w:space="0"/>
            </w:tcBorders>
            <w:shd w:val="clear" w:color="auto" w:fill="auto"/>
            <w:vAlign w:val="center"/>
          </w:tcPr>
          <w:p w:rsidR="00A81549" w:rsidP="00A81549" w:rsidRDefault="00A81549" w14:paraId="47111A37" w14:textId="77777777">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768C3D">
              <w:rPr>
                <w:color w:val="AE9142" w:themeColor="accent2"/>
                <w:sz w:val="16"/>
                <w:szCs w:val="16"/>
              </w:rPr>
              <w:t>Jpommarez@fostrandpartners.com</w:t>
            </w:r>
          </w:p>
          <w:p w:rsidRPr="00D93426" w:rsidR="00A81549" w:rsidP="00A81549" w:rsidRDefault="00A81549" w14:paraId="126FBBCA" w14:textId="76277CDB">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riboeriu@fosterandpartners.com</w:t>
            </w:r>
          </w:p>
        </w:tc>
        <w:tc>
          <w:tcPr>
            <w:tcW w:w="1094" w:type="dxa"/>
            <w:tcBorders>
              <w:top w:val="single" w:color="808080" w:themeColor="background2" w:themeShade="80" w:sz="12" w:space="0"/>
            </w:tcBorders>
            <w:shd w:val="clear" w:color="auto" w:fill="auto"/>
            <w:vAlign w:val="center"/>
          </w:tcPr>
          <w:p w:rsidRPr="00D93426" w:rsidR="00A81549" w:rsidP="00A81549" w:rsidRDefault="00A81549" w14:paraId="6383DD71" w14:textId="0CFBB672">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themeColor="accent2"/>
                <w:sz w:val="16"/>
                <w:szCs w:val="16"/>
              </w:rPr>
              <w:t>25</w:t>
            </w:r>
            <w:r w:rsidRPr="00768C3D">
              <w:rPr>
                <w:color w:val="AE9142" w:themeColor="accent2"/>
                <w:sz w:val="16"/>
                <w:szCs w:val="16"/>
              </w:rPr>
              <w:t>/0</w:t>
            </w:r>
            <w:r>
              <w:rPr>
                <w:color w:val="AE9142" w:themeColor="accent2"/>
                <w:sz w:val="16"/>
                <w:szCs w:val="16"/>
              </w:rPr>
              <w:t>9</w:t>
            </w:r>
            <w:r w:rsidRPr="00768C3D">
              <w:rPr>
                <w:color w:val="AE9142" w:themeColor="accent2"/>
                <w:sz w:val="16"/>
                <w:szCs w:val="16"/>
              </w:rPr>
              <w:t>/2020</w:t>
            </w:r>
          </w:p>
        </w:tc>
        <w:tc>
          <w:tcPr>
            <w:tcW w:w="1022" w:type="dxa"/>
            <w:tcBorders>
              <w:top w:val="single" w:color="808080" w:themeColor="background2" w:themeShade="80" w:sz="12" w:space="0"/>
            </w:tcBorders>
            <w:shd w:val="clear" w:color="auto" w:fill="auto"/>
            <w:vAlign w:val="center"/>
          </w:tcPr>
          <w:p w:rsidRPr="00D93426" w:rsidR="00A81549" w:rsidP="00A81549" w:rsidRDefault="00A81549" w14:paraId="54D32692"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Pr="00D93426" w:rsidR="00F1339C" w:rsidTr="00761171" w14:paraId="2457EA1A"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DB55F0" w:rsidR="00A81549" w:rsidP="00A81549" w:rsidRDefault="00A81549" w14:paraId="74C916B6" w14:textId="77777777">
            <w:pPr>
              <w:ind w:left="0"/>
              <w:rPr>
                <w:b w:val="0"/>
                <w:bCs w:val="0"/>
                <w:color w:val="AE9142"/>
                <w:sz w:val="22"/>
                <w:szCs w:val="22"/>
              </w:rPr>
            </w:pPr>
          </w:p>
        </w:tc>
        <w:tc>
          <w:tcPr>
            <w:tcW w:w="1292" w:type="dxa"/>
            <w:shd w:val="clear" w:color="auto" w:fill="auto"/>
            <w:vAlign w:val="center"/>
          </w:tcPr>
          <w:p w:rsidRPr="00D93426" w:rsidR="00A81549" w:rsidP="00A81549" w:rsidRDefault="00A81549" w14:paraId="61792D04" w14:textId="77777777">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Reviewed by:</w:t>
            </w:r>
          </w:p>
        </w:tc>
        <w:tc>
          <w:tcPr>
            <w:tcW w:w="1771" w:type="dxa"/>
            <w:shd w:val="clear" w:color="auto" w:fill="auto"/>
            <w:vAlign w:val="center"/>
          </w:tcPr>
          <w:p w:rsidRPr="00D93426" w:rsidR="00A81549" w:rsidP="00A81549" w:rsidRDefault="00A81549" w14:paraId="00C0D7AF"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403" w:type="dxa"/>
            <w:shd w:val="clear" w:color="auto" w:fill="auto"/>
            <w:vAlign w:val="center"/>
          </w:tcPr>
          <w:p w:rsidRPr="00D93426" w:rsidR="00A81549" w:rsidP="00A81549" w:rsidRDefault="00A81549" w14:paraId="011F1744"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763" w:type="dxa"/>
            <w:shd w:val="clear" w:color="auto" w:fill="auto"/>
            <w:vAlign w:val="center"/>
          </w:tcPr>
          <w:p w:rsidRPr="00D93426" w:rsidR="00A81549" w:rsidP="00A81549" w:rsidRDefault="00A81549" w14:paraId="20CC3225"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094" w:type="dxa"/>
            <w:shd w:val="clear" w:color="auto" w:fill="auto"/>
            <w:vAlign w:val="center"/>
          </w:tcPr>
          <w:p w:rsidRPr="00D93426" w:rsidR="00A81549" w:rsidP="00A81549" w:rsidRDefault="00A81549" w14:paraId="54AC7B62"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022" w:type="dxa"/>
            <w:shd w:val="clear" w:color="auto" w:fill="auto"/>
            <w:vAlign w:val="center"/>
          </w:tcPr>
          <w:p w:rsidRPr="00D93426" w:rsidR="00A81549" w:rsidP="00A81549" w:rsidRDefault="00A81549" w14:paraId="78064A28"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Pr="00D93426" w:rsidR="00F1339C" w:rsidTr="00761171" w14:paraId="4046C6C2"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DB55F0" w:rsidR="00A81549" w:rsidP="00A81549" w:rsidRDefault="00A81549" w14:paraId="5BBCADCD" w14:textId="77777777">
            <w:pPr>
              <w:ind w:left="0"/>
              <w:rPr>
                <w:b w:val="0"/>
                <w:bCs w:val="0"/>
                <w:color w:val="AE9142"/>
                <w:sz w:val="22"/>
                <w:szCs w:val="22"/>
              </w:rPr>
            </w:pPr>
          </w:p>
        </w:tc>
        <w:tc>
          <w:tcPr>
            <w:tcW w:w="1292" w:type="dxa"/>
            <w:tcBorders>
              <w:bottom w:val="single" w:color="808080" w:themeColor="background2" w:themeShade="80" w:sz="12" w:space="0"/>
            </w:tcBorders>
            <w:shd w:val="clear" w:color="auto" w:fill="auto"/>
            <w:vAlign w:val="center"/>
          </w:tcPr>
          <w:p w:rsidRPr="00D93426" w:rsidR="00A81549" w:rsidP="00A81549" w:rsidRDefault="00A81549" w14:paraId="706480D0" w14:textId="77777777">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Approved by:</w:t>
            </w:r>
          </w:p>
        </w:tc>
        <w:tc>
          <w:tcPr>
            <w:tcW w:w="1771" w:type="dxa"/>
            <w:tcBorders>
              <w:bottom w:val="single" w:color="808080" w:themeColor="background2" w:themeShade="80" w:sz="12" w:space="0"/>
            </w:tcBorders>
            <w:shd w:val="clear" w:color="auto" w:fill="auto"/>
            <w:vAlign w:val="center"/>
          </w:tcPr>
          <w:p w:rsidRPr="00D93426" w:rsidR="00A81549" w:rsidP="00A81549" w:rsidRDefault="00A81549" w14:paraId="5AAEA89E"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403" w:type="dxa"/>
            <w:tcBorders>
              <w:bottom w:val="single" w:color="808080" w:themeColor="background2" w:themeShade="80" w:sz="12" w:space="0"/>
            </w:tcBorders>
            <w:shd w:val="clear" w:color="auto" w:fill="auto"/>
            <w:vAlign w:val="center"/>
          </w:tcPr>
          <w:p w:rsidRPr="00D93426" w:rsidR="00A81549" w:rsidP="00A81549" w:rsidRDefault="00A81549" w14:paraId="79879561"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763" w:type="dxa"/>
            <w:tcBorders>
              <w:bottom w:val="single" w:color="808080" w:themeColor="background2" w:themeShade="80" w:sz="12" w:space="0"/>
            </w:tcBorders>
            <w:shd w:val="clear" w:color="auto" w:fill="auto"/>
            <w:vAlign w:val="center"/>
          </w:tcPr>
          <w:p w:rsidRPr="00D93426" w:rsidR="00A81549" w:rsidP="00A81549" w:rsidRDefault="00A81549" w14:paraId="617A9E3A"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094" w:type="dxa"/>
            <w:tcBorders>
              <w:bottom w:val="single" w:color="808080" w:themeColor="background2" w:themeShade="80" w:sz="12" w:space="0"/>
            </w:tcBorders>
            <w:shd w:val="clear" w:color="auto" w:fill="auto"/>
            <w:vAlign w:val="center"/>
          </w:tcPr>
          <w:p w:rsidRPr="00D93426" w:rsidR="00A81549" w:rsidP="00A81549" w:rsidRDefault="00A81549" w14:paraId="3814F7CE"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022" w:type="dxa"/>
            <w:tcBorders>
              <w:bottom w:val="single" w:color="808080" w:themeColor="background2" w:themeShade="80" w:sz="12" w:space="0"/>
            </w:tcBorders>
            <w:shd w:val="clear" w:color="auto" w:fill="auto"/>
            <w:vAlign w:val="center"/>
          </w:tcPr>
          <w:p w:rsidRPr="00D93426" w:rsidR="00A81549" w:rsidP="00A81549" w:rsidRDefault="00A81549" w14:paraId="1773606C"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Pr="00D93426" w:rsidR="00F1339C" w:rsidTr="00761171" w14:paraId="361984E0"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tcBorders>
              <w:top w:val="single" w:color="808080" w:themeColor="background2" w:themeShade="80" w:sz="12" w:space="0"/>
            </w:tcBorders>
            <w:shd w:val="clear" w:color="auto" w:fill="auto"/>
            <w:vAlign w:val="center"/>
          </w:tcPr>
          <w:p w:rsidRPr="00DB55F0" w:rsidR="00AE0877" w:rsidP="00BA0893" w:rsidRDefault="00AE0877" w14:paraId="7643CACD" w14:textId="77777777">
            <w:pPr>
              <w:ind w:left="0"/>
              <w:jc w:val="center"/>
              <w:rPr>
                <w:b w:val="0"/>
                <w:bCs w:val="0"/>
                <w:color w:val="AE9142"/>
                <w:sz w:val="22"/>
                <w:szCs w:val="22"/>
              </w:rPr>
            </w:pPr>
            <w:r w:rsidRPr="00DB55F0">
              <w:rPr>
                <w:b w:val="0"/>
                <w:bCs w:val="0"/>
                <w:color w:val="AE9142"/>
                <w:sz w:val="22"/>
                <w:szCs w:val="22"/>
              </w:rPr>
              <w:t>02</w:t>
            </w:r>
          </w:p>
        </w:tc>
        <w:tc>
          <w:tcPr>
            <w:tcW w:w="1292" w:type="dxa"/>
            <w:tcBorders>
              <w:top w:val="single" w:color="808080" w:themeColor="background2" w:themeShade="80" w:sz="12" w:space="0"/>
            </w:tcBorders>
            <w:shd w:val="clear" w:color="auto" w:fill="auto"/>
            <w:vAlign w:val="center"/>
          </w:tcPr>
          <w:p w:rsidRPr="00D93426" w:rsidR="00AE0877" w:rsidP="00BA0893" w:rsidRDefault="00AE0877" w14:paraId="21C821DF" w14:textId="77777777">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00D93426">
              <w:rPr>
                <w:color w:val="AE9142"/>
                <w:sz w:val="16"/>
                <w:szCs w:val="16"/>
              </w:rPr>
              <w:t>Prepared by:</w:t>
            </w:r>
          </w:p>
        </w:tc>
        <w:tc>
          <w:tcPr>
            <w:tcW w:w="1771" w:type="dxa"/>
            <w:tcBorders>
              <w:top w:val="single" w:color="808080" w:themeColor="background2" w:themeShade="80" w:sz="12" w:space="0"/>
            </w:tcBorders>
            <w:shd w:val="clear" w:color="auto" w:fill="auto"/>
            <w:vAlign w:val="center"/>
          </w:tcPr>
          <w:p w:rsidRPr="0072742E" w:rsidR="00AE0877" w:rsidP="00BA0893" w:rsidRDefault="00AE0877" w14:paraId="528759B9" w14:textId="77777777">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es-ES"/>
              </w:rPr>
            </w:pPr>
            <w:r w:rsidRPr="0072742E">
              <w:rPr>
                <w:rFonts w:hint="eastAsia"/>
                <w:color w:val="AE9142" w:themeColor="accent2"/>
                <w:sz w:val="16"/>
                <w:szCs w:val="16"/>
                <w:lang w:val="es-ES"/>
              </w:rPr>
              <w:t xml:space="preserve">Juan </w:t>
            </w:r>
            <w:proofErr w:type="spellStart"/>
            <w:r w:rsidRPr="0072742E">
              <w:rPr>
                <w:rFonts w:hint="eastAsia"/>
                <w:color w:val="AE9142" w:themeColor="accent2"/>
                <w:sz w:val="16"/>
                <w:szCs w:val="16"/>
                <w:lang w:val="es-ES"/>
              </w:rPr>
              <w:t>Pommarez</w:t>
            </w:r>
            <w:proofErr w:type="spellEnd"/>
            <w:r w:rsidRPr="0072742E">
              <w:rPr>
                <w:rFonts w:hint="eastAsia"/>
                <w:color w:val="AE9142" w:themeColor="accent2"/>
                <w:sz w:val="16"/>
                <w:szCs w:val="16"/>
                <w:lang w:val="es-ES"/>
              </w:rPr>
              <w:t xml:space="preserve"> </w:t>
            </w:r>
            <w:proofErr w:type="spellStart"/>
            <w:r w:rsidRPr="0072742E">
              <w:rPr>
                <w:rFonts w:hint="eastAsia"/>
                <w:color w:val="AE9142" w:themeColor="accent2"/>
                <w:sz w:val="16"/>
                <w:szCs w:val="16"/>
                <w:lang w:val="es-ES"/>
              </w:rPr>
              <w:t>Tarradas</w:t>
            </w:r>
            <w:proofErr w:type="spellEnd"/>
          </w:p>
          <w:p w:rsidRPr="00ED30E7" w:rsidR="00AE0877" w:rsidP="00BA0893" w:rsidRDefault="00AE0877" w14:paraId="15C8242F" w14:textId="2D89F217">
            <w:pPr>
              <w:ind w:left="0"/>
              <w:cnfStyle w:val="000000100000" w:firstRow="0" w:lastRow="0" w:firstColumn="0" w:lastColumn="0" w:oddVBand="0" w:evenVBand="0" w:oddHBand="1" w:evenHBand="0" w:firstRowFirstColumn="0" w:firstRowLastColumn="0" w:lastRowFirstColumn="0" w:lastRowLastColumn="0"/>
              <w:rPr>
                <w:color w:val="AE9142"/>
                <w:sz w:val="16"/>
                <w:szCs w:val="16"/>
                <w:lang w:val="it-IT"/>
              </w:rPr>
            </w:pPr>
            <w:proofErr w:type="spellStart"/>
            <w:r w:rsidRPr="0072742E">
              <w:rPr>
                <w:color w:val="AE9142" w:themeColor="accent2"/>
                <w:sz w:val="16"/>
                <w:szCs w:val="16"/>
                <w:lang w:val="es-ES"/>
              </w:rPr>
              <w:t>Radu</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Ionut</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Boeri</w:t>
            </w:r>
            <w:r w:rsidRPr="0072742E">
              <w:rPr>
                <w:rFonts w:hint="eastAsia"/>
                <w:color w:val="AE9142" w:themeColor="accent2"/>
                <w:sz w:val="16"/>
                <w:szCs w:val="16"/>
                <w:lang w:val="es-ES"/>
              </w:rPr>
              <w:t>u</w:t>
            </w:r>
            <w:proofErr w:type="spellEnd"/>
          </w:p>
        </w:tc>
        <w:tc>
          <w:tcPr>
            <w:tcW w:w="1403" w:type="dxa"/>
            <w:tcBorders>
              <w:top w:val="single" w:color="808080" w:themeColor="background2" w:themeShade="80" w:sz="12" w:space="0"/>
            </w:tcBorders>
            <w:shd w:val="clear" w:color="auto" w:fill="auto"/>
            <w:vAlign w:val="center"/>
          </w:tcPr>
          <w:p w:rsidR="00AE0877" w:rsidP="00BA0893" w:rsidRDefault="00AE0877" w14:paraId="201914B4" w14:textId="7777777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 xml:space="preserve">BIM </w:t>
            </w:r>
            <w:proofErr w:type="gramStart"/>
            <w:r w:rsidRPr="00768C3D">
              <w:rPr>
                <w:color w:val="AE9142" w:themeColor="accent2"/>
                <w:sz w:val="16"/>
                <w:szCs w:val="16"/>
              </w:rPr>
              <w:t>Lead</w:t>
            </w:r>
            <w:proofErr w:type="gramEnd"/>
            <w:r>
              <w:rPr>
                <w:color w:val="AE9142" w:themeColor="accent2"/>
                <w:sz w:val="16"/>
                <w:szCs w:val="16"/>
              </w:rPr>
              <w:t>;</w:t>
            </w:r>
          </w:p>
          <w:p w:rsidRPr="00D93426" w:rsidR="00AE0877" w:rsidP="00BA0893" w:rsidRDefault="00AE0877" w14:paraId="3A20CD15" w14:textId="7D3C07A4">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BIM Manager</w:t>
            </w:r>
          </w:p>
        </w:tc>
        <w:tc>
          <w:tcPr>
            <w:tcW w:w="2763" w:type="dxa"/>
            <w:tcBorders>
              <w:top w:val="single" w:color="808080" w:themeColor="background2" w:themeShade="80" w:sz="12" w:space="0"/>
            </w:tcBorders>
            <w:shd w:val="clear" w:color="auto" w:fill="auto"/>
            <w:vAlign w:val="center"/>
          </w:tcPr>
          <w:p w:rsidR="00AE0877" w:rsidP="00BA0893" w:rsidRDefault="00AE0877" w14:paraId="02FE1F02" w14:textId="7777777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Jpommarez@fostrandpartners.com</w:t>
            </w:r>
          </w:p>
          <w:p w:rsidRPr="00D93426" w:rsidR="00AE0877" w:rsidP="00BA0893" w:rsidRDefault="00AE0877" w14:paraId="17686657" w14:textId="69F85016">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riboeriu@fosterandpartners.com</w:t>
            </w:r>
          </w:p>
        </w:tc>
        <w:tc>
          <w:tcPr>
            <w:tcW w:w="1094" w:type="dxa"/>
            <w:tcBorders>
              <w:top w:val="single" w:color="808080" w:themeColor="background2" w:themeShade="80" w:sz="12" w:space="0"/>
            </w:tcBorders>
            <w:shd w:val="clear" w:color="auto" w:fill="auto"/>
            <w:vAlign w:val="center"/>
          </w:tcPr>
          <w:p w:rsidRPr="00D93426" w:rsidR="00AE0877" w:rsidP="00BA0893" w:rsidRDefault="00AE0877" w14:paraId="1B2AC491" w14:textId="6DDBC63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themeColor="accent2"/>
                <w:sz w:val="16"/>
                <w:szCs w:val="16"/>
              </w:rPr>
              <w:t>20</w:t>
            </w:r>
            <w:r w:rsidRPr="00768C3D">
              <w:rPr>
                <w:color w:val="AE9142" w:themeColor="accent2"/>
                <w:sz w:val="16"/>
                <w:szCs w:val="16"/>
              </w:rPr>
              <w:t>/</w:t>
            </w:r>
            <w:r>
              <w:rPr>
                <w:color w:val="AE9142" w:themeColor="accent2"/>
                <w:sz w:val="16"/>
                <w:szCs w:val="16"/>
              </w:rPr>
              <w:t>10</w:t>
            </w:r>
            <w:r w:rsidRPr="00768C3D">
              <w:rPr>
                <w:color w:val="AE9142" w:themeColor="accent2"/>
                <w:sz w:val="16"/>
                <w:szCs w:val="16"/>
              </w:rPr>
              <w:t>/2020</w:t>
            </w:r>
          </w:p>
        </w:tc>
        <w:tc>
          <w:tcPr>
            <w:tcW w:w="1022" w:type="dxa"/>
            <w:tcBorders>
              <w:top w:val="single" w:color="808080" w:themeColor="background2" w:themeShade="80" w:sz="12" w:space="0"/>
            </w:tcBorders>
            <w:shd w:val="clear" w:color="auto" w:fill="auto"/>
            <w:vAlign w:val="center"/>
          </w:tcPr>
          <w:p w:rsidRPr="00D93426" w:rsidR="00AE0877" w:rsidP="00BA0893" w:rsidRDefault="00AE0877" w14:paraId="52C3A18D"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Pr="00D93426" w:rsidR="00F1339C" w:rsidTr="00761171" w14:paraId="686CBE5C"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D93426" w:rsidR="00AE0877" w:rsidP="00BA0893" w:rsidRDefault="00AE0877" w14:paraId="0C0B5960" w14:textId="77777777">
            <w:pPr>
              <w:ind w:left="0"/>
              <w:rPr>
                <w:color w:val="AE9142"/>
                <w:sz w:val="16"/>
                <w:szCs w:val="16"/>
              </w:rPr>
            </w:pPr>
          </w:p>
        </w:tc>
        <w:tc>
          <w:tcPr>
            <w:tcW w:w="1292" w:type="dxa"/>
            <w:shd w:val="clear" w:color="auto" w:fill="auto"/>
            <w:vAlign w:val="center"/>
          </w:tcPr>
          <w:p w:rsidRPr="00D93426" w:rsidR="00AE0877" w:rsidP="00BA0893" w:rsidRDefault="00AE0877" w14:paraId="2A705CBE" w14:textId="77777777">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Reviewed by:</w:t>
            </w:r>
          </w:p>
        </w:tc>
        <w:tc>
          <w:tcPr>
            <w:tcW w:w="1771" w:type="dxa"/>
            <w:shd w:val="clear" w:color="auto" w:fill="auto"/>
            <w:vAlign w:val="center"/>
          </w:tcPr>
          <w:p w:rsidRPr="00D93426" w:rsidR="00AE0877" w:rsidP="00BA0893" w:rsidRDefault="00AE0877" w14:paraId="33A2A696"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403" w:type="dxa"/>
            <w:shd w:val="clear" w:color="auto" w:fill="auto"/>
            <w:vAlign w:val="center"/>
          </w:tcPr>
          <w:p w:rsidRPr="00D93426" w:rsidR="00AE0877" w:rsidP="00BA0893" w:rsidRDefault="00AE0877" w14:paraId="01DD9FDD"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763" w:type="dxa"/>
            <w:shd w:val="clear" w:color="auto" w:fill="auto"/>
            <w:vAlign w:val="center"/>
          </w:tcPr>
          <w:p w:rsidRPr="00D93426" w:rsidR="00AE0877" w:rsidP="00BA0893" w:rsidRDefault="00AE0877" w14:paraId="2E4A8CD2"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094" w:type="dxa"/>
            <w:shd w:val="clear" w:color="auto" w:fill="auto"/>
            <w:vAlign w:val="center"/>
          </w:tcPr>
          <w:p w:rsidRPr="00D93426" w:rsidR="00AE0877" w:rsidP="00BA0893" w:rsidRDefault="00AE0877" w14:paraId="7D091C38"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022" w:type="dxa"/>
            <w:shd w:val="clear" w:color="auto" w:fill="auto"/>
            <w:vAlign w:val="center"/>
          </w:tcPr>
          <w:p w:rsidRPr="00D93426" w:rsidR="00AE0877" w:rsidP="00BA0893" w:rsidRDefault="00AE0877" w14:paraId="618C8F92"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Pr="00D93426" w:rsidR="00F1339C" w:rsidTr="00761171" w14:paraId="7274C2A7"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D93426" w:rsidR="00AE0877" w:rsidP="00BA0893" w:rsidRDefault="00AE0877" w14:paraId="2ECFC5F6" w14:textId="77777777">
            <w:pPr>
              <w:ind w:left="0"/>
              <w:rPr>
                <w:b w:val="0"/>
                <w:bCs w:val="0"/>
                <w:color w:val="AE9142"/>
                <w:sz w:val="16"/>
                <w:szCs w:val="16"/>
              </w:rPr>
            </w:pPr>
          </w:p>
        </w:tc>
        <w:tc>
          <w:tcPr>
            <w:tcW w:w="1292" w:type="dxa"/>
            <w:tcBorders>
              <w:bottom w:val="single" w:color="808080" w:themeColor="background2" w:themeShade="80" w:sz="12" w:space="0"/>
            </w:tcBorders>
            <w:shd w:val="clear" w:color="auto" w:fill="auto"/>
            <w:vAlign w:val="center"/>
          </w:tcPr>
          <w:p w:rsidRPr="00D93426" w:rsidR="00AE0877" w:rsidP="00BA0893" w:rsidRDefault="00AE0877" w14:paraId="73EA2F7A" w14:textId="77777777">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Approved by:</w:t>
            </w:r>
          </w:p>
        </w:tc>
        <w:tc>
          <w:tcPr>
            <w:tcW w:w="1771" w:type="dxa"/>
            <w:tcBorders>
              <w:bottom w:val="single" w:color="808080" w:themeColor="background2" w:themeShade="80" w:sz="12" w:space="0"/>
            </w:tcBorders>
            <w:shd w:val="clear" w:color="auto" w:fill="auto"/>
            <w:vAlign w:val="center"/>
          </w:tcPr>
          <w:p w:rsidRPr="00D93426" w:rsidR="00AE0877" w:rsidP="00BA0893" w:rsidRDefault="00AE0877" w14:paraId="7A2C559A"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403" w:type="dxa"/>
            <w:tcBorders>
              <w:bottom w:val="single" w:color="808080" w:themeColor="background2" w:themeShade="80" w:sz="12" w:space="0"/>
            </w:tcBorders>
            <w:shd w:val="clear" w:color="auto" w:fill="auto"/>
            <w:vAlign w:val="center"/>
          </w:tcPr>
          <w:p w:rsidRPr="00D93426" w:rsidR="00AE0877" w:rsidP="00BA0893" w:rsidRDefault="00AE0877" w14:paraId="11DCDF92"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763" w:type="dxa"/>
            <w:tcBorders>
              <w:bottom w:val="single" w:color="808080" w:themeColor="background2" w:themeShade="80" w:sz="12" w:space="0"/>
            </w:tcBorders>
            <w:shd w:val="clear" w:color="auto" w:fill="auto"/>
            <w:vAlign w:val="center"/>
          </w:tcPr>
          <w:p w:rsidRPr="00D93426" w:rsidR="00AE0877" w:rsidP="00BA0893" w:rsidRDefault="00AE0877" w14:paraId="6179A9CC"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094" w:type="dxa"/>
            <w:tcBorders>
              <w:bottom w:val="single" w:color="808080" w:themeColor="background2" w:themeShade="80" w:sz="12" w:space="0"/>
            </w:tcBorders>
            <w:shd w:val="clear" w:color="auto" w:fill="auto"/>
            <w:vAlign w:val="center"/>
          </w:tcPr>
          <w:p w:rsidRPr="00D93426" w:rsidR="00AE0877" w:rsidP="00BA0893" w:rsidRDefault="00AE0877" w14:paraId="1373D513"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022" w:type="dxa"/>
            <w:tcBorders>
              <w:bottom w:val="single" w:color="808080" w:themeColor="background2" w:themeShade="80" w:sz="12" w:space="0"/>
            </w:tcBorders>
            <w:shd w:val="clear" w:color="auto" w:fill="auto"/>
            <w:vAlign w:val="center"/>
          </w:tcPr>
          <w:p w:rsidRPr="00D93426" w:rsidR="00AE0877" w:rsidP="00BA0893" w:rsidRDefault="00AE0877" w14:paraId="5DC1E4D6"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Pr="00D93426" w:rsidR="00F1339C" w:rsidTr="00761171" w14:paraId="03F7E7D0"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tcBorders>
              <w:top w:val="single" w:color="808080" w:themeColor="background2" w:themeShade="80" w:sz="12" w:space="0"/>
            </w:tcBorders>
            <w:shd w:val="clear" w:color="auto" w:fill="auto"/>
            <w:vAlign w:val="center"/>
          </w:tcPr>
          <w:p w:rsidRPr="00A34443" w:rsidR="00AE0877" w:rsidP="00A34443" w:rsidRDefault="00AE0877" w14:paraId="5F551F67" w14:textId="5D5A7B4C">
            <w:pPr>
              <w:ind w:left="0"/>
              <w:jc w:val="center"/>
              <w:rPr>
                <w:color w:val="AE9142"/>
                <w:sz w:val="16"/>
                <w:szCs w:val="16"/>
              </w:rPr>
            </w:pPr>
            <w:r w:rsidRPr="00A34443">
              <w:rPr>
                <w:color w:val="AE9142"/>
                <w:sz w:val="22"/>
                <w:szCs w:val="22"/>
              </w:rPr>
              <w:t>03</w:t>
            </w:r>
          </w:p>
        </w:tc>
        <w:tc>
          <w:tcPr>
            <w:tcW w:w="1292" w:type="dxa"/>
            <w:tcBorders>
              <w:top w:val="single" w:color="808080" w:themeColor="background2" w:themeShade="80" w:sz="12" w:space="0"/>
            </w:tcBorders>
            <w:shd w:val="clear" w:color="auto" w:fill="auto"/>
            <w:vAlign w:val="center"/>
          </w:tcPr>
          <w:p w:rsidR="00AE0877" w:rsidP="00D808AF" w:rsidRDefault="00AE0877" w14:paraId="5FA2A1E9" w14:textId="5FA0BF15">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00D93426">
              <w:rPr>
                <w:color w:val="AE9142"/>
                <w:sz w:val="16"/>
                <w:szCs w:val="16"/>
              </w:rPr>
              <w:t>Prepared by:</w:t>
            </w:r>
          </w:p>
        </w:tc>
        <w:tc>
          <w:tcPr>
            <w:tcW w:w="1771" w:type="dxa"/>
            <w:tcBorders>
              <w:top w:val="single" w:color="808080" w:themeColor="background2" w:themeShade="80" w:sz="12" w:space="0"/>
            </w:tcBorders>
            <w:shd w:val="clear" w:color="auto" w:fill="auto"/>
            <w:vAlign w:val="center"/>
          </w:tcPr>
          <w:p w:rsidR="00AE0877" w:rsidP="00D808AF" w:rsidRDefault="00AE0877" w14:paraId="4B90E990" w14:textId="77777777">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lang w:val="es-ES"/>
              </w:rPr>
            </w:pPr>
            <w:proofErr w:type="spellStart"/>
            <w:r w:rsidRPr="0072742E">
              <w:rPr>
                <w:color w:val="AE9142" w:themeColor="accent2"/>
                <w:sz w:val="16"/>
                <w:szCs w:val="16"/>
                <w:lang w:val="es-ES"/>
              </w:rPr>
              <w:t>Radu</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Ionut</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Boeri</w:t>
            </w:r>
            <w:r w:rsidRPr="0072742E">
              <w:rPr>
                <w:rFonts w:hint="eastAsia"/>
                <w:color w:val="AE9142" w:themeColor="accent2"/>
                <w:sz w:val="16"/>
                <w:szCs w:val="16"/>
                <w:lang w:val="es-ES"/>
              </w:rPr>
              <w:t>u</w:t>
            </w:r>
            <w:proofErr w:type="spellEnd"/>
          </w:p>
          <w:p w:rsidRPr="00FA6E0A" w:rsidR="008211D2" w:rsidP="00D808AF" w:rsidRDefault="00F1339C" w14:paraId="7D2A4C45" w14:textId="77DC4482">
            <w:pPr>
              <w:ind w:left="0"/>
              <w:cnfStyle w:val="000000000000" w:firstRow="0" w:lastRow="0" w:firstColumn="0" w:lastColumn="0" w:oddVBand="0" w:evenVBand="0" w:oddHBand="0" w:evenHBand="0" w:firstRowFirstColumn="0" w:firstRowLastColumn="0" w:lastRowFirstColumn="0" w:lastRowLastColumn="0"/>
              <w:rPr>
                <w:color w:val="AE9142"/>
                <w:sz w:val="16"/>
                <w:szCs w:val="16"/>
                <w:lang w:val="it-IT"/>
              </w:rPr>
            </w:pPr>
            <w:r>
              <w:rPr>
                <w:color w:val="AE9142" w:themeColor="accent2"/>
                <w:sz w:val="16"/>
                <w:szCs w:val="16"/>
                <w:lang w:val="es-ES"/>
              </w:rPr>
              <w:t>Alessandro Granata</w:t>
            </w:r>
          </w:p>
        </w:tc>
        <w:tc>
          <w:tcPr>
            <w:tcW w:w="1403" w:type="dxa"/>
            <w:tcBorders>
              <w:top w:val="single" w:color="808080" w:themeColor="background2" w:themeShade="80" w:sz="12" w:space="0"/>
            </w:tcBorders>
            <w:shd w:val="clear" w:color="auto" w:fill="auto"/>
            <w:vAlign w:val="center"/>
          </w:tcPr>
          <w:p w:rsidR="00AE0877" w:rsidP="00D808AF" w:rsidRDefault="00AE0877" w14:paraId="5623A845"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BIM Manager</w:t>
            </w:r>
          </w:p>
          <w:p w:rsidRPr="00D93426" w:rsidR="00C94AB5" w:rsidP="00D808AF" w:rsidRDefault="00C94AB5" w14:paraId="5ABCF118" w14:textId="3D0D9C9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BDS Coordinator</w:t>
            </w:r>
          </w:p>
        </w:tc>
        <w:tc>
          <w:tcPr>
            <w:tcW w:w="2763" w:type="dxa"/>
            <w:tcBorders>
              <w:top w:val="single" w:color="808080" w:themeColor="background2" w:themeShade="80" w:sz="12" w:space="0"/>
            </w:tcBorders>
            <w:shd w:val="clear" w:color="auto" w:fill="auto"/>
            <w:vAlign w:val="center"/>
          </w:tcPr>
          <w:p w:rsidRPr="00A34443" w:rsidR="00AE0877" w:rsidP="00D808AF" w:rsidRDefault="00A13466" w14:paraId="6A352EED" w14:textId="07F8CBEA">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hyperlink w:history="1" r:id="rId11">
              <w:r w:rsidRPr="00A34443" w:rsidR="00C94AB5">
                <w:rPr>
                  <w:rFonts w:hint="eastAsia"/>
                  <w:color w:val="AD9042"/>
                  <w:sz w:val="16"/>
                  <w:szCs w:val="16"/>
                </w:rPr>
                <w:t>riboeriu@fosterandpartners.com</w:t>
              </w:r>
            </w:hyperlink>
          </w:p>
          <w:p w:rsidRPr="00A34443" w:rsidR="00C94AB5" w:rsidP="00D808AF" w:rsidRDefault="00F1339C" w14:paraId="1D7A13A4" w14:textId="583D318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rFonts w:hint="eastAsia"/>
                <w:color w:val="AD9042"/>
                <w:sz w:val="16"/>
                <w:szCs w:val="16"/>
              </w:rPr>
              <w:t>agranata</w:t>
            </w:r>
            <w:r w:rsidRPr="00A34443" w:rsidR="00B244F9">
              <w:rPr>
                <w:rFonts w:hint="eastAsia"/>
                <w:color w:val="AD9042"/>
                <w:sz w:val="16"/>
                <w:szCs w:val="16"/>
              </w:rPr>
              <w:t>@fosterandpartners.com</w:t>
            </w:r>
          </w:p>
        </w:tc>
        <w:tc>
          <w:tcPr>
            <w:tcW w:w="1094" w:type="dxa"/>
            <w:tcBorders>
              <w:top w:val="single" w:color="808080" w:themeColor="background2" w:themeShade="80" w:sz="12" w:space="0"/>
            </w:tcBorders>
            <w:shd w:val="clear" w:color="auto" w:fill="auto"/>
            <w:vAlign w:val="center"/>
          </w:tcPr>
          <w:p w:rsidRPr="00D93426" w:rsidR="00AE0877" w:rsidP="00D808AF" w:rsidRDefault="00B244F9" w14:paraId="6F503FF6" w14:textId="579204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themeColor="accent2"/>
                <w:sz w:val="16"/>
                <w:szCs w:val="16"/>
              </w:rPr>
              <w:t>23/10/2020</w:t>
            </w:r>
          </w:p>
        </w:tc>
        <w:tc>
          <w:tcPr>
            <w:tcW w:w="1022" w:type="dxa"/>
            <w:tcBorders>
              <w:top w:val="single" w:color="808080" w:themeColor="background2" w:themeShade="80" w:sz="12" w:space="0"/>
            </w:tcBorders>
            <w:shd w:val="clear" w:color="auto" w:fill="auto"/>
            <w:vAlign w:val="center"/>
          </w:tcPr>
          <w:p w:rsidRPr="00D93426" w:rsidR="00AE0877" w:rsidP="00D808AF" w:rsidRDefault="00AE0877" w14:paraId="74B2A1D9"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Pr="00D93426" w:rsidR="00F1339C" w:rsidTr="00761171" w14:paraId="7D8AFB22"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AE0877" w:rsidP="00A34443" w:rsidRDefault="00AE0877" w14:paraId="5884D247" w14:textId="77777777">
            <w:pPr>
              <w:ind w:left="0"/>
              <w:jc w:val="center"/>
              <w:rPr>
                <w:color w:val="AE9142"/>
                <w:sz w:val="16"/>
                <w:szCs w:val="16"/>
              </w:rPr>
            </w:pPr>
          </w:p>
        </w:tc>
        <w:tc>
          <w:tcPr>
            <w:tcW w:w="1292" w:type="dxa"/>
            <w:tcBorders>
              <w:bottom w:val="single" w:color="808080" w:themeColor="background2" w:themeShade="80" w:sz="2" w:space="0"/>
            </w:tcBorders>
            <w:shd w:val="clear" w:color="auto" w:fill="auto"/>
            <w:vAlign w:val="center"/>
          </w:tcPr>
          <w:p w:rsidR="00AE0877" w:rsidP="00D808AF" w:rsidRDefault="00AE0877" w14:paraId="7A83E513" w14:textId="3F85827C">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Reviewed by:</w:t>
            </w:r>
          </w:p>
        </w:tc>
        <w:tc>
          <w:tcPr>
            <w:tcW w:w="1771" w:type="dxa"/>
            <w:tcBorders>
              <w:bottom w:val="single" w:color="808080" w:themeColor="background2" w:themeShade="80" w:sz="2" w:space="0"/>
            </w:tcBorders>
            <w:shd w:val="clear" w:color="auto" w:fill="auto"/>
            <w:vAlign w:val="center"/>
          </w:tcPr>
          <w:p w:rsidRPr="00D93426" w:rsidR="00AE0877" w:rsidP="00D808AF" w:rsidRDefault="00AE0877" w14:paraId="30F810B3"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403" w:type="dxa"/>
            <w:tcBorders>
              <w:bottom w:val="single" w:color="808080" w:themeColor="background2" w:themeShade="80" w:sz="2" w:space="0"/>
            </w:tcBorders>
            <w:shd w:val="clear" w:color="auto" w:fill="auto"/>
            <w:vAlign w:val="center"/>
          </w:tcPr>
          <w:p w:rsidRPr="00D93426" w:rsidR="00AE0877" w:rsidP="00D808AF" w:rsidRDefault="00AE0877" w14:paraId="37A5742D"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763" w:type="dxa"/>
            <w:tcBorders>
              <w:bottom w:val="single" w:color="808080" w:themeColor="background2" w:themeShade="80" w:sz="2" w:space="0"/>
            </w:tcBorders>
            <w:shd w:val="clear" w:color="auto" w:fill="auto"/>
            <w:vAlign w:val="center"/>
          </w:tcPr>
          <w:p w:rsidRPr="00D93426" w:rsidR="00AE0877" w:rsidP="00D808AF" w:rsidRDefault="00AE0877" w14:paraId="6166B152"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094" w:type="dxa"/>
            <w:tcBorders>
              <w:bottom w:val="single" w:color="808080" w:themeColor="background2" w:themeShade="80" w:sz="2" w:space="0"/>
            </w:tcBorders>
            <w:shd w:val="clear" w:color="auto" w:fill="auto"/>
            <w:vAlign w:val="center"/>
          </w:tcPr>
          <w:p w:rsidRPr="00D93426" w:rsidR="00AE0877" w:rsidP="00D808AF" w:rsidRDefault="00AE0877" w14:paraId="3BAD81DD"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022" w:type="dxa"/>
            <w:tcBorders>
              <w:bottom w:val="single" w:color="808080" w:themeColor="background2" w:themeShade="80" w:sz="2" w:space="0"/>
            </w:tcBorders>
            <w:shd w:val="clear" w:color="auto" w:fill="auto"/>
            <w:vAlign w:val="center"/>
          </w:tcPr>
          <w:p w:rsidRPr="00D93426" w:rsidR="00AE0877" w:rsidP="00D808AF" w:rsidRDefault="00AE0877" w14:paraId="0A5BC46B" w14:textId="7777777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Pr="00D93426" w:rsidR="00F1339C" w:rsidTr="00761171" w14:paraId="20DF17CC"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AE0877" w:rsidP="00A34443" w:rsidRDefault="00AE0877" w14:paraId="57D14561" w14:textId="77777777">
            <w:pPr>
              <w:ind w:left="0"/>
              <w:jc w:val="center"/>
              <w:rPr>
                <w:color w:val="AE9142"/>
                <w:sz w:val="16"/>
                <w:szCs w:val="16"/>
              </w:rPr>
            </w:pPr>
          </w:p>
        </w:tc>
        <w:tc>
          <w:tcPr>
            <w:tcW w:w="1292" w:type="dxa"/>
            <w:tcBorders>
              <w:bottom w:val="single" w:color="808080" w:themeColor="background2" w:themeShade="80" w:sz="12" w:space="0"/>
            </w:tcBorders>
            <w:shd w:val="clear" w:color="auto" w:fill="auto"/>
            <w:vAlign w:val="center"/>
          </w:tcPr>
          <w:p w:rsidR="00AE0877" w:rsidP="00D808AF" w:rsidRDefault="00AE0877" w14:paraId="125F8829" w14:textId="7FEB9B78">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Approved by:</w:t>
            </w:r>
          </w:p>
        </w:tc>
        <w:tc>
          <w:tcPr>
            <w:tcW w:w="1771" w:type="dxa"/>
            <w:tcBorders>
              <w:bottom w:val="single" w:color="808080" w:themeColor="background2" w:themeShade="80" w:sz="12" w:space="0"/>
            </w:tcBorders>
            <w:shd w:val="clear" w:color="auto" w:fill="auto"/>
            <w:vAlign w:val="center"/>
          </w:tcPr>
          <w:p w:rsidRPr="00D93426" w:rsidR="00AE0877" w:rsidP="00D808AF" w:rsidRDefault="00AE0877" w14:paraId="75F75246"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403" w:type="dxa"/>
            <w:tcBorders>
              <w:bottom w:val="single" w:color="808080" w:themeColor="background2" w:themeShade="80" w:sz="12" w:space="0"/>
            </w:tcBorders>
            <w:shd w:val="clear" w:color="auto" w:fill="auto"/>
            <w:vAlign w:val="center"/>
          </w:tcPr>
          <w:p w:rsidRPr="00D93426" w:rsidR="00AE0877" w:rsidP="00D808AF" w:rsidRDefault="00AE0877" w14:paraId="2C1C4F47"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763" w:type="dxa"/>
            <w:tcBorders>
              <w:bottom w:val="single" w:color="808080" w:themeColor="background2" w:themeShade="80" w:sz="12" w:space="0"/>
            </w:tcBorders>
            <w:shd w:val="clear" w:color="auto" w:fill="auto"/>
            <w:vAlign w:val="center"/>
          </w:tcPr>
          <w:p w:rsidRPr="00D93426" w:rsidR="00AE0877" w:rsidP="00D808AF" w:rsidRDefault="00AE0877" w14:paraId="551A1668"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094" w:type="dxa"/>
            <w:tcBorders>
              <w:bottom w:val="single" w:color="808080" w:themeColor="background2" w:themeShade="80" w:sz="12" w:space="0"/>
            </w:tcBorders>
            <w:shd w:val="clear" w:color="auto" w:fill="auto"/>
            <w:vAlign w:val="center"/>
          </w:tcPr>
          <w:p w:rsidRPr="00D93426" w:rsidR="00AE0877" w:rsidP="00D808AF" w:rsidRDefault="00AE0877" w14:paraId="64DA75C9"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022" w:type="dxa"/>
            <w:tcBorders>
              <w:bottom w:val="single" w:color="808080" w:themeColor="background2" w:themeShade="80" w:sz="12" w:space="0"/>
            </w:tcBorders>
            <w:shd w:val="clear" w:color="auto" w:fill="auto"/>
            <w:vAlign w:val="center"/>
          </w:tcPr>
          <w:p w:rsidRPr="00D93426" w:rsidR="00AE0877" w:rsidP="00D808AF" w:rsidRDefault="00AE0877" w14:paraId="2BE59057" w14:textId="7777777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23068318" w:rsidTr="00761171" w14:paraId="62B03E32"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tcBorders>
              <w:top w:val="single" w:color="808080" w:themeColor="background2" w:themeShade="80" w:sz="12" w:space="0"/>
            </w:tcBorders>
            <w:shd w:val="clear" w:color="auto" w:fill="auto"/>
            <w:vAlign w:val="center"/>
          </w:tcPr>
          <w:p w:rsidRPr="00A34443" w:rsidR="23068318" w:rsidP="00A34443" w:rsidRDefault="23068318" w14:paraId="7AD2AF99" w14:textId="01C51283">
            <w:pPr>
              <w:ind w:left="0"/>
              <w:jc w:val="center"/>
              <w:rPr>
                <w:color w:val="AE9142" w:themeColor="accent2"/>
                <w:sz w:val="16"/>
                <w:szCs w:val="16"/>
              </w:rPr>
            </w:pPr>
            <w:r w:rsidRPr="00A34443">
              <w:rPr>
                <w:color w:val="AE9142" w:themeColor="accent2"/>
                <w:sz w:val="22"/>
                <w:szCs w:val="22"/>
              </w:rPr>
              <w:t>04</w:t>
            </w:r>
          </w:p>
          <w:p w:rsidRPr="00A34443" w:rsidR="23068318" w:rsidP="00A34443" w:rsidRDefault="23068318" w14:paraId="532CF705" w14:textId="60C3D6F9">
            <w:pPr>
              <w:spacing w:after="120"/>
              <w:rPr>
                <w:color w:val="AE9142" w:themeColor="accent2"/>
                <w:sz w:val="22"/>
                <w:szCs w:val="22"/>
              </w:rPr>
            </w:pPr>
          </w:p>
        </w:tc>
        <w:tc>
          <w:tcPr>
            <w:tcW w:w="1292" w:type="dxa"/>
            <w:tcBorders>
              <w:top w:val="single" w:color="808080" w:themeColor="background2" w:themeShade="80" w:sz="12" w:space="0"/>
            </w:tcBorders>
            <w:shd w:val="clear" w:color="auto" w:fill="auto"/>
            <w:vAlign w:val="center"/>
          </w:tcPr>
          <w:p w:rsidR="23068318" w:rsidP="00A34443" w:rsidRDefault="23068318" w14:paraId="028AB55B" w14:textId="7B51A1A5">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3068318">
              <w:rPr>
                <w:color w:val="AE9142" w:themeColor="accent2"/>
                <w:sz w:val="16"/>
                <w:szCs w:val="16"/>
              </w:rPr>
              <w:t>Prepared by:</w:t>
            </w:r>
          </w:p>
        </w:tc>
        <w:tc>
          <w:tcPr>
            <w:tcW w:w="1771" w:type="dxa"/>
            <w:tcBorders>
              <w:top w:val="single" w:color="808080" w:themeColor="background2" w:themeShade="80" w:sz="12" w:space="0"/>
            </w:tcBorders>
            <w:shd w:val="clear" w:color="auto" w:fill="auto"/>
            <w:vAlign w:val="center"/>
          </w:tcPr>
          <w:p w:rsidR="23068318" w:rsidP="23068318" w:rsidRDefault="23068318" w14:paraId="3CF72F9F" w14:textId="7777777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es-ES"/>
              </w:rPr>
            </w:pPr>
            <w:proofErr w:type="spellStart"/>
            <w:r w:rsidRPr="23068318">
              <w:rPr>
                <w:color w:val="AE9142" w:themeColor="accent2"/>
                <w:sz w:val="16"/>
                <w:szCs w:val="16"/>
                <w:lang w:val="es-ES"/>
              </w:rPr>
              <w:t>Radu</w:t>
            </w:r>
            <w:proofErr w:type="spellEnd"/>
            <w:r w:rsidRPr="23068318">
              <w:rPr>
                <w:color w:val="AE9142" w:themeColor="accent2"/>
                <w:sz w:val="16"/>
                <w:szCs w:val="16"/>
                <w:lang w:val="es-ES"/>
              </w:rPr>
              <w:t xml:space="preserve"> </w:t>
            </w:r>
            <w:proofErr w:type="spellStart"/>
            <w:r w:rsidRPr="23068318">
              <w:rPr>
                <w:color w:val="AE9142" w:themeColor="accent2"/>
                <w:sz w:val="16"/>
                <w:szCs w:val="16"/>
                <w:lang w:val="es-ES"/>
              </w:rPr>
              <w:t>Ionut</w:t>
            </w:r>
            <w:proofErr w:type="spellEnd"/>
            <w:r w:rsidRPr="23068318">
              <w:rPr>
                <w:color w:val="AE9142" w:themeColor="accent2"/>
                <w:sz w:val="16"/>
                <w:szCs w:val="16"/>
                <w:lang w:val="es-ES"/>
              </w:rPr>
              <w:t xml:space="preserve"> </w:t>
            </w:r>
            <w:proofErr w:type="spellStart"/>
            <w:r w:rsidRPr="23068318">
              <w:rPr>
                <w:color w:val="AE9142" w:themeColor="accent2"/>
                <w:sz w:val="16"/>
                <w:szCs w:val="16"/>
                <w:lang w:val="es-ES"/>
              </w:rPr>
              <w:t>Boeriu</w:t>
            </w:r>
            <w:proofErr w:type="spellEnd"/>
          </w:p>
          <w:p w:rsidRPr="00FA6E0A" w:rsidR="23068318" w:rsidP="23068318" w:rsidRDefault="23068318" w14:paraId="5FB6188D" w14:textId="1C26D710">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it-IT"/>
              </w:rPr>
            </w:pPr>
            <w:r w:rsidRPr="00FA6E0A">
              <w:rPr>
                <w:color w:val="AE9142" w:themeColor="accent2"/>
                <w:sz w:val="16"/>
                <w:szCs w:val="16"/>
                <w:lang w:val="it-IT"/>
              </w:rPr>
              <w:t>Antonella Vittucci</w:t>
            </w:r>
          </w:p>
        </w:tc>
        <w:tc>
          <w:tcPr>
            <w:tcW w:w="1403" w:type="dxa"/>
            <w:tcBorders>
              <w:top w:val="single" w:color="808080" w:themeColor="background2" w:themeShade="80" w:sz="12" w:space="0"/>
            </w:tcBorders>
            <w:shd w:val="clear" w:color="auto" w:fill="auto"/>
            <w:vAlign w:val="center"/>
          </w:tcPr>
          <w:p w:rsidR="23068318" w:rsidP="23068318" w:rsidRDefault="23068318" w14:paraId="1B34DF82" w14:textId="7777777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3068318">
              <w:rPr>
                <w:color w:val="AE9142" w:themeColor="accent2"/>
                <w:sz w:val="16"/>
                <w:szCs w:val="16"/>
              </w:rPr>
              <w:t>BIM Manager</w:t>
            </w:r>
          </w:p>
          <w:p w:rsidR="23068318" w:rsidP="23068318" w:rsidRDefault="23068318" w14:paraId="63874FBE" w14:textId="3604A8C9">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3068318">
              <w:rPr>
                <w:color w:val="AE9142" w:themeColor="accent2"/>
                <w:sz w:val="16"/>
                <w:szCs w:val="16"/>
              </w:rPr>
              <w:t>BDS Coordinator</w:t>
            </w:r>
          </w:p>
        </w:tc>
        <w:tc>
          <w:tcPr>
            <w:tcW w:w="2763" w:type="dxa"/>
            <w:tcBorders>
              <w:top w:val="single" w:color="808080" w:themeColor="background2" w:themeShade="80" w:sz="12" w:space="0"/>
            </w:tcBorders>
            <w:shd w:val="clear" w:color="auto" w:fill="auto"/>
            <w:vAlign w:val="center"/>
          </w:tcPr>
          <w:p w:rsidRPr="00A34443" w:rsidR="23068318" w:rsidP="23068318" w:rsidRDefault="00A13466" w14:paraId="74C766BD" w14:textId="07F8CBEA">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hyperlink r:id="rId12">
              <w:r w:rsidRPr="00A34443" w:rsidR="23068318">
                <w:rPr>
                  <w:color w:val="AD9042"/>
                  <w:sz w:val="16"/>
                  <w:szCs w:val="16"/>
                </w:rPr>
                <w:t>riboeriu@fosterandpartners.com</w:t>
              </w:r>
            </w:hyperlink>
          </w:p>
          <w:p w:rsidRPr="00A34443" w:rsidR="23068318" w:rsidP="23068318" w:rsidRDefault="23068318" w14:paraId="4C8F3D46" w14:textId="450F02B5">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avittucci@fosterandpartners.com</w:t>
            </w:r>
          </w:p>
        </w:tc>
        <w:tc>
          <w:tcPr>
            <w:tcW w:w="1094" w:type="dxa"/>
            <w:tcBorders>
              <w:top w:val="single" w:color="808080" w:themeColor="background2" w:themeShade="80" w:sz="12" w:space="0"/>
            </w:tcBorders>
            <w:shd w:val="clear" w:color="auto" w:fill="auto"/>
            <w:vAlign w:val="center"/>
          </w:tcPr>
          <w:p w:rsidR="23068318" w:rsidP="00A34443" w:rsidRDefault="568BD4F6" w14:paraId="3F220FF8" w14:textId="2DE51AAD">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568BD4F6">
              <w:rPr>
                <w:color w:val="AD9042"/>
                <w:sz w:val="16"/>
                <w:szCs w:val="16"/>
              </w:rPr>
              <w:t>11/11/2020</w:t>
            </w:r>
          </w:p>
        </w:tc>
        <w:tc>
          <w:tcPr>
            <w:tcW w:w="1022" w:type="dxa"/>
            <w:tcBorders>
              <w:top w:val="single" w:color="808080" w:themeColor="background2" w:themeShade="80" w:sz="12" w:space="0"/>
            </w:tcBorders>
            <w:shd w:val="clear" w:color="auto" w:fill="auto"/>
            <w:vAlign w:val="center"/>
          </w:tcPr>
          <w:p w:rsidR="23068318" w:rsidP="23068318" w:rsidRDefault="23068318" w14:paraId="55C8E5E2" w14:textId="7BE2F22E">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r>
      <w:tr w:rsidR="23068318" w:rsidTr="00761171" w14:paraId="5AF23830"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FF60C3" w:rsidP="00A34443" w:rsidRDefault="00FF60C3" w14:paraId="39BE88E2" w14:textId="77777777">
            <w:pPr>
              <w:jc w:val="center"/>
            </w:pPr>
          </w:p>
        </w:tc>
        <w:tc>
          <w:tcPr>
            <w:tcW w:w="1292" w:type="dxa"/>
            <w:tcBorders>
              <w:bottom w:val="single" w:color="808080" w:themeColor="background2" w:themeShade="80" w:sz="2" w:space="0"/>
            </w:tcBorders>
            <w:shd w:val="clear" w:color="auto" w:fill="auto"/>
            <w:vAlign w:val="center"/>
          </w:tcPr>
          <w:p w:rsidR="23068318" w:rsidP="00A34443" w:rsidRDefault="23068318" w14:paraId="0FE9AA2A" w14:textId="59E6838D">
            <w:pPr>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23068318">
              <w:rPr>
                <w:color w:val="AE9142" w:themeColor="accent2"/>
                <w:sz w:val="16"/>
                <w:szCs w:val="16"/>
              </w:rPr>
              <w:t>Reviewed by:</w:t>
            </w:r>
          </w:p>
        </w:tc>
        <w:tc>
          <w:tcPr>
            <w:tcW w:w="1771" w:type="dxa"/>
            <w:tcBorders>
              <w:bottom w:val="single" w:color="808080" w:themeColor="background2" w:themeShade="80" w:sz="2" w:space="0"/>
            </w:tcBorders>
            <w:shd w:val="clear" w:color="auto" w:fill="auto"/>
            <w:vAlign w:val="center"/>
          </w:tcPr>
          <w:p w:rsidR="23068318" w:rsidP="23068318" w:rsidRDefault="23068318" w14:paraId="050A7443" w14:textId="714944FF">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403" w:type="dxa"/>
            <w:tcBorders>
              <w:bottom w:val="single" w:color="808080" w:themeColor="background2" w:themeShade="80" w:sz="2" w:space="0"/>
            </w:tcBorders>
            <w:shd w:val="clear" w:color="auto" w:fill="auto"/>
            <w:vAlign w:val="center"/>
          </w:tcPr>
          <w:p w:rsidR="23068318" w:rsidP="23068318" w:rsidRDefault="23068318" w14:paraId="4566052D" w14:textId="28A3419F">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2763" w:type="dxa"/>
            <w:tcBorders>
              <w:bottom w:val="single" w:color="808080" w:themeColor="background2" w:themeShade="80" w:sz="2" w:space="0"/>
            </w:tcBorders>
            <w:shd w:val="clear" w:color="auto" w:fill="auto"/>
            <w:vAlign w:val="center"/>
          </w:tcPr>
          <w:p w:rsidR="23068318" w:rsidP="23068318" w:rsidRDefault="23068318" w14:paraId="19F07870" w14:textId="37427F51">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094" w:type="dxa"/>
            <w:tcBorders>
              <w:bottom w:val="single" w:color="808080" w:themeColor="background2" w:themeShade="80" w:sz="2" w:space="0"/>
            </w:tcBorders>
            <w:shd w:val="clear" w:color="auto" w:fill="auto"/>
            <w:vAlign w:val="center"/>
          </w:tcPr>
          <w:p w:rsidR="23068318" w:rsidP="23068318" w:rsidRDefault="23068318" w14:paraId="45FDEBA0" w14:textId="6E7B312D">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022" w:type="dxa"/>
            <w:tcBorders>
              <w:bottom w:val="single" w:color="808080" w:themeColor="background2" w:themeShade="80" w:sz="2" w:space="0"/>
            </w:tcBorders>
            <w:shd w:val="clear" w:color="auto" w:fill="auto"/>
            <w:vAlign w:val="center"/>
          </w:tcPr>
          <w:p w:rsidR="23068318" w:rsidP="23068318" w:rsidRDefault="23068318" w14:paraId="3E0EE027" w14:textId="3B8FB08D">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r>
      <w:tr w:rsidR="23068318" w:rsidTr="00761171" w14:paraId="6181981C"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FF60C3" w:rsidP="00A34443" w:rsidRDefault="00FF60C3" w14:paraId="22377CB0" w14:textId="77777777">
            <w:pPr>
              <w:jc w:val="center"/>
            </w:pPr>
          </w:p>
        </w:tc>
        <w:tc>
          <w:tcPr>
            <w:tcW w:w="1292" w:type="dxa"/>
            <w:tcBorders>
              <w:bottom w:val="single" w:color="808080" w:themeColor="background2" w:themeShade="80" w:sz="12" w:space="0"/>
            </w:tcBorders>
            <w:shd w:val="clear" w:color="auto" w:fill="auto"/>
            <w:vAlign w:val="center"/>
          </w:tcPr>
          <w:p w:rsidR="23068318" w:rsidP="00A34443" w:rsidRDefault="23068318" w14:paraId="123D9B57" w14:textId="43B6E11A">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3068318">
              <w:rPr>
                <w:color w:val="AE9142" w:themeColor="accent2"/>
                <w:sz w:val="16"/>
                <w:szCs w:val="16"/>
              </w:rPr>
              <w:t>Approved by:</w:t>
            </w:r>
          </w:p>
        </w:tc>
        <w:tc>
          <w:tcPr>
            <w:tcW w:w="1771" w:type="dxa"/>
            <w:tcBorders>
              <w:bottom w:val="single" w:color="808080" w:themeColor="background2" w:themeShade="80" w:sz="12" w:space="0"/>
            </w:tcBorders>
            <w:shd w:val="clear" w:color="auto" w:fill="auto"/>
            <w:vAlign w:val="center"/>
          </w:tcPr>
          <w:p w:rsidR="23068318" w:rsidP="23068318" w:rsidRDefault="23068318" w14:paraId="67644B6C" w14:textId="2C5D9DB0">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1403" w:type="dxa"/>
            <w:tcBorders>
              <w:bottom w:val="single" w:color="808080" w:themeColor="background2" w:themeShade="80" w:sz="12" w:space="0"/>
            </w:tcBorders>
            <w:shd w:val="clear" w:color="auto" w:fill="auto"/>
            <w:vAlign w:val="center"/>
          </w:tcPr>
          <w:p w:rsidR="23068318" w:rsidP="23068318" w:rsidRDefault="23068318" w14:paraId="2BEDDEE8" w14:textId="597C1E0E">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2763" w:type="dxa"/>
            <w:tcBorders>
              <w:bottom w:val="single" w:color="808080" w:themeColor="background2" w:themeShade="80" w:sz="12" w:space="0"/>
            </w:tcBorders>
            <w:shd w:val="clear" w:color="auto" w:fill="auto"/>
            <w:vAlign w:val="center"/>
          </w:tcPr>
          <w:p w:rsidR="23068318" w:rsidP="23068318" w:rsidRDefault="23068318" w14:paraId="617B1AB5" w14:textId="3F31FB79">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1094" w:type="dxa"/>
            <w:tcBorders>
              <w:bottom w:val="single" w:color="808080" w:themeColor="background2" w:themeShade="80" w:sz="12" w:space="0"/>
            </w:tcBorders>
            <w:shd w:val="clear" w:color="auto" w:fill="auto"/>
            <w:vAlign w:val="center"/>
          </w:tcPr>
          <w:p w:rsidR="23068318" w:rsidP="23068318" w:rsidRDefault="23068318" w14:paraId="0EA232AE" w14:textId="3047D9B4">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1022" w:type="dxa"/>
            <w:tcBorders>
              <w:bottom w:val="single" w:color="808080" w:themeColor="background2" w:themeShade="80" w:sz="12" w:space="0"/>
            </w:tcBorders>
            <w:shd w:val="clear" w:color="auto" w:fill="auto"/>
            <w:vAlign w:val="center"/>
          </w:tcPr>
          <w:p w:rsidR="23068318" w:rsidP="23068318" w:rsidRDefault="23068318" w14:paraId="64375291" w14:textId="1CC7EE8D">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r>
      <w:tr w:rsidR="2A89E076" w:rsidTr="00761171" w14:paraId="40366F75"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tcBorders>
              <w:top w:val="single" w:color="808080" w:themeColor="background2" w:themeShade="80" w:sz="12" w:space="0"/>
            </w:tcBorders>
            <w:shd w:val="clear" w:color="auto" w:fill="auto"/>
            <w:vAlign w:val="center"/>
          </w:tcPr>
          <w:p w:rsidRPr="00A34443" w:rsidR="2A89E076" w:rsidP="00A34443" w:rsidRDefault="2A89E076" w14:paraId="0F5DC765" w14:textId="34D6D10D">
            <w:pPr>
              <w:spacing w:after="120"/>
              <w:ind w:left="0"/>
              <w:jc w:val="center"/>
              <w:rPr>
                <w:color w:val="AD9042"/>
                <w:sz w:val="22"/>
                <w:szCs w:val="22"/>
              </w:rPr>
            </w:pPr>
            <w:r w:rsidRPr="00A34443">
              <w:rPr>
                <w:color w:val="AD9042"/>
                <w:sz w:val="22"/>
                <w:szCs w:val="22"/>
              </w:rPr>
              <w:t>05</w:t>
            </w:r>
          </w:p>
          <w:p w:rsidRPr="00A34443" w:rsidR="2A89E076" w:rsidP="00A34443" w:rsidRDefault="2A89E076" w14:paraId="160D26D4" w14:textId="33110DCF">
            <w:pPr>
              <w:jc w:val="center"/>
              <w:rPr>
                <w:color w:val="AD9042"/>
                <w:sz w:val="22"/>
                <w:szCs w:val="22"/>
              </w:rPr>
            </w:pPr>
          </w:p>
        </w:tc>
        <w:tc>
          <w:tcPr>
            <w:tcW w:w="1292" w:type="dxa"/>
            <w:tcBorders>
              <w:top w:val="single" w:color="808080" w:themeColor="background2" w:themeShade="80" w:sz="12" w:space="0"/>
            </w:tcBorders>
            <w:shd w:val="clear" w:color="auto" w:fill="auto"/>
            <w:vAlign w:val="center"/>
          </w:tcPr>
          <w:p w:rsidR="2A89E076" w:rsidP="2A89E076" w:rsidRDefault="2A89E076" w14:paraId="0656F327" w14:textId="5FA0BF15">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2A89E076">
              <w:rPr>
                <w:color w:val="AD9042"/>
                <w:sz w:val="16"/>
                <w:szCs w:val="16"/>
              </w:rPr>
              <w:t>Prepared by:</w:t>
            </w:r>
          </w:p>
          <w:p w:rsidR="2A89E076" w:rsidP="2A89E076" w:rsidRDefault="2A89E076" w14:paraId="037F8CBF" w14:textId="31D33E4E">
            <w:pPr>
              <w:jc w:val="left"/>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771" w:type="dxa"/>
            <w:tcBorders>
              <w:top w:val="single" w:color="808080" w:themeColor="background2" w:themeShade="80" w:sz="12" w:space="0"/>
            </w:tcBorders>
            <w:shd w:val="clear" w:color="auto" w:fill="auto"/>
            <w:vAlign w:val="center"/>
          </w:tcPr>
          <w:p w:rsidR="2A89E076" w:rsidP="2A89E076" w:rsidRDefault="2A89E076" w14:paraId="7DD7A526"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proofErr w:type="spellStart"/>
            <w:r w:rsidRPr="2A89E076">
              <w:rPr>
                <w:color w:val="AD9042"/>
                <w:sz w:val="16"/>
                <w:szCs w:val="16"/>
                <w:lang w:val="es-ES"/>
              </w:rPr>
              <w:t>Radu</w:t>
            </w:r>
            <w:proofErr w:type="spellEnd"/>
            <w:r w:rsidRPr="2A89E076">
              <w:rPr>
                <w:color w:val="AD9042"/>
                <w:sz w:val="16"/>
                <w:szCs w:val="16"/>
                <w:lang w:val="es-ES"/>
              </w:rPr>
              <w:t xml:space="preserve"> </w:t>
            </w:r>
            <w:proofErr w:type="spellStart"/>
            <w:r w:rsidRPr="2A89E076">
              <w:rPr>
                <w:color w:val="AD9042"/>
                <w:sz w:val="16"/>
                <w:szCs w:val="16"/>
                <w:lang w:val="es-ES"/>
              </w:rPr>
              <w:t>Ionut</w:t>
            </w:r>
            <w:proofErr w:type="spellEnd"/>
            <w:r w:rsidRPr="2A89E076">
              <w:rPr>
                <w:color w:val="AD9042"/>
                <w:sz w:val="16"/>
                <w:szCs w:val="16"/>
                <w:lang w:val="es-ES"/>
              </w:rPr>
              <w:t xml:space="preserve"> </w:t>
            </w:r>
            <w:proofErr w:type="spellStart"/>
            <w:r w:rsidRPr="2A89E076">
              <w:rPr>
                <w:color w:val="AD9042"/>
                <w:sz w:val="16"/>
                <w:szCs w:val="16"/>
                <w:lang w:val="es-ES"/>
              </w:rPr>
              <w:t>Boeriu</w:t>
            </w:r>
            <w:proofErr w:type="spellEnd"/>
          </w:p>
          <w:p w:rsidRPr="00FA6E0A" w:rsidR="2A89E076" w:rsidP="2A89E076" w:rsidRDefault="2A89E076" w14:paraId="7CB98580" w14:textId="516C4B37">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it-IT"/>
              </w:rPr>
            </w:pPr>
            <w:r w:rsidRPr="00FA6E0A">
              <w:rPr>
                <w:color w:val="AD9042"/>
                <w:sz w:val="16"/>
                <w:szCs w:val="16"/>
                <w:lang w:val="it-IT"/>
              </w:rPr>
              <w:t>Antonella Vittucci</w:t>
            </w:r>
          </w:p>
        </w:tc>
        <w:tc>
          <w:tcPr>
            <w:tcW w:w="1403" w:type="dxa"/>
            <w:tcBorders>
              <w:top w:val="single" w:color="808080" w:themeColor="background2" w:themeShade="80" w:sz="12" w:space="0"/>
            </w:tcBorders>
            <w:shd w:val="clear" w:color="auto" w:fill="auto"/>
            <w:vAlign w:val="center"/>
          </w:tcPr>
          <w:p w:rsidR="2A89E076" w:rsidP="2A89E076" w:rsidRDefault="2A89E076" w14:paraId="0DEF83DE"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2A89E076">
              <w:rPr>
                <w:color w:val="AD9042"/>
                <w:sz w:val="16"/>
                <w:szCs w:val="16"/>
              </w:rPr>
              <w:t>BIM Manager</w:t>
            </w:r>
          </w:p>
          <w:p w:rsidR="2A89E076" w:rsidP="00A34443" w:rsidRDefault="2A89E076" w14:paraId="34BEC0AC" w14:textId="76CA7F7F">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2A89E076">
              <w:rPr>
                <w:color w:val="AD9042"/>
                <w:sz w:val="16"/>
                <w:szCs w:val="16"/>
              </w:rPr>
              <w:t>BDS Coordinator</w:t>
            </w:r>
          </w:p>
        </w:tc>
        <w:tc>
          <w:tcPr>
            <w:tcW w:w="2763" w:type="dxa"/>
            <w:tcBorders>
              <w:top w:val="single" w:color="808080" w:themeColor="background2" w:themeShade="80" w:sz="12" w:space="0"/>
            </w:tcBorders>
            <w:shd w:val="clear" w:color="auto" w:fill="auto"/>
            <w:vAlign w:val="center"/>
          </w:tcPr>
          <w:p w:rsidR="2A89E076" w:rsidP="2A89E076" w:rsidRDefault="00A13466" w14:paraId="75876A60" w14:textId="07F8CBEA">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hyperlink r:id="rId13">
              <w:r w:rsidRPr="00A34443" w:rsidR="2A89E076">
                <w:rPr>
                  <w:color w:val="AD9042"/>
                  <w:sz w:val="16"/>
                  <w:szCs w:val="16"/>
                </w:rPr>
                <w:t>riboeriu@fosterandpartners.com</w:t>
              </w:r>
            </w:hyperlink>
          </w:p>
          <w:p w:rsidR="2A89E076" w:rsidP="00A34443" w:rsidRDefault="2A89E076" w14:paraId="3EAA0AF5" w14:textId="518A238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2A89E076">
              <w:rPr>
                <w:color w:val="AD9042"/>
                <w:sz w:val="16"/>
                <w:szCs w:val="16"/>
              </w:rPr>
              <w:t>avittucci@fosterandpartners.com</w:t>
            </w:r>
          </w:p>
        </w:tc>
        <w:tc>
          <w:tcPr>
            <w:tcW w:w="1094" w:type="dxa"/>
            <w:tcBorders>
              <w:top w:val="single" w:color="808080" w:themeColor="background2" w:themeShade="80" w:sz="12" w:space="0"/>
            </w:tcBorders>
            <w:shd w:val="clear" w:color="auto" w:fill="auto"/>
            <w:vAlign w:val="center"/>
          </w:tcPr>
          <w:p w:rsidR="2A89E076" w:rsidP="00A34443" w:rsidRDefault="2A89E076" w14:paraId="29018AB7" w14:textId="1FB2EAC4">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2A89E076">
              <w:rPr>
                <w:color w:val="AD9042"/>
                <w:sz w:val="16"/>
                <w:szCs w:val="16"/>
              </w:rPr>
              <w:t>20/11/2020</w:t>
            </w:r>
          </w:p>
        </w:tc>
        <w:tc>
          <w:tcPr>
            <w:tcW w:w="1022" w:type="dxa"/>
            <w:tcBorders>
              <w:top w:val="single" w:color="808080" w:themeColor="background2" w:themeShade="80" w:sz="12" w:space="0"/>
            </w:tcBorders>
            <w:shd w:val="clear" w:color="auto" w:fill="auto"/>
            <w:vAlign w:val="center"/>
          </w:tcPr>
          <w:p w:rsidR="2A89E076" w:rsidP="2A89E076" w:rsidRDefault="2A89E076" w14:paraId="5BFE4BB0" w14:textId="077D3CEE">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2A89E076" w:rsidTr="00761171" w14:paraId="0B7464DC"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FF60C3" w:rsidP="00A34443" w:rsidRDefault="00FF60C3" w14:paraId="628AB21A" w14:textId="77777777">
            <w:pPr>
              <w:jc w:val="center"/>
            </w:pPr>
          </w:p>
        </w:tc>
        <w:tc>
          <w:tcPr>
            <w:tcW w:w="1292" w:type="dxa"/>
            <w:tcBorders>
              <w:bottom w:val="single" w:color="808080" w:themeColor="background2" w:themeShade="80" w:sz="2" w:space="0"/>
            </w:tcBorders>
            <w:shd w:val="clear" w:color="auto" w:fill="auto"/>
            <w:vAlign w:val="center"/>
          </w:tcPr>
          <w:p w:rsidR="2A89E076" w:rsidP="00A34443" w:rsidRDefault="2A89E076" w14:paraId="61F6BF67" w14:textId="3B8287CD">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2A89E076">
              <w:rPr>
                <w:color w:val="AD9042"/>
                <w:sz w:val="16"/>
                <w:szCs w:val="16"/>
              </w:rPr>
              <w:t>Reviewed by:</w:t>
            </w:r>
          </w:p>
        </w:tc>
        <w:tc>
          <w:tcPr>
            <w:tcW w:w="1771" w:type="dxa"/>
            <w:tcBorders>
              <w:bottom w:val="single" w:color="808080" w:themeColor="background2" w:themeShade="80" w:sz="2" w:space="0"/>
            </w:tcBorders>
            <w:shd w:val="clear" w:color="auto" w:fill="auto"/>
            <w:vAlign w:val="center"/>
          </w:tcPr>
          <w:p w:rsidR="2A89E076" w:rsidP="2A89E076" w:rsidRDefault="2A89E076" w14:paraId="0A2C2449" w14:textId="41A5BD4E">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403" w:type="dxa"/>
            <w:tcBorders>
              <w:bottom w:val="single" w:color="808080" w:themeColor="background2" w:themeShade="80" w:sz="2" w:space="0"/>
            </w:tcBorders>
            <w:shd w:val="clear" w:color="auto" w:fill="auto"/>
            <w:vAlign w:val="center"/>
          </w:tcPr>
          <w:p w:rsidR="2A89E076" w:rsidP="2A89E076" w:rsidRDefault="2A89E076" w14:paraId="1675E2E5" w14:textId="6DE73EBD">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763" w:type="dxa"/>
            <w:tcBorders>
              <w:bottom w:val="single" w:color="808080" w:themeColor="background2" w:themeShade="80" w:sz="2" w:space="0"/>
            </w:tcBorders>
            <w:shd w:val="clear" w:color="auto" w:fill="auto"/>
            <w:vAlign w:val="center"/>
          </w:tcPr>
          <w:p w:rsidR="2A89E076" w:rsidP="2A89E076" w:rsidRDefault="2A89E076" w14:paraId="1972A2F8" w14:textId="53A1F38C">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94" w:type="dxa"/>
            <w:tcBorders>
              <w:bottom w:val="single" w:color="808080" w:themeColor="background2" w:themeShade="80" w:sz="2" w:space="0"/>
            </w:tcBorders>
            <w:shd w:val="clear" w:color="auto" w:fill="auto"/>
            <w:vAlign w:val="center"/>
          </w:tcPr>
          <w:p w:rsidR="2A89E076" w:rsidP="2A89E076" w:rsidRDefault="2A89E076" w14:paraId="01743D4F" w14:textId="5C0A8851">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22" w:type="dxa"/>
            <w:tcBorders>
              <w:bottom w:val="single" w:color="808080" w:themeColor="background2" w:themeShade="80" w:sz="2" w:space="0"/>
            </w:tcBorders>
            <w:shd w:val="clear" w:color="auto" w:fill="auto"/>
            <w:vAlign w:val="center"/>
          </w:tcPr>
          <w:p w:rsidR="2A89E076" w:rsidP="2A89E076" w:rsidRDefault="2A89E076" w14:paraId="09A546C8" w14:textId="361A7F14">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2A89E076" w:rsidTr="00761171" w14:paraId="09704460" w14:textId="77777777">
        <w:trPr>
          <w:trHeight w:val="199"/>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FF60C3" w:rsidP="00A34443" w:rsidRDefault="00FF60C3" w14:paraId="3C48EF09" w14:textId="77777777">
            <w:pPr>
              <w:jc w:val="center"/>
            </w:pPr>
          </w:p>
        </w:tc>
        <w:tc>
          <w:tcPr>
            <w:tcW w:w="1292" w:type="dxa"/>
            <w:tcBorders>
              <w:bottom w:val="single" w:color="808080" w:themeColor="background2" w:themeShade="80" w:sz="12" w:space="0"/>
            </w:tcBorders>
            <w:shd w:val="clear" w:color="auto" w:fill="auto"/>
            <w:vAlign w:val="center"/>
          </w:tcPr>
          <w:p w:rsidR="2A89E076" w:rsidP="00A34443" w:rsidRDefault="2A89E076" w14:paraId="3328C7F3" w14:textId="19A0AA6D">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2A89E076">
              <w:rPr>
                <w:color w:val="AD9042"/>
                <w:sz w:val="16"/>
                <w:szCs w:val="16"/>
              </w:rPr>
              <w:t>Approved by:</w:t>
            </w:r>
          </w:p>
        </w:tc>
        <w:tc>
          <w:tcPr>
            <w:tcW w:w="1771" w:type="dxa"/>
            <w:tcBorders>
              <w:bottom w:val="single" w:color="808080" w:themeColor="background2" w:themeShade="80" w:sz="12" w:space="0"/>
            </w:tcBorders>
            <w:shd w:val="clear" w:color="auto" w:fill="auto"/>
            <w:vAlign w:val="center"/>
          </w:tcPr>
          <w:p w:rsidR="2A89E076" w:rsidP="2A89E076" w:rsidRDefault="2A89E076" w14:paraId="2F6C0585" w14:textId="13E801FC">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403" w:type="dxa"/>
            <w:tcBorders>
              <w:bottom w:val="single" w:color="808080" w:themeColor="background2" w:themeShade="80" w:sz="12" w:space="0"/>
            </w:tcBorders>
            <w:shd w:val="clear" w:color="auto" w:fill="auto"/>
            <w:vAlign w:val="center"/>
          </w:tcPr>
          <w:p w:rsidR="2A89E076" w:rsidP="2A89E076" w:rsidRDefault="2A89E076" w14:paraId="4F196979" w14:textId="01CB1D5E">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763" w:type="dxa"/>
            <w:tcBorders>
              <w:bottom w:val="single" w:color="808080" w:themeColor="background2" w:themeShade="80" w:sz="12" w:space="0"/>
            </w:tcBorders>
            <w:shd w:val="clear" w:color="auto" w:fill="auto"/>
            <w:vAlign w:val="center"/>
          </w:tcPr>
          <w:p w:rsidR="2A89E076" w:rsidP="2A89E076" w:rsidRDefault="2A89E076" w14:paraId="537C014D" w14:textId="3AF94F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94" w:type="dxa"/>
            <w:tcBorders>
              <w:bottom w:val="single" w:color="808080" w:themeColor="background2" w:themeShade="80" w:sz="12" w:space="0"/>
            </w:tcBorders>
            <w:shd w:val="clear" w:color="auto" w:fill="auto"/>
            <w:vAlign w:val="center"/>
          </w:tcPr>
          <w:p w:rsidR="2A89E076" w:rsidP="2A89E076" w:rsidRDefault="2A89E076" w14:paraId="239CE711" w14:textId="1D284960">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22" w:type="dxa"/>
            <w:tcBorders>
              <w:bottom w:val="single" w:color="808080" w:themeColor="background2" w:themeShade="80" w:sz="12" w:space="0"/>
            </w:tcBorders>
            <w:shd w:val="clear" w:color="auto" w:fill="auto"/>
            <w:vAlign w:val="center"/>
          </w:tcPr>
          <w:p w:rsidR="2A89E076" w:rsidP="2A89E076" w:rsidRDefault="2A89E076" w14:paraId="75B8CFE2" w14:textId="1C4666E0">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47819D63" w:rsidTr="00761171" w14:paraId="1F500892"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tcBorders>
              <w:top w:val="single" w:color="808080" w:themeColor="background2" w:themeShade="80" w:sz="12" w:space="0"/>
              <w:bottom w:val="single" w:color="808080" w:themeColor="background2" w:themeShade="80" w:sz="12" w:space="0"/>
              <w:right w:val="single" w:color="808080" w:themeColor="background2" w:themeShade="80" w:sz="2" w:space="0"/>
            </w:tcBorders>
            <w:shd w:val="clear" w:color="auto" w:fill="auto"/>
            <w:vAlign w:val="center"/>
          </w:tcPr>
          <w:p w:rsidRPr="00A34443" w:rsidR="47819D63" w:rsidP="00A34443" w:rsidRDefault="47819D63" w14:paraId="2B1623F8" w14:textId="7AA61AA7">
            <w:pPr>
              <w:spacing w:after="120"/>
              <w:ind w:left="0"/>
              <w:jc w:val="center"/>
              <w:rPr>
                <w:color w:val="AD9042"/>
                <w:sz w:val="22"/>
                <w:szCs w:val="22"/>
              </w:rPr>
            </w:pPr>
            <w:r w:rsidRPr="00A34443">
              <w:rPr>
                <w:color w:val="AD9042"/>
                <w:sz w:val="22"/>
                <w:szCs w:val="22"/>
              </w:rPr>
              <w:t>06</w:t>
            </w:r>
          </w:p>
          <w:p w:rsidRPr="00A34443" w:rsidR="47819D63" w:rsidP="00A34443" w:rsidRDefault="47819D63" w14:paraId="6DE8FF05" w14:textId="44D8C9F6">
            <w:pPr>
              <w:jc w:val="center"/>
              <w:rPr>
                <w:color w:val="AD9042"/>
                <w:sz w:val="22"/>
                <w:szCs w:val="22"/>
              </w:rPr>
            </w:pPr>
          </w:p>
        </w:tc>
        <w:tc>
          <w:tcPr>
            <w:tcW w:w="1292" w:type="dxa"/>
            <w:tcBorders>
              <w:top w:val="single" w:color="808080" w:themeColor="background2" w:themeShade="80" w:sz="12" w:space="0"/>
              <w:left w:val="single" w:color="808080" w:themeColor="background2" w:themeShade="80" w:sz="2" w:space="0"/>
              <w:bottom w:val="single" w:color="808080" w:themeColor="background2" w:themeShade="80" w:sz="2" w:space="0"/>
              <w:right w:val="single" w:color="808080" w:themeColor="background2" w:themeShade="80" w:sz="2" w:space="0"/>
            </w:tcBorders>
            <w:shd w:val="clear" w:color="auto" w:fill="auto"/>
            <w:vAlign w:val="center"/>
          </w:tcPr>
          <w:p w:rsidRPr="00A34443" w:rsidR="47819D63" w:rsidP="47819D63" w:rsidRDefault="47819D63" w14:paraId="12DE003B" w14:textId="5FA0BF15">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Prepared by:</w:t>
            </w:r>
          </w:p>
          <w:p w:rsidRPr="00A34443" w:rsidR="47819D63" w:rsidP="47819D63" w:rsidRDefault="47819D63" w14:paraId="1A0DA2A9" w14:textId="2D278F0E">
            <w:pPr>
              <w:jc w:val="left"/>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771" w:type="dxa"/>
            <w:tcBorders>
              <w:top w:val="single" w:color="808080" w:themeColor="background2" w:themeShade="80" w:sz="12" w:space="0"/>
              <w:left w:val="single" w:color="808080" w:themeColor="background2" w:themeShade="80" w:sz="2" w:space="0"/>
              <w:bottom w:val="single" w:color="808080" w:themeColor="background2" w:themeShade="80" w:sz="2" w:space="0"/>
              <w:right w:val="single" w:color="808080" w:themeColor="background2" w:themeShade="80" w:sz="2" w:space="0"/>
            </w:tcBorders>
            <w:shd w:val="clear" w:color="auto" w:fill="auto"/>
            <w:vAlign w:val="center"/>
          </w:tcPr>
          <w:p w:rsidRPr="006A3503" w:rsidR="47819D63" w:rsidP="47819D63" w:rsidRDefault="47819D63" w14:paraId="2FAECB5B" w14:textId="5C3DDFB9">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6A3503">
              <w:rPr>
                <w:color w:val="AD9042"/>
                <w:sz w:val="16"/>
                <w:szCs w:val="16"/>
                <w:lang w:val="pt-PT"/>
              </w:rPr>
              <w:t>Radu Ionut Boeriu</w:t>
            </w:r>
          </w:p>
          <w:p w:rsidRPr="006A3503" w:rsidR="00A34443" w:rsidP="47819D63" w:rsidRDefault="00A34443" w14:paraId="4CBCA807" w14:textId="54A8D195">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6A3503">
              <w:rPr>
                <w:color w:val="AD9042"/>
                <w:sz w:val="16"/>
                <w:szCs w:val="16"/>
                <w:lang w:val="pt-PT"/>
              </w:rPr>
              <w:t>Decio Ferreira</w:t>
            </w:r>
          </w:p>
          <w:p w:rsidRPr="006A3503" w:rsidR="47819D63" w:rsidP="00A34443" w:rsidRDefault="47819D63" w14:paraId="0985DB2D" w14:textId="44DC14D8">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6A3503">
              <w:rPr>
                <w:color w:val="AD9042"/>
                <w:sz w:val="16"/>
                <w:szCs w:val="16"/>
                <w:lang w:val="pt-PT"/>
              </w:rPr>
              <w:t>Antonella Vittucci</w:t>
            </w:r>
          </w:p>
        </w:tc>
        <w:tc>
          <w:tcPr>
            <w:tcW w:w="1403" w:type="dxa"/>
            <w:tcBorders>
              <w:top w:val="single" w:color="808080" w:themeColor="background2" w:themeShade="80" w:sz="12" w:space="0"/>
              <w:left w:val="single" w:color="808080" w:themeColor="background2" w:themeShade="80" w:sz="2" w:space="0"/>
              <w:bottom w:val="single" w:color="808080" w:themeColor="background2" w:themeShade="80" w:sz="2" w:space="0"/>
              <w:right w:val="single" w:color="808080" w:themeColor="background2" w:themeShade="80" w:sz="2" w:space="0"/>
            </w:tcBorders>
            <w:shd w:val="clear" w:color="auto" w:fill="auto"/>
            <w:vAlign w:val="center"/>
          </w:tcPr>
          <w:p w:rsidRPr="00A34443" w:rsidR="47819D63" w:rsidP="47819D63" w:rsidRDefault="47819D63" w14:paraId="67A454F2" w14:textId="6B7D3318">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BIM Manager</w:t>
            </w:r>
          </w:p>
          <w:p w:rsidRPr="00A34443" w:rsidR="00A34443" w:rsidP="47819D63" w:rsidRDefault="00A34443" w14:paraId="3D1E0420" w14:textId="07F5FC3C">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 xml:space="preserve">BIM </w:t>
            </w:r>
            <w:r w:rsidRPr="004C00BE" w:rsidR="004C00BE">
              <w:rPr>
                <w:color w:val="AD9042"/>
                <w:sz w:val="16"/>
                <w:szCs w:val="16"/>
              </w:rPr>
              <w:t>Manager</w:t>
            </w:r>
          </w:p>
          <w:p w:rsidRPr="00A34443" w:rsidR="47819D63" w:rsidP="00A34443" w:rsidRDefault="47819D63" w14:paraId="69D15098" w14:textId="05B3269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BDS Coordinator</w:t>
            </w:r>
          </w:p>
        </w:tc>
        <w:tc>
          <w:tcPr>
            <w:tcW w:w="2763" w:type="dxa"/>
            <w:tcBorders>
              <w:top w:val="single" w:color="808080" w:themeColor="background2" w:themeShade="80" w:sz="12" w:space="0"/>
              <w:left w:val="single" w:color="808080" w:themeColor="background2" w:themeShade="80" w:sz="2" w:space="0"/>
              <w:bottom w:val="single" w:color="808080" w:themeColor="background2" w:themeShade="80" w:sz="2" w:space="0"/>
              <w:right w:val="single" w:color="808080" w:themeColor="background2" w:themeShade="80" w:sz="2" w:space="0"/>
            </w:tcBorders>
            <w:shd w:val="clear" w:color="auto" w:fill="auto"/>
            <w:vAlign w:val="center"/>
          </w:tcPr>
          <w:p w:rsidRPr="00A34443" w:rsidR="47819D63" w:rsidP="47819D63" w:rsidRDefault="00A13466" w14:paraId="620F47CE" w14:textId="07F8CBEA">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hyperlink r:id="rId14">
              <w:r w:rsidRPr="00A34443" w:rsidR="47819D63">
                <w:rPr>
                  <w:color w:val="AD9042"/>
                  <w:sz w:val="16"/>
                  <w:szCs w:val="16"/>
                </w:rPr>
                <w:t>riboeriu@fosterandpartners.com</w:t>
              </w:r>
            </w:hyperlink>
          </w:p>
          <w:p w:rsidRPr="00A34443" w:rsidR="00A34443" w:rsidP="47819D63" w:rsidRDefault="00A34443" w14:paraId="5F01695A" w14:textId="5425279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dferreira@fosterandpartners.com</w:t>
            </w:r>
          </w:p>
          <w:p w:rsidRPr="00A34443" w:rsidR="47819D63" w:rsidP="00A34443" w:rsidRDefault="47819D63" w14:paraId="54774FC0" w14:textId="4A187FD4">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avittucci@fosterandpartners.com</w:t>
            </w:r>
          </w:p>
        </w:tc>
        <w:tc>
          <w:tcPr>
            <w:tcW w:w="1094" w:type="dxa"/>
            <w:tcBorders>
              <w:top w:val="single" w:color="808080" w:themeColor="background2" w:themeShade="80" w:sz="12" w:space="0"/>
              <w:left w:val="single" w:color="808080" w:themeColor="background2" w:themeShade="80" w:sz="2" w:space="0"/>
              <w:bottom w:val="single" w:color="808080" w:themeColor="background2" w:themeShade="80" w:sz="2" w:space="0"/>
              <w:right w:val="single" w:color="808080" w:themeColor="background2" w:themeShade="80" w:sz="2" w:space="0"/>
            </w:tcBorders>
            <w:shd w:val="clear" w:color="auto" w:fill="auto"/>
            <w:vAlign w:val="center"/>
          </w:tcPr>
          <w:p w:rsidRPr="00A34443" w:rsidR="47819D63" w:rsidP="00A34443" w:rsidRDefault="00690090" w14:paraId="6AF95C08" w14:textId="28ECCE4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23</w:t>
            </w:r>
            <w:r w:rsidRPr="00A34443" w:rsidR="47819D63">
              <w:rPr>
                <w:color w:val="AD9042"/>
                <w:sz w:val="16"/>
                <w:szCs w:val="16"/>
              </w:rPr>
              <w:t>/12/2020</w:t>
            </w:r>
          </w:p>
        </w:tc>
        <w:tc>
          <w:tcPr>
            <w:tcW w:w="1022" w:type="dxa"/>
            <w:tcBorders>
              <w:top w:val="single" w:color="808080" w:themeColor="background2" w:themeShade="80" w:sz="12" w:space="0"/>
              <w:left w:val="single" w:color="808080" w:themeColor="background2" w:themeShade="80" w:sz="2" w:space="0"/>
              <w:bottom w:val="single" w:color="808080" w:themeColor="background2" w:themeShade="80" w:sz="2" w:space="0"/>
              <w:right w:val="single" w:color="808080" w:themeColor="background2" w:themeShade="80" w:sz="2" w:space="0"/>
            </w:tcBorders>
            <w:shd w:val="clear" w:color="auto" w:fill="auto"/>
            <w:vAlign w:val="center"/>
          </w:tcPr>
          <w:p w:rsidRPr="00A34443" w:rsidR="47819D63" w:rsidP="47819D63" w:rsidRDefault="47819D63" w14:paraId="14B3A705" w14:textId="4AF9B131">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47819D63" w:rsidTr="00761171" w14:paraId="58C72031"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FF60C3" w:rsidP="00A34443" w:rsidRDefault="00FF60C3" w14:paraId="60DB4D55" w14:textId="77777777">
            <w:pPr>
              <w:spacing w:after="120"/>
              <w:ind w:left="0"/>
              <w:rPr>
                <w:b w:val="0"/>
                <w:bCs w:val="0"/>
                <w:color w:val="AD9042"/>
                <w:sz w:val="22"/>
                <w:szCs w:val="22"/>
              </w:rPr>
            </w:pPr>
          </w:p>
        </w:tc>
        <w:tc>
          <w:tcPr>
            <w:tcW w:w="1292" w:type="dxa"/>
            <w:tcBorders>
              <w:top w:val="single" w:color="808080" w:themeColor="background2" w:themeShade="80" w:sz="2" w:space="0"/>
              <w:bottom w:val="single" w:color="808080" w:themeColor="background2" w:themeShade="80" w:sz="2" w:space="0"/>
            </w:tcBorders>
            <w:shd w:val="clear" w:color="auto" w:fill="auto"/>
            <w:vAlign w:val="center"/>
          </w:tcPr>
          <w:p w:rsidRPr="00A34443" w:rsidR="47819D63" w:rsidP="00A34443" w:rsidRDefault="47819D63" w14:paraId="00BAFCA2" w14:textId="3F85827C">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Reviewed by:</w:t>
            </w:r>
          </w:p>
          <w:p w:rsidRPr="00A34443" w:rsidR="47819D63" w:rsidP="00A34443" w:rsidRDefault="47819D63" w14:paraId="39E039D1" w14:textId="6D19E34F">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771" w:type="dxa"/>
            <w:tcBorders>
              <w:top w:val="single" w:color="808080" w:themeColor="background2" w:themeShade="80" w:sz="2" w:space="0"/>
              <w:bottom w:val="single" w:color="808080" w:themeColor="background2" w:themeShade="80" w:sz="2" w:space="0"/>
            </w:tcBorders>
            <w:shd w:val="clear" w:color="auto" w:fill="auto"/>
            <w:vAlign w:val="center"/>
          </w:tcPr>
          <w:p w:rsidRPr="00A34443" w:rsidR="47819D63" w:rsidP="00A34443" w:rsidRDefault="47819D63" w14:paraId="22C1B60D" w14:textId="1EFF9AE6">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403" w:type="dxa"/>
            <w:tcBorders>
              <w:top w:val="single" w:color="808080" w:themeColor="background2" w:themeShade="80" w:sz="2" w:space="0"/>
              <w:bottom w:val="single" w:color="808080" w:themeColor="background2" w:themeShade="80" w:sz="2" w:space="0"/>
            </w:tcBorders>
            <w:shd w:val="clear" w:color="auto" w:fill="auto"/>
            <w:vAlign w:val="center"/>
          </w:tcPr>
          <w:p w:rsidRPr="00A34443" w:rsidR="47819D63" w:rsidP="00A34443" w:rsidRDefault="47819D63" w14:paraId="2CDBA489" w14:textId="7D18F34E">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763" w:type="dxa"/>
            <w:tcBorders>
              <w:top w:val="single" w:color="808080" w:themeColor="background2" w:themeShade="80" w:sz="2" w:space="0"/>
              <w:bottom w:val="single" w:color="808080" w:themeColor="background2" w:themeShade="80" w:sz="2" w:space="0"/>
            </w:tcBorders>
            <w:shd w:val="clear" w:color="auto" w:fill="auto"/>
            <w:vAlign w:val="center"/>
          </w:tcPr>
          <w:p w:rsidRPr="00A34443" w:rsidR="47819D63" w:rsidP="00A34443" w:rsidRDefault="47819D63" w14:paraId="4AC9C47E" w14:textId="3E4BA0F9">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94" w:type="dxa"/>
            <w:tcBorders>
              <w:top w:val="single" w:color="808080" w:themeColor="background2" w:themeShade="80" w:sz="2" w:space="0"/>
              <w:bottom w:val="single" w:color="808080" w:themeColor="background2" w:themeShade="80" w:sz="2" w:space="0"/>
            </w:tcBorders>
            <w:shd w:val="clear" w:color="auto" w:fill="auto"/>
            <w:vAlign w:val="center"/>
          </w:tcPr>
          <w:p w:rsidRPr="00A34443" w:rsidR="47819D63" w:rsidP="00A34443" w:rsidRDefault="47819D63" w14:paraId="2FC52156" w14:textId="37F3E04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22" w:type="dxa"/>
            <w:tcBorders>
              <w:top w:val="single" w:color="808080" w:themeColor="background2" w:themeShade="80" w:sz="2" w:space="0"/>
              <w:bottom w:val="single" w:color="808080" w:themeColor="background2" w:themeShade="80" w:sz="2" w:space="0"/>
            </w:tcBorders>
            <w:shd w:val="clear" w:color="auto" w:fill="auto"/>
            <w:vAlign w:val="center"/>
          </w:tcPr>
          <w:p w:rsidRPr="00A34443" w:rsidR="47819D63" w:rsidP="00A34443" w:rsidRDefault="47819D63" w14:paraId="74F052BD" w14:textId="2472F09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47819D63" w:rsidTr="00761171" w14:paraId="6A353BBB"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FF60C3" w:rsidP="00A34443" w:rsidRDefault="00FF60C3" w14:paraId="41306811" w14:textId="77777777">
            <w:pPr>
              <w:spacing w:after="120"/>
              <w:ind w:left="0"/>
              <w:rPr>
                <w:b w:val="0"/>
                <w:bCs w:val="0"/>
                <w:color w:val="AD9042"/>
                <w:sz w:val="22"/>
                <w:szCs w:val="22"/>
              </w:rPr>
            </w:pPr>
          </w:p>
        </w:tc>
        <w:tc>
          <w:tcPr>
            <w:tcW w:w="1292" w:type="dxa"/>
            <w:tcBorders>
              <w:bottom w:val="single" w:color="808080" w:themeColor="background2" w:themeShade="80" w:sz="12" w:space="0"/>
            </w:tcBorders>
            <w:shd w:val="clear" w:color="auto" w:fill="auto"/>
            <w:vAlign w:val="center"/>
          </w:tcPr>
          <w:p w:rsidRPr="00A34443" w:rsidR="47819D63" w:rsidP="00A34443" w:rsidRDefault="47819D63" w14:paraId="67718994" w14:textId="7FEB9B78">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Approved by:</w:t>
            </w:r>
          </w:p>
          <w:p w:rsidRPr="00A34443" w:rsidR="47819D63" w:rsidP="00A34443" w:rsidRDefault="47819D63" w14:paraId="0DC6E69C" w14:textId="14D0946F">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771" w:type="dxa"/>
            <w:tcBorders>
              <w:bottom w:val="single" w:color="808080" w:themeColor="background2" w:themeShade="80" w:sz="12" w:space="0"/>
            </w:tcBorders>
            <w:shd w:val="clear" w:color="auto" w:fill="auto"/>
            <w:vAlign w:val="center"/>
          </w:tcPr>
          <w:p w:rsidRPr="00A34443" w:rsidR="47819D63" w:rsidP="00A34443" w:rsidRDefault="47819D63" w14:paraId="6BB06D0E" w14:textId="47365775">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403" w:type="dxa"/>
            <w:tcBorders>
              <w:bottom w:val="single" w:color="808080" w:themeColor="background2" w:themeShade="80" w:sz="12" w:space="0"/>
            </w:tcBorders>
            <w:shd w:val="clear" w:color="auto" w:fill="auto"/>
            <w:vAlign w:val="center"/>
          </w:tcPr>
          <w:p w:rsidRPr="00A34443" w:rsidR="47819D63" w:rsidP="00A34443" w:rsidRDefault="47819D63" w14:paraId="1B0DB7F8" w14:textId="7A51A68D">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763" w:type="dxa"/>
            <w:tcBorders>
              <w:bottom w:val="single" w:color="808080" w:themeColor="background2" w:themeShade="80" w:sz="12" w:space="0"/>
            </w:tcBorders>
            <w:shd w:val="clear" w:color="auto" w:fill="auto"/>
            <w:vAlign w:val="center"/>
          </w:tcPr>
          <w:p w:rsidRPr="00A34443" w:rsidR="47819D63" w:rsidP="00A34443" w:rsidRDefault="47819D63" w14:paraId="1A79FD61" w14:textId="7D15696F">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94" w:type="dxa"/>
            <w:tcBorders>
              <w:bottom w:val="single" w:color="808080" w:themeColor="background2" w:themeShade="80" w:sz="12" w:space="0"/>
            </w:tcBorders>
            <w:shd w:val="clear" w:color="auto" w:fill="auto"/>
            <w:vAlign w:val="center"/>
          </w:tcPr>
          <w:p w:rsidRPr="00A34443" w:rsidR="47819D63" w:rsidP="00A34443" w:rsidRDefault="47819D63" w14:paraId="58B1B40C" w14:textId="1B98B2C1">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22" w:type="dxa"/>
            <w:tcBorders>
              <w:bottom w:val="single" w:color="808080" w:themeColor="background2" w:themeShade="80" w:sz="12" w:space="0"/>
            </w:tcBorders>
            <w:shd w:val="clear" w:color="auto" w:fill="auto"/>
            <w:vAlign w:val="center"/>
          </w:tcPr>
          <w:p w:rsidRPr="00A34443" w:rsidR="47819D63" w:rsidP="00A34443" w:rsidRDefault="47819D63" w14:paraId="46DD8F82" w14:textId="63D15F7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487766" w:rsidTr="00761171" w14:paraId="302330CE"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tcBorders>
              <w:top w:val="single" w:color="808080" w:themeColor="background2" w:themeShade="80" w:sz="12" w:space="0"/>
            </w:tcBorders>
            <w:shd w:val="clear" w:color="auto" w:fill="auto"/>
            <w:vAlign w:val="center"/>
          </w:tcPr>
          <w:p w:rsidRPr="00A34443" w:rsidR="00487766" w:rsidP="00487766" w:rsidRDefault="00487766" w14:paraId="3A71308A" w14:textId="1A789369">
            <w:pPr>
              <w:spacing w:after="120"/>
              <w:ind w:left="0"/>
              <w:jc w:val="center"/>
              <w:rPr>
                <w:color w:val="AD9042"/>
                <w:sz w:val="22"/>
                <w:szCs w:val="22"/>
              </w:rPr>
            </w:pPr>
            <w:r w:rsidRPr="00A34443">
              <w:rPr>
                <w:color w:val="AD9042"/>
                <w:sz w:val="22"/>
                <w:szCs w:val="22"/>
              </w:rPr>
              <w:t>0</w:t>
            </w:r>
            <w:r>
              <w:rPr>
                <w:color w:val="AD9042"/>
                <w:sz w:val="22"/>
                <w:szCs w:val="22"/>
              </w:rPr>
              <w:t>7</w:t>
            </w:r>
          </w:p>
          <w:p w:rsidRPr="00A34443" w:rsidR="00487766" w:rsidP="00487766" w:rsidRDefault="00487766" w14:paraId="7BB6BB20" w14:textId="77777777">
            <w:pPr>
              <w:ind w:left="0"/>
              <w:jc w:val="center"/>
              <w:rPr>
                <w:b w:val="0"/>
                <w:bCs w:val="0"/>
                <w:color w:val="AD9042"/>
                <w:sz w:val="22"/>
                <w:szCs w:val="22"/>
              </w:rPr>
            </w:pPr>
          </w:p>
        </w:tc>
        <w:tc>
          <w:tcPr>
            <w:tcW w:w="1292" w:type="dxa"/>
            <w:tcBorders>
              <w:top w:val="single" w:color="808080" w:themeColor="background2" w:themeShade="80" w:sz="12" w:space="0"/>
            </w:tcBorders>
            <w:shd w:val="clear" w:color="auto" w:fill="auto"/>
            <w:vAlign w:val="center"/>
          </w:tcPr>
          <w:p w:rsidRPr="00A34443" w:rsidR="00487766" w:rsidP="00487766" w:rsidRDefault="00487766" w14:paraId="23600310"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Prepared by:</w:t>
            </w:r>
          </w:p>
          <w:p w:rsidRPr="00A34443" w:rsidR="00487766" w:rsidP="00487766" w:rsidRDefault="00487766" w14:paraId="2C35AD44"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771" w:type="dxa"/>
            <w:tcBorders>
              <w:top w:val="single" w:color="808080" w:themeColor="background2" w:themeShade="80" w:sz="12" w:space="0"/>
            </w:tcBorders>
            <w:shd w:val="clear" w:color="auto" w:fill="auto"/>
            <w:vAlign w:val="center"/>
          </w:tcPr>
          <w:p w:rsidRPr="00487766" w:rsidR="00487766" w:rsidP="00487766" w:rsidRDefault="00487766" w14:paraId="356249FD"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487766">
              <w:rPr>
                <w:color w:val="AD9042"/>
                <w:sz w:val="16"/>
                <w:szCs w:val="16"/>
                <w:lang w:val="pt-PT"/>
              </w:rPr>
              <w:t>Radu Ionut Boeriu</w:t>
            </w:r>
          </w:p>
          <w:p w:rsidRPr="00487766" w:rsidR="00487766" w:rsidP="00487766" w:rsidRDefault="00487766" w14:paraId="16BD4C33"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487766">
              <w:rPr>
                <w:color w:val="AD9042"/>
                <w:sz w:val="16"/>
                <w:szCs w:val="16"/>
                <w:lang w:val="pt-PT"/>
              </w:rPr>
              <w:t>Decio Ferreira</w:t>
            </w:r>
          </w:p>
          <w:p w:rsidRPr="00487766" w:rsidR="00487766" w:rsidP="00487766" w:rsidRDefault="00487766" w14:paraId="2244E03F" w14:textId="7720F978">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487766">
              <w:rPr>
                <w:color w:val="AD9042"/>
                <w:sz w:val="16"/>
                <w:szCs w:val="16"/>
                <w:lang w:val="pt-PT"/>
              </w:rPr>
              <w:t>Antonella Vittucci</w:t>
            </w:r>
          </w:p>
        </w:tc>
        <w:tc>
          <w:tcPr>
            <w:tcW w:w="1403" w:type="dxa"/>
            <w:tcBorders>
              <w:top w:val="single" w:color="808080" w:themeColor="background2" w:themeShade="80" w:sz="12" w:space="0"/>
            </w:tcBorders>
            <w:shd w:val="clear" w:color="auto" w:fill="auto"/>
            <w:vAlign w:val="center"/>
          </w:tcPr>
          <w:p w:rsidRPr="00A34443" w:rsidR="00487766" w:rsidP="00487766" w:rsidRDefault="00487766" w14:paraId="470F7298"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 xml:space="preserve">BIM </w:t>
            </w:r>
            <w:r w:rsidRPr="004C00BE">
              <w:rPr>
                <w:color w:val="AD9042"/>
                <w:sz w:val="16"/>
                <w:szCs w:val="16"/>
              </w:rPr>
              <w:t>Manager</w:t>
            </w:r>
          </w:p>
          <w:p w:rsidRPr="00A34443" w:rsidR="00487766" w:rsidP="00487766" w:rsidRDefault="00487766" w14:paraId="36AC10C1" w14:textId="4D174A38">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 xml:space="preserve">BIM </w:t>
            </w:r>
            <w:r w:rsidRPr="004C00BE" w:rsidR="004C00BE">
              <w:rPr>
                <w:color w:val="AD9042"/>
                <w:sz w:val="16"/>
                <w:szCs w:val="16"/>
              </w:rPr>
              <w:t>Manager</w:t>
            </w:r>
          </w:p>
          <w:p w:rsidRPr="00A34443" w:rsidR="00487766" w:rsidP="00487766" w:rsidRDefault="00487766" w14:paraId="475BA2DC" w14:textId="020B864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BDS Coordinator</w:t>
            </w:r>
          </w:p>
        </w:tc>
        <w:tc>
          <w:tcPr>
            <w:tcW w:w="2763" w:type="dxa"/>
            <w:tcBorders>
              <w:top w:val="single" w:color="808080" w:themeColor="background2" w:themeShade="80" w:sz="12" w:space="0"/>
            </w:tcBorders>
            <w:shd w:val="clear" w:color="auto" w:fill="auto"/>
            <w:vAlign w:val="center"/>
          </w:tcPr>
          <w:p w:rsidRPr="00A34443" w:rsidR="00487766" w:rsidP="00487766" w:rsidRDefault="00A13466" w14:paraId="0F2BBE58"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hyperlink r:id="rId15">
              <w:r w:rsidRPr="00A34443" w:rsidR="00487766">
                <w:rPr>
                  <w:color w:val="AD9042"/>
                  <w:sz w:val="16"/>
                  <w:szCs w:val="16"/>
                </w:rPr>
                <w:t>riboeriu@fosterandpartners.com</w:t>
              </w:r>
            </w:hyperlink>
          </w:p>
          <w:p w:rsidRPr="00A34443" w:rsidR="00487766" w:rsidP="00487766" w:rsidRDefault="00487766" w14:paraId="1C31FA4F"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dferreira@fosterandpartners.com</w:t>
            </w:r>
          </w:p>
          <w:p w:rsidRPr="00A34443" w:rsidR="00487766" w:rsidP="00487766" w:rsidRDefault="00487766" w14:paraId="2183A0D3" w14:textId="445C65FE">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avittucci@fosterandpartners.com</w:t>
            </w:r>
          </w:p>
        </w:tc>
        <w:tc>
          <w:tcPr>
            <w:tcW w:w="1094" w:type="dxa"/>
            <w:tcBorders>
              <w:top w:val="single" w:color="808080" w:themeColor="background2" w:themeShade="80" w:sz="12" w:space="0"/>
            </w:tcBorders>
            <w:shd w:val="clear" w:color="auto" w:fill="auto"/>
            <w:vAlign w:val="center"/>
          </w:tcPr>
          <w:p w:rsidRPr="00A34443" w:rsidR="00487766" w:rsidP="00487766" w:rsidRDefault="00487766" w14:paraId="51BD7C64" w14:textId="3E76CB26">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08</w:t>
            </w:r>
            <w:r w:rsidRPr="00A34443">
              <w:rPr>
                <w:color w:val="AD9042"/>
                <w:sz w:val="16"/>
                <w:szCs w:val="16"/>
              </w:rPr>
              <w:t>/</w:t>
            </w:r>
            <w:r>
              <w:rPr>
                <w:color w:val="AD9042"/>
                <w:sz w:val="16"/>
                <w:szCs w:val="16"/>
              </w:rPr>
              <w:t>0</w:t>
            </w:r>
            <w:r w:rsidRPr="00A34443">
              <w:rPr>
                <w:color w:val="AD9042"/>
                <w:sz w:val="16"/>
                <w:szCs w:val="16"/>
              </w:rPr>
              <w:t>2/202</w:t>
            </w:r>
            <w:r>
              <w:rPr>
                <w:color w:val="AD9042"/>
                <w:sz w:val="16"/>
                <w:szCs w:val="16"/>
              </w:rPr>
              <w:t>1</w:t>
            </w:r>
          </w:p>
        </w:tc>
        <w:tc>
          <w:tcPr>
            <w:tcW w:w="1022" w:type="dxa"/>
            <w:tcBorders>
              <w:top w:val="single" w:color="808080" w:themeColor="background2" w:themeShade="80" w:sz="12" w:space="0"/>
            </w:tcBorders>
            <w:shd w:val="clear" w:color="auto" w:fill="auto"/>
            <w:vAlign w:val="center"/>
          </w:tcPr>
          <w:p w:rsidRPr="00A34443" w:rsidR="00487766" w:rsidP="00487766" w:rsidRDefault="00487766" w14:paraId="6D59FBF1"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487766" w:rsidTr="00761171" w14:paraId="1F2D7E68"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487766" w:rsidP="00487766" w:rsidRDefault="00487766" w14:paraId="670E21C7" w14:textId="77777777">
            <w:pPr>
              <w:ind w:left="0"/>
              <w:rPr>
                <w:b w:val="0"/>
                <w:bCs w:val="0"/>
                <w:color w:val="AD9042"/>
                <w:sz w:val="22"/>
                <w:szCs w:val="22"/>
              </w:rPr>
            </w:pPr>
          </w:p>
        </w:tc>
        <w:tc>
          <w:tcPr>
            <w:tcW w:w="1292" w:type="dxa"/>
            <w:shd w:val="clear" w:color="auto" w:fill="auto"/>
            <w:vAlign w:val="center"/>
          </w:tcPr>
          <w:p w:rsidRPr="00A34443" w:rsidR="00487766" w:rsidP="00487766" w:rsidRDefault="00487766" w14:paraId="470154E2"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Reviewed by:</w:t>
            </w:r>
          </w:p>
          <w:p w:rsidRPr="00A34443" w:rsidR="00487766" w:rsidP="00487766" w:rsidRDefault="00487766" w14:paraId="2432B1C0"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771" w:type="dxa"/>
            <w:shd w:val="clear" w:color="auto" w:fill="auto"/>
            <w:vAlign w:val="center"/>
          </w:tcPr>
          <w:p w:rsidRPr="00A34443" w:rsidR="00487766" w:rsidP="00487766" w:rsidRDefault="00487766" w14:paraId="47D9E027"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403" w:type="dxa"/>
            <w:shd w:val="clear" w:color="auto" w:fill="auto"/>
            <w:vAlign w:val="center"/>
          </w:tcPr>
          <w:p w:rsidRPr="00A34443" w:rsidR="00487766" w:rsidP="00487766" w:rsidRDefault="00487766" w14:paraId="0C790400"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763" w:type="dxa"/>
            <w:shd w:val="clear" w:color="auto" w:fill="auto"/>
            <w:vAlign w:val="center"/>
          </w:tcPr>
          <w:p w:rsidRPr="00A34443" w:rsidR="00487766" w:rsidP="00487766" w:rsidRDefault="00487766" w14:paraId="199B2096"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94" w:type="dxa"/>
            <w:shd w:val="clear" w:color="auto" w:fill="auto"/>
            <w:vAlign w:val="center"/>
          </w:tcPr>
          <w:p w:rsidRPr="00A34443" w:rsidR="00487766" w:rsidP="00487766" w:rsidRDefault="00487766" w14:paraId="6F3DD0E3"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22" w:type="dxa"/>
            <w:shd w:val="clear" w:color="auto" w:fill="auto"/>
            <w:vAlign w:val="center"/>
          </w:tcPr>
          <w:p w:rsidRPr="00A34443" w:rsidR="00487766" w:rsidP="00487766" w:rsidRDefault="00487766" w14:paraId="31838FB9"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487766" w:rsidTr="00761171" w14:paraId="2718AFD9"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487766" w:rsidP="00487766" w:rsidRDefault="00487766" w14:paraId="21DE6923" w14:textId="77777777">
            <w:pPr>
              <w:ind w:left="0"/>
              <w:rPr>
                <w:b w:val="0"/>
                <w:bCs w:val="0"/>
                <w:color w:val="AD9042"/>
                <w:sz w:val="22"/>
                <w:szCs w:val="22"/>
              </w:rPr>
            </w:pPr>
          </w:p>
        </w:tc>
        <w:tc>
          <w:tcPr>
            <w:tcW w:w="1292" w:type="dxa"/>
            <w:tcBorders>
              <w:bottom w:val="single" w:color="808080" w:themeColor="background2" w:themeShade="80" w:sz="12" w:space="0"/>
            </w:tcBorders>
            <w:shd w:val="clear" w:color="auto" w:fill="auto"/>
            <w:vAlign w:val="center"/>
          </w:tcPr>
          <w:p w:rsidRPr="00A34443" w:rsidR="00487766" w:rsidP="00487766" w:rsidRDefault="00487766" w14:paraId="19223B0B"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Approved by:</w:t>
            </w:r>
          </w:p>
          <w:p w:rsidRPr="00A34443" w:rsidR="00487766" w:rsidP="00487766" w:rsidRDefault="00487766" w14:paraId="6C74250D"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771" w:type="dxa"/>
            <w:tcBorders>
              <w:bottom w:val="single" w:color="808080" w:themeColor="background2" w:themeShade="80" w:sz="12" w:space="0"/>
            </w:tcBorders>
            <w:shd w:val="clear" w:color="auto" w:fill="auto"/>
            <w:vAlign w:val="center"/>
          </w:tcPr>
          <w:p w:rsidRPr="00A34443" w:rsidR="00487766" w:rsidP="00487766" w:rsidRDefault="00487766" w14:paraId="3EBE4C8C"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403" w:type="dxa"/>
            <w:tcBorders>
              <w:bottom w:val="single" w:color="808080" w:themeColor="background2" w:themeShade="80" w:sz="12" w:space="0"/>
            </w:tcBorders>
            <w:shd w:val="clear" w:color="auto" w:fill="auto"/>
            <w:vAlign w:val="center"/>
          </w:tcPr>
          <w:p w:rsidRPr="00A34443" w:rsidR="00487766" w:rsidP="00487766" w:rsidRDefault="00487766" w14:paraId="258B7532"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763" w:type="dxa"/>
            <w:tcBorders>
              <w:bottom w:val="single" w:color="808080" w:themeColor="background2" w:themeShade="80" w:sz="12" w:space="0"/>
            </w:tcBorders>
            <w:shd w:val="clear" w:color="auto" w:fill="auto"/>
            <w:vAlign w:val="center"/>
          </w:tcPr>
          <w:p w:rsidRPr="00A34443" w:rsidR="00487766" w:rsidP="00487766" w:rsidRDefault="00487766" w14:paraId="721BCCF0"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94" w:type="dxa"/>
            <w:tcBorders>
              <w:bottom w:val="single" w:color="808080" w:themeColor="background2" w:themeShade="80" w:sz="12" w:space="0"/>
            </w:tcBorders>
            <w:shd w:val="clear" w:color="auto" w:fill="auto"/>
            <w:vAlign w:val="center"/>
          </w:tcPr>
          <w:p w:rsidRPr="00A34443" w:rsidR="00487766" w:rsidP="00487766" w:rsidRDefault="00487766" w14:paraId="2F9201DC"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22" w:type="dxa"/>
            <w:tcBorders>
              <w:bottom w:val="single" w:color="808080" w:themeColor="background2" w:themeShade="80" w:sz="12" w:space="0"/>
            </w:tcBorders>
            <w:shd w:val="clear" w:color="auto" w:fill="auto"/>
            <w:vAlign w:val="center"/>
          </w:tcPr>
          <w:p w:rsidRPr="00A34443" w:rsidR="00487766" w:rsidP="00487766" w:rsidRDefault="00487766" w14:paraId="0F5E1357"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177DBD" w:rsidTr="00761171" w14:paraId="6057F9FB"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tcBorders>
              <w:top w:val="single" w:color="808080" w:themeColor="background2" w:themeShade="80" w:sz="12" w:space="0"/>
            </w:tcBorders>
            <w:shd w:val="clear" w:color="auto" w:fill="auto"/>
            <w:vAlign w:val="center"/>
          </w:tcPr>
          <w:p w:rsidRPr="00177DBD" w:rsidR="00177DBD" w:rsidP="00177DBD" w:rsidRDefault="00177DBD" w14:paraId="28A06CF8" w14:textId="571809B3">
            <w:pPr>
              <w:spacing w:after="120"/>
              <w:ind w:left="0"/>
              <w:jc w:val="center"/>
              <w:rPr>
                <w:color w:val="AD9042"/>
                <w:sz w:val="22"/>
                <w:szCs w:val="22"/>
              </w:rPr>
            </w:pPr>
            <w:r>
              <w:rPr>
                <w:color w:val="AD9042"/>
                <w:sz w:val="22"/>
                <w:szCs w:val="22"/>
              </w:rPr>
              <w:t>08</w:t>
            </w:r>
          </w:p>
        </w:tc>
        <w:tc>
          <w:tcPr>
            <w:tcW w:w="1292" w:type="dxa"/>
            <w:tcBorders>
              <w:top w:val="single" w:color="808080" w:themeColor="background2" w:themeShade="80" w:sz="12" w:space="0"/>
            </w:tcBorders>
            <w:shd w:val="clear" w:color="auto" w:fill="auto"/>
            <w:vAlign w:val="center"/>
          </w:tcPr>
          <w:p w:rsidRPr="00A34443" w:rsidR="00177DBD" w:rsidP="00177DBD" w:rsidRDefault="00177DBD" w14:paraId="4DF228F3"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Prepared by:</w:t>
            </w:r>
          </w:p>
          <w:p w:rsidRPr="00A34443" w:rsidR="00177DBD" w:rsidP="00177DBD" w:rsidRDefault="00177DBD" w14:paraId="2D814195"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771" w:type="dxa"/>
            <w:tcBorders>
              <w:top w:val="single" w:color="808080" w:themeColor="background2" w:themeShade="80" w:sz="12" w:space="0"/>
            </w:tcBorders>
            <w:shd w:val="clear" w:color="auto" w:fill="auto"/>
            <w:vAlign w:val="center"/>
          </w:tcPr>
          <w:p w:rsidRPr="00487766" w:rsidR="00177DBD" w:rsidP="00177DBD" w:rsidRDefault="00177DBD" w14:paraId="5E19D3D5"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487766">
              <w:rPr>
                <w:color w:val="AD9042"/>
                <w:sz w:val="16"/>
                <w:szCs w:val="16"/>
                <w:lang w:val="pt-PT"/>
              </w:rPr>
              <w:t>Radu Ionut Boeriu</w:t>
            </w:r>
          </w:p>
          <w:p w:rsidRPr="00487766" w:rsidR="00177DBD" w:rsidP="00177DBD" w:rsidRDefault="00177DBD" w14:paraId="1FE07F41"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487766">
              <w:rPr>
                <w:color w:val="AD9042"/>
                <w:sz w:val="16"/>
                <w:szCs w:val="16"/>
                <w:lang w:val="pt-PT"/>
              </w:rPr>
              <w:t>Decio Ferreira</w:t>
            </w:r>
          </w:p>
          <w:p w:rsidRPr="00177DBD" w:rsidR="00177DBD" w:rsidP="00177DBD" w:rsidRDefault="00177DBD" w14:paraId="52BDC2A6" w14:textId="027E912C">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487766">
              <w:rPr>
                <w:color w:val="AD9042"/>
                <w:sz w:val="16"/>
                <w:szCs w:val="16"/>
                <w:lang w:val="pt-PT"/>
              </w:rPr>
              <w:t>Antonella Vittucci</w:t>
            </w:r>
          </w:p>
        </w:tc>
        <w:tc>
          <w:tcPr>
            <w:tcW w:w="1403" w:type="dxa"/>
            <w:tcBorders>
              <w:top w:val="single" w:color="808080" w:themeColor="background2" w:themeShade="80" w:sz="12" w:space="0"/>
            </w:tcBorders>
            <w:shd w:val="clear" w:color="auto" w:fill="auto"/>
            <w:vAlign w:val="center"/>
          </w:tcPr>
          <w:p w:rsidRPr="00A34443" w:rsidR="00177DBD" w:rsidP="00177DBD" w:rsidRDefault="00177DBD" w14:paraId="4C93ED12"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 xml:space="preserve">BIM </w:t>
            </w:r>
            <w:r w:rsidRPr="004C00BE">
              <w:rPr>
                <w:color w:val="AD9042"/>
                <w:sz w:val="16"/>
                <w:szCs w:val="16"/>
              </w:rPr>
              <w:t>Manager</w:t>
            </w:r>
          </w:p>
          <w:p w:rsidRPr="00A34443" w:rsidR="00177DBD" w:rsidP="00177DBD" w:rsidRDefault="00177DBD" w14:paraId="61FAAC32"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 xml:space="preserve">BIM </w:t>
            </w:r>
            <w:r w:rsidRPr="004C00BE">
              <w:rPr>
                <w:color w:val="AD9042"/>
                <w:sz w:val="16"/>
                <w:szCs w:val="16"/>
              </w:rPr>
              <w:t>Manager</w:t>
            </w:r>
          </w:p>
          <w:p w:rsidRPr="00A34443" w:rsidR="00177DBD" w:rsidP="00177DBD" w:rsidRDefault="00177DBD" w14:paraId="54E14C1F" w14:textId="68ACF724">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BDS Coordinator</w:t>
            </w:r>
          </w:p>
        </w:tc>
        <w:tc>
          <w:tcPr>
            <w:tcW w:w="2763" w:type="dxa"/>
            <w:tcBorders>
              <w:top w:val="single" w:color="808080" w:themeColor="background2" w:themeShade="80" w:sz="12" w:space="0"/>
            </w:tcBorders>
            <w:shd w:val="clear" w:color="auto" w:fill="auto"/>
            <w:vAlign w:val="center"/>
          </w:tcPr>
          <w:p w:rsidRPr="00A34443" w:rsidR="00177DBD" w:rsidP="00177DBD" w:rsidRDefault="00A13466" w14:paraId="4E921F61"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hyperlink r:id="rId16">
              <w:r w:rsidRPr="00A34443" w:rsidR="00177DBD">
                <w:rPr>
                  <w:color w:val="AD9042"/>
                  <w:sz w:val="16"/>
                  <w:szCs w:val="16"/>
                </w:rPr>
                <w:t>riboeriu@fosterandpartners.com</w:t>
              </w:r>
            </w:hyperlink>
          </w:p>
          <w:p w:rsidRPr="00A34443" w:rsidR="00177DBD" w:rsidP="00177DBD" w:rsidRDefault="00177DBD" w14:paraId="56CABD61"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dferreira@fosterandpartners.com</w:t>
            </w:r>
          </w:p>
          <w:p w:rsidRPr="00A34443" w:rsidR="00177DBD" w:rsidP="00177DBD" w:rsidRDefault="00177DBD" w14:paraId="623217BA" w14:textId="3AD016B8">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avittucci@fosterandpartners.com</w:t>
            </w:r>
          </w:p>
        </w:tc>
        <w:tc>
          <w:tcPr>
            <w:tcW w:w="1094" w:type="dxa"/>
            <w:tcBorders>
              <w:top w:val="single" w:color="808080" w:themeColor="background2" w:themeShade="80" w:sz="12" w:space="0"/>
            </w:tcBorders>
            <w:shd w:val="clear" w:color="auto" w:fill="auto"/>
            <w:vAlign w:val="center"/>
          </w:tcPr>
          <w:p w:rsidRPr="00A34443" w:rsidR="00177DBD" w:rsidP="00177DBD" w:rsidRDefault="00177DBD" w14:paraId="36C52BF0" w14:textId="2F7E1DA3">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15</w:t>
            </w:r>
            <w:r w:rsidRPr="00A34443">
              <w:rPr>
                <w:color w:val="AD9042"/>
                <w:sz w:val="16"/>
                <w:szCs w:val="16"/>
              </w:rPr>
              <w:t>/</w:t>
            </w:r>
            <w:r>
              <w:rPr>
                <w:color w:val="AD9042"/>
                <w:sz w:val="16"/>
                <w:szCs w:val="16"/>
              </w:rPr>
              <w:t>0</w:t>
            </w:r>
            <w:r w:rsidRPr="00A34443">
              <w:rPr>
                <w:color w:val="AD9042"/>
                <w:sz w:val="16"/>
                <w:szCs w:val="16"/>
              </w:rPr>
              <w:t>2/202</w:t>
            </w:r>
            <w:r>
              <w:rPr>
                <w:color w:val="AD9042"/>
                <w:sz w:val="16"/>
                <w:szCs w:val="16"/>
              </w:rPr>
              <w:t>1</w:t>
            </w:r>
          </w:p>
        </w:tc>
        <w:tc>
          <w:tcPr>
            <w:tcW w:w="1022" w:type="dxa"/>
            <w:tcBorders>
              <w:top w:val="single" w:color="808080" w:themeColor="background2" w:themeShade="80" w:sz="12" w:space="0"/>
            </w:tcBorders>
            <w:shd w:val="clear" w:color="auto" w:fill="auto"/>
            <w:vAlign w:val="center"/>
          </w:tcPr>
          <w:p w:rsidRPr="00A34443" w:rsidR="00177DBD" w:rsidP="00177DBD" w:rsidRDefault="00177DBD" w14:paraId="45336935"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177DBD" w:rsidTr="00761171" w14:paraId="054F0C1D"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177DBD" w:rsidP="00177DBD" w:rsidRDefault="00177DBD" w14:paraId="27DE6CEA" w14:textId="77777777">
            <w:pPr>
              <w:ind w:left="0"/>
              <w:rPr>
                <w:b w:val="0"/>
                <w:bCs w:val="0"/>
                <w:color w:val="AD9042"/>
                <w:sz w:val="22"/>
                <w:szCs w:val="22"/>
              </w:rPr>
            </w:pPr>
          </w:p>
        </w:tc>
        <w:tc>
          <w:tcPr>
            <w:tcW w:w="1292" w:type="dxa"/>
            <w:shd w:val="clear" w:color="auto" w:fill="auto"/>
            <w:vAlign w:val="center"/>
          </w:tcPr>
          <w:p w:rsidRPr="00A34443" w:rsidR="00177DBD" w:rsidP="00177DBD" w:rsidRDefault="00177DBD" w14:paraId="2E13890D"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Reviewed by:</w:t>
            </w:r>
          </w:p>
          <w:p w:rsidRPr="00A34443" w:rsidR="00177DBD" w:rsidP="00177DBD" w:rsidRDefault="00177DBD" w14:paraId="1B051B76"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771" w:type="dxa"/>
            <w:shd w:val="clear" w:color="auto" w:fill="auto"/>
            <w:vAlign w:val="center"/>
          </w:tcPr>
          <w:p w:rsidRPr="00A34443" w:rsidR="00177DBD" w:rsidP="00177DBD" w:rsidRDefault="00177DBD" w14:paraId="2DFB382A"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403" w:type="dxa"/>
            <w:shd w:val="clear" w:color="auto" w:fill="auto"/>
            <w:vAlign w:val="center"/>
          </w:tcPr>
          <w:p w:rsidRPr="00A34443" w:rsidR="00177DBD" w:rsidP="00177DBD" w:rsidRDefault="00177DBD" w14:paraId="19A662E0"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763" w:type="dxa"/>
            <w:shd w:val="clear" w:color="auto" w:fill="auto"/>
            <w:vAlign w:val="center"/>
          </w:tcPr>
          <w:p w:rsidRPr="00A34443" w:rsidR="00177DBD" w:rsidP="00177DBD" w:rsidRDefault="00177DBD" w14:paraId="1F2BE705"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94" w:type="dxa"/>
            <w:shd w:val="clear" w:color="auto" w:fill="auto"/>
            <w:vAlign w:val="center"/>
          </w:tcPr>
          <w:p w:rsidRPr="00A34443" w:rsidR="00177DBD" w:rsidP="00177DBD" w:rsidRDefault="00177DBD" w14:paraId="724A74C5"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22" w:type="dxa"/>
            <w:shd w:val="clear" w:color="auto" w:fill="auto"/>
            <w:vAlign w:val="center"/>
          </w:tcPr>
          <w:p w:rsidRPr="00A34443" w:rsidR="00177DBD" w:rsidP="00177DBD" w:rsidRDefault="00177DBD" w14:paraId="2D6E8E1F"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177DBD" w:rsidTr="00761171" w14:paraId="0B1D3E5C"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tcBorders>
              <w:bottom w:val="single" w:color="808080" w:themeColor="background2" w:themeShade="80" w:sz="12" w:space="0"/>
            </w:tcBorders>
            <w:vAlign w:val="center"/>
          </w:tcPr>
          <w:p w:rsidRPr="00A34443" w:rsidR="00177DBD" w:rsidP="00177DBD" w:rsidRDefault="00177DBD" w14:paraId="282B80D5" w14:textId="77777777">
            <w:pPr>
              <w:ind w:left="0"/>
              <w:rPr>
                <w:b w:val="0"/>
                <w:bCs w:val="0"/>
                <w:color w:val="AD9042"/>
                <w:sz w:val="22"/>
                <w:szCs w:val="22"/>
              </w:rPr>
            </w:pPr>
          </w:p>
        </w:tc>
        <w:tc>
          <w:tcPr>
            <w:tcW w:w="1292" w:type="dxa"/>
            <w:tcBorders>
              <w:bottom w:val="single" w:color="808080" w:themeColor="background2" w:themeShade="80" w:sz="12" w:space="0"/>
            </w:tcBorders>
            <w:shd w:val="clear" w:color="auto" w:fill="auto"/>
            <w:vAlign w:val="center"/>
          </w:tcPr>
          <w:p w:rsidRPr="00A34443" w:rsidR="00177DBD" w:rsidP="00177DBD" w:rsidRDefault="00177DBD" w14:paraId="3E7D94C9"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Approved by:</w:t>
            </w:r>
          </w:p>
          <w:p w:rsidRPr="00A34443" w:rsidR="00177DBD" w:rsidP="00177DBD" w:rsidRDefault="00177DBD" w14:paraId="27FA3F3A"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771" w:type="dxa"/>
            <w:tcBorders>
              <w:bottom w:val="single" w:color="808080" w:themeColor="background2" w:themeShade="80" w:sz="12" w:space="0"/>
            </w:tcBorders>
            <w:shd w:val="clear" w:color="auto" w:fill="auto"/>
            <w:vAlign w:val="center"/>
          </w:tcPr>
          <w:p w:rsidRPr="00A34443" w:rsidR="00177DBD" w:rsidP="00177DBD" w:rsidRDefault="00177DBD" w14:paraId="4658515D"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403" w:type="dxa"/>
            <w:tcBorders>
              <w:bottom w:val="single" w:color="808080" w:themeColor="background2" w:themeShade="80" w:sz="12" w:space="0"/>
            </w:tcBorders>
            <w:shd w:val="clear" w:color="auto" w:fill="auto"/>
            <w:vAlign w:val="center"/>
          </w:tcPr>
          <w:p w:rsidRPr="00A34443" w:rsidR="00177DBD" w:rsidP="00177DBD" w:rsidRDefault="00177DBD" w14:paraId="45362697"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763" w:type="dxa"/>
            <w:tcBorders>
              <w:bottom w:val="single" w:color="808080" w:themeColor="background2" w:themeShade="80" w:sz="12" w:space="0"/>
            </w:tcBorders>
            <w:shd w:val="clear" w:color="auto" w:fill="auto"/>
            <w:vAlign w:val="center"/>
          </w:tcPr>
          <w:p w:rsidRPr="00A34443" w:rsidR="00177DBD" w:rsidP="00177DBD" w:rsidRDefault="00177DBD" w14:paraId="49734579"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94" w:type="dxa"/>
            <w:tcBorders>
              <w:bottom w:val="single" w:color="808080" w:themeColor="background2" w:themeShade="80" w:sz="12" w:space="0"/>
            </w:tcBorders>
            <w:shd w:val="clear" w:color="auto" w:fill="auto"/>
            <w:vAlign w:val="center"/>
          </w:tcPr>
          <w:p w:rsidRPr="00A34443" w:rsidR="00177DBD" w:rsidP="00177DBD" w:rsidRDefault="00177DBD" w14:paraId="663D0BE5"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22" w:type="dxa"/>
            <w:tcBorders>
              <w:bottom w:val="single" w:color="808080" w:themeColor="background2" w:themeShade="80" w:sz="12" w:space="0"/>
            </w:tcBorders>
            <w:shd w:val="clear" w:color="auto" w:fill="auto"/>
            <w:vAlign w:val="center"/>
          </w:tcPr>
          <w:p w:rsidRPr="00A34443" w:rsidR="00177DBD" w:rsidP="00177DBD" w:rsidRDefault="00177DBD" w14:paraId="4EFE4155"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041D1B" w:rsidTr="00761171" w14:paraId="702B3AB5"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tcBorders>
              <w:top w:val="single" w:color="808080" w:themeColor="background2" w:themeShade="80" w:sz="12" w:space="0"/>
            </w:tcBorders>
            <w:shd w:val="clear" w:color="auto" w:fill="auto"/>
            <w:vAlign w:val="center"/>
          </w:tcPr>
          <w:p w:rsidRPr="00A34443" w:rsidR="00041D1B" w:rsidP="00041D1B" w:rsidRDefault="00041D1B" w14:paraId="53823C0F" w14:textId="6A35DFBA">
            <w:pPr>
              <w:ind w:left="0"/>
              <w:jc w:val="center"/>
              <w:rPr>
                <w:b w:val="0"/>
                <w:bCs w:val="0"/>
                <w:color w:val="AD9042"/>
                <w:sz w:val="22"/>
                <w:szCs w:val="22"/>
              </w:rPr>
            </w:pPr>
            <w:r>
              <w:rPr>
                <w:color w:val="AD9042"/>
                <w:sz w:val="22"/>
                <w:szCs w:val="22"/>
              </w:rPr>
              <w:t>09</w:t>
            </w:r>
          </w:p>
        </w:tc>
        <w:tc>
          <w:tcPr>
            <w:tcW w:w="1292" w:type="dxa"/>
            <w:tcBorders>
              <w:top w:val="single" w:color="808080" w:themeColor="background2" w:themeShade="80" w:sz="12" w:space="0"/>
            </w:tcBorders>
            <w:shd w:val="clear" w:color="auto" w:fill="auto"/>
            <w:vAlign w:val="center"/>
          </w:tcPr>
          <w:p w:rsidRPr="00A34443" w:rsidR="00041D1B" w:rsidP="00041D1B" w:rsidRDefault="00041D1B" w14:paraId="43FA008B"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Prepared by:</w:t>
            </w:r>
          </w:p>
          <w:p w:rsidRPr="00A34443" w:rsidR="00041D1B" w:rsidP="00041D1B" w:rsidRDefault="00041D1B" w14:paraId="4646DCAC"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771" w:type="dxa"/>
            <w:tcBorders>
              <w:top w:val="single" w:color="808080" w:themeColor="background2" w:themeShade="80" w:sz="12" w:space="0"/>
            </w:tcBorders>
            <w:shd w:val="clear" w:color="auto" w:fill="auto"/>
            <w:vAlign w:val="center"/>
          </w:tcPr>
          <w:p w:rsidRPr="00487766" w:rsidR="00041D1B" w:rsidP="00041D1B" w:rsidRDefault="00041D1B" w14:paraId="68F3B41A"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487766">
              <w:rPr>
                <w:color w:val="AD9042"/>
                <w:sz w:val="16"/>
                <w:szCs w:val="16"/>
                <w:lang w:val="pt-PT"/>
              </w:rPr>
              <w:t>Radu Ionut Boeriu</w:t>
            </w:r>
          </w:p>
          <w:p w:rsidRPr="00487766" w:rsidR="00041D1B" w:rsidP="00041D1B" w:rsidRDefault="00041D1B" w14:paraId="685140F4"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487766">
              <w:rPr>
                <w:color w:val="AD9042"/>
                <w:sz w:val="16"/>
                <w:szCs w:val="16"/>
                <w:lang w:val="pt-PT"/>
              </w:rPr>
              <w:t>Decio Ferreira</w:t>
            </w:r>
          </w:p>
          <w:p w:rsidRPr="00041D1B" w:rsidR="00041D1B" w:rsidP="00041D1B" w:rsidRDefault="000C658E" w14:paraId="278C886E" w14:textId="47C02D6F">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Pr>
                <w:color w:val="AD9042"/>
                <w:sz w:val="16"/>
                <w:szCs w:val="16"/>
                <w:lang w:val="pt-PT"/>
              </w:rPr>
              <w:t>Diego Arellano Cruz</w:t>
            </w:r>
          </w:p>
        </w:tc>
        <w:tc>
          <w:tcPr>
            <w:tcW w:w="1403" w:type="dxa"/>
            <w:tcBorders>
              <w:top w:val="single" w:color="808080" w:themeColor="background2" w:themeShade="80" w:sz="12" w:space="0"/>
            </w:tcBorders>
            <w:shd w:val="clear" w:color="auto" w:fill="auto"/>
            <w:vAlign w:val="center"/>
          </w:tcPr>
          <w:p w:rsidRPr="00A34443" w:rsidR="00041D1B" w:rsidP="00041D1B" w:rsidRDefault="00041D1B" w14:paraId="79F8F2E4"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 xml:space="preserve">BIM </w:t>
            </w:r>
            <w:r w:rsidRPr="004C00BE">
              <w:rPr>
                <w:color w:val="AD9042"/>
                <w:sz w:val="16"/>
                <w:szCs w:val="16"/>
              </w:rPr>
              <w:t>Manager</w:t>
            </w:r>
          </w:p>
          <w:p w:rsidRPr="00A34443" w:rsidR="00041D1B" w:rsidP="00041D1B" w:rsidRDefault="00041D1B" w14:paraId="5E8B0452"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 xml:space="preserve">BIM </w:t>
            </w:r>
            <w:r w:rsidRPr="004C00BE">
              <w:rPr>
                <w:color w:val="AD9042"/>
                <w:sz w:val="16"/>
                <w:szCs w:val="16"/>
              </w:rPr>
              <w:t>Manager</w:t>
            </w:r>
          </w:p>
          <w:p w:rsidRPr="00A34443" w:rsidR="00041D1B" w:rsidP="00041D1B" w:rsidRDefault="00041D1B" w14:paraId="555AA48C" w14:textId="1631A26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BDS Coordinator</w:t>
            </w:r>
          </w:p>
        </w:tc>
        <w:tc>
          <w:tcPr>
            <w:tcW w:w="2763" w:type="dxa"/>
            <w:tcBorders>
              <w:top w:val="single" w:color="808080" w:themeColor="background2" w:themeShade="80" w:sz="12" w:space="0"/>
            </w:tcBorders>
            <w:shd w:val="clear" w:color="auto" w:fill="auto"/>
            <w:vAlign w:val="center"/>
          </w:tcPr>
          <w:p w:rsidRPr="00A34443" w:rsidR="00041D1B" w:rsidP="00041D1B" w:rsidRDefault="00A13466" w14:paraId="0930BA8A"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hyperlink r:id="rId17">
              <w:r w:rsidRPr="00A34443" w:rsidR="00041D1B">
                <w:rPr>
                  <w:color w:val="AD9042"/>
                  <w:sz w:val="16"/>
                  <w:szCs w:val="16"/>
                </w:rPr>
                <w:t>riboeriu@fosterandpartners.com</w:t>
              </w:r>
            </w:hyperlink>
          </w:p>
          <w:p w:rsidRPr="00A34443" w:rsidR="00041D1B" w:rsidP="00041D1B" w:rsidRDefault="00041D1B" w14:paraId="2D71078A"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dferreira@fosterandpartners.com</w:t>
            </w:r>
          </w:p>
          <w:p w:rsidRPr="00A34443" w:rsidR="00041D1B" w:rsidP="00041D1B" w:rsidRDefault="00041D1B" w14:paraId="11677EBB" w14:textId="643B16F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avittucci@fosterandpartners.com</w:t>
            </w:r>
          </w:p>
        </w:tc>
        <w:tc>
          <w:tcPr>
            <w:tcW w:w="1094" w:type="dxa"/>
            <w:tcBorders>
              <w:top w:val="single" w:color="808080" w:themeColor="background2" w:themeShade="80" w:sz="12" w:space="0"/>
            </w:tcBorders>
            <w:shd w:val="clear" w:color="auto" w:fill="auto"/>
            <w:vAlign w:val="center"/>
          </w:tcPr>
          <w:p w:rsidRPr="00A34443" w:rsidR="00041D1B" w:rsidP="57790AAB" w:rsidRDefault="0028170A" w14:paraId="4A7586AD" w14:textId="537A1EEA">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28</w:t>
            </w:r>
            <w:r w:rsidRPr="57790AAB" w:rsidR="57790AAB">
              <w:rPr>
                <w:color w:val="AD9042"/>
                <w:sz w:val="16"/>
                <w:szCs w:val="16"/>
              </w:rPr>
              <w:t>/0</w:t>
            </w:r>
            <w:r>
              <w:rPr>
                <w:color w:val="AD9042"/>
                <w:sz w:val="16"/>
                <w:szCs w:val="16"/>
              </w:rPr>
              <w:t>6</w:t>
            </w:r>
            <w:r w:rsidRPr="57790AAB" w:rsidR="57790AAB">
              <w:rPr>
                <w:color w:val="AD9042"/>
                <w:sz w:val="16"/>
                <w:szCs w:val="16"/>
              </w:rPr>
              <w:t>/2021</w:t>
            </w:r>
          </w:p>
        </w:tc>
        <w:tc>
          <w:tcPr>
            <w:tcW w:w="1022" w:type="dxa"/>
            <w:tcBorders>
              <w:top w:val="single" w:color="808080" w:themeColor="background2" w:themeShade="80" w:sz="12" w:space="0"/>
            </w:tcBorders>
            <w:shd w:val="clear" w:color="auto" w:fill="auto"/>
            <w:vAlign w:val="center"/>
          </w:tcPr>
          <w:p w:rsidRPr="00A34443" w:rsidR="00041D1B" w:rsidP="00041D1B" w:rsidRDefault="00041D1B" w14:paraId="19BC8446"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041D1B" w:rsidTr="00761171" w14:paraId="0BE559F1"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ign w:val="center"/>
          </w:tcPr>
          <w:p w:rsidRPr="00A34443" w:rsidR="00041D1B" w:rsidP="00041D1B" w:rsidRDefault="00041D1B" w14:paraId="0EDE217E" w14:textId="77777777">
            <w:pPr>
              <w:ind w:left="0"/>
              <w:rPr>
                <w:b w:val="0"/>
                <w:bCs w:val="0"/>
                <w:color w:val="AD9042"/>
                <w:sz w:val="22"/>
                <w:szCs w:val="22"/>
              </w:rPr>
            </w:pPr>
          </w:p>
        </w:tc>
        <w:tc>
          <w:tcPr>
            <w:tcW w:w="1292" w:type="dxa"/>
            <w:shd w:val="clear" w:color="auto" w:fill="auto"/>
            <w:vAlign w:val="center"/>
          </w:tcPr>
          <w:p w:rsidRPr="00A34443" w:rsidR="00041D1B" w:rsidP="00041D1B" w:rsidRDefault="00041D1B" w14:paraId="7E933394"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Reviewed by:</w:t>
            </w:r>
          </w:p>
          <w:p w:rsidRPr="00A34443" w:rsidR="00041D1B" w:rsidP="00041D1B" w:rsidRDefault="00041D1B" w14:paraId="7AB79757"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771" w:type="dxa"/>
            <w:shd w:val="clear" w:color="auto" w:fill="auto"/>
            <w:vAlign w:val="center"/>
          </w:tcPr>
          <w:p w:rsidRPr="00A34443" w:rsidR="00041D1B" w:rsidP="00041D1B" w:rsidRDefault="00041D1B" w14:paraId="7035EA20"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403" w:type="dxa"/>
            <w:shd w:val="clear" w:color="auto" w:fill="auto"/>
            <w:vAlign w:val="center"/>
          </w:tcPr>
          <w:p w:rsidRPr="00A34443" w:rsidR="00041D1B" w:rsidP="00041D1B" w:rsidRDefault="00041D1B" w14:paraId="5F63C1D6"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763" w:type="dxa"/>
            <w:shd w:val="clear" w:color="auto" w:fill="auto"/>
            <w:vAlign w:val="center"/>
          </w:tcPr>
          <w:p w:rsidRPr="00A34443" w:rsidR="00041D1B" w:rsidP="00041D1B" w:rsidRDefault="00041D1B" w14:paraId="11102475"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94" w:type="dxa"/>
            <w:shd w:val="clear" w:color="auto" w:fill="auto"/>
            <w:vAlign w:val="center"/>
          </w:tcPr>
          <w:p w:rsidRPr="00A34443" w:rsidR="00041D1B" w:rsidP="00041D1B" w:rsidRDefault="00041D1B" w14:paraId="33535DB1"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22" w:type="dxa"/>
            <w:shd w:val="clear" w:color="auto" w:fill="auto"/>
            <w:vAlign w:val="center"/>
          </w:tcPr>
          <w:p w:rsidRPr="00A34443" w:rsidR="00041D1B" w:rsidP="00041D1B" w:rsidRDefault="00041D1B" w14:paraId="203E2A31"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041D1B" w:rsidTr="00761171" w14:paraId="55EAEFA9"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tcBorders>
              <w:bottom w:val="single" w:color="808080" w:themeColor="background2" w:themeShade="80" w:sz="12" w:space="0"/>
            </w:tcBorders>
            <w:vAlign w:val="center"/>
          </w:tcPr>
          <w:p w:rsidRPr="00A34443" w:rsidR="00041D1B" w:rsidP="00041D1B" w:rsidRDefault="00041D1B" w14:paraId="79A6B1A6" w14:textId="77777777">
            <w:pPr>
              <w:ind w:left="0"/>
              <w:rPr>
                <w:b w:val="0"/>
                <w:bCs w:val="0"/>
                <w:color w:val="AD9042"/>
                <w:sz w:val="22"/>
                <w:szCs w:val="22"/>
              </w:rPr>
            </w:pPr>
          </w:p>
        </w:tc>
        <w:tc>
          <w:tcPr>
            <w:tcW w:w="1292" w:type="dxa"/>
            <w:tcBorders>
              <w:bottom w:val="single" w:color="808080" w:themeColor="background2" w:themeShade="80" w:sz="12" w:space="0"/>
            </w:tcBorders>
            <w:shd w:val="clear" w:color="auto" w:fill="auto"/>
            <w:vAlign w:val="center"/>
          </w:tcPr>
          <w:p w:rsidRPr="00A34443" w:rsidR="00041D1B" w:rsidP="00041D1B" w:rsidRDefault="00041D1B" w14:paraId="702EBD35"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Approved by:</w:t>
            </w:r>
          </w:p>
          <w:p w:rsidRPr="00A34443" w:rsidR="00041D1B" w:rsidP="00041D1B" w:rsidRDefault="00041D1B" w14:paraId="0AFA353A"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771" w:type="dxa"/>
            <w:tcBorders>
              <w:bottom w:val="single" w:color="808080" w:themeColor="background2" w:themeShade="80" w:sz="12" w:space="0"/>
            </w:tcBorders>
            <w:shd w:val="clear" w:color="auto" w:fill="auto"/>
            <w:vAlign w:val="center"/>
          </w:tcPr>
          <w:p w:rsidRPr="00A34443" w:rsidR="00041D1B" w:rsidP="00041D1B" w:rsidRDefault="00041D1B" w14:paraId="3BD8B8BA"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403" w:type="dxa"/>
            <w:tcBorders>
              <w:bottom w:val="single" w:color="808080" w:themeColor="background2" w:themeShade="80" w:sz="12" w:space="0"/>
            </w:tcBorders>
            <w:shd w:val="clear" w:color="auto" w:fill="auto"/>
            <w:vAlign w:val="center"/>
          </w:tcPr>
          <w:p w:rsidRPr="00A34443" w:rsidR="00041D1B" w:rsidP="00041D1B" w:rsidRDefault="00041D1B" w14:paraId="04339C6E"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763" w:type="dxa"/>
            <w:tcBorders>
              <w:bottom w:val="single" w:color="808080" w:themeColor="background2" w:themeShade="80" w:sz="12" w:space="0"/>
            </w:tcBorders>
            <w:shd w:val="clear" w:color="auto" w:fill="auto"/>
            <w:vAlign w:val="center"/>
          </w:tcPr>
          <w:p w:rsidRPr="00A34443" w:rsidR="00041D1B" w:rsidP="00041D1B" w:rsidRDefault="00041D1B" w14:paraId="4B04C7CE"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94" w:type="dxa"/>
            <w:tcBorders>
              <w:bottom w:val="single" w:color="808080" w:themeColor="background2" w:themeShade="80" w:sz="12" w:space="0"/>
            </w:tcBorders>
            <w:shd w:val="clear" w:color="auto" w:fill="auto"/>
            <w:vAlign w:val="center"/>
          </w:tcPr>
          <w:p w:rsidRPr="00A34443" w:rsidR="00041D1B" w:rsidP="00041D1B" w:rsidRDefault="00041D1B" w14:paraId="11720B3F"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22" w:type="dxa"/>
            <w:tcBorders>
              <w:bottom w:val="single" w:color="808080" w:themeColor="background2" w:themeShade="80" w:sz="12" w:space="0"/>
            </w:tcBorders>
            <w:shd w:val="clear" w:color="auto" w:fill="auto"/>
            <w:vAlign w:val="center"/>
          </w:tcPr>
          <w:p w:rsidRPr="00A34443" w:rsidR="00041D1B" w:rsidP="00041D1B" w:rsidRDefault="00041D1B" w14:paraId="5F262875"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765F73" w:rsidTr="00761171" w14:paraId="4391ED98"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tcBorders>
              <w:top w:val="single" w:color="808080" w:themeColor="background2" w:themeShade="80" w:sz="12" w:space="0"/>
            </w:tcBorders>
            <w:shd w:val="clear" w:color="auto" w:fill="auto"/>
            <w:vAlign w:val="center"/>
          </w:tcPr>
          <w:p w:rsidRPr="00A34443" w:rsidR="00765F73" w:rsidP="00765F73" w:rsidRDefault="00765F73" w14:paraId="378EF758" w14:textId="7373905E">
            <w:pPr>
              <w:ind w:left="0"/>
              <w:jc w:val="center"/>
              <w:rPr>
                <w:b w:val="0"/>
                <w:bCs w:val="0"/>
                <w:color w:val="AD9042"/>
                <w:sz w:val="22"/>
                <w:szCs w:val="22"/>
              </w:rPr>
            </w:pPr>
            <w:r>
              <w:rPr>
                <w:color w:val="AD9042"/>
                <w:sz w:val="22"/>
                <w:szCs w:val="22"/>
              </w:rPr>
              <w:t>10</w:t>
            </w:r>
          </w:p>
        </w:tc>
        <w:tc>
          <w:tcPr>
            <w:tcW w:w="1292" w:type="dxa"/>
            <w:tcBorders>
              <w:top w:val="single" w:color="808080" w:themeColor="background2" w:themeShade="80" w:sz="12" w:space="0"/>
            </w:tcBorders>
            <w:shd w:val="clear" w:color="auto" w:fill="auto"/>
            <w:vAlign w:val="center"/>
          </w:tcPr>
          <w:p w:rsidRPr="00A34443" w:rsidR="00765F73" w:rsidP="00765F73" w:rsidRDefault="00765F73" w14:paraId="5367D33F"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Prepared by:</w:t>
            </w:r>
          </w:p>
          <w:p w:rsidRPr="00A34443" w:rsidR="00765F73" w:rsidP="00765F73" w:rsidRDefault="00765F73" w14:paraId="02B3ACFC"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771" w:type="dxa"/>
            <w:tcBorders>
              <w:top w:val="single" w:color="808080" w:themeColor="background2" w:themeShade="80" w:sz="12" w:space="0"/>
            </w:tcBorders>
            <w:shd w:val="clear" w:color="auto" w:fill="auto"/>
            <w:vAlign w:val="center"/>
          </w:tcPr>
          <w:p w:rsidRPr="00487766" w:rsidR="00765F73" w:rsidP="00765F73" w:rsidRDefault="00765F73" w14:paraId="5120079B"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487766">
              <w:rPr>
                <w:color w:val="AD9042"/>
                <w:sz w:val="16"/>
                <w:szCs w:val="16"/>
                <w:lang w:val="pt-PT"/>
              </w:rPr>
              <w:t>Radu Ionut Boeriu</w:t>
            </w:r>
          </w:p>
          <w:p w:rsidRPr="00487766" w:rsidR="00765F73" w:rsidP="00765F73" w:rsidRDefault="00765F73" w14:paraId="54D0987A"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487766">
              <w:rPr>
                <w:color w:val="AD9042"/>
                <w:sz w:val="16"/>
                <w:szCs w:val="16"/>
                <w:lang w:val="pt-PT"/>
              </w:rPr>
              <w:t>Decio Ferreira</w:t>
            </w:r>
          </w:p>
          <w:p w:rsidRPr="00765F73" w:rsidR="00765F73" w:rsidP="00765F73" w:rsidRDefault="00765F73" w14:paraId="41FFF3FF" w14:textId="617671FC">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Pr>
                <w:color w:val="AD9042"/>
                <w:sz w:val="16"/>
                <w:szCs w:val="16"/>
                <w:lang w:val="pt-PT"/>
              </w:rPr>
              <w:t>Diego Arellano Cruz</w:t>
            </w:r>
          </w:p>
        </w:tc>
        <w:tc>
          <w:tcPr>
            <w:tcW w:w="1403" w:type="dxa"/>
            <w:tcBorders>
              <w:top w:val="single" w:color="808080" w:themeColor="background2" w:themeShade="80" w:sz="12" w:space="0"/>
            </w:tcBorders>
            <w:shd w:val="clear" w:color="auto" w:fill="auto"/>
            <w:vAlign w:val="center"/>
          </w:tcPr>
          <w:p w:rsidRPr="00A34443" w:rsidR="00765F73" w:rsidP="00765F73" w:rsidRDefault="00765F73" w14:paraId="17FFBF72"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 xml:space="preserve">BIM </w:t>
            </w:r>
            <w:r w:rsidRPr="004C00BE">
              <w:rPr>
                <w:color w:val="AD9042"/>
                <w:sz w:val="16"/>
                <w:szCs w:val="16"/>
              </w:rPr>
              <w:t>Manager</w:t>
            </w:r>
          </w:p>
          <w:p w:rsidRPr="00A34443" w:rsidR="00765F73" w:rsidP="00765F73" w:rsidRDefault="00765F73" w14:paraId="4960254C"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 xml:space="preserve">BIM </w:t>
            </w:r>
            <w:r w:rsidRPr="004C00BE">
              <w:rPr>
                <w:color w:val="AD9042"/>
                <w:sz w:val="16"/>
                <w:szCs w:val="16"/>
              </w:rPr>
              <w:t>Manager</w:t>
            </w:r>
          </w:p>
          <w:p w:rsidRPr="00A34443" w:rsidR="00765F73" w:rsidP="00765F73" w:rsidRDefault="00765F73" w14:paraId="13405D2D" w14:textId="0883A6E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BDS Coordinator</w:t>
            </w:r>
          </w:p>
        </w:tc>
        <w:tc>
          <w:tcPr>
            <w:tcW w:w="2763" w:type="dxa"/>
            <w:tcBorders>
              <w:top w:val="single" w:color="808080" w:themeColor="background2" w:themeShade="80" w:sz="12" w:space="0"/>
            </w:tcBorders>
            <w:shd w:val="clear" w:color="auto" w:fill="auto"/>
            <w:vAlign w:val="center"/>
          </w:tcPr>
          <w:p w:rsidRPr="00A34443" w:rsidR="00765F73" w:rsidP="00765F73" w:rsidRDefault="00A13466" w14:paraId="3DA5F083"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hyperlink r:id="rId18">
              <w:r w:rsidRPr="00A34443" w:rsidR="00765F73">
                <w:rPr>
                  <w:color w:val="AD9042"/>
                  <w:sz w:val="16"/>
                  <w:szCs w:val="16"/>
                </w:rPr>
                <w:t>riboeriu@fosterandpartners.com</w:t>
              </w:r>
            </w:hyperlink>
          </w:p>
          <w:p w:rsidRPr="00A34443" w:rsidR="00765F73" w:rsidP="00765F73" w:rsidRDefault="00765F73" w14:paraId="2208A536"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dferreira@fosterandpartners.com</w:t>
            </w:r>
          </w:p>
          <w:p w:rsidRPr="00A34443" w:rsidR="00765F73" w:rsidP="00765F73" w:rsidRDefault="00765F73" w14:paraId="2743422B" w14:textId="40B6D75E">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avittucci@fosterandpartners.com</w:t>
            </w:r>
          </w:p>
        </w:tc>
        <w:tc>
          <w:tcPr>
            <w:tcW w:w="1094" w:type="dxa"/>
            <w:tcBorders>
              <w:top w:val="single" w:color="808080" w:themeColor="background2" w:themeShade="80" w:sz="12" w:space="0"/>
            </w:tcBorders>
            <w:shd w:val="clear" w:color="auto" w:fill="auto"/>
            <w:vAlign w:val="center"/>
          </w:tcPr>
          <w:p w:rsidRPr="00A34443" w:rsidR="00765F73" w:rsidP="00765F73" w:rsidRDefault="00765F73" w14:paraId="5A4E35A6" w14:textId="7D2D0007">
            <w:pPr>
              <w:ind w:left="0"/>
              <w:jc w:val="center"/>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12</w:t>
            </w:r>
            <w:r w:rsidRPr="57790AAB">
              <w:rPr>
                <w:color w:val="AD9042"/>
                <w:sz w:val="16"/>
                <w:szCs w:val="16"/>
              </w:rPr>
              <w:t>/0</w:t>
            </w:r>
            <w:r>
              <w:rPr>
                <w:color w:val="AD9042"/>
                <w:sz w:val="16"/>
                <w:szCs w:val="16"/>
              </w:rPr>
              <w:t>8</w:t>
            </w:r>
            <w:r w:rsidRPr="57790AAB">
              <w:rPr>
                <w:color w:val="AD9042"/>
                <w:sz w:val="16"/>
                <w:szCs w:val="16"/>
              </w:rPr>
              <w:t>/2021</w:t>
            </w:r>
          </w:p>
        </w:tc>
        <w:tc>
          <w:tcPr>
            <w:tcW w:w="1022" w:type="dxa"/>
            <w:tcBorders>
              <w:top w:val="single" w:color="808080" w:themeColor="background2" w:themeShade="80" w:sz="12" w:space="0"/>
            </w:tcBorders>
            <w:shd w:val="clear" w:color="auto" w:fill="auto"/>
            <w:vAlign w:val="center"/>
          </w:tcPr>
          <w:p w:rsidRPr="00A34443" w:rsidR="00765F73" w:rsidP="00765F73" w:rsidRDefault="00765F73" w14:paraId="056D0CD5"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765F73" w:rsidTr="00761171" w14:paraId="064BA9D5"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shd w:val="clear" w:color="auto" w:fill="auto"/>
            <w:vAlign w:val="center"/>
          </w:tcPr>
          <w:p w:rsidRPr="00A34443" w:rsidR="00765F73" w:rsidP="00765F73" w:rsidRDefault="00765F73" w14:paraId="77FA008A" w14:textId="77777777">
            <w:pPr>
              <w:ind w:left="0"/>
              <w:rPr>
                <w:b w:val="0"/>
                <w:bCs w:val="0"/>
                <w:color w:val="AD9042"/>
                <w:sz w:val="22"/>
                <w:szCs w:val="22"/>
              </w:rPr>
            </w:pPr>
          </w:p>
        </w:tc>
        <w:tc>
          <w:tcPr>
            <w:tcW w:w="1292" w:type="dxa"/>
            <w:shd w:val="clear" w:color="auto" w:fill="auto"/>
            <w:vAlign w:val="center"/>
          </w:tcPr>
          <w:p w:rsidRPr="00A34443" w:rsidR="00765F73" w:rsidP="00765F73" w:rsidRDefault="00765F73" w14:paraId="283283EC"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Reviewed by:</w:t>
            </w:r>
          </w:p>
          <w:p w:rsidRPr="00A34443" w:rsidR="00765F73" w:rsidP="00765F73" w:rsidRDefault="00765F73" w14:paraId="4CF3AA97"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771" w:type="dxa"/>
            <w:shd w:val="clear" w:color="auto" w:fill="auto"/>
            <w:vAlign w:val="center"/>
          </w:tcPr>
          <w:p w:rsidRPr="00A34443" w:rsidR="00765F73" w:rsidP="00765F73" w:rsidRDefault="00765F73" w14:paraId="3AE43175"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403" w:type="dxa"/>
            <w:shd w:val="clear" w:color="auto" w:fill="auto"/>
            <w:vAlign w:val="center"/>
          </w:tcPr>
          <w:p w:rsidRPr="00A34443" w:rsidR="00765F73" w:rsidP="00765F73" w:rsidRDefault="00765F73" w14:paraId="5F4A1DBC"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763" w:type="dxa"/>
            <w:shd w:val="clear" w:color="auto" w:fill="auto"/>
            <w:vAlign w:val="center"/>
          </w:tcPr>
          <w:p w:rsidRPr="00A34443" w:rsidR="00765F73" w:rsidP="00765F73" w:rsidRDefault="00765F73" w14:paraId="39639308"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94" w:type="dxa"/>
            <w:shd w:val="clear" w:color="auto" w:fill="auto"/>
            <w:vAlign w:val="center"/>
          </w:tcPr>
          <w:p w:rsidRPr="00A34443" w:rsidR="00765F73" w:rsidP="00765F73" w:rsidRDefault="00765F73" w14:paraId="3C0C7CAA"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22" w:type="dxa"/>
            <w:shd w:val="clear" w:color="auto" w:fill="auto"/>
            <w:vAlign w:val="center"/>
          </w:tcPr>
          <w:p w:rsidRPr="00A34443" w:rsidR="00765F73" w:rsidP="00765F73" w:rsidRDefault="00765F73" w14:paraId="461748AB"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765F73" w:rsidTr="00761171" w14:paraId="6D69AB0A"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shd w:val="clear" w:color="auto" w:fill="auto"/>
            <w:vAlign w:val="center"/>
          </w:tcPr>
          <w:p w:rsidRPr="00A34443" w:rsidR="00765F73" w:rsidP="00765F73" w:rsidRDefault="00765F73" w14:paraId="02030E59" w14:textId="77777777">
            <w:pPr>
              <w:ind w:left="0"/>
              <w:rPr>
                <w:b w:val="0"/>
                <w:bCs w:val="0"/>
                <w:color w:val="AD9042"/>
                <w:sz w:val="22"/>
                <w:szCs w:val="22"/>
              </w:rPr>
            </w:pPr>
          </w:p>
        </w:tc>
        <w:tc>
          <w:tcPr>
            <w:tcW w:w="1292" w:type="dxa"/>
            <w:shd w:val="clear" w:color="auto" w:fill="auto"/>
            <w:vAlign w:val="center"/>
          </w:tcPr>
          <w:p w:rsidRPr="00A34443" w:rsidR="00765F73" w:rsidP="00765F73" w:rsidRDefault="00765F73" w14:paraId="34FBB1E0"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Approved by:</w:t>
            </w:r>
          </w:p>
          <w:p w:rsidRPr="00A34443" w:rsidR="00765F73" w:rsidP="00765F73" w:rsidRDefault="00765F73" w14:paraId="4A4A2833"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771" w:type="dxa"/>
            <w:shd w:val="clear" w:color="auto" w:fill="auto"/>
            <w:vAlign w:val="center"/>
          </w:tcPr>
          <w:p w:rsidRPr="00A34443" w:rsidR="00765F73" w:rsidP="00765F73" w:rsidRDefault="00765F73" w14:paraId="19F50B64"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403" w:type="dxa"/>
            <w:shd w:val="clear" w:color="auto" w:fill="auto"/>
            <w:vAlign w:val="center"/>
          </w:tcPr>
          <w:p w:rsidRPr="00A34443" w:rsidR="00765F73" w:rsidP="00765F73" w:rsidRDefault="00765F73" w14:paraId="68C2C428"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763" w:type="dxa"/>
            <w:shd w:val="clear" w:color="auto" w:fill="auto"/>
            <w:vAlign w:val="center"/>
          </w:tcPr>
          <w:p w:rsidRPr="00A34443" w:rsidR="00765F73" w:rsidP="00765F73" w:rsidRDefault="00765F73" w14:paraId="12EC21A7"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94" w:type="dxa"/>
            <w:shd w:val="clear" w:color="auto" w:fill="auto"/>
            <w:vAlign w:val="center"/>
          </w:tcPr>
          <w:p w:rsidRPr="00A34443" w:rsidR="00765F73" w:rsidP="00765F73" w:rsidRDefault="00765F73" w14:paraId="07D3C575"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22" w:type="dxa"/>
            <w:shd w:val="clear" w:color="auto" w:fill="auto"/>
            <w:vAlign w:val="center"/>
          </w:tcPr>
          <w:p w:rsidRPr="00A34443" w:rsidR="00765F73" w:rsidP="00765F73" w:rsidRDefault="00765F73" w14:paraId="624ADF69"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761171" w:rsidTr="00761171" w14:paraId="28DF4322"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val="restart"/>
            <w:shd w:val="clear" w:color="auto" w:fill="auto"/>
            <w:vAlign w:val="center"/>
          </w:tcPr>
          <w:p w:rsidRPr="00A34443" w:rsidR="00761171" w:rsidP="00761171" w:rsidRDefault="00761171" w14:paraId="544F65C8" w14:textId="4F280576">
            <w:pPr>
              <w:ind w:left="0"/>
              <w:rPr>
                <w:b w:val="0"/>
                <w:bCs w:val="0"/>
                <w:color w:val="AD9042"/>
                <w:sz w:val="22"/>
                <w:szCs w:val="22"/>
              </w:rPr>
            </w:pPr>
            <w:r>
              <w:rPr>
                <w:b w:val="0"/>
                <w:bCs w:val="0"/>
                <w:color w:val="AD9042"/>
                <w:sz w:val="22"/>
                <w:szCs w:val="22"/>
              </w:rPr>
              <w:t>11</w:t>
            </w:r>
          </w:p>
        </w:tc>
        <w:tc>
          <w:tcPr>
            <w:tcW w:w="1292" w:type="dxa"/>
            <w:shd w:val="clear" w:color="auto" w:fill="auto"/>
            <w:vAlign w:val="center"/>
          </w:tcPr>
          <w:p w:rsidRPr="00A34443" w:rsidR="00761171" w:rsidP="00761171" w:rsidRDefault="00761171" w14:paraId="5242BC76"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Prepared by:</w:t>
            </w:r>
          </w:p>
          <w:p w:rsidRPr="00A34443" w:rsidR="00761171" w:rsidP="00761171" w:rsidRDefault="00761171" w14:paraId="05009C9A"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771" w:type="dxa"/>
            <w:shd w:val="clear" w:color="auto" w:fill="auto"/>
            <w:vAlign w:val="center"/>
          </w:tcPr>
          <w:p w:rsidR="00761171" w:rsidP="00761171" w:rsidRDefault="00761171" w14:paraId="4C9E817A"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 xml:space="preserve">Mohammad Hamad </w:t>
            </w:r>
          </w:p>
          <w:p w:rsidRPr="00A34443" w:rsidR="006A791E" w:rsidP="00761171" w:rsidRDefault="006A791E" w14:paraId="0384657D" w14:textId="1E5B6EC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403" w:type="dxa"/>
            <w:shd w:val="clear" w:color="auto" w:fill="auto"/>
            <w:vAlign w:val="center"/>
          </w:tcPr>
          <w:p w:rsidRPr="00A34443" w:rsidR="006A791E" w:rsidP="006A791E" w:rsidRDefault="006A791E" w14:paraId="45DE771B"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 xml:space="preserve">BIM </w:t>
            </w:r>
            <w:r w:rsidRPr="004C00BE">
              <w:rPr>
                <w:color w:val="AD9042"/>
                <w:sz w:val="16"/>
                <w:szCs w:val="16"/>
              </w:rPr>
              <w:t>Manager</w:t>
            </w:r>
          </w:p>
          <w:p w:rsidRPr="00A34443" w:rsidR="00761171" w:rsidP="00761171" w:rsidRDefault="00761171" w14:paraId="09361FF7" w14:textId="57E8F066">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763" w:type="dxa"/>
            <w:shd w:val="clear" w:color="auto" w:fill="auto"/>
            <w:vAlign w:val="center"/>
          </w:tcPr>
          <w:p w:rsidRPr="00A34443" w:rsidR="00761171" w:rsidP="00761171" w:rsidRDefault="00A13466" w14:paraId="7C74F901" w14:textId="23D154CE">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hyperlink w:history="1" r:id="rId19">
              <w:r w:rsidRPr="003476CB" w:rsidR="006A791E">
                <w:rPr>
                  <w:rStyle w:val="Hipervnculo"/>
                  <w:sz w:val="16"/>
                  <w:szCs w:val="16"/>
                </w:rPr>
                <w:t>Mohammad.hamad@khatibalami.com</w:t>
              </w:r>
            </w:hyperlink>
          </w:p>
        </w:tc>
        <w:tc>
          <w:tcPr>
            <w:tcW w:w="1094" w:type="dxa"/>
            <w:shd w:val="clear" w:color="auto" w:fill="auto"/>
            <w:vAlign w:val="center"/>
          </w:tcPr>
          <w:p w:rsidRPr="00A34443" w:rsidR="00761171" w:rsidP="00761171" w:rsidRDefault="006A791E" w14:paraId="2E8196FF" w14:textId="0206C6D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30/08/2021</w:t>
            </w:r>
          </w:p>
        </w:tc>
        <w:tc>
          <w:tcPr>
            <w:tcW w:w="1022" w:type="dxa"/>
            <w:shd w:val="clear" w:color="auto" w:fill="auto"/>
            <w:vAlign w:val="center"/>
          </w:tcPr>
          <w:p w:rsidRPr="00A34443" w:rsidR="00761171" w:rsidP="00761171" w:rsidRDefault="00761171" w14:paraId="3C8A8363"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761171" w:rsidTr="00761171" w14:paraId="63DA9E69"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92" w:type="dxa"/>
            <w:vMerge/>
            <w:shd w:val="clear" w:color="auto" w:fill="auto"/>
            <w:vAlign w:val="center"/>
          </w:tcPr>
          <w:p w:rsidRPr="00A34443" w:rsidR="00761171" w:rsidP="00761171" w:rsidRDefault="00761171" w14:paraId="181F44D9" w14:textId="77777777">
            <w:pPr>
              <w:ind w:left="0"/>
              <w:rPr>
                <w:b w:val="0"/>
                <w:bCs w:val="0"/>
                <w:color w:val="AD9042"/>
                <w:sz w:val="22"/>
                <w:szCs w:val="22"/>
              </w:rPr>
            </w:pPr>
          </w:p>
        </w:tc>
        <w:tc>
          <w:tcPr>
            <w:tcW w:w="1292" w:type="dxa"/>
            <w:shd w:val="clear" w:color="auto" w:fill="auto"/>
            <w:vAlign w:val="center"/>
          </w:tcPr>
          <w:p w:rsidRPr="00A34443" w:rsidR="00761171" w:rsidP="00761171" w:rsidRDefault="00761171" w14:paraId="6544E7E3"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0A34443">
              <w:rPr>
                <w:color w:val="AD9042"/>
                <w:sz w:val="16"/>
                <w:szCs w:val="16"/>
              </w:rPr>
              <w:t>Reviewed by:</w:t>
            </w:r>
          </w:p>
          <w:p w:rsidRPr="00A34443" w:rsidR="00761171" w:rsidP="00761171" w:rsidRDefault="00761171" w14:paraId="02A0F5FA" w14:textId="7777777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771" w:type="dxa"/>
            <w:shd w:val="clear" w:color="auto" w:fill="auto"/>
            <w:vAlign w:val="center"/>
          </w:tcPr>
          <w:p w:rsidRPr="00A34443" w:rsidR="00761171" w:rsidP="00761171" w:rsidRDefault="00761171" w14:paraId="740933AF"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403" w:type="dxa"/>
            <w:shd w:val="clear" w:color="auto" w:fill="auto"/>
            <w:vAlign w:val="center"/>
          </w:tcPr>
          <w:p w:rsidRPr="00A34443" w:rsidR="00761171" w:rsidP="00761171" w:rsidRDefault="00761171" w14:paraId="2010C5CD"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763" w:type="dxa"/>
            <w:shd w:val="clear" w:color="auto" w:fill="auto"/>
            <w:vAlign w:val="center"/>
          </w:tcPr>
          <w:p w:rsidRPr="00A34443" w:rsidR="00761171" w:rsidP="00761171" w:rsidRDefault="00761171" w14:paraId="3E811261"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94" w:type="dxa"/>
            <w:shd w:val="clear" w:color="auto" w:fill="auto"/>
            <w:vAlign w:val="center"/>
          </w:tcPr>
          <w:p w:rsidRPr="00A34443" w:rsidR="00761171" w:rsidP="00761171" w:rsidRDefault="00761171" w14:paraId="78AAE2F5"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022" w:type="dxa"/>
            <w:shd w:val="clear" w:color="auto" w:fill="auto"/>
            <w:vAlign w:val="center"/>
          </w:tcPr>
          <w:p w:rsidRPr="00A34443" w:rsidR="00761171" w:rsidP="00761171" w:rsidRDefault="00761171" w14:paraId="4ED1DB65" w14:textId="777777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761171" w:rsidTr="00761171" w14:paraId="15F459E2" w14:textId="77777777">
        <w:trPr>
          <w:trHeight w:val="357"/>
        </w:trPr>
        <w:tc>
          <w:tcPr>
            <w:cnfStyle w:val="001000000000" w:firstRow="0" w:lastRow="0" w:firstColumn="1" w:lastColumn="0" w:oddVBand="0" w:evenVBand="0" w:oddHBand="0" w:evenHBand="0" w:firstRowFirstColumn="0" w:firstRowLastColumn="0" w:lastRowFirstColumn="0" w:lastRowLastColumn="0"/>
            <w:tcW w:w="692" w:type="dxa"/>
            <w:vMerge/>
            <w:shd w:val="clear" w:color="auto" w:fill="auto"/>
            <w:vAlign w:val="center"/>
          </w:tcPr>
          <w:p w:rsidRPr="00A34443" w:rsidR="00761171" w:rsidP="00761171" w:rsidRDefault="00761171" w14:paraId="54FC117D" w14:textId="77777777">
            <w:pPr>
              <w:ind w:left="0"/>
              <w:rPr>
                <w:b w:val="0"/>
                <w:bCs w:val="0"/>
                <w:color w:val="AD9042"/>
                <w:sz w:val="22"/>
                <w:szCs w:val="22"/>
              </w:rPr>
            </w:pPr>
          </w:p>
        </w:tc>
        <w:tc>
          <w:tcPr>
            <w:tcW w:w="1292" w:type="dxa"/>
            <w:shd w:val="clear" w:color="auto" w:fill="auto"/>
            <w:vAlign w:val="center"/>
          </w:tcPr>
          <w:p w:rsidRPr="00A34443" w:rsidR="00761171" w:rsidP="00761171" w:rsidRDefault="00761171" w14:paraId="1F80D452"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0A34443">
              <w:rPr>
                <w:color w:val="AD9042"/>
                <w:sz w:val="16"/>
                <w:szCs w:val="16"/>
              </w:rPr>
              <w:t>Approved by:</w:t>
            </w:r>
          </w:p>
          <w:p w:rsidRPr="00A34443" w:rsidR="00761171" w:rsidP="00761171" w:rsidRDefault="00761171" w14:paraId="6537BF1A" w14:textId="7777777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771" w:type="dxa"/>
            <w:shd w:val="clear" w:color="auto" w:fill="auto"/>
            <w:vAlign w:val="center"/>
          </w:tcPr>
          <w:p w:rsidRPr="00A34443" w:rsidR="00761171" w:rsidP="00761171" w:rsidRDefault="00761171" w14:paraId="26AB285B"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403" w:type="dxa"/>
            <w:shd w:val="clear" w:color="auto" w:fill="auto"/>
            <w:vAlign w:val="center"/>
          </w:tcPr>
          <w:p w:rsidRPr="00A34443" w:rsidR="00761171" w:rsidP="00761171" w:rsidRDefault="00761171" w14:paraId="0F37F1B8"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763" w:type="dxa"/>
            <w:shd w:val="clear" w:color="auto" w:fill="auto"/>
            <w:vAlign w:val="center"/>
          </w:tcPr>
          <w:p w:rsidRPr="00A34443" w:rsidR="00761171" w:rsidP="00761171" w:rsidRDefault="00761171" w14:paraId="7040DE55"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94" w:type="dxa"/>
            <w:shd w:val="clear" w:color="auto" w:fill="auto"/>
            <w:vAlign w:val="center"/>
          </w:tcPr>
          <w:p w:rsidRPr="00A34443" w:rsidR="00761171" w:rsidP="00761171" w:rsidRDefault="00761171" w14:paraId="039E4F74"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022" w:type="dxa"/>
            <w:shd w:val="clear" w:color="auto" w:fill="auto"/>
            <w:vAlign w:val="center"/>
          </w:tcPr>
          <w:p w:rsidRPr="00A34443" w:rsidR="00761171" w:rsidP="00761171" w:rsidRDefault="00761171" w14:paraId="6B5AD042" w14:textId="7777777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bl>
    <w:p w:rsidR="001A7D8B" w:rsidP="00703CE6" w:rsidRDefault="001A7D8B" w14:paraId="1B8B06B3" w14:textId="77777777">
      <w:pPr>
        <w:spacing w:after="0"/>
        <w:ind w:left="0"/>
        <w:rPr>
          <w:szCs w:val="10"/>
        </w:rPr>
      </w:pPr>
    </w:p>
    <w:p w:rsidRPr="00761171" w:rsidR="001A7D8B" w:rsidP="00703CE6" w:rsidRDefault="001A7D8B" w14:paraId="3F8CBC5F" w14:textId="77777777">
      <w:pPr>
        <w:spacing w:after="0"/>
        <w:ind w:left="0"/>
        <w:rPr>
          <w:szCs w:val="10"/>
        </w:rPr>
      </w:pPr>
    </w:p>
    <w:p w:rsidR="001A7D8B" w:rsidP="00703CE6" w:rsidRDefault="001A7D8B" w14:paraId="15235CF5" w14:textId="77777777">
      <w:pPr>
        <w:spacing w:after="0"/>
        <w:ind w:left="0"/>
        <w:rPr>
          <w:color w:val="AE9142"/>
          <w:szCs w:val="10"/>
        </w:rPr>
      </w:pPr>
    </w:p>
    <w:p w:rsidRPr="002D0902" w:rsidR="00703CE6" w:rsidP="00703CE6" w:rsidRDefault="00703CE6" w14:paraId="3AB2DA94" w14:textId="52C5FCF0">
      <w:pPr>
        <w:spacing w:after="0"/>
        <w:rPr>
          <w:color w:val="AE9142"/>
          <w:sz w:val="16"/>
          <w:szCs w:val="16"/>
        </w:rPr>
      </w:pPr>
      <w:r w:rsidRPr="002D0902">
        <w:rPr>
          <w:color w:val="AE9142"/>
          <w:sz w:val="16"/>
          <w:szCs w:val="16"/>
        </w:rPr>
        <w:t>Note: This BIM Execution Plan (BEP)</w:t>
      </w:r>
      <w:r w:rsidR="00385079">
        <w:rPr>
          <w:color w:val="AE9142"/>
          <w:sz w:val="16"/>
          <w:szCs w:val="16"/>
        </w:rPr>
        <w:t xml:space="preserve"> Version 01</w:t>
      </w:r>
      <w:r w:rsidRPr="002D0902">
        <w:rPr>
          <w:color w:val="AE9142"/>
          <w:sz w:val="16"/>
          <w:szCs w:val="16"/>
        </w:rPr>
        <w:t xml:space="preserve"> template is based on:</w:t>
      </w:r>
    </w:p>
    <w:p w:rsidRPr="002D0902" w:rsidR="00703CE6" w:rsidP="00703CE6" w:rsidRDefault="00703CE6" w14:paraId="7A783CAC" w14:textId="13496A38">
      <w:pPr>
        <w:spacing w:after="0"/>
        <w:rPr>
          <w:color w:val="AE9142"/>
          <w:sz w:val="16"/>
          <w:szCs w:val="16"/>
        </w:rPr>
      </w:pPr>
      <w:r w:rsidRPr="002D0902">
        <w:rPr>
          <w:color w:val="AE9142"/>
          <w:sz w:val="16"/>
          <w:szCs w:val="16"/>
        </w:rPr>
        <w:t>-</w:t>
      </w:r>
      <w:r w:rsidRPr="002D0902">
        <w:rPr>
          <w:color w:val="AE9142"/>
          <w:sz w:val="16"/>
          <w:szCs w:val="16"/>
        </w:rPr>
        <w:tab/>
      </w:r>
      <w:r w:rsidR="00425594">
        <w:rPr>
          <w:color w:val="AE9142"/>
          <w:sz w:val="16"/>
          <w:szCs w:val="16"/>
        </w:rPr>
        <w:t>TRSDC</w:t>
      </w:r>
      <w:r w:rsidRPr="002D0902">
        <w:rPr>
          <w:color w:val="AE9142"/>
          <w:sz w:val="16"/>
          <w:szCs w:val="16"/>
        </w:rPr>
        <w:t xml:space="preserve"> BIM Protocol Project BIM Execution Plan (Version </w:t>
      </w:r>
      <w:r w:rsidR="00425594">
        <w:rPr>
          <w:color w:val="AE9142"/>
          <w:sz w:val="16"/>
          <w:szCs w:val="16"/>
        </w:rPr>
        <w:t>1</w:t>
      </w:r>
      <w:r w:rsidRPr="002D0902">
        <w:rPr>
          <w:color w:val="AE9142"/>
          <w:sz w:val="16"/>
          <w:szCs w:val="16"/>
        </w:rPr>
        <w:t>.0)</w:t>
      </w:r>
      <w:r w:rsidR="00425594">
        <w:rPr>
          <w:color w:val="AE9142"/>
          <w:sz w:val="16"/>
          <w:szCs w:val="16"/>
        </w:rPr>
        <w:t xml:space="preserve"> based on CIC BIM Protocol Second Edition 2018</w:t>
      </w:r>
    </w:p>
    <w:p w:rsidRPr="002D0902" w:rsidR="00703CE6" w:rsidP="00703CE6" w:rsidRDefault="00703CE6" w14:paraId="71BC9BAD" w14:textId="579F8150">
      <w:pPr>
        <w:spacing w:after="0"/>
        <w:rPr>
          <w:color w:val="AE9142"/>
          <w:sz w:val="16"/>
          <w:szCs w:val="16"/>
        </w:rPr>
      </w:pPr>
      <w:r w:rsidRPr="002D0902">
        <w:rPr>
          <w:color w:val="AE9142"/>
          <w:sz w:val="16"/>
          <w:szCs w:val="16"/>
        </w:rPr>
        <w:t>-</w:t>
      </w:r>
      <w:r w:rsidRPr="002D0902">
        <w:rPr>
          <w:color w:val="AE9142"/>
          <w:sz w:val="16"/>
          <w:szCs w:val="16"/>
        </w:rPr>
        <w:tab/>
      </w:r>
      <w:r w:rsidR="002F7C88">
        <w:rPr>
          <w:color w:val="AE9142"/>
          <w:sz w:val="16"/>
          <w:szCs w:val="16"/>
        </w:rPr>
        <w:t xml:space="preserve">BS EN </w:t>
      </w:r>
      <w:r w:rsidRPr="002D0902">
        <w:rPr>
          <w:color w:val="AE9142"/>
          <w:sz w:val="16"/>
          <w:szCs w:val="16"/>
        </w:rPr>
        <w:t>ISO 19650-1 &amp; 19650-2</w:t>
      </w:r>
    </w:p>
    <w:p w:rsidRPr="002D0902" w:rsidR="00703CE6" w:rsidP="00703CE6" w:rsidRDefault="00703CE6" w14:paraId="6BAD2C2A" w14:textId="77777777">
      <w:pPr>
        <w:spacing w:after="0"/>
        <w:rPr>
          <w:color w:val="AE9142"/>
          <w:sz w:val="16"/>
          <w:szCs w:val="16"/>
        </w:rPr>
      </w:pPr>
      <w:r w:rsidRPr="002D0902">
        <w:rPr>
          <w:color w:val="AE9142"/>
          <w:sz w:val="16"/>
          <w:szCs w:val="16"/>
        </w:rPr>
        <w:t>-</w:t>
      </w:r>
      <w:r w:rsidRPr="002D0902">
        <w:rPr>
          <w:color w:val="AE9142"/>
          <w:sz w:val="16"/>
          <w:szCs w:val="16"/>
        </w:rPr>
        <w:tab/>
      </w:r>
      <w:r w:rsidRPr="002D0902">
        <w:rPr>
          <w:color w:val="AE9142"/>
          <w:sz w:val="16"/>
          <w:szCs w:val="16"/>
        </w:rPr>
        <w:t>National BIM Standard – United States Version 3</w:t>
      </w:r>
    </w:p>
    <w:p w:rsidR="00E87BA7" w:rsidP="00385079" w:rsidRDefault="00703CE6" w14:paraId="3815C550" w14:textId="67363DF4">
      <w:pPr>
        <w:spacing w:after="0"/>
        <w:rPr>
          <w:color w:val="AE9142"/>
          <w:sz w:val="16"/>
          <w:szCs w:val="16"/>
        </w:rPr>
      </w:pPr>
      <w:r w:rsidRPr="002D0902">
        <w:rPr>
          <w:color w:val="AE9142"/>
          <w:sz w:val="16"/>
          <w:szCs w:val="16"/>
        </w:rPr>
        <w:t>-</w:t>
      </w:r>
      <w:r w:rsidRPr="002D0902">
        <w:rPr>
          <w:color w:val="AE9142"/>
          <w:sz w:val="16"/>
          <w:szCs w:val="16"/>
        </w:rPr>
        <w:tab/>
      </w:r>
      <w:r w:rsidRPr="002D0902">
        <w:rPr>
          <w:color w:val="AE9142"/>
          <w:sz w:val="16"/>
          <w:szCs w:val="16"/>
        </w:rPr>
        <w:t>BIM Project Execution Planning Guide by CIC Research Group, Department of Architectural Engineering, The Pennsylvania State University. (Version 2.1)</w:t>
      </w:r>
    </w:p>
    <w:p w:rsidR="00385079" w:rsidP="00385079" w:rsidRDefault="00385079" w14:paraId="26F3A8D6" w14:textId="77777777">
      <w:pPr>
        <w:spacing w:after="0"/>
        <w:rPr>
          <w:color w:val="AE9142"/>
          <w:sz w:val="16"/>
          <w:szCs w:val="16"/>
        </w:rPr>
      </w:pPr>
    </w:p>
    <w:p w:rsidRPr="00385079" w:rsidR="00385079" w:rsidP="00385079" w:rsidRDefault="00385079" w14:paraId="498B7BAE" w14:textId="77777777">
      <w:pPr>
        <w:spacing w:after="0"/>
        <w:rPr>
          <w:color w:val="AE9142"/>
          <w:sz w:val="16"/>
          <w:szCs w:val="16"/>
        </w:rPr>
      </w:pPr>
    </w:p>
    <w:p w:rsidR="0028170A" w:rsidRDefault="0028170A" w14:paraId="303305A8" w14:textId="77777777">
      <w:pPr>
        <w:spacing w:line="264" w:lineRule="auto"/>
        <w:ind w:left="0"/>
        <w:jc w:val="left"/>
        <w:rPr>
          <w:color w:val="AE9142"/>
          <w:sz w:val="26"/>
          <w:szCs w:val="26"/>
        </w:rPr>
      </w:pPr>
      <w:r>
        <w:rPr>
          <w:color w:val="AE9142"/>
          <w:sz w:val="26"/>
          <w:szCs w:val="26"/>
        </w:rPr>
        <w:br w:type="page"/>
      </w:r>
    </w:p>
    <w:p w:rsidR="00385079" w:rsidP="00385079" w:rsidRDefault="00385079" w14:paraId="28241B7E" w14:textId="0F00E3E2">
      <w:pPr>
        <w:spacing w:after="0"/>
        <w:ind w:left="0"/>
        <w:rPr>
          <w:color w:val="AE9142"/>
          <w:sz w:val="26"/>
          <w:szCs w:val="26"/>
        </w:rPr>
      </w:pPr>
      <w:r>
        <w:rPr>
          <w:color w:val="AE9142"/>
          <w:sz w:val="26"/>
          <w:szCs w:val="26"/>
        </w:rPr>
        <w:lastRenderedPageBreak/>
        <w:t>Version History</w:t>
      </w:r>
    </w:p>
    <w:tbl>
      <w:tblPr>
        <w:tblStyle w:val="GridTable41"/>
        <w:tblW w:w="10037" w:type="dxa"/>
        <w:tblBorders>
          <w:top w:val="single" w:color="808080" w:themeColor="background2" w:themeShade="80" w:sz="2" w:space="0"/>
          <w:left w:val="single" w:color="808080" w:themeColor="background2" w:themeShade="80" w:sz="2" w:space="0"/>
          <w:bottom w:val="single" w:color="808080" w:themeColor="background2" w:themeShade="80" w:sz="2" w:space="0"/>
          <w:right w:val="single" w:color="808080" w:themeColor="background2" w:themeShade="80" w:sz="2" w:space="0"/>
          <w:insideH w:val="single" w:color="808080" w:themeColor="background2" w:themeShade="80" w:sz="2" w:space="0"/>
          <w:insideV w:val="single" w:color="808080" w:themeColor="background2" w:themeShade="80" w:sz="2" w:space="0"/>
        </w:tblBorders>
        <w:tblLook w:val="04A0" w:firstRow="1" w:lastRow="0" w:firstColumn="1" w:lastColumn="0" w:noHBand="0" w:noVBand="1"/>
      </w:tblPr>
      <w:tblGrid>
        <w:gridCol w:w="840"/>
        <w:gridCol w:w="9197"/>
      </w:tblGrid>
      <w:tr w:rsidRPr="00765015" w:rsidR="00385079" w:rsidTr="00531E77" w14:paraId="6B0B15B0" w14:textId="77777777">
        <w:trPr>
          <w:cnfStyle w:val="100000000000" w:firstRow="1" w:lastRow="0" w:firstColumn="0" w:lastColumn="0" w:oddVBand="0" w:evenVBand="0" w:oddHBand="0" w:evenHBand="0" w:firstRowFirstColumn="0" w:firstRowLastColumn="0" w:lastRowFirstColumn="0" w:lastRowLastColumn="0"/>
          <w:trHeight w:val="562"/>
          <w:tblHeader/>
        </w:trPr>
        <w:tc>
          <w:tcPr>
            <w:cnfStyle w:val="001000000000" w:firstRow="0" w:lastRow="0" w:firstColumn="1" w:lastColumn="0" w:oddVBand="0" w:evenVBand="0" w:oddHBand="0" w:evenHBand="0" w:firstRowFirstColumn="0" w:firstRowLastColumn="0" w:lastRowFirstColumn="0" w:lastRowLastColumn="0"/>
            <w:tcW w:w="811" w:type="dxa"/>
            <w:tcBorders>
              <w:bottom w:val="single" w:color="808080" w:themeColor="background2" w:themeShade="80" w:sz="4" w:space="0"/>
            </w:tcBorders>
            <w:vAlign w:val="center"/>
          </w:tcPr>
          <w:p w:rsidRPr="00765015" w:rsidR="00385079" w:rsidP="00425594" w:rsidRDefault="00385079" w14:paraId="0C3F708A" w14:textId="1FD9B2B5">
            <w:pPr>
              <w:ind w:left="0"/>
              <w:rPr>
                <w:b w:val="0"/>
                <w:bCs w:val="0"/>
                <w:szCs w:val="18"/>
              </w:rPr>
            </w:pPr>
            <w:r>
              <w:rPr>
                <w:b w:val="0"/>
                <w:bCs w:val="0"/>
                <w:szCs w:val="18"/>
              </w:rPr>
              <w:t>Version</w:t>
            </w:r>
          </w:p>
        </w:tc>
        <w:tc>
          <w:tcPr>
            <w:tcW w:w="9226" w:type="dxa"/>
            <w:tcBorders>
              <w:bottom w:val="single" w:color="808080" w:themeColor="background2" w:themeShade="80" w:sz="4" w:space="0"/>
            </w:tcBorders>
            <w:vAlign w:val="center"/>
          </w:tcPr>
          <w:p w:rsidRPr="00765015" w:rsidR="00385079" w:rsidP="00425594" w:rsidRDefault="00385079" w14:paraId="3F95A5EC" w14:textId="58322BE3">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Amendments</w:t>
            </w:r>
          </w:p>
        </w:tc>
      </w:tr>
      <w:tr w:rsidRPr="00D93426" w:rsidR="00385079" w:rsidTr="00531E77" w14:paraId="0D1D9C22" w14:textId="77777777">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4" w:space="0"/>
              <w:left w:val="single" w:color="808080" w:themeColor="background2" w:themeShade="80" w:sz="4" w:space="0"/>
              <w:bottom w:val="single" w:color="808080" w:themeColor="background2" w:themeShade="80" w:sz="4" w:space="0"/>
              <w:right w:val="single" w:color="808080" w:themeColor="background2" w:themeShade="80" w:sz="4" w:space="0"/>
            </w:tcBorders>
            <w:shd w:val="clear" w:color="auto" w:fill="auto"/>
            <w:vAlign w:val="center"/>
          </w:tcPr>
          <w:p w:rsidRPr="00487766" w:rsidR="00385079" w:rsidP="00425594" w:rsidRDefault="00385079" w14:paraId="234C01AB" w14:textId="030D928D">
            <w:pPr>
              <w:ind w:left="0"/>
              <w:jc w:val="center"/>
              <w:rPr>
                <w:color w:val="AE9142"/>
                <w:sz w:val="22"/>
                <w:szCs w:val="22"/>
              </w:rPr>
            </w:pPr>
            <w:r w:rsidRPr="00487766">
              <w:rPr>
                <w:color w:val="AE9142"/>
                <w:sz w:val="22"/>
                <w:szCs w:val="22"/>
              </w:rPr>
              <w:t>00</w:t>
            </w:r>
          </w:p>
        </w:tc>
        <w:tc>
          <w:tcPr>
            <w:tcW w:w="9226" w:type="dxa"/>
            <w:tcBorders>
              <w:top w:val="single" w:color="808080" w:themeColor="background2" w:themeShade="80" w:sz="4" w:space="0"/>
              <w:left w:val="single" w:color="808080" w:themeColor="background2" w:themeShade="80" w:sz="4" w:space="0"/>
              <w:right w:val="single" w:color="808080" w:themeColor="background2" w:themeShade="80" w:sz="4" w:space="0"/>
            </w:tcBorders>
            <w:shd w:val="clear" w:color="auto" w:fill="auto"/>
            <w:vAlign w:val="center"/>
          </w:tcPr>
          <w:p w:rsidRPr="00D93426" w:rsidR="00385079" w:rsidP="00425594" w:rsidRDefault="00385079" w14:paraId="153E2BA9" w14:textId="09D54470">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First Issue</w:t>
            </w:r>
          </w:p>
        </w:tc>
      </w:tr>
      <w:tr w:rsidRPr="00D93426" w:rsidR="00385079" w:rsidTr="00531E77" w14:paraId="092FD1CF" w14:textId="77777777">
        <w:trPr>
          <w:trHeight w:val="1106"/>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12" w:space="0"/>
              <w:bottom w:val="single" w:color="808080" w:themeColor="background2" w:themeShade="80" w:sz="12" w:space="0"/>
            </w:tcBorders>
            <w:shd w:val="clear" w:color="auto" w:fill="auto"/>
            <w:vAlign w:val="center"/>
          </w:tcPr>
          <w:p w:rsidRPr="00487766" w:rsidR="00385079" w:rsidP="00425594" w:rsidRDefault="00385079" w14:paraId="638B880E" w14:textId="77777777">
            <w:pPr>
              <w:ind w:left="0"/>
              <w:jc w:val="center"/>
              <w:rPr>
                <w:color w:val="AE9142"/>
                <w:sz w:val="22"/>
                <w:szCs w:val="22"/>
              </w:rPr>
            </w:pPr>
            <w:r w:rsidRPr="00487766">
              <w:rPr>
                <w:color w:val="AE9142"/>
                <w:sz w:val="22"/>
                <w:szCs w:val="22"/>
              </w:rPr>
              <w:t>01</w:t>
            </w:r>
          </w:p>
        </w:tc>
        <w:tc>
          <w:tcPr>
            <w:tcW w:w="9226" w:type="dxa"/>
            <w:tcBorders>
              <w:top w:val="single" w:color="808080" w:themeColor="background2" w:themeShade="80" w:sz="12" w:space="0"/>
              <w:bottom w:val="single" w:color="808080" w:themeColor="background2" w:themeShade="80" w:sz="12" w:space="0"/>
            </w:tcBorders>
            <w:shd w:val="clear" w:color="auto" w:fill="auto"/>
            <w:vAlign w:val="center"/>
          </w:tcPr>
          <w:p w:rsidR="00425594" w:rsidP="00DF4F70" w:rsidRDefault="47819D63" w14:paraId="1171AE52" w14:textId="0E41F7FA">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Cover page note – Change to TRSDC BIM Protocol</w:t>
            </w:r>
          </w:p>
          <w:p w:rsidR="00385079" w:rsidP="00DF4F70" w:rsidRDefault="47819D63" w14:paraId="5BD8885E" w14:textId="1D1D8B32">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2.4 Key Team Stakeholders – Added positions</w:t>
            </w:r>
          </w:p>
          <w:p w:rsidR="00385079" w:rsidP="00DF4F70" w:rsidRDefault="47819D63" w14:paraId="72E2703F" w14:textId="77777777">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4.2 Project Responsibilities – Added Coordination Views to align with updated EIR</w:t>
            </w:r>
          </w:p>
          <w:p w:rsidR="0026658B" w:rsidP="00DF4F70" w:rsidRDefault="47819D63" w14:paraId="62B1F84E" w14:textId="77777777">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6.1 Modelling Methods – Added content</w:t>
            </w:r>
          </w:p>
          <w:p w:rsidR="0026658B" w:rsidP="00DF4F70" w:rsidRDefault="47819D63" w14:paraId="376955EF" w14:textId="77777777">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 xml:space="preserve">6.3 Model Coordinates – Coordinate system amended to follow WGS. </w:t>
            </w:r>
          </w:p>
          <w:p w:rsidR="000A16BE" w:rsidP="00DF4F70" w:rsidRDefault="47819D63" w14:paraId="2F032FDC" w14:textId="77777777">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6.5 File Naming Convention – Updated Volumes and Building Level codes</w:t>
            </w:r>
          </w:p>
          <w:p w:rsidR="00C373BD" w:rsidP="00DF4F70" w:rsidRDefault="47819D63" w14:paraId="612F5EAD" w14:textId="77777777">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 xml:space="preserve">8.2 Common Data Environment – Removed standard CDE process as this does not reflect BIM 360 environment. </w:t>
            </w:r>
          </w:p>
          <w:p w:rsidRPr="00385079" w:rsidR="00391DD5" w:rsidP="00DF4F70" w:rsidRDefault="47819D63" w14:paraId="69D0C559" w14:textId="0D198197">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8.7 Design Coordination Schedule – Updated table to include reference to EIR for Coordination Views</w:t>
            </w:r>
          </w:p>
        </w:tc>
      </w:tr>
      <w:tr w:rsidRPr="00D93426" w:rsidR="00B075C5" w:rsidTr="00531E77" w14:paraId="1EFF9DCD" w14:textId="77777777">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12" w:space="0"/>
              <w:bottom w:val="single" w:color="808080" w:themeColor="background2" w:themeShade="80" w:sz="12" w:space="0"/>
            </w:tcBorders>
            <w:shd w:val="clear" w:color="auto" w:fill="auto"/>
            <w:vAlign w:val="center"/>
          </w:tcPr>
          <w:p w:rsidRPr="00487766" w:rsidR="00B075C5" w:rsidP="00425594" w:rsidRDefault="00B075C5" w14:paraId="1AC16BFC" w14:textId="631EB9AB">
            <w:pPr>
              <w:ind w:left="0"/>
              <w:jc w:val="center"/>
              <w:rPr>
                <w:color w:val="AE9142"/>
                <w:sz w:val="22"/>
                <w:szCs w:val="22"/>
              </w:rPr>
            </w:pPr>
            <w:r w:rsidRPr="00487766">
              <w:rPr>
                <w:color w:val="AE9142"/>
                <w:sz w:val="22"/>
                <w:szCs w:val="22"/>
              </w:rPr>
              <w:t>02</w:t>
            </w:r>
          </w:p>
        </w:tc>
        <w:tc>
          <w:tcPr>
            <w:tcW w:w="9226" w:type="dxa"/>
            <w:tcBorders>
              <w:top w:val="single" w:color="808080" w:themeColor="background2" w:themeShade="80" w:sz="12" w:space="0"/>
              <w:bottom w:val="single" w:color="808080" w:themeColor="background2" w:themeShade="80" w:sz="12" w:space="0"/>
            </w:tcBorders>
            <w:shd w:val="clear" w:color="auto" w:fill="auto"/>
            <w:vAlign w:val="center"/>
          </w:tcPr>
          <w:p w:rsidR="00292055" w:rsidP="00DF4F70" w:rsidRDefault="47819D63" w14:paraId="33119DB9" w14:textId="3904CBC9">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47819D63">
              <w:rPr>
                <w:color w:val="AD9042"/>
                <w:sz w:val="16"/>
                <w:szCs w:val="16"/>
              </w:rPr>
              <w:t>Cover page note – Change to TRSDC BIM Protocol</w:t>
            </w:r>
          </w:p>
          <w:p w:rsidR="00117055" w:rsidP="00DF4F70" w:rsidRDefault="47819D63" w14:paraId="080AC1C1" w14:textId="6BC4777B">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47819D63">
              <w:rPr>
                <w:color w:val="AD9042"/>
                <w:sz w:val="16"/>
                <w:szCs w:val="16"/>
              </w:rPr>
              <w:t>General updated following Roles and Responsibilities terminology</w:t>
            </w:r>
          </w:p>
          <w:p w:rsidR="00B075C5" w:rsidP="00DF4F70" w:rsidRDefault="47819D63" w14:paraId="03DEC083" w14:textId="77777777">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47819D63">
              <w:rPr>
                <w:color w:val="AD9042"/>
                <w:sz w:val="16"/>
                <w:szCs w:val="16"/>
              </w:rPr>
              <w:t>Updated per BIM Meeting 12/10/2020</w:t>
            </w:r>
          </w:p>
          <w:p w:rsidR="00DA0AEE" w:rsidP="00DF4F70" w:rsidRDefault="006971BF" w14:paraId="7FC40731" w14:textId="77777777">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ED30E7">
              <w:rPr>
                <w:color w:val="AE9142"/>
                <w:sz w:val="16"/>
                <w:szCs w:val="16"/>
              </w:rPr>
              <w:t xml:space="preserve">Provide native files (excel, </w:t>
            </w:r>
            <w:proofErr w:type="spellStart"/>
            <w:r w:rsidRPr="00ED30E7">
              <w:rPr>
                <w:color w:val="AE9142"/>
                <w:sz w:val="16"/>
                <w:szCs w:val="16"/>
              </w:rPr>
              <w:t>etc</w:t>
            </w:r>
            <w:proofErr w:type="spellEnd"/>
            <w:r w:rsidRPr="00ED30E7">
              <w:rPr>
                <w:color w:val="AE9142"/>
                <w:sz w:val="16"/>
                <w:szCs w:val="16"/>
              </w:rPr>
              <w:t>) for the appendix</w:t>
            </w:r>
            <w:r>
              <w:rPr>
                <w:color w:val="AE9142"/>
                <w:sz w:val="16"/>
                <w:szCs w:val="16"/>
              </w:rPr>
              <w:t xml:space="preserve"> BIM </w:t>
            </w:r>
            <w:r>
              <w:rPr>
                <w:rFonts w:hint="eastAsia"/>
                <w:color w:val="AE9142"/>
                <w:sz w:val="16"/>
                <w:szCs w:val="16"/>
              </w:rPr>
              <w:t>R</w:t>
            </w:r>
            <w:r>
              <w:rPr>
                <w:color w:val="AE9142"/>
                <w:sz w:val="16"/>
                <w:szCs w:val="16"/>
              </w:rPr>
              <w:t>esponsibility Matrix</w:t>
            </w:r>
          </w:p>
          <w:p w:rsidR="006971BF" w:rsidP="00DF4F70" w:rsidRDefault="00290D3F" w14:paraId="0986C566" w14:textId="77777777">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U</w:t>
            </w:r>
            <w:r w:rsidRPr="00ED30E7">
              <w:rPr>
                <w:color w:val="AE9142"/>
                <w:sz w:val="16"/>
                <w:szCs w:val="16"/>
              </w:rPr>
              <w:t>pdated naming conventions</w:t>
            </w:r>
            <w:r>
              <w:rPr>
                <w:color w:val="AE9142"/>
                <w:sz w:val="16"/>
                <w:szCs w:val="16"/>
              </w:rPr>
              <w:t xml:space="preserve"> – Drawing series included </w:t>
            </w:r>
          </w:p>
          <w:p w:rsidR="00710FC9" w:rsidP="00DF4F70" w:rsidRDefault="00710FC9" w14:paraId="0602E97A" w14:textId="77777777">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ED30E7">
              <w:rPr>
                <w:color w:val="AE9142"/>
                <w:sz w:val="16"/>
                <w:szCs w:val="16"/>
              </w:rPr>
              <w:t>Building numbering system to be agreed (volume/system)</w:t>
            </w:r>
          </w:p>
          <w:p w:rsidR="00710FC9" w:rsidP="00DF4F70" w:rsidRDefault="00710FC9" w14:paraId="6C5757D1" w14:textId="77777777">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ED30E7">
              <w:rPr>
                <w:color w:val="AE9142"/>
                <w:sz w:val="16"/>
                <w:szCs w:val="16"/>
              </w:rPr>
              <w:t>Provide pictorial details for model federation strategy and sheet production</w:t>
            </w:r>
          </w:p>
          <w:p w:rsidR="00710FC9" w:rsidP="00DF4F70" w:rsidRDefault="0069537F" w14:paraId="63811F01" w14:textId="77777777">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ED30E7">
              <w:rPr>
                <w:color w:val="AE9142"/>
                <w:sz w:val="16"/>
                <w:szCs w:val="16"/>
              </w:rPr>
              <w:t>Update model coordinates as per actua</w:t>
            </w:r>
            <w:r>
              <w:rPr>
                <w:color w:val="AE9142"/>
                <w:sz w:val="16"/>
                <w:szCs w:val="16"/>
              </w:rPr>
              <w:t>l</w:t>
            </w:r>
          </w:p>
          <w:p w:rsidR="0069537F" w:rsidP="00DF4F70" w:rsidRDefault="0069537F" w14:paraId="222AF64E" w14:textId="77777777">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ED30E7">
              <w:rPr>
                <w:color w:val="AE9142"/>
                <w:sz w:val="16"/>
                <w:szCs w:val="16"/>
              </w:rPr>
              <w:t>Added concept stage in section 5.1 table</w:t>
            </w:r>
          </w:p>
          <w:p w:rsidR="00B136FC" w:rsidP="00DF4F70" w:rsidRDefault="00B136FC" w14:paraId="1CF8A8EF" w14:textId="77777777">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ED30E7">
              <w:rPr>
                <w:color w:val="AE9142"/>
                <w:sz w:val="16"/>
                <w:szCs w:val="16"/>
              </w:rPr>
              <w:t>Provide</w:t>
            </w:r>
            <w:r>
              <w:rPr>
                <w:color w:val="AE9142"/>
                <w:sz w:val="16"/>
                <w:szCs w:val="16"/>
              </w:rPr>
              <w:t>d</w:t>
            </w:r>
            <w:r w:rsidRPr="00ED30E7">
              <w:rPr>
                <w:color w:val="AE9142"/>
                <w:sz w:val="16"/>
                <w:szCs w:val="16"/>
              </w:rPr>
              <w:t xml:space="preserve"> written description of BIM Uses</w:t>
            </w:r>
            <w:r>
              <w:rPr>
                <w:color w:val="AE9142"/>
                <w:sz w:val="16"/>
                <w:szCs w:val="16"/>
              </w:rPr>
              <w:t xml:space="preserve">; </w:t>
            </w:r>
            <w:proofErr w:type="spellStart"/>
            <w:r>
              <w:rPr>
                <w:color w:val="AE9142"/>
                <w:sz w:val="16"/>
                <w:szCs w:val="16"/>
              </w:rPr>
              <w:t>sync’e</w:t>
            </w:r>
            <w:r>
              <w:rPr>
                <w:rFonts w:hint="eastAsia"/>
                <w:color w:val="AE9142"/>
                <w:sz w:val="16"/>
                <w:szCs w:val="16"/>
              </w:rPr>
              <w:t>d</w:t>
            </w:r>
            <w:proofErr w:type="spellEnd"/>
            <w:r>
              <w:rPr>
                <w:color w:val="AE9142"/>
                <w:sz w:val="16"/>
                <w:szCs w:val="16"/>
              </w:rPr>
              <w:t xml:space="preserve"> this section with EIR</w:t>
            </w:r>
          </w:p>
          <w:p w:rsidR="00A52C3D" w:rsidP="00DF4F70" w:rsidRDefault="00A52C3D" w14:paraId="5D0280B1" w14:textId="77777777">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ED30E7">
              <w:rPr>
                <w:color w:val="AE9142"/>
                <w:sz w:val="16"/>
                <w:szCs w:val="16"/>
              </w:rPr>
              <w:t>6.1 Modelling Methods</w:t>
            </w:r>
            <w:r>
              <w:rPr>
                <w:color w:val="AE9142"/>
                <w:sz w:val="16"/>
                <w:szCs w:val="16"/>
              </w:rPr>
              <w:t xml:space="preserve"> - </w:t>
            </w:r>
            <w:r w:rsidRPr="00ED30E7">
              <w:rPr>
                <w:color w:val="AE9142"/>
                <w:sz w:val="16"/>
                <w:szCs w:val="16"/>
              </w:rPr>
              <w:t>Clarif</w:t>
            </w:r>
            <w:r w:rsidR="00C16629">
              <w:rPr>
                <w:color w:val="AE9142"/>
                <w:sz w:val="16"/>
                <w:szCs w:val="16"/>
              </w:rPr>
              <w:t>ied</w:t>
            </w:r>
            <w:r w:rsidRPr="00ED30E7">
              <w:rPr>
                <w:color w:val="AE9142"/>
                <w:sz w:val="16"/>
                <w:szCs w:val="16"/>
              </w:rPr>
              <w:t xml:space="preserve"> the interface between the ID &amp; Architec</w:t>
            </w:r>
            <w:r>
              <w:rPr>
                <w:color w:val="AE9142"/>
                <w:sz w:val="16"/>
                <w:szCs w:val="16"/>
              </w:rPr>
              <w:t xml:space="preserve">t </w:t>
            </w:r>
          </w:p>
          <w:p w:rsidR="00C16629" w:rsidP="00DF4F70" w:rsidRDefault="47819D63" w14:paraId="27B797F7" w14:textId="77777777">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47819D63">
              <w:rPr>
                <w:color w:val="AD9042"/>
                <w:sz w:val="16"/>
                <w:szCs w:val="16"/>
              </w:rPr>
              <w:t>Appendix G BIM Models QA/QC</w:t>
            </w:r>
          </w:p>
          <w:p w:rsidR="0023008B" w:rsidP="00DF4F70" w:rsidRDefault="47819D63" w14:paraId="266A089B" w14:textId="77777777">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47819D63">
              <w:rPr>
                <w:color w:val="AD9042"/>
                <w:sz w:val="16"/>
                <w:szCs w:val="16"/>
              </w:rPr>
              <w:t xml:space="preserve">6.9 </w:t>
            </w:r>
            <w:proofErr w:type="spellStart"/>
            <w:r w:rsidRPr="47819D63">
              <w:rPr>
                <w:color w:val="AD9042"/>
                <w:sz w:val="16"/>
                <w:szCs w:val="16"/>
              </w:rPr>
              <w:t>Workset</w:t>
            </w:r>
            <w:proofErr w:type="spellEnd"/>
            <w:r w:rsidRPr="47819D63">
              <w:rPr>
                <w:color w:val="AD9042"/>
                <w:sz w:val="16"/>
                <w:szCs w:val="16"/>
              </w:rPr>
              <w:t xml:space="preserve"> Section Updates – Naming conventions and protocols</w:t>
            </w:r>
          </w:p>
          <w:p w:rsidR="00DF3D29" w:rsidP="00DF4F70" w:rsidRDefault="47819D63" w14:paraId="095863F7" w14:textId="76F52B1A">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47819D63">
              <w:rPr>
                <w:color w:val="AD9042"/>
                <w:sz w:val="16"/>
                <w:szCs w:val="16"/>
              </w:rPr>
              <w:t>Refresh Table of Contents</w:t>
            </w:r>
          </w:p>
        </w:tc>
      </w:tr>
      <w:tr w:rsidRPr="00D93426" w:rsidR="00E573EB" w:rsidTr="00531E77" w14:paraId="1D16F688" w14:textId="77777777">
        <w:trPr>
          <w:trHeight w:val="1106"/>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12" w:space="0"/>
            </w:tcBorders>
            <w:shd w:val="clear" w:color="auto" w:fill="auto"/>
            <w:vAlign w:val="center"/>
          </w:tcPr>
          <w:p w:rsidRPr="00DB55F0" w:rsidR="00E573EB" w:rsidP="00425594" w:rsidRDefault="00E573EB" w14:paraId="3985FAD0" w14:textId="35EF6155">
            <w:pPr>
              <w:ind w:left="0"/>
              <w:jc w:val="center"/>
              <w:rPr>
                <w:color w:val="AE9142"/>
                <w:sz w:val="22"/>
                <w:szCs w:val="22"/>
              </w:rPr>
            </w:pPr>
            <w:r w:rsidRPr="00D808AF">
              <w:rPr>
                <w:rFonts w:hint="eastAsia"/>
                <w:color w:val="AE9142"/>
                <w:sz w:val="22"/>
                <w:szCs w:val="22"/>
              </w:rPr>
              <w:t>03</w:t>
            </w:r>
          </w:p>
        </w:tc>
        <w:tc>
          <w:tcPr>
            <w:tcW w:w="9226" w:type="dxa"/>
            <w:tcBorders>
              <w:top w:val="single" w:color="808080" w:themeColor="background2" w:themeShade="80" w:sz="12" w:space="0"/>
            </w:tcBorders>
            <w:shd w:val="clear" w:color="auto" w:fill="auto"/>
            <w:vAlign w:val="center"/>
          </w:tcPr>
          <w:p w:rsidRPr="00ED30E7" w:rsidR="009A5484" w:rsidP="00ED30E7" w:rsidRDefault="009A5484" w14:paraId="6D434418" w14:textId="721CA6B8">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100% Concept Design – Draft Milestone</w:t>
            </w:r>
          </w:p>
          <w:p w:rsidRPr="00CE7A0A" w:rsidR="00E573EB" w:rsidP="00DF4F70" w:rsidRDefault="47819D63" w14:paraId="74156DAC" w14:textId="47FAD904">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2.3 Project Program and Milestones – Dates Updated</w:t>
            </w:r>
          </w:p>
          <w:p w:rsidR="000169D4" w:rsidP="00DF4F70" w:rsidRDefault="47819D63" w14:paraId="4B405244" w14:textId="0CE84365">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2.4 Key Team Stakeholders Table – Updated Table</w:t>
            </w:r>
          </w:p>
          <w:p w:rsidR="000501C7" w:rsidP="00DF4F70" w:rsidRDefault="47819D63" w14:paraId="18E82E5A" w14:textId="77777777">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4.2 BIM responsibility Matrix members Allocation – Updated Table</w:t>
            </w:r>
          </w:p>
          <w:p w:rsidR="00AE0A95" w:rsidP="00DF4F70" w:rsidRDefault="47819D63" w14:paraId="2916799B" w14:textId="5C2DDF14">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6.4 Federation Strategy – Model Federation Diagram</w:t>
            </w:r>
          </w:p>
          <w:p w:rsidR="006C19E4" w:rsidP="00DF4F70" w:rsidRDefault="47819D63" w14:paraId="66D3E4A5" w14:textId="1DFE487B">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 xml:space="preserve">6.9 Core </w:t>
            </w:r>
            <w:proofErr w:type="spellStart"/>
            <w:r w:rsidRPr="47819D63">
              <w:rPr>
                <w:color w:val="AD9042"/>
                <w:sz w:val="16"/>
                <w:szCs w:val="16"/>
              </w:rPr>
              <w:t>Workset</w:t>
            </w:r>
            <w:proofErr w:type="spellEnd"/>
            <w:r w:rsidRPr="47819D63">
              <w:rPr>
                <w:color w:val="AD9042"/>
                <w:sz w:val="16"/>
                <w:szCs w:val="16"/>
              </w:rPr>
              <w:t xml:space="preserve"> Table - Updates</w:t>
            </w:r>
          </w:p>
          <w:p w:rsidR="003B2A63" w:rsidP="00DF4F70" w:rsidRDefault="47819D63" w14:paraId="63F3DA9F" w14:textId="5D731169">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7819D63">
              <w:rPr>
                <w:color w:val="AD9042"/>
                <w:sz w:val="16"/>
                <w:szCs w:val="16"/>
              </w:rPr>
              <w:t>Appendix G – BIM Models QA/QC</w:t>
            </w:r>
          </w:p>
        </w:tc>
      </w:tr>
      <w:tr w:rsidR="23068318" w:rsidTr="00AA5E43" w14:paraId="54C1F27E" w14:textId="77777777">
        <w:trPr>
          <w:cnfStyle w:val="000000100000" w:firstRow="0" w:lastRow="0" w:firstColumn="0" w:lastColumn="0" w:oddVBand="0" w:evenVBand="0" w:oddHBand="1"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12" w:space="0"/>
            </w:tcBorders>
            <w:shd w:val="clear" w:color="auto" w:fill="auto"/>
            <w:vAlign w:val="center"/>
          </w:tcPr>
          <w:p w:rsidR="23068318" w:rsidP="23068318" w:rsidRDefault="23068318" w14:paraId="4FC8FC12" w14:textId="4A1BE39A">
            <w:pPr>
              <w:ind w:left="0"/>
              <w:jc w:val="center"/>
              <w:rPr>
                <w:color w:val="AE9142" w:themeColor="accent2"/>
                <w:sz w:val="22"/>
                <w:szCs w:val="22"/>
              </w:rPr>
            </w:pPr>
            <w:r w:rsidRPr="23068318">
              <w:rPr>
                <w:color w:val="AE9142" w:themeColor="accent2"/>
                <w:sz w:val="22"/>
                <w:szCs w:val="22"/>
              </w:rPr>
              <w:t>04</w:t>
            </w:r>
          </w:p>
          <w:p w:rsidR="23068318" w:rsidP="23068318" w:rsidRDefault="23068318" w14:paraId="7CC1BDEE" w14:textId="1B459D68">
            <w:pPr>
              <w:jc w:val="center"/>
              <w:rPr>
                <w:color w:val="AE9142" w:themeColor="accent2"/>
                <w:sz w:val="22"/>
                <w:szCs w:val="22"/>
              </w:rPr>
            </w:pPr>
          </w:p>
        </w:tc>
        <w:tc>
          <w:tcPr>
            <w:tcW w:w="9226" w:type="dxa"/>
            <w:tcBorders>
              <w:top w:val="single" w:color="808080" w:themeColor="background2" w:themeShade="80" w:sz="12" w:space="0"/>
            </w:tcBorders>
            <w:shd w:val="clear" w:color="auto" w:fill="auto"/>
            <w:vAlign w:val="center"/>
          </w:tcPr>
          <w:p w:rsidR="23068318" w:rsidP="00CD29EB" w:rsidRDefault="03FCF3AE" w14:paraId="67653499" w14:textId="54A4D14D">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3FCF3AE">
              <w:rPr>
                <w:color w:val="AD9042"/>
                <w:sz w:val="16"/>
                <w:szCs w:val="16"/>
              </w:rPr>
              <w:t>100% Concept Design – Milestone</w:t>
            </w:r>
          </w:p>
          <w:p w:rsidR="23068318" w:rsidP="00DF4F70" w:rsidRDefault="47819D63" w14:paraId="0486E554" w14:textId="67CA18F7">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47819D63">
              <w:rPr>
                <w:color w:val="AD9042"/>
                <w:sz w:val="16"/>
                <w:szCs w:val="16"/>
              </w:rPr>
              <w:t>Updated as per Consultants’ review</w:t>
            </w:r>
          </w:p>
          <w:p w:rsidR="03FCF3AE" w:rsidP="00DF4F70" w:rsidRDefault="03FCF3AE" w14:paraId="1B0E56A3" w14:textId="3C34F304">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3FCF3AE">
              <w:rPr>
                <w:color w:val="AD9042"/>
                <w:sz w:val="16"/>
                <w:szCs w:val="16"/>
              </w:rPr>
              <w:t>2.4 key Team Stakeholders table</w:t>
            </w:r>
          </w:p>
          <w:p w:rsidR="03FCF3AE" w:rsidP="00DF4F70" w:rsidRDefault="03FCF3AE" w14:paraId="3EDCEC5C" w14:textId="2E90914A">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3FCF3AE">
              <w:rPr>
                <w:color w:val="AD9042"/>
                <w:sz w:val="16"/>
                <w:szCs w:val="16"/>
              </w:rPr>
              <w:t>4.2 BIM Responsibility Matrix Members Allocation</w:t>
            </w:r>
          </w:p>
          <w:p w:rsidR="03FCF3AE" w:rsidP="00DF4F70" w:rsidRDefault="70DD7088" w14:paraId="604AB313" w14:textId="0E8BAD24">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70DD7088">
              <w:rPr>
                <w:color w:val="AD9042"/>
                <w:sz w:val="16"/>
                <w:szCs w:val="16"/>
              </w:rPr>
              <w:t xml:space="preserve">5.1 Matrix </w:t>
            </w:r>
            <w:proofErr w:type="spellStart"/>
            <w:r w:rsidRPr="70DD7088">
              <w:rPr>
                <w:color w:val="AD9042"/>
                <w:sz w:val="16"/>
                <w:szCs w:val="16"/>
              </w:rPr>
              <w:t>Responsabilities</w:t>
            </w:r>
            <w:proofErr w:type="spellEnd"/>
            <w:r w:rsidRPr="70DD7088">
              <w:rPr>
                <w:color w:val="AD9042"/>
                <w:sz w:val="16"/>
                <w:szCs w:val="16"/>
              </w:rPr>
              <w:t xml:space="preserve"> across the Supply Chain</w:t>
            </w:r>
          </w:p>
          <w:p w:rsidR="70DD7088" w:rsidP="00DF4F70" w:rsidRDefault="70DD7088" w14:paraId="1CFD66A9" w14:textId="5FA92D4C">
            <w:pPr>
              <w:pStyle w:val="Prrafodelista"/>
              <w:numPr>
                <w:ilvl w:val="1"/>
                <w:numId w:val="30"/>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70DD7088">
              <w:rPr>
                <w:color w:val="AD9042"/>
                <w:sz w:val="16"/>
                <w:szCs w:val="16"/>
              </w:rPr>
              <w:t>8.4 Software Usage</w:t>
            </w:r>
          </w:p>
          <w:p w:rsidR="23068318" w:rsidP="00DF4F70" w:rsidRDefault="47819D63" w14:paraId="54FB6715" w14:textId="0E762004">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47819D63">
              <w:rPr>
                <w:color w:val="AD9042"/>
                <w:sz w:val="16"/>
                <w:szCs w:val="16"/>
              </w:rPr>
              <w:t>Federated Models table – Updated as per BIM meeting of 10/11/2020</w:t>
            </w:r>
          </w:p>
          <w:p w:rsidR="03FCF3AE" w:rsidP="00DF4F70" w:rsidRDefault="47819D63" w14:paraId="283104EA" w14:textId="15E4F16F">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47819D63">
              <w:rPr>
                <w:color w:val="AD9042"/>
                <w:sz w:val="16"/>
                <w:szCs w:val="16"/>
              </w:rPr>
              <w:t>Federated Models Strategy Chart – Updated</w:t>
            </w:r>
          </w:p>
          <w:p w:rsidRPr="00AA5E43" w:rsidR="23068318" w:rsidP="00DF4F70" w:rsidRDefault="47819D63" w14:paraId="4DF07BEC" w14:textId="2D2296BB">
            <w:pPr>
              <w:pStyle w:val="Prrafodelista"/>
              <w:numPr>
                <w:ilvl w:val="0"/>
                <w:numId w:val="30"/>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47819D63">
              <w:rPr>
                <w:color w:val="AD9042"/>
                <w:sz w:val="16"/>
                <w:szCs w:val="16"/>
              </w:rPr>
              <w:t xml:space="preserve">6.9 </w:t>
            </w:r>
            <w:proofErr w:type="spellStart"/>
            <w:r w:rsidRPr="47819D63">
              <w:rPr>
                <w:color w:val="AD9042"/>
                <w:sz w:val="16"/>
                <w:szCs w:val="16"/>
              </w:rPr>
              <w:t>Worksets</w:t>
            </w:r>
            <w:proofErr w:type="spellEnd"/>
            <w:r w:rsidRPr="47819D63">
              <w:rPr>
                <w:color w:val="AD9042"/>
                <w:sz w:val="16"/>
                <w:szCs w:val="16"/>
              </w:rPr>
              <w:t xml:space="preserve"> table - Updated</w:t>
            </w:r>
          </w:p>
        </w:tc>
      </w:tr>
      <w:tr w:rsidR="2A89E076" w:rsidTr="00CD29EB" w14:paraId="61F89CF8" w14:textId="77777777">
        <w:trPr>
          <w:trHeight w:val="27"/>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12" w:space="0"/>
            </w:tcBorders>
            <w:shd w:val="clear" w:color="auto" w:fill="auto"/>
            <w:vAlign w:val="center"/>
          </w:tcPr>
          <w:p w:rsidR="2A89E076" w:rsidP="2A89E076" w:rsidRDefault="2A89E076" w14:paraId="409BF1C8" w14:textId="00435316">
            <w:pPr>
              <w:ind w:left="0"/>
              <w:jc w:val="center"/>
              <w:rPr>
                <w:color w:val="AD9042"/>
                <w:sz w:val="22"/>
                <w:szCs w:val="22"/>
              </w:rPr>
            </w:pPr>
            <w:r w:rsidRPr="2A89E076">
              <w:rPr>
                <w:color w:val="AD9042"/>
                <w:sz w:val="22"/>
                <w:szCs w:val="22"/>
              </w:rPr>
              <w:t>05</w:t>
            </w:r>
          </w:p>
          <w:p w:rsidR="2A89E076" w:rsidP="2A89E076" w:rsidRDefault="2A89E076" w14:paraId="56F69EBE" w14:textId="28928936">
            <w:pPr>
              <w:jc w:val="center"/>
              <w:rPr>
                <w:color w:val="AD9042"/>
                <w:sz w:val="22"/>
                <w:szCs w:val="22"/>
              </w:rPr>
            </w:pPr>
          </w:p>
        </w:tc>
        <w:tc>
          <w:tcPr>
            <w:tcW w:w="9226" w:type="dxa"/>
            <w:tcBorders>
              <w:top w:val="single" w:color="808080" w:themeColor="background2" w:themeShade="80" w:sz="12" w:space="0"/>
            </w:tcBorders>
            <w:shd w:val="clear" w:color="auto" w:fill="auto"/>
            <w:vAlign w:val="center"/>
          </w:tcPr>
          <w:p w:rsidR="2A89E076" w:rsidP="00CD29EB" w:rsidRDefault="2A89E076" w14:paraId="337751ED" w14:textId="4134916A">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2A89E076">
              <w:rPr>
                <w:color w:val="AD9042"/>
                <w:sz w:val="16"/>
                <w:szCs w:val="16"/>
              </w:rPr>
              <w:t xml:space="preserve">50% Scheme Design </w:t>
            </w:r>
          </w:p>
          <w:p w:rsidR="2A89E076" w:rsidP="00DF4F70" w:rsidRDefault="47819D63" w14:paraId="5885EBE4" w14:textId="0D8BD416">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47819D63">
              <w:rPr>
                <w:color w:val="AD9042"/>
                <w:sz w:val="16"/>
                <w:szCs w:val="16"/>
              </w:rPr>
              <w:t>2.2 Document Authority –updated</w:t>
            </w:r>
          </w:p>
          <w:p w:rsidR="2A89E076" w:rsidP="00DF4F70" w:rsidRDefault="47819D63" w14:paraId="1CC9209C" w14:textId="2B956D6E">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47819D63">
              <w:rPr>
                <w:color w:val="AD9042"/>
                <w:sz w:val="16"/>
                <w:szCs w:val="16"/>
              </w:rPr>
              <w:t>4.2 BIM Responsibility Matrix Members Allocation - updated</w:t>
            </w:r>
          </w:p>
          <w:p w:rsidR="2A89E076" w:rsidP="00DF4F70" w:rsidRDefault="47819D63" w14:paraId="74BD06D0" w14:textId="688375F4">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47819D63">
              <w:rPr>
                <w:color w:val="AD9042"/>
                <w:sz w:val="16"/>
                <w:szCs w:val="16"/>
              </w:rPr>
              <w:t>6.4 Federated Strategy chart - updated</w:t>
            </w:r>
          </w:p>
          <w:p w:rsidR="2A89E076" w:rsidP="00CD29EB" w:rsidRDefault="2A89E076" w14:paraId="345E195C" w14:textId="6EB99C5C">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487766" w:rsidTr="00AA5E43" w14:paraId="34D2F321" w14:textId="77777777">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12" w:space="0"/>
            </w:tcBorders>
            <w:shd w:val="clear" w:color="auto" w:fill="auto"/>
            <w:vAlign w:val="center"/>
          </w:tcPr>
          <w:p w:rsidRPr="2A89E076" w:rsidR="00487766" w:rsidP="2A89E076" w:rsidRDefault="00487766" w14:paraId="7438D579" w14:textId="168B5AAF">
            <w:pPr>
              <w:ind w:left="0"/>
              <w:jc w:val="center"/>
              <w:rPr>
                <w:color w:val="AD9042"/>
                <w:sz w:val="22"/>
                <w:szCs w:val="22"/>
              </w:rPr>
            </w:pPr>
            <w:r>
              <w:rPr>
                <w:color w:val="AD9042"/>
                <w:sz w:val="22"/>
                <w:szCs w:val="22"/>
              </w:rPr>
              <w:t>06</w:t>
            </w:r>
          </w:p>
        </w:tc>
        <w:tc>
          <w:tcPr>
            <w:tcW w:w="9226" w:type="dxa"/>
            <w:tcBorders>
              <w:top w:val="single" w:color="808080" w:themeColor="background2" w:themeShade="80" w:sz="12" w:space="0"/>
            </w:tcBorders>
            <w:shd w:val="clear" w:color="auto" w:fill="auto"/>
            <w:vAlign w:val="center"/>
          </w:tcPr>
          <w:p w:rsidRPr="2A89E076" w:rsidR="00487766" w:rsidP="00CD29EB" w:rsidRDefault="00AA5E43" w14:paraId="43627FF0" w14:textId="693A922F">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CD29EB">
              <w:rPr>
                <w:color w:val="AD9042"/>
                <w:sz w:val="16"/>
                <w:szCs w:val="16"/>
              </w:rPr>
              <w:t>New comments incorporated</w:t>
            </w:r>
          </w:p>
        </w:tc>
      </w:tr>
      <w:tr w:rsidR="47819D63" w:rsidTr="0028131B" w14:paraId="27962C76" w14:textId="77777777">
        <w:trPr>
          <w:trHeight w:val="1106"/>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12" w:space="0"/>
              <w:bottom w:val="single" w:color="808080" w:themeColor="background2" w:themeShade="80" w:sz="12" w:space="0"/>
            </w:tcBorders>
            <w:shd w:val="clear" w:color="auto" w:fill="auto"/>
            <w:vAlign w:val="center"/>
          </w:tcPr>
          <w:p w:rsidR="47819D63" w:rsidP="47819D63" w:rsidRDefault="47819D63" w14:paraId="68F140B3" w14:textId="7D9240FB">
            <w:pPr>
              <w:ind w:left="0"/>
              <w:jc w:val="center"/>
              <w:rPr>
                <w:color w:val="AD9042"/>
                <w:sz w:val="22"/>
                <w:szCs w:val="22"/>
              </w:rPr>
            </w:pPr>
            <w:r w:rsidRPr="47819D63">
              <w:rPr>
                <w:color w:val="AD9042"/>
                <w:sz w:val="22"/>
                <w:szCs w:val="22"/>
              </w:rPr>
              <w:t>0</w:t>
            </w:r>
            <w:r w:rsidR="00487766">
              <w:rPr>
                <w:color w:val="AD9042"/>
                <w:sz w:val="22"/>
                <w:szCs w:val="22"/>
              </w:rPr>
              <w:t>7</w:t>
            </w:r>
          </w:p>
          <w:p w:rsidR="47819D63" w:rsidP="47819D63" w:rsidRDefault="47819D63" w14:paraId="60A59FEE" w14:textId="53A43324">
            <w:pPr>
              <w:jc w:val="center"/>
              <w:rPr>
                <w:color w:val="AD9042"/>
                <w:sz w:val="22"/>
                <w:szCs w:val="22"/>
              </w:rPr>
            </w:pPr>
          </w:p>
        </w:tc>
        <w:tc>
          <w:tcPr>
            <w:tcW w:w="9226" w:type="dxa"/>
            <w:tcBorders>
              <w:top w:val="single" w:color="808080" w:themeColor="background2" w:themeShade="80" w:sz="12" w:space="0"/>
              <w:bottom w:val="single" w:color="808080" w:themeColor="background2" w:themeShade="80" w:sz="12" w:space="0"/>
            </w:tcBorders>
            <w:shd w:val="clear" w:color="auto" w:fill="auto"/>
            <w:vAlign w:val="center"/>
          </w:tcPr>
          <w:p w:rsidRPr="00CD29EB" w:rsidR="47819D63" w:rsidP="00CD29EB" w:rsidRDefault="67F7D69C" w14:paraId="20E3B311" w14:textId="5A02C545">
            <w:pPr>
              <w:ind w:left="0"/>
              <w:cnfStyle w:val="000000000000" w:firstRow="0" w:lastRow="0" w:firstColumn="0" w:lastColumn="0" w:oddVBand="0" w:evenVBand="0" w:oddHBand="0" w:evenHBand="0" w:firstRowFirstColumn="0" w:firstRowLastColumn="0" w:lastRowFirstColumn="0" w:lastRowLastColumn="0"/>
            </w:pPr>
            <w:r w:rsidRPr="00CD29EB">
              <w:rPr>
                <w:color w:val="AD9042"/>
                <w:sz w:val="16"/>
                <w:szCs w:val="16"/>
              </w:rPr>
              <w:t>New comments incorporated:</w:t>
            </w:r>
          </w:p>
          <w:p w:rsidRPr="00CD29EB" w:rsidR="5F10705B" w:rsidP="00531E77" w:rsidRDefault="5F10705B" w14:paraId="512DCDAA" w14:textId="02167CCF">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Project Name and Project Use updated</w:t>
            </w:r>
          </w:p>
          <w:p w:rsidRPr="00CD29EB" w:rsidR="5F10705B" w:rsidP="00531E77" w:rsidRDefault="5F10705B" w14:paraId="3F42F961" w14:textId="2884CEAE">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A note was added referencing the Responsibility Matrix</w:t>
            </w:r>
          </w:p>
          <w:p w:rsidRPr="00CD29EB" w:rsidR="5F10705B" w:rsidP="00531E77" w:rsidRDefault="5F10705B" w14:paraId="10D8C83C" w14:textId="405242EB">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All appendixes referred with a note</w:t>
            </w:r>
          </w:p>
          <w:p w:rsidRPr="00CD29EB" w:rsidR="5F10705B" w:rsidP="00531E77" w:rsidRDefault="5F10705B" w14:paraId="4EF2A2DD" w14:textId="6FD1E262">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4.3 Training / Induction</w:t>
            </w:r>
          </w:p>
          <w:p w:rsidRPr="00CD29EB" w:rsidR="5F10705B" w:rsidP="00531E77" w:rsidRDefault="5F10705B" w14:paraId="76482E76" w14:textId="7F04D170">
            <w:pPr>
              <w:pStyle w:val="Prrafodelista"/>
              <w:numPr>
                <w:ilvl w:val="1"/>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A new table with stakeholder´s Training/induction added</w:t>
            </w:r>
          </w:p>
          <w:p w:rsidRPr="00CD29EB" w:rsidR="5F10705B" w:rsidP="00531E77" w:rsidRDefault="5F10705B" w14:paraId="146D809B" w14:textId="7262E47B">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A note was added related to the Rhino models usage</w:t>
            </w:r>
          </w:p>
          <w:p w:rsidRPr="00CD29EB" w:rsidR="5F10705B" w:rsidP="00531E77" w:rsidRDefault="5F10705B" w14:paraId="67465DE0" w14:textId="0F961852">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roofErr w:type="spellStart"/>
            <w:r w:rsidRPr="00CD29EB">
              <w:rPr>
                <w:rFonts w:eastAsia="Verdana" w:cs="Verdana"/>
                <w:color w:val="AE9142" w:themeColor="accent2"/>
                <w:sz w:val="16"/>
                <w:szCs w:val="16"/>
              </w:rPr>
              <w:t>Worksets</w:t>
            </w:r>
            <w:proofErr w:type="spellEnd"/>
            <w:r w:rsidRPr="00CD29EB">
              <w:rPr>
                <w:rFonts w:eastAsia="Verdana" w:cs="Verdana"/>
                <w:color w:val="AE9142" w:themeColor="accent2"/>
                <w:sz w:val="16"/>
                <w:szCs w:val="16"/>
              </w:rPr>
              <w:t xml:space="preserve"> updated</w:t>
            </w:r>
          </w:p>
          <w:p w:rsidRPr="00CD29EB" w:rsidR="5F10705B" w:rsidP="00531E77" w:rsidRDefault="5F10705B" w14:paraId="750F3D78" w14:textId="57D32941">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A new 6.15 subtopic added with the Annotation Methods strategy</w:t>
            </w:r>
          </w:p>
          <w:p w:rsidRPr="00CD29EB" w:rsidR="5F10705B" w:rsidP="00531E77" w:rsidRDefault="5F10705B" w14:paraId="6A38C57A" w14:textId="42618222">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A new 8.1.1. subtopic about BIM360 Design Collaboration package exchange naming convention added</w:t>
            </w:r>
          </w:p>
          <w:p w:rsidRPr="00CD29EB" w:rsidR="5F10705B" w:rsidP="00531E77" w:rsidRDefault="5F10705B" w14:paraId="5AF5CD38" w14:textId="22A53234">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lastRenderedPageBreak/>
              <w:t>Comments related with Shared Parameter file (txt) added</w:t>
            </w:r>
          </w:p>
          <w:p w:rsidRPr="00CD29EB" w:rsidR="5F10705B" w:rsidP="00531E77" w:rsidRDefault="5F10705B" w14:paraId="42A780D8" w14:textId="659A6A18">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6.6. Volume/System strategy schedule updated</w:t>
            </w:r>
          </w:p>
          <w:p w:rsidRPr="00CD29EB" w:rsidR="00CD29EB" w:rsidP="00531E77" w:rsidRDefault="5F10705B" w14:paraId="1BB0225B" w14:textId="77777777">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Table in Appendix A updated</w:t>
            </w:r>
          </w:p>
          <w:p w:rsidRPr="00CD29EB" w:rsidR="5F10705B" w:rsidP="00531E77" w:rsidRDefault="5F10705B" w14:paraId="5B9DDD9D" w14:textId="403711BC">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New Appendixes added:</w:t>
            </w:r>
          </w:p>
          <w:p w:rsidRPr="00CD29EB" w:rsidR="5F10705B" w:rsidP="00531E77" w:rsidRDefault="5F10705B" w14:paraId="1FCE1158" w14:textId="32BF8BE5">
            <w:pPr>
              <w:pStyle w:val="Prrafodelista"/>
              <w:numPr>
                <w:ilvl w:val="1"/>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APPENDIX J – Master Information Delivery Table</w:t>
            </w:r>
          </w:p>
          <w:p w:rsidRPr="00CD29EB" w:rsidR="5F10705B" w:rsidP="00531E77" w:rsidRDefault="5F10705B" w14:paraId="7FF3C9C5" w14:textId="5BA3BA7A">
            <w:pPr>
              <w:pStyle w:val="Prrafodelista"/>
              <w:numPr>
                <w:ilvl w:val="1"/>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APPENDIX K – BIM Uses Matrix</w:t>
            </w:r>
          </w:p>
          <w:p w:rsidRPr="00CD29EB" w:rsidR="5F10705B" w:rsidP="00531E77" w:rsidRDefault="5F10705B" w14:paraId="022AFE1A" w14:textId="2A443A2F">
            <w:pPr>
              <w:pStyle w:val="Prrafodelista"/>
              <w:numPr>
                <w:ilvl w:val="1"/>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APPENDIX L – Specialist Discipline Integration</w:t>
            </w:r>
          </w:p>
          <w:p w:rsidRPr="00CD29EB" w:rsidR="5F10705B" w:rsidP="00531E77" w:rsidRDefault="5F10705B" w14:paraId="39F314D7" w14:textId="46B3BF8F">
            <w:pPr>
              <w:pStyle w:val="Prrafodelista"/>
              <w:numPr>
                <w:ilvl w:val="1"/>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APPENDIX M – BIM Timeline</w:t>
            </w:r>
          </w:p>
          <w:p w:rsidRPr="00531E77" w:rsidR="47819D63" w:rsidP="00531E77" w:rsidRDefault="5F10705B" w14:paraId="6BC2661A" w14:textId="77777777">
            <w:pPr>
              <w:pStyle w:val="Prrafodelista"/>
              <w:numPr>
                <w:ilvl w:val="1"/>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CD29EB">
              <w:rPr>
                <w:rFonts w:eastAsia="Verdana" w:cs="Verdana"/>
                <w:color w:val="AE9142" w:themeColor="accent2"/>
                <w:sz w:val="16"/>
                <w:szCs w:val="16"/>
              </w:rPr>
              <w:t>APPENDIX N – Consultants Interface</w:t>
            </w:r>
          </w:p>
          <w:p w:rsidR="00531E77" w:rsidP="00531E77" w:rsidRDefault="00531E77" w14:paraId="1BD3F693" w14:textId="77777777">
            <w:pPr>
              <w:pStyle w:val="Prrafodelista"/>
              <w:numPr>
                <w:ilvl w:val="1"/>
                <w:numId w:val="1"/>
              </w:numPr>
              <w:cnfStyle w:val="000000000000" w:firstRow="0" w:lastRow="0" w:firstColumn="0" w:lastColumn="0" w:oddVBand="0" w:evenVBand="0" w:oddHBand="0" w:evenHBand="0" w:firstRowFirstColumn="0" w:firstRowLastColumn="0" w:lastRowFirstColumn="0" w:lastRowLastColumn="0"/>
              <w:rPr>
                <w:color w:val="AE9142"/>
                <w:sz w:val="16"/>
                <w:szCs w:val="16"/>
              </w:rPr>
            </w:pPr>
            <w:r>
              <w:rPr>
                <w:rFonts w:hint="eastAsia"/>
                <w:color w:val="AE9142"/>
                <w:sz w:val="16"/>
                <w:szCs w:val="16"/>
              </w:rPr>
              <w:t>APPENDIX</w:t>
            </w:r>
            <w:r>
              <w:rPr>
                <w:color w:val="AE9142"/>
                <w:sz w:val="16"/>
                <w:szCs w:val="16"/>
              </w:rPr>
              <w:t xml:space="preserve"> O – </w:t>
            </w:r>
            <w:r w:rsidRPr="00140368">
              <w:rPr>
                <w:rFonts w:hint="eastAsia"/>
                <w:color w:val="AE9142"/>
                <w:sz w:val="16"/>
                <w:szCs w:val="16"/>
              </w:rPr>
              <w:t>Drawing Series Numbers</w:t>
            </w:r>
          </w:p>
          <w:p w:rsidRPr="00CD29EB" w:rsidR="00531E77" w:rsidP="00531E77" w:rsidRDefault="00531E77" w14:paraId="1FE25A0D" w14:textId="2DA71416">
            <w:pPr>
              <w:pStyle w:val="Prrafodelista"/>
              <w:numPr>
                <w:ilvl w:val="1"/>
                <w:numId w:val="1"/>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Pr>
                <w:color w:val="AE9142"/>
                <w:sz w:val="16"/>
                <w:szCs w:val="16"/>
              </w:rPr>
              <w:t>APPENDIX P – BIM Guides</w:t>
            </w:r>
          </w:p>
        </w:tc>
      </w:tr>
      <w:tr w:rsidR="00177DBD" w:rsidTr="0028131B" w14:paraId="790BE051" w14:textId="77777777">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12" w:space="0"/>
              <w:bottom w:val="single" w:color="808080" w:themeColor="background2" w:themeShade="80" w:sz="12" w:space="0"/>
            </w:tcBorders>
            <w:shd w:val="clear" w:color="auto" w:fill="auto"/>
            <w:vAlign w:val="center"/>
          </w:tcPr>
          <w:p w:rsidRPr="47819D63" w:rsidR="00177DBD" w:rsidP="47819D63" w:rsidRDefault="00177DBD" w14:paraId="0752015E" w14:textId="1C2E949E">
            <w:pPr>
              <w:ind w:left="0"/>
              <w:jc w:val="center"/>
              <w:rPr>
                <w:color w:val="AD9042"/>
                <w:sz w:val="22"/>
                <w:szCs w:val="22"/>
              </w:rPr>
            </w:pPr>
            <w:r>
              <w:rPr>
                <w:color w:val="AD9042"/>
                <w:sz w:val="22"/>
                <w:szCs w:val="22"/>
              </w:rPr>
              <w:lastRenderedPageBreak/>
              <w:t>08</w:t>
            </w:r>
          </w:p>
        </w:tc>
        <w:tc>
          <w:tcPr>
            <w:tcW w:w="9226" w:type="dxa"/>
            <w:tcBorders>
              <w:top w:val="single" w:color="808080" w:themeColor="background2" w:themeShade="80" w:sz="12" w:space="0"/>
              <w:bottom w:val="single" w:color="808080" w:themeColor="background2" w:themeShade="80" w:sz="12" w:space="0"/>
            </w:tcBorders>
            <w:shd w:val="clear" w:color="auto" w:fill="auto"/>
            <w:vAlign w:val="center"/>
          </w:tcPr>
          <w:p w:rsidR="00177DBD" w:rsidP="00177DBD" w:rsidRDefault="00177DBD" w14:paraId="5B97964B" w14:textId="77777777">
            <w:pPr>
              <w:spacing w:before="120" w:after="120" w:line="144" w:lineRule="auto"/>
              <w:ind w:left="0"/>
              <w:jc w:val="left"/>
              <w:cnfStyle w:val="000000100000" w:firstRow="0" w:lastRow="0" w:firstColumn="0" w:lastColumn="0" w:oddVBand="0" w:evenVBand="0" w:oddHBand="1" w:evenHBand="0" w:firstRowFirstColumn="0" w:firstRowLastColumn="0" w:lastRowFirstColumn="0" w:lastRowLastColumn="0"/>
              <w:rPr>
                <w:color w:val="AE9142" w:themeColor="text1"/>
                <w:sz w:val="16"/>
                <w:szCs w:val="16"/>
              </w:rPr>
            </w:pPr>
            <w:r>
              <w:rPr>
                <w:color w:val="AE9142" w:themeColor="text1"/>
                <w:sz w:val="16"/>
                <w:szCs w:val="16"/>
              </w:rPr>
              <w:t>TRSDC Comments incorporated</w:t>
            </w:r>
          </w:p>
          <w:p w:rsidRPr="00177DBD" w:rsidR="00177DBD" w:rsidP="00177DBD" w:rsidRDefault="00177DBD" w14:paraId="616D984E" w14:textId="77777777">
            <w:pPr>
              <w:pStyle w:val="Prrafodelista"/>
              <w:numPr>
                <w:ilvl w:val="0"/>
                <w:numId w:val="1"/>
              </w:numPr>
              <w:cnfStyle w:val="000000100000" w:firstRow="0" w:lastRow="0" w:firstColumn="0" w:lastColumn="0" w:oddVBand="0" w:evenVBand="0" w:oddHBand="1" w:evenHBand="0" w:firstRowFirstColumn="0" w:firstRowLastColumn="0" w:lastRowFirstColumn="0" w:lastRowLastColumn="0"/>
              <w:rPr>
                <w:rFonts w:eastAsia="Verdana" w:cs="Verdana"/>
                <w:color w:val="AE9142" w:themeColor="accent2"/>
                <w:sz w:val="16"/>
                <w:szCs w:val="16"/>
              </w:rPr>
            </w:pPr>
            <w:r w:rsidRPr="00177DBD">
              <w:rPr>
                <w:rFonts w:eastAsia="Verdana" w:cs="Verdana"/>
                <w:color w:val="AE9142" w:themeColor="accent2"/>
                <w:sz w:val="16"/>
                <w:szCs w:val="16"/>
              </w:rPr>
              <w:t>2.4 Key Team Stakeholders updated</w:t>
            </w:r>
          </w:p>
          <w:p w:rsidRPr="00177DBD" w:rsidR="00177DBD" w:rsidP="00177DBD" w:rsidRDefault="00177DBD" w14:paraId="4478D91A" w14:textId="77777777">
            <w:pPr>
              <w:pStyle w:val="Prrafodelista"/>
              <w:numPr>
                <w:ilvl w:val="0"/>
                <w:numId w:val="1"/>
              </w:numPr>
              <w:cnfStyle w:val="000000100000" w:firstRow="0" w:lastRow="0" w:firstColumn="0" w:lastColumn="0" w:oddVBand="0" w:evenVBand="0" w:oddHBand="1" w:evenHBand="0" w:firstRowFirstColumn="0" w:firstRowLastColumn="0" w:lastRowFirstColumn="0" w:lastRowLastColumn="0"/>
              <w:rPr>
                <w:rFonts w:eastAsia="Verdana" w:cs="Verdana"/>
                <w:color w:val="AE9142" w:themeColor="accent2"/>
                <w:sz w:val="16"/>
                <w:szCs w:val="16"/>
              </w:rPr>
            </w:pPr>
            <w:r w:rsidRPr="00177DBD">
              <w:rPr>
                <w:rFonts w:eastAsia="Verdana" w:cs="Verdana"/>
                <w:color w:val="AE9142" w:themeColor="accent2"/>
                <w:sz w:val="16"/>
                <w:szCs w:val="16"/>
              </w:rPr>
              <w:t>4.2 BIM Responsibilities Matrix Members Allocation updated</w:t>
            </w:r>
          </w:p>
          <w:p w:rsidRPr="00177DBD" w:rsidR="00177DBD" w:rsidP="00177DBD" w:rsidRDefault="00177DBD" w14:paraId="6B2DA272" w14:textId="77777777">
            <w:pPr>
              <w:pStyle w:val="Prrafodelista"/>
              <w:numPr>
                <w:ilvl w:val="0"/>
                <w:numId w:val="1"/>
              </w:numPr>
              <w:cnfStyle w:val="000000100000" w:firstRow="0" w:lastRow="0" w:firstColumn="0" w:lastColumn="0" w:oddVBand="0" w:evenVBand="0" w:oddHBand="1" w:evenHBand="0" w:firstRowFirstColumn="0" w:firstRowLastColumn="0" w:lastRowFirstColumn="0" w:lastRowLastColumn="0"/>
              <w:rPr>
                <w:rFonts w:eastAsia="Verdana" w:cs="Verdana"/>
                <w:color w:val="AE9142" w:themeColor="accent2"/>
                <w:sz w:val="16"/>
                <w:szCs w:val="16"/>
              </w:rPr>
            </w:pPr>
            <w:r w:rsidRPr="00177DBD">
              <w:rPr>
                <w:rFonts w:eastAsia="Verdana" w:cs="Verdana"/>
                <w:color w:val="AE9142" w:themeColor="accent2"/>
                <w:sz w:val="16"/>
                <w:szCs w:val="16"/>
              </w:rPr>
              <w:t>5.1 Matrix of Responsibilities across the Supply Chain updated</w:t>
            </w:r>
          </w:p>
          <w:p w:rsidRPr="00177DBD" w:rsidR="00177DBD" w:rsidP="00177DBD" w:rsidRDefault="00177DBD" w14:paraId="50BDCDC0" w14:textId="77777777">
            <w:pPr>
              <w:pStyle w:val="Prrafodelista"/>
              <w:numPr>
                <w:ilvl w:val="0"/>
                <w:numId w:val="1"/>
              </w:numPr>
              <w:cnfStyle w:val="000000100000" w:firstRow="0" w:lastRow="0" w:firstColumn="0" w:lastColumn="0" w:oddVBand="0" w:evenVBand="0" w:oddHBand="1" w:evenHBand="0" w:firstRowFirstColumn="0" w:firstRowLastColumn="0" w:lastRowFirstColumn="0" w:lastRowLastColumn="0"/>
              <w:rPr>
                <w:rFonts w:eastAsia="Verdana" w:cs="Verdana"/>
                <w:color w:val="AE9142" w:themeColor="accent2"/>
                <w:sz w:val="16"/>
                <w:szCs w:val="16"/>
              </w:rPr>
            </w:pPr>
            <w:r w:rsidRPr="00177DBD">
              <w:rPr>
                <w:rFonts w:eastAsia="Verdana" w:cs="Verdana"/>
                <w:color w:val="AE9142" w:themeColor="accent2"/>
                <w:sz w:val="16"/>
                <w:szCs w:val="16"/>
              </w:rPr>
              <w:t>6.5 Specialist Discipline Integration into BIM Environment updated</w:t>
            </w:r>
          </w:p>
          <w:p w:rsidRPr="00177DBD" w:rsidR="00177DBD" w:rsidP="00177DBD" w:rsidRDefault="00177DBD" w14:paraId="1C8B0C9A" w14:textId="77777777">
            <w:pPr>
              <w:pStyle w:val="Prrafodelista"/>
              <w:numPr>
                <w:ilvl w:val="0"/>
                <w:numId w:val="1"/>
              </w:numPr>
              <w:cnfStyle w:val="000000100000" w:firstRow="0" w:lastRow="0" w:firstColumn="0" w:lastColumn="0" w:oddVBand="0" w:evenVBand="0" w:oddHBand="1" w:evenHBand="0" w:firstRowFirstColumn="0" w:firstRowLastColumn="0" w:lastRowFirstColumn="0" w:lastRowLastColumn="0"/>
              <w:rPr>
                <w:rFonts w:eastAsia="Verdana" w:cs="Verdana"/>
                <w:color w:val="AE9142" w:themeColor="accent2"/>
                <w:sz w:val="16"/>
                <w:szCs w:val="16"/>
              </w:rPr>
            </w:pPr>
            <w:r w:rsidRPr="00177DBD">
              <w:rPr>
                <w:rFonts w:eastAsia="Verdana" w:cs="Verdana"/>
                <w:color w:val="AE9142" w:themeColor="accent2"/>
                <w:sz w:val="16"/>
                <w:szCs w:val="16"/>
              </w:rPr>
              <w:t>6.6 File Naming Convention updated:</w:t>
            </w:r>
          </w:p>
          <w:p w:rsidRPr="00177DBD" w:rsidR="00177DBD" w:rsidP="00177DBD" w:rsidRDefault="00177DBD" w14:paraId="1D6F3F39" w14:textId="77777777">
            <w:pPr>
              <w:pStyle w:val="Prrafodelista"/>
              <w:numPr>
                <w:ilvl w:val="1"/>
                <w:numId w:val="1"/>
              </w:numPr>
              <w:cnfStyle w:val="000000100000" w:firstRow="0" w:lastRow="0" w:firstColumn="0" w:lastColumn="0" w:oddVBand="0" w:evenVBand="0" w:oddHBand="1" w:evenHBand="0" w:firstRowFirstColumn="0" w:firstRowLastColumn="0" w:lastRowFirstColumn="0" w:lastRowLastColumn="0"/>
              <w:rPr>
                <w:rFonts w:eastAsia="Verdana" w:cs="Verdana"/>
                <w:color w:val="AE9142" w:themeColor="accent2"/>
                <w:sz w:val="16"/>
                <w:szCs w:val="16"/>
              </w:rPr>
            </w:pPr>
            <w:r w:rsidRPr="00177DBD">
              <w:rPr>
                <w:rFonts w:eastAsia="Verdana" w:cs="Verdana"/>
                <w:color w:val="AE9142" w:themeColor="accent2"/>
                <w:sz w:val="16"/>
                <w:szCs w:val="16"/>
              </w:rPr>
              <w:t>Volume/System Series updated</w:t>
            </w:r>
          </w:p>
          <w:p w:rsidRPr="00177DBD" w:rsidR="00177DBD" w:rsidP="00177DBD" w:rsidRDefault="00177DBD" w14:paraId="4FD927ED" w14:textId="77777777">
            <w:pPr>
              <w:pStyle w:val="Prrafodelista"/>
              <w:numPr>
                <w:ilvl w:val="0"/>
                <w:numId w:val="1"/>
              </w:numPr>
              <w:cnfStyle w:val="000000100000" w:firstRow="0" w:lastRow="0" w:firstColumn="0" w:lastColumn="0" w:oddVBand="0" w:evenVBand="0" w:oddHBand="1" w:evenHBand="0" w:firstRowFirstColumn="0" w:firstRowLastColumn="0" w:lastRowFirstColumn="0" w:lastRowLastColumn="0"/>
              <w:rPr>
                <w:rFonts w:eastAsia="Verdana" w:cs="Verdana"/>
                <w:color w:val="AE9142" w:themeColor="accent2"/>
                <w:sz w:val="16"/>
                <w:szCs w:val="16"/>
              </w:rPr>
            </w:pPr>
            <w:r w:rsidRPr="00177DBD">
              <w:rPr>
                <w:rFonts w:eastAsia="Verdana" w:cs="Verdana"/>
                <w:color w:val="AE9142" w:themeColor="accent2"/>
                <w:sz w:val="16"/>
                <w:szCs w:val="16"/>
              </w:rPr>
              <w:t>6.9 Revit Views Naming Convention updated</w:t>
            </w:r>
          </w:p>
          <w:p w:rsidRPr="00177DBD" w:rsidR="00177DBD" w:rsidP="00177DBD" w:rsidRDefault="00177DBD" w14:paraId="58DD8E1B" w14:textId="77777777">
            <w:pPr>
              <w:pStyle w:val="Prrafodelista"/>
              <w:numPr>
                <w:ilvl w:val="0"/>
                <w:numId w:val="1"/>
              </w:numPr>
              <w:cnfStyle w:val="000000100000" w:firstRow="0" w:lastRow="0" w:firstColumn="0" w:lastColumn="0" w:oddVBand="0" w:evenVBand="0" w:oddHBand="1" w:evenHBand="0" w:firstRowFirstColumn="0" w:firstRowLastColumn="0" w:lastRowFirstColumn="0" w:lastRowLastColumn="0"/>
              <w:rPr>
                <w:rFonts w:eastAsia="Verdana" w:cs="Verdana"/>
                <w:color w:val="AE9142" w:themeColor="accent2"/>
                <w:sz w:val="16"/>
                <w:szCs w:val="16"/>
              </w:rPr>
            </w:pPr>
            <w:r w:rsidRPr="00177DBD">
              <w:rPr>
                <w:rFonts w:eastAsia="Verdana" w:cs="Verdana"/>
                <w:color w:val="AE9142" w:themeColor="accent2"/>
                <w:sz w:val="16"/>
                <w:szCs w:val="16"/>
              </w:rPr>
              <w:t>6.13 Document Numbering updated</w:t>
            </w:r>
          </w:p>
          <w:p w:rsidRPr="00177DBD" w:rsidR="00177DBD" w:rsidP="00177DBD" w:rsidRDefault="00177DBD" w14:paraId="46A187F0" w14:textId="77777777">
            <w:pPr>
              <w:pStyle w:val="Prrafodelista"/>
              <w:numPr>
                <w:ilvl w:val="0"/>
                <w:numId w:val="1"/>
              </w:numPr>
              <w:cnfStyle w:val="000000100000" w:firstRow="0" w:lastRow="0" w:firstColumn="0" w:lastColumn="0" w:oddVBand="0" w:evenVBand="0" w:oddHBand="1" w:evenHBand="0" w:firstRowFirstColumn="0" w:firstRowLastColumn="0" w:lastRowFirstColumn="0" w:lastRowLastColumn="0"/>
              <w:rPr>
                <w:rFonts w:eastAsia="Verdana" w:cs="Verdana"/>
                <w:color w:val="AE9142" w:themeColor="accent2"/>
                <w:sz w:val="16"/>
                <w:szCs w:val="16"/>
              </w:rPr>
            </w:pPr>
            <w:r w:rsidRPr="00177DBD">
              <w:rPr>
                <w:rFonts w:eastAsia="Verdana" w:cs="Verdana"/>
                <w:color w:val="AE9142" w:themeColor="accent2"/>
                <w:sz w:val="16"/>
                <w:szCs w:val="16"/>
              </w:rPr>
              <w:t>6.15 Annotation Tags updated</w:t>
            </w:r>
          </w:p>
          <w:p w:rsidRPr="00CD29EB" w:rsidR="00177DBD" w:rsidP="00177DBD" w:rsidRDefault="00177DBD" w14:paraId="700B3562" w14:textId="3DE8CBC4">
            <w:pPr>
              <w:pStyle w:val="Prrafodelista"/>
              <w:numPr>
                <w:ilvl w:val="0"/>
                <w:numId w:val="1"/>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177DBD">
              <w:rPr>
                <w:rFonts w:eastAsia="Verdana" w:cs="Verdana"/>
                <w:color w:val="AE9142" w:themeColor="accent2"/>
                <w:sz w:val="16"/>
                <w:szCs w:val="16"/>
              </w:rPr>
              <w:t>Appendix F renamed</w:t>
            </w:r>
          </w:p>
        </w:tc>
      </w:tr>
      <w:tr w:rsidR="00041D1B" w:rsidTr="00EB3A67" w14:paraId="57295D92" w14:textId="77777777">
        <w:trPr>
          <w:trHeight w:val="500"/>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12" w:space="0"/>
              <w:bottom w:val="single" w:color="808080" w:themeColor="background2" w:themeShade="80" w:sz="12" w:space="0"/>
            </w:tcBorders>
            <w:shd w:val="clear" w:color="auto" w:fill="auto"/>
            <w:vAlign w:val="center"/>
          </w:tcPr>
          <w:p w:rsidR="00041D1B" w:rsidP="47819D63" w:rsidRDefault="00041D1B" w14:paraId="34F0BCB0" w14:textId="7EACF0D1">
            <w:pPr>
              <w:ind w:left="0"/>
              <w:jc w:val="center"/>
              <w:rPr>
                <w:color w:val="AD9042"/>
                <w:sz w:val="22"/>
                <w:szCs w:val="22"/>
              </w:rPr>
            </w:pPr>
            <w:r>
              <w:rPr>
                <w:color w:val="AD9042"/>
                <w:sz w:val="22"/>
                <w:szCs w:val="22"/>
              </w:rPr>
              <w:t>09</w:t>
            </w:r>
          </w:p>
        </w:tc>
        <w:tc>
          <w:tcPr>
            <w:tcW w:w="9226" w:type="dxa"/>
            <w:tcBorders>
              <w:top w:val="single" w:color="808080" w:themeColor="background2" w:themeShade="80" w:sz="12" w:space="0"/>
              <w:bottom w:val="single" w:color="808080" w:themeColor="background2" w:themeShade="80" w:sz="12" w:space="0"/>
            </w:tcBorders>
            <w:shd w:val="clear" w:color="auto" w:fill="auto"/>
          </w:tcPr>
          <w:p w:rsidR="0028170A" w:rsidP="00DF4F70" w:rsidRDefault="0028170A" w14:paraId="7C81D8AC" w14:textId="77777777">
            <w:pPr>
              <w:pStyle w:val="Prrafodelista"/>
              <w:numPr>
                <w:ilvl w:val="0"/>
                <w:numId w:val="35"/>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2.3 Project Program and Milestones</w:t>
            </w:r>
          </w:p>
          <w:p w:rsidR="0028170A" w:rsidP="00DF4F70" w:rsidRDefault="0028170A" w14:paraId="1C62358C" w14:textId="77777777">
            <w:pPr>
              <w:pStyle w:val="Prrafodelista"/>
              <w:numPr>
                <w:ilvl w:val="1"/>
                <w:numId w:val="35"/>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Reference to Appendix M – BIM Timeline</w:t>
            </w:r>
          </w:p>
          <w:p w:rsidR="006046E0" w:rsidP="00DF4F70" w:rsidRDefault="006046E0" w14:paraId="622191AC" w14:textId="77777777">
            <w:pPr>
              <w:pStyle w:val="Prrafodelista"/>
              <w:numPr>
                <w:ilvl w:val="0"/>
                <w:numId w:val="35"/>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6.2 Model Setup</w:t>
            </w:r>
          </w:p>
          <w:p w:rsidR="006046E0" w:rsidP="00DF4F70" w:rsidRDefault="006046E0" w14:paraId="3CDE70D7" w14:textId="77777777">
            <w:pPr>
              <w:pStyle w:val="Prrafodelista"/>
              <w:numPr>
                <w:ilvl w:val="1"/>
                <w:numId w:val="35"/>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Project units and rounding added</w:t>
            </w:r>
          </w:p>
          <w:p w:rsidR="00041D1B" w:rsidP="00DF4F70" w:rsidRDefault="00041D1B" w14:paraId="5D457F72" w14:textId="1B335FAA">
            <w:pPr>
              <w:pStyle w:val="Prrafodelista"/>
              <w:numPr>
                <w:ilvl w:val="0"/>
                <w:numId w:val="35"/>
              </w:numPr>
              <w:spacing w:before="120" w:line="144" w:lineRule="auto"/>
              <w:jc w:val="left"/>
              <w:cnfStyle w:val="000000000000" w:firstRow="0" w:lastRow="0" w:firstColumn="0" w:lastColumn="0" w:oddVBand="0" w:evenVBand="0" w:oddHBand="0" w:evenHBand="0" w:firstRowFirstColumn="0" w:firstRowLastColumn="0" w:lastRowFirstColumn="0" w:lastRowLastColumn="0"/>
              <w:rPr>
                <w:color w:val="AE9142" w:themeColor="text1"/>
                <w:sz w:val="16"/>
                <w:szCs w:val="16"/>
              </w:rPr>
            </w:pPr>
            <w:r>
              <w:rPr>
                <w:color w:val="AE9142" w:themeColor="text1"/>
                <w:sz w:val="16"/>
                <w:szCs w:val="16"/>
              </w:rPr>
              <w:t>6.6 File Naming Convention updated:</w:t>
            </w:r>
          </w:p>
          <w:p w:rsidR="00041D1B" w:rsidP="00DF4F70" w:rsidRDefault="00041D1B" w14:paraId="58A53F9C" w14:textId="77777777">
            <w:pPr>
              <w:pStyle w:val="Prrafodelista"/>
              <w:numPr>
                <w:ilvl w:val="1"/>
                <w:numId w:val="35"/>
              </w:numPr>
              <w:spacing w:before="120" w:line="144" w:lineRule="auto"/>
              <w:jc w:val="left"/>
              <w:cnfStyle w:val="000000000000" w:firstRow="0" w:lastRow="0" w:firstColumn="0" w:lastColumn="0" w:oddVBand="0" w:evenVBand="0" w:oddHBand="0" w:evenHBand="0" w:firstRowFirstColumn="0" w:firstRowLastColumn="0" w:lastRowFirstColumn="0" w:lastRowLastColumn="0"/>
              <w:rPr>
                <w:color w:val="AE9142" w:themeColor="text1"/>
                <w:sz w:val="16"/>
                <w:szCs w:val="16"/>
              </w:rPr>
            </w:pPr>
            <w:r>
              <w:rPr>
                <w:color w:val="AE9142" w:themeColor="text1"/>
                <w:sz w:val="16"/>
                <w:szCs w:val="16"/>
              </w:rPr>
              <w:t>Volume/System Series updated</w:t>
            </w:r>
          </w:p>
          <w:p w:rsidR="00FE6BF6" w:rsidP="00DF4F70" w:rsidRDefault="00FE6BF6" w14:paraId="56863364" w14:textId="77777777">
            <w:pPr>
              <w:pStyle w:val="Prrafodelista"/>
              <w:numPr>
                <w:ilvl w:val="0"/>
                <w:numId w:val="35"/>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6.7 Level / Location Naming updated:</w:t>
            </w:r>
          </w:p>
          <w:p w:rsidRPr="0028170A" w:rsidR="00FE6BF6" w:rsidP="00DF4F70" w:rsidRDefault="00FE6BF6" w14:paraId="19735149" w14:textId="77777777">
            <w:pPr>
              <w:pStyle w:val="Prrafodelista"/>
              <w:numPr>
                <w:ilvl w:val="1"/>
                <w:numId w:val="35"/>
              </w:numPr>
              <w:spacing w:before="120" w:line="144" w:lineRule="auto"/>
              <w:jc w:val="left"/>
              <w:cnfStyle w:val="000000000000" w:firstRow="0" w:lastRow="0" w:firstColumn="0" w:lastColumn="0" w:oddVBand="0" w:evenVBand="0" w:oddHBand="0" w:evenHBand="0" w:firstRowFirstColumn="0" w:firstRowLastColumn="0" w:lastRowFirstColumn="0" w:lastRowLastColumn="0"/>
              <w:rPr>
                <w:color w:val="AE9142" w:themeColor="text1"/>
                <w:sz w:val="16"/>
                <w:szCs w:val="16"/>
              </w:rPr>
            </w:pPr>
            <w:r>
              <w:rPr>
                <w:color w:val="AE9142"/>
                <w:sz w:val="16"/>
                <w:szCs w:val="16"/>
              </w:rPr>
              <w:t>New Level codes added for Room Typologies</w:t>
            </w:r>
          </w:p>
          <w:p w:rsidR="006046E0" w:rsidP="00DF4F70" w:rsidRDefault="006046E0" w14:paraId="59D71911" w14:textId="77777777">
            <w:pPr>
              <w:pStyle w:val="Prrafodelista"/>
              <w:numPr>
                <w:ilvl w:val="0"/>
                <w:numId w:val="35"/>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6.12 Object Naming Convention updated</w:t>
            </w:r>
          </w:p>
          <w:p w:rsidR="006046E0" w:rsidP="00DF4F70" w:rsidRDefault="006046E0" w14:paraId="2BE97E50" w14:textId="77777777">
            <w:pPr>
              <w:pStyle w:val="Prrafodelista"/>
              <w:numPr>
                <w:ilvl w:val="1"/>
                <w:numId w:val="35"/>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Subtopic 6.12.1 Best </w:t>
            </w:r>
            <w:r>
              <w:rPr>
                <w:rFonts w:hint="eastAsia"/>
                <w:color w:val="AE9142"/>
                <w:sz w:val="16"/>
                <w:szCs w:val="16"/>
              </w:rPr>
              <w:t xml:space="preserve">Practice </w:t>
            </w:r>
            <w:r>
              <w:rPr>
                <w:color w:val="AE9142"/>
                <w:sz w:val="16"/>
                <w:szCs w:val="16"/>
              </w:rPr>
              <w:t>added</w:t>
            </w:r>
          </w:p>
          <w:p w:rsidR="006046E0" w:rsidP="00DF4F70" w:rsidRDefault="006046E0" w14:paraId="379F946F" w14:textId="77777777">
            <w:pPr>
              <w:pStyle w:val="Prrafodelista"/>
              <w:numPr>
                <w:ilvl w:val="1"/>
                <w:numId w:val="35"/>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Subtopic Family Naming Convention added</w:t>
            </w:r>
          </w:p>
          <w:p w:rsidR="006046E0" w:rsidP="00DF4F70" w:rsidRDefault="006046E0" w14:paraId="000E4A35" w14:textId="77777777">
            <w:pPr>
              <w:pStyle w:val="Prrafodelista"/>
              <w:numPr>
                <w:ilvl w:val="1"/>
                <w:numId w:val="35"/>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rFonts w:hint="eastAsia"/>
                <w:color w:val="AE9142"/>
                <w:sz w:val="16"/>
                <w:szCs w:val="16"/>
              </w:rPr>
              <w:t>S</w:t>
            </w:r>
            <w:r>
              <w:rPr>
                <w:color w:val="AE9142"/>
                <w:sz w:val="16"/>
                <w:szCs w:val="16"/>
              </w:rPr>
              <w:t>ubtopic Type Naming Convention added</w:t>
            </w:r>
          </w:p>
          <w:p w:rsidR="006046E0" w:rsidP="00DF4F70" w:rsidRDefault="006046E0" w14:paraId="3F418B9A" w14:textId="77777777">
            <w:pPr>
              <w:pStyle w:val="Prrafodelista"/>
              <w:numPr>
                <w:ilvl w:val="1"/>
                <w:numId w:val="35"/>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rFonts w:hint="eastAsia"/>
                <w:color w:val="AE9142"/>
                <w:sz w:val="16"/>
                <w:szCs w:val="16"/>
              </w:rPr>
              <w:t>S</w:t>
            </w:r>
            <w:r>
              <w:rPr>
                <w:color w:val="AE9142"/>
                <w:sz w:val="16"/>
                <w:szCs w:val="16"/>
              </w:rPr>
              <w:t>ubtopic Miscellaneous Revit Content Naming Convention added</w:t>
            </w:r>
          </w:p>
          <w:p w:rsidR="0028170A" w:rsidP="00DF4F70" w:rsidRDefault="0028170A" w14:paraId="78020B4C" w14:textId="6F6AD89B">
            <w:pPr>
              <w:pStyle w:val="Prrafodelista"/>
              <w:numPr>
                <w:ilvl w:val="0"/>
                <w:numId w:val="35"/>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7 Technical Data Protocol</w:t>
            </w:r>
          </w:p>
          <w:p w:rsidR="0028170A" w:rsidP="00DF4F70" w:rsidRDefault="0028170A" w14:paraId="01786224" w14:textId="77777777">
            <w:pPr>
              <w:pStyle w:val="Prrafodelista"/>
              <w:numPr>
                <w:ilvl w:val="1"/>
                <w:numId w:val="35"/>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New text added about the Weekly and by-Weekly Information Exchange</w:t>
            </w:r>
          </w:p>
          <w:p w:rsidR="0028170A" w:rsidP="00DF4F70" w:rsidRDefault="0028170A" w14:paraId="0259B88D" w14:textId="77777777">
            <w:pPr>
              <w:pStyle w:val="Prrafodelista"/>
              <w:numPr>
                <w:ilvl w:val="1"/>
                <w:numId w:val="35"/>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New text added about the Milestones Submission</w:t>
            </w:r>
          </w:p>
          <w:p w:rsidR="0028170A" w:rsidP="00DF4F70" w:rsidRDefault="0028170A" w14:paraId="4709B8EA" w14:textId="77777777">
            <w:pPr>
              <w:pStyle w:val="Prrafodelista"/>
              <w:numPr>
                <w:ilvl w:val="0"/>
                <w:numId w:val="35"/>
              </w:numPr>
              <w:contextualSpacing/>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 xml:space="preserve">8.3.1 BIM </w:t>
            </w:r>
            <w:r w:rsidRPr="001B5696">
              <w:rPr>
                <w:color w:val="AE9142"/>
                <w:sz w:val="16"/>
                <w:szCs w:val="16"/>
              </w:rPr>
              <w:t>Models</w:t>
            </w:r>
            <w:r>
              <w:rPr>
                <w:color w:val="AD9042"/>
                <w:sz w:val="16"/>
                <w:szCs w:val="16"/>
              </w:rPr>
              <w:t xml:space="preserve"> Exchange</w:t>
            </w:r>
          </w:p>
          <w:p w:rsidRPr="00336D26" w:rsidR="0028170A" w:rsidP="00DF4F70" w:rsidRDefault="0028170A" w14:paraId="5B07B71E" w14:textId="77777777">
            <w:pPr>
              <w:pStyle w:val="Prrafodelista"/>
              <w:numPr>
                <w:ilvl w:val="1"/>
                <w:numId w:val="35"/>
              </w:numPr>
              <w:contextualSpacing/>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E9142"/>
                <w:sz w:val="16"/>
                <w:szCs w:val="16"/>
              </w:rPr>
              <w:t>New Sub-topic added</w:t>
            </w:r>
          </w:p>
          <w:p w:rsidRPr="00336D26" w:rsidR="0028170A" w:rsidP="00DF4F70" w:rsidRDefault="0028170A" w14:paraId="5208DDC7" w14:textId="77777777">
            <w:pPr>
              <w:pStyle w:val="Prrafodelista"/>
              <w:numPr>
                <w:ilvl w:val="0"/>
                <w:numId w:val="35"/>
              </w:numPr>
              <w:contextualSpacing/>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E9142"/>
                <w:sz w:val="16"/>
                <w:szCs w:val="16"/>
              </w:rPr>
              <w:t>8.6 BIM Meetings</w:t>
            </w:r>
          </w:p>
          <w:p w:rsidRPr="008609E4" w:rsidR="0028170A" w:rsidP="00DF4F70" w:rsidRDefault="0028170A" w14:paraId="3930FA01" w14:textId="77777777">
            <w:pPr>
              <w:pStyle w:val="Prrafodelista"/>
              <w:numPr>
                <w:ilvl w:val="1"/>
                <w:numId w:val="35"/>
              </w:numPr>
              <w:contextualSpacing/>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E9142"/>
                <w:sz w:val="16"/>
                <w:szCs w:val="16"/>
              </w:rPr>
              <w:t>BIM Weekly Meetings and Clash Detection &amp; Coordination Meetings added</w:t>
            </w:r>
          </w:p>
          <w:p w:rsidR="0028170A" w:rsidP="00DF4F70" w:rsidRDefault="0028170A" w14:paraId="26F3C29E" w14:textId="77777777">
            <w:pPr>
              <w:pStyle w:val="Prrafodelista"/>
              <w:numPr>
                <w:ilvl w:val="0"/>
                <w:numId w:val="35"/>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8.7 Clash Detection and Coordination Meetings</w:t>
            </w:r>
          </w:p>
          <w:p w:rsidR="0028170A" w:rsidP="00DF4F70" w:rsidRDefault="0028170A" w14:paraId="707E0176" w14:textId="77777777">
            <w:pPr>
              <w:pStyle w:val="Prrafodelista"/>
              <w:numPr>
                <w:ilvl w:val="1"/>
                <w:numId w:val="35"/>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New text added</w:t>
            </w:r>
          </w:p>
          <w:p w:rsidRPr="00041D1B" w:rsidR="0028170A" w:rsidP="00DF4F70" w:rsidRDefault="0028170A" w14:paraId="12836E41" w14:textId="2D0AF272">
            <w:pPr>
              <w:pStyle w:val="Prrafodelista"/>
              <w:numPr>
                <w:ilvl w:val="1"/>
                <w:numId w:val="35"/>
              </w:numPr>
              <w:spacing w:before="120" w:line="144" w:lineRule="auto"/>
              <w:jc w:val="left"/>
              <w:cnfStyle w:val="000000000000" w:firstRow="0" w:lastRow="0" w:firstColumn="0" w:lastColumn="0" w:oddVBand="0" w:evenVBand="0" w:oddHBand="0" w:evenHBand="0" w:firstRowFirstColumn="0" w:firstRowLastColumn="0" w:lastRowFirstColumn="0" w:lastRowLastColumn="0"/>
              <w:rPr>
                <w:color w:val="AE9142" w:themeColor="text1"/>
                <w:sz w:val="16"/>
                <w:szCs w:val="16"/>
              </w:rPr>
            </w:pPr>
            <w:r>
              <w:rPr>
                <w:color w:val="AE9142"/>
                <w:sz w:val="16"/>
                <w:szCs w:val="16"/>
              </w:rPr>
              <w:t>Schedule updated</w:t>
            </w:r>
          </w:p>
        </w:tc>
      </w:tr>
      <w:tr w:rsidR="005E62B8" w:rsidTr="00EB3A67" w14:paraId="1F78E5B0"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12" w:space="0"/>
              <w:bottom w:val="single" w:color="808080" w:themeColor="background2" w:themeShade="80" w:sz="12" w:space="0"/>
            </w:tcBorders>
            <w:shd w:val="clear" w:color="auto" w:fill="auto"/>
            <w:vAlign w:val="center"/>
          </w:tcPr>
          <w:p w:rsidR="005E62B8" w:rsidP="47819D63" w:rsidRDefault="005E62B8" w14:paraId="78E6D621" w14:textId="1A4AE395">
            <w:pPr>
              <w:ind w:left="0"/>
              <w:jc w:val="center"/>
              <w:rPr>
                <w:color w:val="AD9042"/>
                <w:sz w:val="22"/>
                <w:szCs w:val="22"/>
              </w:rPr>
            </w:pPr>
            <w:r>
              <w:rPr>
                <w:color w:val="AD9042"/>
                <w:sz w:val="22"/>
                <w:szCs w:val="22"/>
              </w:rPr>
              <w:t>10</w:t>
            </w:r>
          </w:p>
        </w:tc>
        <w:tc>
          <w:tcPr>
            <w:tcW w:w="9226" w:type="dxa"/>
            <w:tcBorders>
              <w:top w:val="single" w:color="808080" w:themeColor="background2" w:themeShade="80" w:sz="12" w:space="0"/>
              <w:bottom w:val="single" w:color="808080" w:themeColor="background2" w:themeShade="80" w:sz="12" w:space="0"/>
            </w:tcBorders>
            <w:shd w:val="clear" w:color="auto" w:fill="auto"/>
          </w:tcPr>
          <w:p w:rsidR="00EB3A67" w:rsidP="00EB3A67" w:rsidRDefault="00EB3A67" w14:paraId="127D9754" w14:textId="77777777">
            <w:pPr>
              <w:pStyle w:val="Prrafodelista"/>
              <w:numPr>
                <w:ilvl w:val="0"/>
                <w:numId w:val="35"/>
              </w:numPr>
              <w:spacing w:before="120" w:line="144" w:lineRule="auto"/>
              <w:jc w:val="left"/>
              <w:cnfStyle w:val="000000100000" w:firstRow="0" w:lastRow="0" w:firstColumn="0" w:lastColumn="0" w:oddVBand="0" w:evenVBand="0" w:oddHBand="1" w:evenHBand="0" w:firstRowFirstColumn="0" w:firstRowLastColumn="0" w:lastRowFirstColumn="0" w:lastRowLastColumn="0"/>
              <w:rPr>
                <w:color w:val="AE9142" w:themeColor="text1"/>
                <w:sz w:val="16"/>
                <w:szCs w:val="16"/>
              </w:rPr>
            </w:pPr>
            <w:r>
              <w:rPr>
                <w:color w:val="AE9142" w:themeColor="text1"/>
                <w:sz w:val="16"/>
                <w:szCs w:val="16"/>
              </w:rPr>
              <w:t>6.6 File Naming Convention updated:</w:t>
            </w:r>
          </w:p>
          <w:p w:rsidR="00EB3A67" w:rsidP="00EB3A67" w:rsidRDefault="00EB3A67" w14:paraId="7723286F" w14:textId="77777777">
            <w:pPr>
              <w:pStyle w:val="Prrafodelista"/>
              <w:numPr>
                <w:ilvl w:val="1"/>
                <w:numId w:val="35"/>
              </w:numPr>
              <w:spacing w:before="120" w:line="144" w:lineRule="auto"/>
              <w:jc w:val="left"/>
              <w:cnfStyle w:val="000000100000" w:firstRow="0" w:lastRow="0" w:firstColumn="0" w:lastColumn="0" w:oddVBand="0" w:evenVBand="0" w:oddHBand="1" w:evenHBand="0" w:firstRowFirstColumn="0" w:firstRowLastColumn="0" w:lastRowFirstColumn="0" w:lastRowLastColumn="0"/>
              <w:rPr>
                <w:color w:val="AE9142" w:themeColor="text1"/>
                <w:sz w:val="16"/>
                <w:szCs w:val="16"/>
              </w:rPr>
            </w:pPr>
            <w:r>
              <w:rPr>
                <w:color w:val="AE9142" w:themeColor="text1"/>
                <w:sz w:val="16"/>
                <w:szCs w:val="16"/>
              </w:rPr>
              <w:t>Volume/System Series updated</w:t>
            </w:r>
          </w:p>
          <w:p w:rsidR="00EB3A67" w:rsidP="00EB3A67" w:rsidRDefault="00EB3A67" w14:paraId="1AD33000" w14:textId="77777777">
            <w:pPr>
              <w:pStyle w:val="Prrafodelista"/>
              <w:numPr>
                <w:ilvl w:val="0"/>
                <w:numId w:val="35"/>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6.7 Level / Location Naming updated:</w:t>
            </w:r>
          </w:p>
          <w:p w:rsidRPr="00EB3A67" w:rsidR="005E62B8" w:rsidP="00EB3A67" w:rsidRDefault="00EB3A67" w14:paraId="4AB1BBA7" w14:textId="24D57FDB">
            <w:pPr>
              <w:pStyle w:val="Prrafodelista"/>
              <w:numPr>
                <w:ilvl w:val="1"/>
                <w:numId w:val="35"/>
              </w:numPr>
              <w:spacing w:before="120" w:line="144" w:lineRule="auto"/>
              <w:jc w:val="left"/>
              <w:cnfStyle w:val="000000100000" w:firstRow="0" w:lastRow="0" w:firstColumn="0" w:lastColumn="0" w:oddVBand="0" w:evenVBand="0" w:oddHBand="1" w:evenHBand="0" w:firstRowFirstColumn="0" w:firstRowLastColumn="0" w:lastRowFirstColumn="0" w:lastRowLastColumn="0"/>
              <w:rPr>
                <w:color w:val="AE9142" w:themeColor="text1"/>
                <w:sz w:val="16"/>
                <w:szCs w:val="16"/>
              </w:rPr>
            </w:pPr>
            <w:r>
              <w:rPr>
                <w:color w:val="AE9142"/>
                <w:sz w:val="16"/>
                <w:szCs w:val="16"/>
              </w:rPr>
              <w:t>New Level codes added for Room Typologies</w:t>
            </w:r>
          </w:p>
        </w:tc>
      </w:tr>
      <w:tr w:rsidR="00D048C3" w:rsidTr="00EB3A67" w14:paraId="4D69C9E9" w14:textId="77777777">
        <w:trPr>
          <w:trHeight w:val="500"/>
        </w:trPr>
        <w:tc>
          <w:tcPr>
            <w:cnfStyle w:val="001000000000" w:firstRow="0" w:lastRow="0" w:firstColumn="1" w:lastColumn="0" w:oddVBand="0" w:evenVBand="0" w:oddHBand="0" w:evenHBand="0" w:firstRowFirstColumn="0" w:firstRowLastColumn="0" w:lastRowFirstColumn="0" w:lastRowLastColumn="0"/>
            <w:tcW w:w="811" w:type="dxa"/>
            <w:tcBorders>
              <w:top w:val="single" w:color="808080" w:themeColor="background2" w:themeShade="80" w:sz="12" w:space="0"/>
              <w:bottom w:val="single" w:color="808080" w:themeColor="background2" w:themeShade="80" w:sz="12" w:space="0"/>
            </w:tcBorders>
            <w:shd w:val="clear" w:color="auto" w:fill="auto"/>
            <w:vAlign w:val="center"/>
          </w:tcPr>
          <w:p w:rsidR="00D048C3" w:rsidP="47819D63" w:rsidRDefault="00D048C3" w14:paraId="158D3870" w14:textId="6A41F483">
            <w:pPr>
              <w:ind w:left="0"/>
              <w:jc w:val="center"/>
              <w:rPr>
                <w:color w:val="AD9042"/>
                <w:sz w:val="22"/>
                <w:szCs w:val="22"/>
              </w:rPr>
            </w:pPr>
            <w:r>
              <w:rPr>
                <w:color w:val="AD9042"/>
                <w:sz w:val="22"/>
                <w:szCs w:val="22"/>
              </w:rPr>
              <w:t>11</w:t>
            </w:r>
          </w:p>
        </w:tc>
        <w:tc>
          <w:tcPr>
            <w:tcW w:w="9226" w:type="dxa"/>
            <w:tcBorders>
              <w:top w:val="single" w:color="808080" w:themeColor="background2" w:themeShade="80" w:sz="12" w:space="0"/>
              <w:bottom w:val="single" w:color="808080" w:themeColor="background2" w:themeShade="80" w:sz="12" w:space="0"/>
            </w:tcBorders>
            <w:shd w:val="clear" w:color="auto" w:fill="auto"/>
          </w:tcPr>
          <w:p w:rsidR="00D048C3" w:rsidP="00D048C3" w:rsidRDefault="00D048C3" w14:paraId="5CFC797C" w14:textId="77777777">
            <w:pPr>
              <w:pStyle w:val="Prrafodelista"/>
              <w:numPr>
                <w:ilvl w:val="0"/>
                <w:numId w:val="35"/>
              </w:numPr>
              <w:spacing w:before="120" w:line="144" w:lineRule="auto"/>
              <w:jc w:val="left"/>
              <w:cnfStyle w:val="000000000000" w:firstRow="0" w:lastRow="0" w:firstColumn="0" w:lastColumn="0" w:oddVBand="0" w:evenVBand="0" w:oddHBand="0" w:evenHBand="0" w:firstRowFirstColumn="0" w:firstRowLastColumn="0" w:lastRowFirstColumn="0" w:lastRowLastColumn="0"/>
              <w:rPr>
                <w:color w:val="AE9142" w:themeColor="text1"/>
                <w:sz w:val="16"/>
                <w:szCs w:val="16"/>
              </w:rPr>
            </w:pPr>
            <w:proofErr w:type="gramStart"/>
            <w:r>
              <w:rPr>
                <w:color w:val="AE9142" w:themeColor="text1"/>
                <w:sz w:val="16"/>
                <w:szCs w:val="16"/>
              </w:rPr>
              <w:t>KAA  handling</w:t>
            </w:r>
            <w:proofErr w:type="gramEnd"/>
            <w:r>
              <w:rPr>
                <w:color w:val="AE9142" w:themeColor="text1"/>
                <w:sz w:val="16"/>
                <w:szCs w:val="16"/>
              </w:rPr>
              <w:t xml:space="preserve"> the BEP </w:t>
            </w:r>
          </w:p>
          <w:p w:rsidR="00635E06" w:rsidP="00D048C3" w:rsidRDefault="006C4B22" w14:paraId="1F3D8692" w14:textId="77777777">
            <w:pPr>
              <w:pStyle w:val="Prrafodelista"/>
              <w:numPr>
                <w:ilvl w:val="0"/>
                <w:numId w:val="35"/>
              </w:numPr>
              <w:spacing w:before="120" w:line="144" w:lineRule="auto"/>
              <w:jc w:val="left"/>
              <w:cnfStyle w:val="000000000000" w:firstRow="0" w:lastRow="0" w:firstColumn="0" w:lastColumn="0" w:oddVBand="0" w:evenVBand="0" w:oddHBand="0" w:evenHBand="0" w:firstRowFirstColumn="0" w:firstRowLastColumn="0" w:lastRowFirstColumn="0" w:lastRowLastColumn="0"/>
              <w:rPr>
                <w:color w:val="AE9142" w:themeColor="text1"/>
                <w:sz w:val="16"/>
                <w:szCs w:val="16"/>
              </w:rPr>
            </w:pPr>
            <w:r w:rsidRPr="006C4B22">
              <w:rPr>
                <w:color w:val="AE9142" w:themeColor="text1"/>
                <w:sz w:val="16"/>
                <w:szCs w:val="16"/>
              </w:rPr>
              <w:t>6. 4</w:t>
            </w:r>
            <w:r>
              <w:rPr>
                <w:color w:val="AE9142" w:themeColor="text1"/>
                <w:sz w:val="16"/>
                <w:szCs w:val="16"/>
              </w:rPr>
              <w:t xml:space="preserve"> </w:t>
            </w:r>
            <w:r w:rsidRPr="006C4B22">
              <w:rPr>
                <w:color w:val="AE9142" w:themeColor="text1"/>
                <w:sz w:val="16"/>
                <w:szCs w:val="16"/>
              </w:rPr>
              <w:t>Federation Strategy</w:t>
            </w:r>
          </w:p>
          <w:p w:rsidRPr="004E6430" w:rsidR="006C4B22" w:rsidP="004E6430" w:rsidRDefault="004E6430" w14:paraId="65BAE180" w14:textId="37CEE330">
            <w:pPr>
              <w:pStyle w:val="Prrafodelista"/>
              <w:numPr>
                <w:ilvl w:val="0"/>
                <w:numId w:val="35"/>
              </w:numPr>
              <w:spacing w:before="120" w:line="144" w:lineRule="auto"/>
              <w:jc w:val="left"/>
              <w:cnfStyle w:val="000000000000" w:firstRow="0" w:lastRow="0" w:firstColumn="0" w:lastColumn="0" w:oddVBand="0" w:evenVBand="0" w:oddHBand="0" w:evenHBand="0" w:firstRowFirstColumn="0" w:firstRowLastColumn="0" w:lastRowFirstColumn="0" w:lastRowLastColumn="0"/>
              <w:rPr>
                <w:color w:val="AE9142" w:themeColor="text1"/>
                <w:sz w:val="16"/>
                <w:szCs w:val="16"/>
              </w:rPr>
            </w:pPr>
            <w:r>
              <w:rPr>
                <w:color w:val="AE9142" w:themeColor="text1"/>
                <w:sz w:val="16"/>
                <w:szCs w:val="16"/>
              </w:rPr>
              <w:t>6.6 file naming conventions</w:t>
            </w:r>
          </w:p>
        </w:tc>
      </w:tr>
    </w:tbl>
    <w:p w:rsidR="005B4D08" w:rsidRDefault="005B4D08" w14:paraId="5CC3F346" w14:textId="77777777">
      <w:pPr>
        <w:spacing w:line="264" w:lineRule="auto"/>
        <w:ind w:left="0"/>
        <w:jc w:val="left"/>
      </w:pPr>
      <w:r>
        <w:br w:type="page"/>
      </w:r>
    </w:p>
    <w:p w:rsidRPr="002D0902" w:rsidR="005B4D08" w:rsidP="002D0902" w:rsidRDefault="005B4D08" w14:paraId="623926ED" w14:textId="3DB113F8">
      <w:pPr>
        <w:spacing w:line="264" w:lineRule="auto"/>
        <w:ind w:left="0"/>
        <w:jc w:val="center"/>
        <w:rPr>
          <w:b/>
        </w:rPr>
      </w:pPr>
      <w:r w:rsidRPr="002D0902">
        <w:rPr>
          <w:b/>
        </w:rPr>
        <w:lastRenderedPageBreak/>
        <w:t>IMPORTANT NOTICE</w:t>
      </w:r>
    </w:p>
    <w:p w:rsidR="005B4D08" w:rsidP="002D0902" w:rsidRDefault="005B4D08" w14:paraId="45973454" w14:textId="77777777">
      <w:pPr>
        <w:spacing w:line="264" w:lineRule="auto"/>
        <w:ind w:left="0"/>
      </w:pPr>
    </w:p>
    <w:p w:rsidR="005B4D08" w:rsidP="00B15859" w:rsidRDefault="005B4D08" w14:paraId="54BF5960" w14:textId="5F1A2E5F">
      <w:pPr>
        <w:spacing w:line="264" w:lineRule="auto"/>
        <w:ind w:left="0"/>
      </w:pPr>
      <w:r w:rsidRPr="00F1339C">
        <w:rPr>
          <w:rFonts w:hint="eastAsia"/>
        </w:rPr>
        <w:t xml:space="preserve">This document, </w:t>
      </w:r>
      <w:r w:rsidRPr="007D5C98" w:rsidR="00F1339C">
        <w:rPr>
          <w:b/>
          <w:bCs/>
        </w:rPr>
        <w:t>R08</w:t>
      </w:r>
      <w:r w:rsidRPr="007D5C98" w:rsidR="00462C83">
        <w:rPr>
          <w:rFonts w:hint="eastAsia"/>
          <w:b/>
          <w:bCs/>
        </w:rPr>
        <w:t>-</w:t>
      </w:r>
      <w:r w:rsidRPr="007D5C98" w:rsidR="00F1339C">
        <w:rPr>
          <w:b/>
          <w:bCs/>
        </w:rPr>
        <w:t>HE2</w:t>
      </w:r>
      <w:r w:rsidRPr="007D5C98" w:rsidR="00462C83">
        <w:rPr>
          <w:rFonts w:hint="eastAsia"/>
          <w:b/>
          <w:bCs/>
        </w:rPr>
        <w:t>-</w:t>
      </w:r>
      <w:r w:rsidR="00B15859">
        <w:rPr>
          <w:b/>
          <w:bCs/>
        </w:rPr>
        <w:t>KAA</w:t>
      </w:r>
      <w:r w:rsidRPr="007D5C98" w:rsidR="00462C83">
        <w:rPr>
          <w:rFonts w:hint="eastAsia"/>
          <w:b/>
          <w:bCs/>
        </w:rPr>
        <w:t>-</w:t>
      </w:r>
      <w:r w:rsidR="007D5C98">
        <w:rPr>
          <w:b/>
          <w:bCs/>
        </w:rPr>
        <w:t>PLN</w:t>
      </w:r>
      <w:r w:rsidRPr="007D5C98" w:rsidR="00462C83">
        <w:rPr>
          <w:rFonts w:hint="eastAsia"/>
          <w:b/>
          <w:bCs/>
        </w:rPr>
        <w:t>-AR-000</w:t>
      </w:r>
      <w:r w:rsidR="007D5C98">
        <w:rPr>
          <w:b/>
          <w:bCs/>
        </w:rPr>
        <w:t>1</w:t>
      </w:r>
      <w:r w:rsidR="00F1339C">
        <w:t xml:space="preserve"> </w:t>
      </w:r>
      <w:r>
        <w:t>is the exclusive property of The Red Sea Development Company (“TRSDC”).</w:t>
      </w:r>
    </w:p>
    <w:p w:rsidR="005B4D08" w:rsidP="002D0902" w:rsidRDefault="005B4D08" w14:paraId="4BD49011" w14:textId="77777777">
      <w:pPr>
        <w:spacing w:line="264" w:lineRule="auto"/>
        <w:ind w:left="0"/>
      </w:pPr>
    </w:p>
    <w:p w:rsidR="005B4D08" w:rsidP="002D0902" w:rsidRDefault="005B4D08" w14:paraId="34A7AE00" w14:textId="178BF240">
      <w:pPr>
        <w:spacing w:line="264" w:lineRule="auto"/>
        <w:ind w:left="0"/>
      </w:pPr>
      <w:r>
        <w:t>This Document should be read in its entirety including the terms of this Important Notice. This Document or extracts of this Document may be disclosed to respective consultants and/or contractors, provided that such disclosure includes this Important Notice.</w:t>
      </w:r>
    </w:p>
    <w:p w:rsidR="005B4D08" w:rsidP="002D0902" w:rsidRDefault="005B4D08" w14:paraId="1FCAF6F7" w14:textId="77777777">
      <w:pPr>
        <w:spacing w:line="264" w:lineRule="auto"/>
        <w:ind w:left="0"/>
      </w:pPr>
    </w:p>
    <w:p w:rsidR="005B4D08" w:rsidP="002D0902" w:rsidRDefault="005B4D08" w14:paraId="487127B7" w14:textId="3D89C120">
      <w:pPr>
        <w:spacing w:line="264" w:lineRule="auto"/>
        <w:ind w:left="0"/>
      </w:pPr>
      <w:r>
        <w:t>Any use or reliance on this Document, or extracts thereof, by any party, is at that third party’s sole risk and responsibility. TRSDC, to the maximum extent permitted by law, disclaim all liability (including for losses or damages of whatsoever nature claimed on whatsoever basis including negligence or otherwise) to any third party howsoever arising with respect to or in connection with the use of this Document including any liability caused by negligent acts or omissions.</w:t>
      </w:r>
    </w:p>
    <w:p w:rsidR="005B4D08" w:rsidP="002D0902" w:rsidRDefault="005B4D08" w14:paraId="380D63FC" w14:textId="77777777">
      <w:pPr>
        <w:spacing w:line="264" w:lineRule="auto"/>
        <w:ind w:left="0"/>
      </w:pPr>
    </w:p>
    <w:p w:rsidR="00E87BA7" w:rsidP="002D0902" w:rsidRDefault="005B4D08" w14:paraId="363F6B80" w14:textId="3F120587">
      <w:pPr>
        <w:spacing w:line="264" w:lineRule="auto"/>
        <w:ind w:left="0"/>
      </w:pPr>
      <w:r>
        <w:t>This Document and its contents are valid only for the conditions reported in it and as of the date of this Document.</w:t>
      </w:r>
    </w:p>
    <w:p w:rsidR="005B4D08" w:rsidP="002D0902" w:rsidRDefault="005B4D08" w14:paraId="316ADB9E" w14:textId="6B78127D">
      <w:pPr>
        <w:spacing w:line="264" w:lineRule="auto"/>
        <w:ind w:left="0"/>
      </w:pPr>
      <w:r>
        <w:br w:type="page"/>
      </w:r>
    </w:p>
    <w:sdt>
      <w:sdtPr>
        <w:rPr>
          <w:rFonts w:asciiTheme="minorHAnsi" w:hAnsiTheme="minorHAnsi" w:eastAsiaTheme="minorEastAsia" w:cstheme="minorBidi"/>
          <w:color w:val="auto"/>
          <w:sz w:val="18"/>
          <w:szCs w:val="20"/>
        </w:rPr>
        <w:id w:val="1669131395"/>
        <w:docPartObj>
          <w:docPartGallery w:val="Table of Contents"/>
          <w:docPartUnique/>
        </w:docPartObj>
      </w:sdtPr>
      <w:sdtEndPr>
        <w:rPr>
          <w:b/>
          <w:bCs/>
          <w:noProof/>
        </w:rPr>
      </w:sdtEndPr>
      <w:sdtContent>
        <w:p w:rsidR="004E6A64" w:rsidP="004E6A64" w:rsidRDefault="004E6A64" w14:paraId="3A0BD462" w14:textId="77777777">
          <w:pPr>
            <w:pStyle w:val="TtuloTDC"/>
            <w:numPr>
              <w:ilvl w:val="0"/>
              <w:numId w:val="0"/>
            </w:numPr>
            <w:ind w:left="576" w:hanging="576"/>
          </w:pPr>
          <w:r>
            <w:t>Table of Contents</w:t>
          </w:r>
        </w:p>
        <w:p w:rsidR="00385DC4" w:rsidRDefault="00CD29EB" w14:paraId="180F5FAF" w14:textId="1DAEAD31">
          <w:pPr>
            <w:pStyle w:val="TDC1"/>
            <w:rPr>
              <w:rFonts w:cstheme="minorBidi"/>
              <w:bCs w:val="0"/>
              <w:noProof/>
              <w:color w:val="auto"/>
              <w:sz w:val="22"/>
              <w:szCs w:val="22"/>
              <w:lang w:val="en-GB" w:eastAsia="en-GB"/>
            </w:rPr>
          </w:pPr>
          <w:r>
            <w:rPr>
              <w:rFonts w:hint="eastAsia"/>
              <w:b/>
              <w:bCs w:val="0"/>
              <w:noProof/>
              <w:color w:val="AE9142"/>
              <w:sz w:val="24"/>
            </w:rPr>
            <w:fldChar w:fldCharType="begin"/>
          </w:r>
          <w:r>
            <w:rPr>
              <w:rFonts w:hint="eastAsia"/>
              <w:b/>
              <w:bCs w:val="0"/>
              <w:noProof/>
              <w:color w:val="AE9142"/>
              <w:sz w:val="24"/>
            </w:rPr>
            <w:instrText xml:space="preserve"> </w:instrText>
          </w:r>
          <w:r>
            <w:rPr>
              <w:b/>
              <w:bCs w:val="0"/>
              <w:noProof/>
              <w:color w:val="AE9142"/>
              <w:sz w:val="24"/>
            </w:rPr>
            <w:instrText>TOC \o "1-3" \h \z \u</w:instrText>
          </w:r>
          <w:r>
            <w:rPr>
              <w:rFonts w:hint="eastAsia"/>
              <w:b/>
              <w:bCs w:val="0"/>
              <w:noProof/>
              <w:color w:val="AE9142"/>
              <w:sz w:val="24"/>
            </w:rPr>
            <w:instrText xml:space="preserve"> </w:instrText>
          </w:r>
          <w:r>
            <w:rPr>
              <w:rFonts w:hint="eastAsia"/>
              <w:b/>
              <w:bCs w:val="0"/>
              <w:noProof/>
              <w:color w:val="AE9142"/>
              <w:sz w:val="24"/>
            </w:rPr>
            <w:fldChar w:fldCharType="separate"/>
          </w:r>
          <w:hyperlink w:history="1" w:anchor="_Toc79671763">
            <w:r w:rsidRPr="00EF5A72" w:rsidR="00385DC4">
              <w:rPr>
                <w:rStyle w:val="Hipervnculo"/>
                <w:noProof/>
              </w:rPr>
              <w:t>DEFINITIONS</w:t>
            </w:r>
            <w:r w:rsidR="00385DC4">
              <w:rPr>
                <w:noProof/>
                <w:webHidden/>
              </w:rPr>
              <w:tab/>
            </w:r>
            <w:r w:rsidR="00385DC4">
              <w:rPr>
                <w:noProof/>
                <w:webHidden/>
              </w:rPr>
              <w:fldChar w:fldCharType="begin"/>
            </w:r>
            <w:r w:rsidR="00385DC4">
              <w:rPr>
                <w:noProof/>
                <w:webHidden/>
              </w:rPr>
              <w:instrText xml:space="preserve"> PAGEREF _Toc79671763 \h </w:instrText>
            </w:r>
            <w:r w:rsidR="00385DC4">
              <w:rPr>
                <w:noProof/>
                <w:webHidden/>
              </w:rPr>
            </w:r>
            <w:r w:rsidR="00385DC4">
              <w:rPr>
                <w:noProof/>
                <w:webHidden/>
              </w:rPr>
              <w:fldChar w:fldCharType="separate"/>
            </w:r>
            <w:r w:rsidR="00385DC4">
              <w:rPr>
                <w:noProof/>
                <w:webHidden/>
              </w:rPr>
              <w:t>10</w:t>
            </w:r>
            <w:r w:rsidR="00385DC4">
              <w:rPr>
                <w:noProof/>
                <w:webHidden/>
              </w:rPr>
              <w:fldChar w:fldCharType="end"/>
            </w:r>
          </w:hyperlink>
        </w:p>
        <w:p w:rsidR="00385DC4" w:rsidRDefault="00A13466" w14:paraId="20D68C26" w14:textId="1898787E">
          <w:pPr>
            <w:pStyle w:val="TDC1"/>
            <w:rPr>
              <w:rFonts w:cstheme="minorBidi"/>
              <w:bCs w:val="0"/>
              <w:noProof/>
              <w:color w:val="auto"/>
              <w:sz w:val="22"/>
              <w:szCs w:val="22"/>
              <w:lang w:val="en-GB" w:eastAsia="en-GB"/>
            </w:rPr>
          </w:pPr>
          <w:hyperlink w:history="1" w:anchor="_Toc79671764">
            <w:r w:rsidRPr="00EF5A72" w:rsidR="00385DC4">
              <w:rPr>
                <w:rStyle w:val="Hipervnculo"/>
                <w:iCs/>
                <w:noProof/>
              </w:rPr>
              <w:t>1</w:t>
            </w:r>
            <w:r w:rsidR="00385DC4">
              <w:rPr>
                <w:rFonts w:cstheme="minorBidi"/>
                <w:bCs w:val="0"/>
                <w:noProof/>
                <w:color w:val="auto"/>
                <w:sz w:val="22"/>
                <w:szCs w:val="22"/>
                <w:lang w:val="en-GB" w:eastAsia="en-GB"/>
              </w:rPr>
              <w:tab/>
            </w:r>
            <w:r w:rsidRPr="00EF5A72" w:rsidR="00385DC4">
              <w:rPr>
                <w:rStyle w:val="Hipervnculo"/>
                <w:iCs/>
                <w:noProof/>
              </w:rPr>
              <w:t>INTRODUCTION</w:t>
            </w:r>
            <w:r w:rsidR="00385DC4">
              <w:rPr>
                <w:noProof/>
                <w:webHidden/>
              </w:rPr>
              <w:tab/>
            </w:r>
            <w:r w:rsidR="00385DC4">
              <w:rPr>
                <w:noProof/>
                <w:webHidden/>
              </w:rPr>
              <w:fldChar w:fldCharType="begin"/>
            </w:r>
            <w:r w:rsidR="00385DC4">
              <w:rPr>
                <w:noProof/>
                <w:webHidden/>
              </w:rPr>
              <w:instrText xml:space="preserve"> PAGEREF _Toc79671764 \h </w:instrText>
            </w:r>
            <w:r w:rsidR="00385DC4">
              <w:rPr>
                <w:noProof/>
                <w:webHidden/>
              </w:rPr>
            </w:r>
            <w:r w:rsidR="00385DC4">
              <w:rPr>
                <w:noProof/>
                <w:webHidden/>
              </w:rPr>
              <w:fldChar w:fldCharType="separate"/>
            </w:r>
            <w:r w:rsidR="00385DC4">
              <w:rPr>
                <w:noProof/>
                <w:webHidden/>
              </w:rPr>
              <w:t>11</w:t>
            </w:r>
            <w:r w:rsidR="00385DC4">
              <w:rPr>
                <w:noProof/>
                <w:webHidden/>
              </w:rPr>
              <w:fldChar w:fldCharType="end"/>
            </w:r>
          </w:hyperlink>
        </w:p>
        <w:p w:rsidR="00385DC4" w:rsidRDefault="00A13466" w14:paraId="61CB63E5" w14:textId="522A350A">
          <w:pPr>
            <w:pStyle w:val="TDC2"/>
            <w:rPr>
              <w:rFonts w:cstheme="minorBidi"/>
              <w:noProof/>
              <w:sz w:val="22"/>
              <w:szCs w:val="22"/>
              <w:lang w:val="en-GB" w:eastAsia="en-GB"/>
            </w:rPr>
          </w:pPr>
          <w:hyperlink w:history="1" w:anchor="_Toc79671765">
            <w:r w:rsidRPr="00EF5A72" w:rsidR="00385DC4">
              <w:rPr>
                <w:rStyle w:val="Hipervnculo"/>
                <w:noProof/>
              </w:rPr>
              <w:t>1.1Purpose of this Project BEP</w:t>
            </w:r>
            <w:r w:rsidR="00385DC4">
              <w:rPr>
                <w:noProof/>
                <w:webHidden/>
              </w:rPr>
              <w:tab/>
            </w:r>
            <w:r w:rsidR="00385DC4">
              <w:rPr>
                <w:noProof/>
                <w:webHidden/>
              </w:rPr>
              <w:fldChar w:fldCharType="begin"/>
            </w:r>
            <w:r w:rsidR="00385DC4">
              <w:rPr>
                <w:noProof/>
                <w:webHidden/>
              </w:rPr>
              <w:instrText xml:space="preserve"> PAGEREF _Toc79671765 \h </w:instrText>
            </w:r>
            <w:r w:rsidR="00385DC4">
              <w:rPr>
                <w:noProof/>
                <w:webHidden/>
              </w:rPr>
            </w:r>
            <w:r w:rsidR="00385DC4">
              <w:rPr>
                <w:noProof/>
                <w:webHidden/>
              </w:rPr>
              <w:fldChar w:fldCharType="separate"/>
            </w:r>
            <w:r w:rsidR="00385DC4">
              <w:rPr>
                <w:noProof/>
                <w:webHidden/>
              </w:rPr>
              <w:t>11</w:t>
            </w:r>
            <w:r w:rsidR="00385DC4">
              <w:rPr>
                <w:noProof/>
                <w:webHidden/>
              </w:rPr>
              <w:fldChar w:fldCharType="end"/>
            </w:r>
          </w:hyperlink>
        </w:p>
        <w:p w:rsidR="00385DC4" w:rsidRDefault="00A13466" w14:paraId="52C43D14" w14:textId="5DBBBD54">
          <w:pPr>
            <w:pStyle w:val="TDC2"/>
            <w:rPr>
              <w:rFonts w:cstheme="minorBidi"/>
              <w:noProof/>
              <w:sz w:val="22"/>
              <w:szCs w:val="22"/>
              <w:lang w:val="en-GB" w:eastAsia="en-GB"/>
            </w:rPr>
          </w:pPr>
          <w:hyperlink w:history="1" w:anchor="_Toc79671766">
            <w:r w:rsidRPr="00EF5A72" w:rsidR="00385DC4">
              <w:rPr>
                <w:rStyle w:val="Hipervnculo"/>
                <w:noProof/>
              </w:rPr>
              <w:t>1.2Scope of this Project BEP</w:t>
            </w:r>
            <w:r w:rsidR="00385DC4">
              <w:rPr>
                <w:noProof/>
                <w:webHidden/>
              </w:rPr>
              <w:tab/>
            </w:r>
            <w:r w:rsidR="00385DC4">
              <w:rPr>
                <w:noProof/>
                <w:webHidden/>
              </w:rPr>
              <w:fldChar w:fldCharType="begin"/>
            </w:r>
            <w:r w:rsidR="00385DC4">
              <w:rPr>
                <w:noProof/>
                <w:webHidden/>
              </w:rPr>
              <w:instrText xml:space="preserve"> PAGEREF _Toc79671766 \h </w:instrText>
            </w:r>
            <w:r w:rsidR="00385DC4">
              <w:rPr>
                <w:noProof/>
                <w:webHidden/>
              </w:rPr>
            </w:r>
            <w:r w:rsidR="00385DC4">
              <w:rPr>
                <w:noProof/>
                <w:webHidden/>
              </w:rPr>
              <w:fldChar w:fldCharType="separate"/>
            </w:r>
            <w:r w:rsidR="00385DC4">
              <w:rPr>
                <w:noProof/>
                <w:webHidden/>
              </w:rPr>
              <w:t>12</w:t>
            </w:r>
            <w:r w:rsidR="00385DC4">
              <w:rPr>
                <w:noProof/>
                <w:webHidden/>
              </w:rPr>
              <w:fldChar w:fldCharType="end"/>
            </w:r>
          </w:hyperlink>
        </w:p>
        <w:p w:rsidR="00385DC4" w:rsidRDefault="00A13466" w14:paraId="4D680FE4" w14:textId="1B83B3F5">
          <w:pPr>
            <w:pStyle w:val="TDC2"/>
            <w:rPr>
              <w:rFonts w:cstheme="minorBidi"/>
              <w:noProof/>
              <w:sz w:val="22"/>
              <w:szCs w:val="22"/>
              <w:lang w:val="en-GB" w:eastAsia="en-GB"/>
            </w:rPr>
          </w:pPr>
          <w:hyperlink w:history="1" w:anchor="_Toc79671767">
            <w:r w:rsidRPr="00EF5A72" w:rsidR="00385DC4">
              <w:rPr>
                <w:rStyle w:val="Hipervnculo"/>
                <w:noProof/>
              </w:rPr>
              <w:t>1.3Application of this Project BEP</w:t>
            </w:r>
            <w:r w:rsidR="00385DC4">
              <w:rPr>
                <w:noProof/>
                <w:webHidden/>
              </w:rPr>
              <w:tab/>
            </w:r>
            <w:r w:rsidR="00385DC4">
              <w:rPr>
                <w:noProof/>
                <w:webHidden/>
              </w:rPr>
              <w:fldChar w:fldCharType="begin"/>
            </w:r>
            <w:r w:rsidR="00385DC4">
              <w:rPr>
                <w:noProof/>
                <w:webHidden/>
              </w:rPr>
              <w:instrText xml:space="preserve"> PAGEREF _Toc79671767 \h </w:instrText>
            </w:r>
            <w:r w:rsidR="00385DC4">
              <w:rPr>
                <w:noProof/>
                <w:webHidden/>
              </w:rPr>
            </w:r>
            <w:r w:rsidR="00385DC4">
              <w:rPr>
                <w:noProof/>
                <w:webHidden/>
              </w:rPr>
              <w:fldChar w:fldCharType="separate"/>
            </w:r>
            <w:r w:rsidR="00385DC4">
              <w:rPr>
                <w:noProof/>
                <w:webHidden/>
              </w:rPr>
              <w:t>12</w:t>
            </w:r>
            <w:r w:rsidR="00385DC4">
              <w:rPr>
                <w:noProof/>
                <w:webHidden/>
              </w:rPr>
              <w:fldChar w:fldCharType="end"/>
            </w:r>
          </w:hyperlink>
        </w:p>
        <w:p w:rsidR="00385DC4" w:rsidRDefault="00A13466" w14:paraId="2C367FB0" w14:textId="3F47CE98">
          <w:pPr>
            <w:pStyle w:val="TDC1"/>
            <w:rPr>
              <w:rFonts w:cstheme="minorBidi"/>
              <w:bCs w:val="0"/>
              <w:noProof/>
              <w:color w:val="auto"/>
              <w:sz w:val="22"/>
              <w:szCs w:val="22"/>
              <w:lang w:val="en-GB" w:eastAsia="en-GB"/>
            </w:rPr>
          </w:pPr>
          <w:hyperlink w:history="1" w:anchor="_Toc79671768">
            <w:r w:rsidRPr="00EF5A72" w:rsidR="00385DC4">
              <w:rPr>
                <w:rStyle w:val="Hipervnculo"/>
                <w:noProof/>
              </w:rPr>
              <w:t>2</w:t>
            </w:r>
            <w:r w:rsidR="00385DC4">
              <w:rPr>
                <w:rFonts w:cstheme="minorBidi"/>
                <w:bCs w:val="0"/>
                <w:noProof/>
                <w:color w:val="auto"/>
                <w:sz w:val="22"/>
                <w:szCs w:val="22"/>
                <w:lang w:val="en-GB" w:eastAsia="en-GB"/>
              </w:rPr>
              <w:tab/>
            </w:r>
            <w:r w:rsidRPr="00EF5A72" w:rsidR="00385DC4">
              <w:rPr>
                <w:rStyle w:val="Hipervnculo"/>
                <w:noProof/>
              </w:rPr>
              <w:t>PROJECT INFORMATION</w:t>
            </w:r>
            <w:r w:rsidR="00385DC4">
              <w:rPr>
                <w:noProof/>
                <w:webHidden/>
              </w:rPr>
              <w:tab/>
            </w:r>
            <w:r w:rsidR="00385DC4">
              <w:rPr>
                <w:noProof/>
                <w:webHidden/>
              </w:rPr>
              <w:fldChar w:fldCharType="begin"/>
            </w:r>
            <w:r w:rsidR="00385DC4">
              <w:rPr>
                <w:noProof/>
                <w:webHidden/>
              </w:rPr>
              <w:instrText xml:space="preserve"> PAGEREF _Toc79671768 \h </w:instrText>
            </w:r>
            <w:r w:rsidR="00385DC4">
              <w:rPr>
                <w:noProof/>
                <w:webHidden/>
              </w:rPr>
            </w:r>
            <w:r w:rsidR="00385DC4">
              <w:rPr>
                <w:noProof/>
                <w:webHidden/>
              </w:rPr>
              <w:fldChar w:fldCharType="separate"/>
            </w:r>
            <w:r w:rsidR="00385DC4">
              <w:rPr>
                <w:noProof/>
                <w:webHidden/>
              </w:rPr>
              <w:t>13</w:t>
            </w:r>
            <w:r w:rsidR="00385DC4">
              <w:rPr>
                <w:noProof/>
                <w:webHidden/>
              </w:rPr>
              <w:fldChar w:fldCharType="end"/>
            </w:r>
          </w:hyperlink>
        </w:p>
        <w:p w:rsidR="00385DC4" w:rsidRDefault="00A13466" w14:paraId="41CD3EF5" w14:textId="425DF7A3">
          <w:pPr>
            <w:pStyle w:val="TDC2"/>
            <w:rPr>
              <w:rFonts w:cstheme="minorBidi"/>
              <w:noProof/>
              <w:sz w:val="22"/>
              <w:szCs w:val="22"/>
              <w:lang w:val="en-GB" w:eastAsia="en-GB"/>
            </w:rPr>
          </w:pPr>
          <w:hyperlink w:history="1" w:anchor="_Toc79671769">
            <w:r w:rsidRPr="00EF5A72" w:rsidR="00385DC4">
              <w:rPr>
                <w:rStyle w:val="Hipervnculo"/>
                <w:noProof/>
              </w:rPr>
              <w:t>2.1Project Summary</w:t>
            </w:r>
            <w:r w:rsidR="00385DC4">
              <w:rPr>
                <w:noProof/>
                <w:webHidden/>
              </w:rPr>
              <w:tab/>
            </w:r>
            <w:r w:rsidR="00385DC4">
              <w:rPr>
                <w:noProof/>
                <w:webHidden/>
              </w:rPr>
              <w:fldChar w:fldCharType="begin"/>
            </w:r>
            <w:r w:rsidR="00385DC4">
              <w:rPr>
                <w:noProof/>
                <w:webHidden/>
              </w:rPr>
              <w:instrText xml:space="preserve"> PAGEREF _Toc79671769 \h </w:instrText>
            </w:r>
            <w:r w:rsidR="00385DC4">
              <w:rPr>
                <w:noProof/>
                <w:webHidden/>
              </w:rPr>
            </w:r>
            <w:r w:rsidR="00385DC4">
              <w:rPr>
                <w:noProof/>
                <w:webHidden/>
              </w:rPr>
              <w:fldChar w:fldCharType="separate"/>
            </w:r>
            <w:r w:rsidR="00385DC4">
              <w:rPr>
                <w:noProof/>
                <w:webHidden/>
              </w:rPr>
              <w:t>13</w:t>
            </w:r>
            <w:r w:rsidR="00385DC4">
              <w:rPr>
                <w:noProof/>
                <w:webHidden/>
              </w:rPr>
              <w:fldChar w:fldCharType="end"/>
            </w:r>
          </w:hyperlink>
        </w:p>
        <w:p w:rsidR="00385DC4" w:rsidRDefault="00A13466" w14:paraId="79F5036F" w14:textId="01EFE712">
          <w:pPr>
            <w:pStyle w:val="TDC2"/>
            <w:rPr>
              <w:rFonts w:cstheme="minorBidi"/>
              <w:noProof/>
              <w:sz w:val="22"/>
              <w:szCs w:val="22"/>
              <w:lang w:val="en-GB" w:eastAsia="en-GB"/>
            </w:rPr>
          </w:pPr>
          <w:hyperlink w:history="1" w:anchor="_Toc79671770">
            <w:r w:rsidRPr="00EF5A72" w:rsidR="00385DC4">
              <w:rPr>
                <w:rStyle w:val="Hipervnculo"/>
                <w:noProof/>
              </w:rPr>
              <w:t>2.2Document Authority</w:t>
            </w:r>
            <w:r w:rsidR="00385DC4">
              <w:rPr>
                <w:noProof/>
                <w:webHidden/>
              </w:rPr>
              <w:tab/>
            </w:r>
            <w:r w:rsidR="00385DC4">
              <w:rPr>
                <w:noProof/>
                <w:webHidden/>
              </w:rPr>
              <w:fldChar w:fldCharType="begin"/>
            </w:r>
            <w:r w:rsidR="00385DC4">
              <w:rPr>
                <w:noProof/>
                <w:webHidden/>
              </w:rPr>
              <w:instrText xml:space="preserve"> PAGEREF _Toc79671770 \h </w:instrText>
            </w:r>
            <w:r w:rsidR="00385DC4">
              <w:rPr>
                <w:noProof/>
                <w:webHidden/>
              </w:rPr>
            </w:r>
            <w:r w:rsidR="00385DC4">
              <w:rPr>
                <w:noProof/>
                <w:webHidden/>
              </w:rPr>
              <w:fldChar w:fldCharType="separate"/>
            </w:r>
            <w:r w:rsidR="00385DC4">
              <w:rPr>
                <w:noProof/>
                <w:webHidden/>
              </w:rPr>
              <w:t>13</w:t>
            </w:r>
            <w:r w:rsidR="00385DC4">
              <w:rPr>
                <w:noProof/>
                <w:webHidden/>
              </w:rPr>
              <w:fldChar w:fldCharType="end"/>
            </w:r>
          </w:hyperlink>
        </w:p>
        <w:p w:rsidR="00385DC4" w:rsidRDefault="00A13466" w14:paraId="4791AFA3" w14:textId="4D9344F9">
          <w:pPr>
            <w:pStyle w:val="TDC2"/>
            <w:rPr>
              <w:rFonts w:cstheme="minorBidi"/>
              <w:noProof/>
              <w:sz w:val="22"/>
              <w:szCs w:val="22"/>
              <w:lang w:val="en-GB" w:eastAsia="en-GB"/>
            </w:rPr>
          </w:pPr>
          <w:hyperlink w:history="1" w:anchor="_Toc79671771">
            <w:r w:rsidRPr="00EF5A72" w:rsidR="00385DC4">
              <w:rPr>
                <w:rStyle w:val="Hipervnculo"/>
                <w:noProof/>
              </w:rPr>
              <w:t>2.3Project Program and Milestones</w:t>
            </w:r>
            <w:r w:rsidR="00385DC4">
              <w:rPr>
                <w:noProof/>
                <w:webHidden/>
              </w:rPr>
              <w:tab/>
            </w:r>
            <w:r w:rsidR="00385DC4">
              <w:rPr>
                <w:noProof/>
                <w:webHidden/>
              </w:rPr>
              <w:fldChar w:fldCharType="begin"/>
            </w:r>
            <w:r w:rsidR="00385DC4">
              <w:rPr>
                <w:noProof/>
                <w:webHidden/>
              </w:rPr>
              <w:instrText xml:space="preserve"> PAGEREF _Toc79671771 \h </w:instrText>
            </w:r>
            <w:r w:rsidR="00385DC4">
              <w:rPr>
                <w:noProof/>
                <w:webHidden/>
              </w:rPr>
            </w:r>
            <w:r w:rsidR="00385DC4">
              <w:rPr>
                <w:noProof/>
                <w:webHidden/>
              </w:rPr>
              <w:fldChar w:fldCharType="separate"/>
            </w:r>
            <w:r w:rsidR="00385DC4">
              <w:rPr>
                <w:noProof/>
                <w:webHidden/>
              </w:rPr>
              <w:t>13</w:t>
            </w:r>
            <w:r w:rsidR="00385DC4">
              <w:rPr>
                <w:noProof/>
                <w:webHidden/>
              </w:rPr>
              <w:fldChar w:fldCharType="end"/>
            </w:r>
          </w:hyperlink>
        </w:p>
        <w:p w:rsidR="00385DC4" w:rsidRDefault="00A13466" w14:paraId="3B0BD2DD" w14:textId="05196A39">
          <w:pPr>
            <w:pStyle w:val="TDC2"/>
            <w:rPr>
              <w:rFonts w:cstheme="minorBidi"/>
              <w:noProof/>
              <w:sz w:val="22"/>
              <w:szCs w:val="22"/>
              <w:lang w:val="en-GB" w:eastAsia="en-GB"/>
            </w:rPr>
          </w:pPr>
          <w:hyperlink w:history="1" w:anchor="_Toc79671772">
            <w:r w:rsidRPr="00EF5A72" w:rsidR="00385DC4">
              <w:rPr>
                <w:rStyle w:val="Hipervnculo"/>
                <w:noProof/>
              </w:rPr>
              <w:t>2.4Key Team Stakeholders</w:t>
            </w:r>
            <w:r w:rsidR="00385DC4">
              <w:rPr>
                <w:noProof/>
                <w:webHidden/>
              </w:rPr>
              <w:tab/>
            </w:r>
            <w:r w:rsidR="00385DC4">
              <w:rPr>
                <w:noProof/>
                <w:webHidden/>
              </w:rPr>
              <w:fldChar w:fldCharType="begin"/>
            </w:r>
            <w:r w:rsidR="00385DC4">
              <w:rPr>
                <w:noProof/>
                <w:webHidden/>
              </w:rPr>
              <w:instrText xml:space="preserve"> PAGEREF _Toc79671772 \h </w:instrText>
            </w:r>
            <w:r w:rsidR="00385DC4">
              <w:rPr>
                <w:noProof/>
                <w:webHidden/>
              </w:rPr>
            </w:r>
            <w:r w:rsidR="00385DC4">
              <w:rPr>
                <w:noProof/>
                <w:webHidden/>
              </w:rPr>
              <w:fldChar w:fldCharType="separate"/>
            </w:r>
            <w:r w:rsidR="00385DC4">
              <w:rPr>
                <w:noProof/>
                <w:webHidden/>
              </w:rPr>
              <w:t>13</w:t>
            </w:r>
            <w:r w:rsidR="00385DC4">
              <w:rPr>
                <w:noProof/>
                <w:webHidden/>
              </w:rPr>
              <w:fldChar w:fldCharType="end"/>
            </w:r>
          </w:hyperlink>
        </w:p>
        <w:p w:rsidR="00385DC4" w:rsidRDefault="00A13466" w14:paraId="4FA5292C" w14:textId="0DD4B4A9">
          <w:pPr>
            <w:pStyle w:val="TDC1"/>
            <w:rPr>
              <w:rFonts w:cstheme="minorBidi"/>
              <w:bCs w:val="0"/>
              <w:noProof/>
              <w:color w:val="auto"/>
              <w:sz w:val="22"/>
              <w:szCs w:val="22"/>
              <w:lang w:val="en-GB" w:eastAsia="en-GB"/>
            </w:rPr>
          </w:pPr>
          <w:hyperlink w:history="1" w:anchor="_Toc79671773">
            <w:r w:rsidRPr="00EF5A72" w:rsidR="00385DC4">
              <w:rPr>
                <w:rStyle w:val="Hipervnculo"/>
                <w:noProof/>
              </w:rPr>
              <w:t>3</w:t>
            </w:r>
            <w:r w:rsidR="00385DC4">
              <w:rPr>
                <w:rFonts w:cstheme="minorBidi"/>
                <w:bCs w:val="0"/>
                <w:noProof/>
                <w:color w:val="auto"/>
                <w:sz w:val="22"/>
                <w:szCs w:val="22"/>
                <w:lang w:val="en-GB" w:eastAsia="en-GB"/>
              </w:rPr>
              <w:tab/>
            </w:r>
            <w:r w:rsidRPr="00EF5A72" w:rsidR="00385DC4">
              <w:rPr>
                <w:rStyle w:val="Hipervnculo"/>
                <w:noProof/>
              </w:rPr>
              <w:t>EMPLOYER’S INFORMATION REQUIREMENTS</w:t>
            </w:r>
            <w:r w:rsidR="00385DC4">
              <w:rPr>
                <w:noProof/>
                <w:webHidden/>
              </w:rPr>
              <w:tab/>
            </w:r>
            <w:r w:rsidR="00385DC4">
              <w:rPr>
                <w:noProof/>
                <w:webHidden/>
              </w:rPr>
              <w:fldChar w:fldCharType="begin"/>
            </w:r>
            <w:r w:rsidR="00385DC4">
              <w:rPr>
                <w:noProof/>
                <w:webHidden/>
              </w:rPr>
              <w:instrText xml:space="preserve"> PAGEREF _Toc79671773 \h </w:instrText>
            </w:r>
            <w:r w:rsidR="00385DC4">
              <w:rPr>
                <w:noProof/>
                <w:webHidden/>
              </w:rPr>
            </w:r>
            <w:r w:rsidR="00385DC4">
              <w:rPr>
                <w:noProof/>
                <w:webHidden/>
              </w:rPr>
              <w:fldChar w:fldCharType="separate"/>
            </w:r>
            <w:r w:rsidR="00385DC4">
              <w:rPr>
                <w:noProof/>
                <w:webHidden/>
              </w:rPr>
              <w:t>15</w:t>
            </w:r>
            <w:r w:rsidR="00385DC4">
              <w:rPr>
                <w:noProof/>
                <w:webHidden/>
              </w:rPr>
              <w:fldChar w:fldCharType="end"/>
            </w:r>
          </w:hyperlink>
        </w:p>
        <w:p w:rsidR="00385DC4" w:rsidRDefault="00A13466" w14:paraId="0E29625E" w14:textId="61E512AA">
          <w:pPr>
            <w:pStyle w:val="TDC2"/>
            <w:rPr>
              <w:rFonts w:cstheme="minorBidi"/>
              <w:noProof/>
              <w:sz w:val="22"/>
              <w:szCs w:val="22"/>
              <w:lang w:val="en-GB" w:eastAsia="en-GB"/>
            </w:rPr>
          </w:pPr>
          <w:hyperlink w:history="1" w:anchor="_Toc79671774">
            <w:r w:rsidRPr="00EF5A72" w:rsidR="00385DC4">
              <w:rPr>
                <w:rStyle w:val="Hipervnculo"/>
                <w:noProof/>
              </w:rPr>
              <w:t>3.1Strategic Objectives</w:t>
            </w:r>
            <w:r w:rsidR="00385DC4">
              <w:rPr>
                <w:noProof/>
                <w:webHidden/>
              </w:rPr>
              <w:tab/>
            </w:r>
            <w:r w:rsidR="00385DC4">
              <w:rPr>
                <w:noProof/>
                <w:webHidden/>
              </w:rPr>
              <w:fldChar w:fldCharType="begin"/>
            </w:r>
            <w:r w:rsidR="00385DC4">
              <w:rPr>
                <w:noProof/>
                <w:webHidden/>
              </w:rPr>
              <w:instrText xml:space="preserve"> PAGEREF _Toc79671774 \h </w:instrText>
            </w:r>
            <w:r w:rsidR="00385DC4">
              <w:rPr>
                <w:noProof/>
                <w:webHidden/>
              </w:rPr>
            </w:r>
            <w:r w:rsidR="00385DC4">
              <w:rPr>
                <w:noProof/>
                <w:webHidden/>
              </w:rPr>
              <w:fldChar w:fldCharType="separate"/>
            </w:r>
            <w:r w:rsidR="00385DC4">
              <w:rPr>
                <w:noProof/>
                <w:webHidden/>
              </w:rPr>
              <w:t>15</w:t>
            </w:r>
            <w:r w:rsidR="00385DC4">
              <w:rPr>
                <w:noProof/>
                <w:webHidden/>
              </w:rPr>
              <w:fldChar w:fldCharType="end"/>
            </w:r>
          </w:hyperlink>
        </w:p>
        <w:p w:rsidR="00385DC4" w:rsidRDefault="00A13466" w14:paraId="64AF5A68" w14:textId="0A509B3D">
          <w:pPr>
            <w:pStyle w:val="TDC2"/>
            <w:rPr>
              <w:rFonts w:cstheme="minorBidi"/>
              <w:noProof/>
              <w:sz w:val="22"/>
              <w:szCs w:val="22"/>
              <w:lang w:val="en-GB" w:eastAsia="en-GB"/>
            </w:rPr>
          </w:pPr>
          <w:hyperlink w:history="1" w:anchor="_Toc79671775">
            <w:r w:rsidRPr="00EF5A72" w:rsidR="00385DC4">
              <w:rPr>
                <w:rStyle w:val="Hipervnculo"/>
                <w:noProof/>
              </w:rPr>
              <w:t>3.2BIM Uses</w:t>
            </w:r>
            <w:r w:rsidR="00385DC4">
              <w:rPr>
                <w:noProof/>
                <w:webHidden/>
              </w:rPr>
              <w:tab/>
            </w:r>
            <w:r w:rsidR="00385DC4">
              <w:rPr>
                <w:noProof/>
                <w:webHidden/>
              </w:rPr>
              <w:fldChar w:fldCharType="begin"/>
            </w:r>
            <w:r w:rsidR="00385DC4">
              <w:rPr>
                <w:noProof/>
                <w:webHidden/>
              </w:rPr>
              <w:instrText xml:space="preserve"> PAGEREF _Toc79671775 \h </w:instrText>
            </w:r>
            <w:r w:rsidR="00385DC4">
              <w:rPr>
                <w:noProof/>
                <w:webHidden/>
              </w:rPr>
            </w:r>
            <w:r w:rsidR="00385DC4">
              <w:rPr>
                <w:noProof/>
                <w:webHidden/>
              </w:rPr>
              <w:fldChar w:fldCharType="separate"/>
            </w:r>
            <w:r w:rsidR="00385DC4">
              <w:rPr>
                <w:noProof/>
                <w:webHidden/>
              </w:rPr>
              <w:t>15</w:t>
            </w:r>
            <w:r w:rsidR="00385DC4">
              <w:rPr>
                <w:noProof/>
                <w:webHidden/>
              </w:rPr>
              <w:fldChar w:fldCharType="end"/>
            </w:r>
          </w:hyperlink>
        </w:p>
        <w:p w:rsidR="00385DC4" w:rsidRDefault="00A13466" w14:paraId="362C32B4" w14:textId="741B8BB6">
          <w:pPr>
            <w:pStyle w:val="TDC1"/>
            <w:rPr>
              <w:rFonts w:cstheme="minorBidi"/>
              <w:bCs w:val="0"/>
              <w:noProof/>
              <w:color w:val="auto"/>
              <w:sz w:val="22"/>
              <w:szCs w:val="22"/>
              <w:lang w:val="en-GB" w:eastAsia="en-GB"/>
            </w:rPr>
          </w:pPr>
          <w:hyperlink w:history="1" w:anchor="_Toc79671776">
            <w:r w:rsidRPr="00EF5A72" w:rsidR="00385DC4">
              <w:rPr>
                <w:rStyle w:val="Hipervnculo"/>
                <w:noProof/>
              </w:rPr>
              <w:t>4</w:t>
            </w:r>
            <w:r w:rsidR="00385DC4">
              <w:rPr>
                <w:rFonts w:cstheme="minorBidi"/>
                <w:bCs w:val="0"/>
                <w:noProof/>
                <w:color w:val="auto"/>
                <w:sz w:val="22"/>
                <w:szCs w:val="22"/>
                <w:lang w:val="en-GB" w:eastAsia="en-GB"/>
              </w:rPr>
              <w:tab/>
            </w:r>
            <w:r w:rsidRPr="00EF5A72" w:rsidR="00385DC4">
              <w:rPr>
                <w:rStyle w:val="Hipervnculo"/>
                <w:noProof/>
              </w:rPr>
              <w:t>MANAGEMENT</w:t>
            </w:r>
            <w:r w:rsidR="00385DC4">
              <w:rPr>
                <w:noProof/>
                <w:webHidden/>
              </w:rPr>
              <w:tab/>
            </w:r>
            <w:r w:rsidR="00385DC4">
              <w:rPr>
                <w:noProof/>
                <w:webHidden/>
              </w:rPr>
              <w:fldChar w:fldCharType="begin"/>
            </w:r>
            <w:r w:rsidR="00385DC4">
              <w:rPr>
                <w:noProof/>
                <w:webHidden/>
              </w:rPr>
              <w:instrText xml:space="preserve"> PAGEREF _Toc79671776 \h </w:instrText>
            </w:r>
            <w:r w:rsidR="00385DC4">
              <w:rPr>
                <w:noProof/>
                <w:webHidden/>
              </w:rPr>
            </w:r>
            <w:r w:rsidR="00385DC4">
              <w:rPr>
                <w:noProof/>
                <w:webHidden/>
              </w:rPr>
              <w:fldChar w:fldCharType="separate"/>
            </w:r>
            <w:r w:rsidR="00385DC4">
              <w:rPr>
                <w:noProof/>
                <w:webHidden/>
              </w:rPr>
              <w:t>16</w:t>
            </w:r>
            <w:r w:rsidR="00385DC4">
              <w:rPr>
                <w:noProof/>
                <w:webHidden/>
              </w:rPr>
              <w:fldChar w:fldCharType="end"/>
            </w:r>
          </w:hyperlink>
        </w:p>
        <w:p w:rsidR="00385DC4" w:rsidRDefault="00A13466" w14:paraId="58A204F2" w14:textId="216600F6">
          <w:pPr>
            <w:pStyle w:val="TDC2"/>
            <w:rPr>
              <w:rFonts w:cstheme="minorBidi"/>
              <w:noProof/>
              <w:sz w:val="22"/>
              <w:szCs w:val="22"/>
              <w:lang w:val="en-GB" w:eastAsia="en-GB"/>
            </w:rPr>
          </w:pPr>
          <w:hyperlink w:history="1" w:anchor="_Toc79671777">
            <w:r w:rsidRPr="00EF5A72" w:rsidR="00385DC4">
              <w:rPr>
                <w:rStyle w:val="Hipervnculo"/>
                <w:noProof/>
              </w:rPr>
              <w:t xml:space="preserve">4.1Roles and Responsibilities </w:t>
            </w:r>
            <w:r w:rsidRPr="00EF5A72" w:rsidR="00385DC4">
              <w:rPr>
                <w:rStyle w:val="Hipervnculo"/>
                <w:i/>
                <w:iCs/>
                <w:noProof/>
              </w:rPr>
              <w:t>(functions)</w:t>
            </w:r>
            <w:r w:rsidR="00385DC4">
              <w:rPr>
                <w:noProof/>
                <w:webHidden/>
              </w:rPr>
              <w:tab/>
            </w:r>
            <w:r w:rsidR="00385DC4">
              <w:rPr>
                <w:noProof/>
                <w:webHidden/>
              </w:rPr>
              <w:fldChar w:fldCharType="begin"/>
            </w:r>
            <w:r w:rsidR="00385DC4">
              <w:rPr>
                <w:noProof/>
                <w:webHidden/>
              </w:rPr>
              <w:instrText xml:space="preserve"> PAGEREF _Toc79671777 \h </w:instrText>
            </w:r>
            <w:r w:rsidR="00385DC4">
              <w:rPr>
                <w:noProof/>
                <w:webHidden/>
              </w:rPr>
            </w:r>
            <w:r w:rsidR="00385DC4">
              <w:rPr>
                <w:noProof/>
                <w:webHidden/>
              </w:rPr>
              <w:fldChar w:fldCharType="separate"/>
            </w:r>
            <w:r w:rsidR="00385DC4">
              <w:rPr>
                <w:noProof/>
                <w:webHidden/>
              </w:rPr>
              <w:t>16</w:t>
            </w:r>
            <w:r w:rsidR="00385DC4">
              <w:rPr>
                <w:noProof/>
                <w:webHidden/>
              </w:rPr>
              <w:fldChar w:fldCharType="end"/>
            </w:r>
          </w:hyperlink>
        </w:p>
        <w:p w:rsidR="00385DC4" w:rsidRDefault="00A13466" w14:paraId="5AA4A4C9" w14:textId="5554581D">
          <w:pPr>
            <w:pStyle w:val="TDC2"/>
            <w:rPr>
              <w:rFonts w:cstheme="minorBidi"/>
              <w:noProof/>
              <w:sz w:val="22"/>
              <w:szCs w:val="22"/>
              <w:lang w:val="en-GB" w:eastAsia="en-GB"/>
            </w:rPr>
          </w:pPr>
          <w:hyperlink w:history="1" w:anchor="_Toc79671778">
            <w:r w:rsidRPr="00EF5A72" w:rsidR="00385DC4">
              <w:rPr>
                <w:rStyle w:val="Hipervnculo"/>
                <w:noProof/>
              </w:rPr>
              <w:t>4.2BIM Responsibility Matrix Members Allocation</w:t>
            </w:r>
            <w:r w:rsidR="00385DC4">
              <w:rPr>
                <w:noProof/>
                <w:webHidden/>
              </w:rPr>
              <w:tab/>
            </w:r>
            <w:r w:rsidR="00385DC4">
              <w:rPr>
                <w:noProof/>
                <w:webHidden/>
              </w:rPr>
              <w:fldChar w:fldCharType="begin"/>
            </w:r>
            <w:r w:rsidR="00385DC4">
              <w:rPr>
                <w:noProof/>
                <w:webHidden/>
              </w:rPr>
              <w:instrText xml:space="preserve"> PAGEREF _Toc79671778 \h </w:instrText>
            </w:r>
            <w:r w:rsidR="00385DC4">
              <w:rPr>
                <w:noProof/>
                <w:webHidden/>
              </w:rPr>
            </w:r>
            <w:r w:rsidR="00385DC4">
              <w:rPr>
                <w:noProof/>
                <w:webHidden/>
              </w:rPr>
              <w:fldChar w:fldCharType="separate"/>
            </w:r>
            <w:r w:rsidR="00385DC4">
              <w:rPr>
                <w:noProof/>
                <w:webHidden/>
              </w:rPr>
              <w:t>17</w:t>
            </w:r>
            <w:r w:rsidR="00385DC4">
              <w:rPr>
                <w:noProof/>
                <w:webHidden/>
              </w:rPr>
              <w:fldChar w:fldCharType="end"/>
            </w:r>
          </w:hyperlink>
        </w:p>
        <w:p w:rsidR="00385DC4" w:rsidRDefault="00A13466" w14:paraId="795289EF" w14:textId="724EFE35">
          <w:pPr>
            <w:pStyle w:val="TDC2"/>
            <w:rPr>
              <w:rFonts w:cstheme="minorBidi"/>
              <w:noProof/>
              <w:sz w:val="22"/>
              <w:szCs w:val="22"/>
              <w:lang w:val="en-GB" w:eastAsia="en-GB"/>
            </w:rPr>
          </w:pPr>
          <w:hyperlink w:history="1" w:anchor="_Toc79671779">
            <w:r w:rsidRPr="00EF5A72" w:rsidR="00385DC4">
              <w:rPr>
                <w:rStyle w:val="Hipervnculo"/>
                <w:noProof/>
              </w:rPr>
              <w:t>4.3Training/Induction</w:t>
            </w:r>
            <w:r w:rsidR="00385DC4">
              <w:rPr>
                <w:noProof/>
                <w:webHidden/>
              </w:rPr>
              <w:tab/>
            </w:r>
            <w:r w:rsidR="00385DC4">
              <w:rPr>
                <w:noProof/>
                <w:webHidden/>
              </w:rPr>
              <w:fldChar w:fldCharType="begin"/>
            </w:r>
            <w:r w:rsidR="00385DC4">
              <w:rPr>
                <w:noProof/>
                <w:webHidden/>
              </w:rPr>
              <w:instrText xml:space="preserve"> PAGEREF _Toc79671779 \h </w:instrText>
            </w:r>
            <w:r w:rsidR="00385DC4">
              <w:rPr>
                <w:noProof/>
                <w:webHidden/>
              </w:rPr>
            </w:r>
            <w:r w:rsidR="00385DC4">
              <w:rPr>
                <w:noProof/>
                <w:webHidden/>
              </w:rPr>
              <w:fldChar w:fldCharType="separate"/>
            </w:r>
            <w:r w:rsidR="00385DC4">
              <w:rPr>
                <w:noProof/>
                <w:webHidden/>
              </w:rPr>
              <w:t>20</w:t>
            </w:r>
            <w:r w:rsidR="00385DC4">
              <w:rPr>
                <w:noProof/>
                <w:webHidden/>
              </w:rPr>
              <w:fldChar w:fldCharType="end"/>
            </w:r>
          </w:hyperlink>
        </w:p>
        <w:p w:rsidR="00385DC4" w:rsidRDefault="00A13466" w14:paraId="6E828AA3" w14:textId="1D2AB71E">
          <w:pPr>
            <w:pStyle w:val="TDC1"/>
            <w:rPr>
              <w:rFonts w:cstheme="minorBidi"/>
              <w:bCs w:val="0"/>
              <w:noProof/>
              <w:color w:val="auto"/>
              <w:sz w:val="22"/>
              <w:szCs w:val="22"/>
              <w:lang w:val="en-GB" w:eastAsia="en-GB"/>
            </w:rPr>
          </w:pPr>
          <w:hyperlink w:history="1" w:anchor="_Toc79671780">
            <w:r w:rsidRPr="00EF5A72" w:rsidR="00385DC4">
              <w:rPr>
                <w:rStyle w:val="Hipervnculo"/>
                <w:noProof/>
              </w:rPr>
              <w:t>5</w:t>
            </w:r>
            <w:r w:rsidR="00385DC4">
              <w:rPr>
                <w:rFonts w:cstheme="minorBidi"/>
                <w:bCs w:val="0"/>
                <w:noProof/>
                <w:color w:val="auto"/>
                <w:sz w:val="22"/>
                <w:szCs w:val="22"/>
                <w:lang w:val="en-GB" w:eastAsia="en-GB"/>
              </w:rPr>
              <w:tab/>
            </w:r>
            <w:r w:rsidRPr="00EF5A72" w:rsidR="00385DC4">
              <w:rPr>
                <w:rStyle w:val="Hipervnculo"/>
                <w:noProof/>
              </w:rPr>
              <w:t>BIM DELIVERABLES</w:t>
            </w:r>
            <w:r w:rsidR="00385DC4">
              <w:rPr>
                <w:noProof/>
                <w:webHidden/>
              </w:rPr>
              <w:tab/>
            </w:r>
            <w:r w:rsidR="00385DC4">
              <w:rPr>
                <w:noProof/>
                <w:webHidden/>
              </w:rPr>
              <w:fldChar w:fldCharType="begin"/>
            </w:r>
            <w:r w:rsidR="00385DC4">
              <w:rPr>
                <w:noProof/>
                <w:webHidden/>
              </w:rPr>
              <w:instrText xml:space="preserve"> PAGEREF _Toc79671780 \h </w:instrText>
            </w:r>
            <w:r w:rsidR="00385DC4">
              <w:rPr>
                <w:noProof/>
                <w:webHidden/>
              </w:rPr>
            </w:r>
            <w:r w:rsidR="00385DC4">
              <w:rPr>
                <w:noProof/>
                <w:webHidden/>
              </w:rPr>
              <w:fldChar w:fldCharType="separate"/>
            </w:r>
            <w:r w:rsidR="00385DC4">
              <w:rPr>
                <w:noProof/>
                <w:webHidden/>
              </w:rPr>
              <w:t>21</w:t>
            </w:r>
            <w:r w:rsidR="00385DC4">
              <w:rPr>
                <w:noProof/>
                <w:webHidden/>
              </w:rPr>
              <w:fldChar w:fldCharType="end"/>
            </w:r>
          </w:hyperlink>
        </w:p>
        <w:p w:rsidR="00385DC4" w:rsidRDefault="00A13466" w14:paraId="210D6FF3" w14:textId="43D38B4B">
          <w:pPr>
            <w:pStyle w:val="TDC2"/>
            <w:rPr>
              <w:rFonts w:cstheme="minorBidi"/>
              <w:noProof/>
              <w:sz w:val="22"/>
              <w:szCs w:val="22"/>
              <w:lang w:val="en-GB" w:eastAsia="en-GB"/>
            </w:rPr>
          </w:pPr>
          <w:hyperlink w:history="1" w:anchor="_Toc79671781">
            <w:r w:rsidRPr="00EF5A72" w:rsidR="00385DC4">
              <w:rPr>
                <w:rStyle w:val="Hipervnculo"/>
                <w:noProof/>
              </w:rPr>
              <w:t>5.1Matrix of Responsibilities across the Supply Chain</w:t>
            </w:r>
            <w:r w:rsidR="00385DC4">
              <w:rPr>
                <w:noProof/>
                <w:webHidden/>
              </w:rPr>
              <w:tab/>
            </w:r>
            <w:r w:rsidR="00385DC4">
              <w:rPr>
                <w:noProof/>
                <w:webHidden/>
              </w:rPr>
              <w:fldChar w:fldCharType="begin"/>
            </w:r>
            <w:r w:rsidR="00385DC4">
              <w:rPr>
                <w:noProof/>
                <w:webHidden/>
              </w:rPr>
              <w:instrText xml:space="preserve"> PAGEREF _Toc79671781 \h </w:instrText>
            </w:r>
            <w:r w:rsidR="00385DC4">
              <w:rPr>
                <w:noProof/>
                <w:webHidden/>
              </w:rPr>
            </w:r>
            <w:r w:rsidR="00385DC4">
              <w:rPr>
                <w:noProof/>
                <w:webHidden/>
              </w:rPr>
              <w:fldChar w:fldCharType="separate"/>
            </w:r>
            <w:r w:rsidR="00385DC4">
              <w:rPr>
                <w:noProof/>
                <w:webHidden/>
              </w:rPr>
              <w:t>21</w:t>
            </w:r>
            <w:r w:rsidR="00385DC4">
              <w:rPr>
                <w:noProof/>
                <w:webHidden/>
              </w:rPr>
              <w:fldChar w:fldCharType="end"/>
            </w:r>
          </w:hyperlink>
        </w:p>
        <w:p w:rsidR="00385DC4" w:rsidRDefault="00A13466" w14:paraId="1B8C83F0" w14:textId="15A58C2B">
          <w:pPr>
            <w:pStyle w:val="TDC2"/>
            <w:rPr>
              <w:rFonts w:cstheme="minorBidi"/>
              <w:noProof/>
              <w:sz w:val="22"/>
              <w:szCs w:val="22"/>
              <w:lang w:val="en-GB" w:eastAsia="en-GB"/>
            </w:rPr>
          </w:pPr>
          <w:hyperlink w:history="1" w:anchor="_Toc79671782">
            <w:r w:rsidRPr="00EF5A72" w:rsidR="00385DC4">
              <w:rPr>
                <w:rStyle w:val="Hipervnculo"/>
                <w:noProof/>
              </w:rPr>
              <w:t>5.2Model Production Delivery Table</w:t>
            </w:r>
            <w:r w:rsidR="00385DC4">
              <w:rPr>
                <w:noProof/>
                <w:webHidden/>
              </w:rPr>
              <w:tab/>
            </w:r>
            <w:r w:rsidR="00385DC4">
              <w:rPr>
                <w:noProof/>
                <w:webHidden/>
              </w:rPr>
              <w:fldChar w:fldCharType="begin"/>
            </w:r>
            <w:r w:rsidR="00385DC4">
              <w:rPr>
                <w:noProof/>
                <w:webHidden/>
              </w:rPr>
              <w:instrText xml:space="preserve"> PAGEREF _Toc79671782 \h </w:instrText>
            </w:r>
            <w:r w:rsidR="00385DC4">
              <w:rPr>
                <w:noProof/>
                <w:webHidden/>
              </w:rPr>
            </w:r>
            <w:r w:rsidR="00385DC4">
              <w:rPr>
                <w:noProof/>
                <w:webHidden/>
              </w:rPr>
              <w:fldChar w:fldCharType="separate"/>
            </w:r>
            <w:r w:rsidR="00385DC4">
              <w:rPr>
                <w:noProof/>
                <w:webHidden/>
              </w:rPr>
              <w:t>21</w:t>
            </w:r>
            <w:r w:rsidR="00385DC4">
              <w:rPr>
                <w:noProof/>
                <w:webHidden/>
              </w:rPr>
              <w:fldChar w:fldCharType="end"/>
            </w:r>
          </w:hyperlink>
        </w:p>
        <w:p w:rsidR="00385DC4" w:rsidRDefault="00A13466" w14:paraId="78AE4CAD" w14:textId="1D15D2AD">
          <w:pPr>
            <w:pStyle w:val="TDC2"/>
            <w:rPr>
              <w:rFonts w:cstheme="minorBidi"/>
              <w:noProof/>
              <w:sz w:val="22"/>
              <w:szCs w:val="22"/>
              <w:lang w:val="en-GB" w:eastAsia="en-GB"/>
            </w:rPr>
          </w:pPr>
          <w:hyperlink w:history="1" w:anchor="_Toc79671783">
            <w:r w:rsidRPr="00EF5A72" w:rsidR="00385DC4">
              <w:rPr>
                <w:rStyle w:val="Hipervnculo"/>
                <w:noProof/>
              </w:rPr>
              <w:t>5.3Handover Deliverables</w:t>
            </w:r>
            <w:r w:rsidR="00385DC4">
              <w:rPr>
                <w:noProof/>
                <w:webHidden/>
              </w:rPr>
              <w:tab/>
            </w:r>
            <w:r w:rsidR="00385DC4">
              <w:rPr>
                <w:noProof/>
                <w:webHidden/>
              </w:rPr>
              <w:fldChar w:fldCharType="begin"/>
            </w:r>
            <w:r w:rsidR="00385DC4">
              <w:rPr>
                <w:noProof/>
                <w:webHidden/>
              </w:rPr>
              <w:instrText xml:space="preserve"> PAGEREF _Toc79671783 \h </w:instrText>
            </w:r>
            <w:r w:rsidR="00385DC4">
              <w:rPr>
                <w:noProof/>
                <w:webHidden/>
              </w:rPr>
            </w:r>
            <w:r w:rsidR="00385DC4">
              <w:rPr>
                <w:noProof/>
                <w:webHidden/>
              </w:rPr>
              <w:fldChar w:fldCharType="separate"/>
            </w:r>
            <w:r w:rsidR="00385DC4">
              <w:rPr>
                <w:noProof/>
                <w:webHidden/>
              </w:rPr>
              <w:t>22</w:t>
            </w:r>
            <w:r w:rsidR="00385DC4">
              <w:rPr>
                <w:noProof/>
                <w:webHidden/>
              </w:rPr>
              <w:fldChar w:fldCharType="end"/>
            </w:r>
          </w:hyperlink>
        </w:p>
        <w:p w:rsidR="00385DC4" w:rsidRDefault="00A13466" w14:paraId="51C0756B" w14:textId="709AACF2">
          <w:pPr>
            <w:pStyle w:val="TDC1"/>
            <w:rPr>
              <w:rFonts w:cstheme="minorBidi"/>
              <w:bCs w:val="0"/>
              <w:noProof/>
              <w:color w:val="auto"/>
              <w:sz w:val="22"/>
              <w:szCs w:val="22"/>
              <w:lang w:val="en-GB" w:eastAsia="en-GB"/>
            </w:rPr>
          </w:pPr>
          <w:hyperlink w:history="1" w:anchor="_Toc79671784">
            <w:r w:rsidRPr="00EF5A72" w:rsidR="00385DC4">
              <w:rPr>
                <w:rStyle w:val="Hipervnculo"/>
                <w:noProof/>
              </w:rPr>
              <w:t>6</w:t>
            </w:r>
            <w:r w:rsidR="00385DC4">
              <w:rPr>
                <w:rFonts w:cstheme="minorBidi"/>
                <w:bCs w:val="0"/>
                <w:noProof/>
                <w:color w:val="auto"/>
                <w:sz w:val="22"/>
                <w:szCs w:val="22"/>
                <w:lang w:val="en-GB" w:eastAsia="en-GB"/>
              </w:rPr>
              <w:tab/>
            </w:r>
            <w:r w:rsidRPr="00EF5A72" w:rsidR="00385DC4">
              <w:rPr>
                <w:rStyle w:val="Hipervnculo"/>
                <w:noProof/>
              </w:rPr>
              <w:t>TECHNICAL MODELLING PROTOCOL</w:t>
            </w:r>
            <w:r w:rsidR="00385DC4">
              <w:rPr>
                <w:noProof/>
                <w:webHidden/>
              </w:rPr>
              <w:tab/>
            </w:r>
            <w:r w:rsidR="00385DC4">
              <w:rPr>
                <w:noProof/>
                <w:webHidden/>
              </w:rPr>
              <w:fldChar w:fldCharType="begin"/>
            </w:r>
            <w:r w:rsidR="00385DC4">
              <w:rPr>
                <w:noProof/>
                <w:webHidden/>
              </w:rPr>
              <w:instrText xml:space="preserve"> PAGEREF _Toc79671784 \h </w:instrText>
            </w:r>
            <w:r w:rsidR="00385DC4">
              <w:rPr>
                <w:noProof/>
                <w:webHidden/>
              </w:rPr>
            </w:r>
            <w:r w:rsidR="00385DC4">
              <w:rPr>
                <w:noProof/>
                <w:webHidden/>
              </w:rPr>
              <w:fldChar w:fldCharType="separate"/>
            </w:r>
            <w:r w:rsidR="00385DC4">
              <w:rPr>
                <w:noProof/>
                <w:webHidden/>
              </w:rPr>
              <w:t>23</w:t>
            </w:r>
            <w:r w:rsidR="00385DC4">
              <w:rPr>
                <w:noProof/>
                <w:webHidden/>
              </w:rPr>
              <w:fldChar w:fldCharType="end"/>
            </w:r>
          </w:hyperlink>
        </w:p>
        <w:p w:rsidR="00385DC4" w:rsidRDefault="00A13466" w14:paraId="5F656B5A" w14:textId="28DA2CEF">
          <w:pPr>
            <w:pStyle w:val="TDC2"/>
            <w:rPr>
              <w:rFonts w:cstheme="minorBidi"/>
              <w:noProof/>
              <w:sz w:val="22"/>
              <w:szCs w:val="22"/>
              <w:lang w:val="en-GB" w:eastAsia="en-GB"/>
            </w:rPr>
          </w:pPr>
          <w:hyperlink w:history="1" w:anchor="_Toc79671785">
            <w:r w:rsidRPr="00EF5A72" w:rsidR="00385DC4">
              <w:rPr>
                <w:rStyle w:val="Hipervnculo"/>
                <w:noProof/>
              </w:rPr>
              <w:t>6.1Modelling Methods</w:t>
            </w:r>
            <w:r w:rsidR="00385DC4">
              <w:rPr>
                <w:noProof/>
                <w:webHidden/>
              </w:rPr>
              <w:tab/>
            </w:r>
            <w:r w:rsidR="00385DC4">
              <w:rPr>
                <w:noProof/>
                <w:webHidden/>
              </w:rPr>
              <w:fldChar w:fldCharType="begin"/>
            </w:r>
            <w:r w:rsidR="00385DC4">
              <w:rPr>
                <w:noProof/>
                <w:webHidden/>
              </w:rPr>
              <w:instrText xml:space="preserve"> PAGEREF _Toc79671785 \h </w:instrText>
            </w:r>
            <w:r w:rsidR="00385DC4">
              <w:rPr>
                <w:noProof/>
                <w:webHidden/>
              </w:rPr>
            </w:r>
            <w:r w:rsidR="00385DC4">
              <w:rPr>
                <w:noProof/>
                <w:webHidden/>
              </w:rPr>
              <w:fldChar w:fldCharType="separate"/>
            </w:r>
            <w:r w:rsidR="00385DC4">
              <w:rPr>
                <w:noProof/>
                <w:webHidden/>
              </w:rPr>
              <w:t>23</w:t>
            </w:r>
            <w:r w:rsidR="00385DC4">
              <w:rPr>
                <w:noProof/>
                <w:webHidden/>
              </w:rPr>
              <w:fldChar w:fldCharType="end"/>
            </w:r>
          </w:hyperlink>
        </w:p>
        <w:p w:rsidR="00385DC4" w:rsidRDefault="00A13466" w14:paraId="50D44199" w14:textId="425886B1">
          <w:pPr>
            <w:pStyle w:val="TDC2"/>
            <w:rPr>
              <w:rFonts w:cstheme="minorBidi"/>
              <w:noProof/>
              <w:sz w:val="22"/>
              <w:szCs w:val="22"/>
              <w:lang w:val="en-GB" w:eastAsia="en-GB"/>
            </w:rPr>
          </w:pPr>
          <w:hyperlink w:history="1" w:anchor="_Toc79671786">
            <w:r w:rsidRPr="00EF5A72" w:rsidR="00385DC4">
              <w:rPr>
                <w:rStyle w:val="Hipervnculo"/>
                <w:noProof/>
              </w:rPr>
              <w:t>6.2Model Setup</w:t>
            </w:r>
            <w:r w:rsidR="00385DC4">
              <w:rPr>
                <w:noProof/>
                <w:webHidden/>
              </w:rPr>
              <w:tab/>
            </w:r>
            <w:r w:rsidR="00385DC4">
              <w:rPr>
                <w:noProof/>
                <w:webHidden/>
              </w:rPr>
              <w:fldChar w:fldCharType="begin"/>
            </w:r>
            <w:r w:rsidR="00385DC4">
              <w:rPr>
                <w:noProof/>
                <w:webHidden/>
              </w:rPr>
              <w:instrText xml:space="preserve"> PAGEREF _Toc79671786 \h </w:instrText>
            </w:r>
            <w:r w:rsidR="00385DC4">
              <w:rPr>
                <w:noProof/>
                <w:webHidden/>
              </w:rPr>
            </w:r>
            <w:r w:rsidR="00385DC4">
              <w:rPr>
                <w:noProof/>
                <w:webHidden/>
              </w:rPr>
              <w:fldChar w:fldCharType="separate"/>
            </w:r>
            <w:r w:rsidR="00385DC4">
              <w:rPr>
                <w:noProof/>
                <w:webHidden/>
              </w:rPr>
              <w:t>23</w:t>
            </w:r>
            <w:r w:rsidR="00385DC4">
              <w:rPr>
                <w:noProof/>
                <w:webHidden/>
              </w:rPr>
              <w:fldChar w:fldCharType="end"/>
            </w:r>
          </w:hyperlink>
        </w:p>
        <w:p w:rsidR="00385DC4" w:rsidRDefault="00A13466" w14:paraId="79E5659E" w14:textId="08DF71C5">
          <w:pPr>
            <w:pStyle w:val="TDC2"/>
            <w:rPr>
              <w:rFonts w:cstheme="minorBidi"/>
              <w:noProof/>
              <w:sz w:val="22"/>
              <w:szCs w:val="22"/>
              <w:lang w:val="en-GB" w:eastAsia="en-GB"/>
            </w:rPr>
          </w:pPr>
          <w:hyperlink w:history="1" w:anchor="_Toc79671787">
            <w:r w:rsidRPr="00EF5A72" w:rsidR="00385DC4">
              <w:rPr>
                <w:rStyle w:val="Hipervnculo"/>
                <w:noProof/>
              </w:rPr>
              <w:t>6.3Model Coordinates</w:t>
            </w:r>
            <w:r w:rsidR="00385DC4">
              <w:rPr>
                <w:noProof/>
                <w:webHidden/>
              </w:rPr>
              <w:tab/>
            </w:r>
            <w:r w:rsidR="00385DC4">
              <w:rPr>
                <w:noProof/>
                <w:webHidden/>
              </w:rPr>
              <w:fldChar w:fldCharType="begin"/>
            </w:r>
            <w:r w:rsidR="00385DC4">
              <w:rPr>
                <w:noProof/>
                <w:webHidden/>
              </w:rPr>
              <w:instrText xml:space="preserve"> PAGEREF _Toc79671787 \h </w:instrText>
            </w:r>
            <w:r w:rsidR="00385DC4">
              <w:rPr>
                <w:noProof/>
                <w:webHidden/>
              </w:rPr>
            </w:r>
            <w:r w:rsidR="00385DC4">
              <w:rPr>
                <w:noProof/>
                <w:webHidden/>
              </w:rPr>
              <w:fldChar w:fldCharType="separate"/>
            </w:r>
            <w:r w:rsidR="00385DC4">
              <w:rPr>
                <w:noProof/>
                <w:webHidden/>
              </w:rPr>
              <w:t>23</w:t>
            </w:r>
            <w:r w:rsidR="00385DC4">
              <w:rPr>
                <w:noProof/>
                <w:webHidden/>
              </w:rPr>
              <w:fldChar w:fldCharType="end"/>
            </w:r>
          </w:hyperlink>
        </w:p>
        <w:p w:rsidR="00385DC4" w:rsidRDefault="00A13466" w14:paraId="707852D6" w14:textId="597B58D5">
          <w:pPr>
            <w:pStyle w:val="TDC2"/>
            <w:rPr>
              <w:rFonts w:cstheme="minorBidi"/>
              <w:noProof/>
              <w:sz w:val="22"/>
              <w:szCs w:val="22"/>
              <w:lang w:val="en-GB" w:eastAsia="en-GB"/>
            </w:rPr>
          </w:pPr>
          <w:hyperlink w:history="1" w:anchor="_Toc79671788">
            <w:r w:rsidRPr="00EF5A72" w:rsidR="00385DC4">
              <w:rPr>
                <w:rStyle w:val="Hipervnculo"/>
                <w:noProof/>
              </w:rPr>
              <w:t>6.4Federation Strategy</w:t>
            </w:r>
            <w:r w:rsidR="00385DC4">
              <w:rPr>
                <w:noProof/>
                <w:webHidden/>
              </w:rPr>
              <w:tab/>
            </w:r>
            <w:r w:rsidR="00385DC4">
              <w:rPr>
                <w:noProof/>
                <w:webHidden/>
              </w:rPr>
              <w:fldChar w:fldCharType="begin"/>
            </w:r>
            <w:r w:rsidR="00385DC4">
              <w:rPr>
                <w:noProof/>
                <w:webHidden/>
              </w:rPr>
              <w:instrText xml:space="preserve"> PAGEREF _Toc79671788 \h </w:instrText>
            </w:r>
            <w:r w:rsidR="00385DC4">
              <w:rPr>
                <w:noProof/>
                <w:webHidden/>
              </w:rPr>
            </w:r>
            <w:r w:rsidR="00385DC4">
              <w:rPr>
                <w:noProof/>
                <w:webHidden/>
              </w:rPr>
              <w:fldChar w:fldCharType="separate"/>
            </w:r>
            <w:r w:rsidR="00385DC4">
              <w:rPr>
                <w:noProof/>
                <w:webHidden/>
              </w:rPr>
              <w:t>24</w:t>
            </w:r>
            <w:r w:rsidR="00385DC4">
              <w:rPr>
                <w:noProof/>
                <w:webHidden/>
              </w:rPr>
              <w:fldChar w:fldCharType="end"/>
            </w:r>
          </w:hyperlink>
        </w:p>
        <w:p w:rsidR="00385DC4" w:rsidRDefault="00A13466" w14:paraId="530EC012" w14:textId="5B4A5F83">
          <w:pPr>
            <w:pStyle w:val="TDC2"/>
            <w:rPr>
              <w:rFonts w:cstheme="minorBidi"/>
              <w:noProof/>
              <w:sz w:val="22"/>
              <w:szCs w:val="22"/>
              <w:lang w:val="en-GB" w:eastAsia="en-GB"/>
            </w:rPr>
          </w:pPr>
          <w:hyperlink w:history="1" w:anchor="_Toc79671789">
            <w:r w:rsidRPr="00EF5A72" w:rsidR="00385DC4">
              <w:rPr>
                <w:rStyle w:val="Hipervnculo"/>
                <w:noProof/>
              </w:rPr>
              <w:t>6.5Specialist Discipline Integration into BIM Environment.</w:t>
            </w:r>
            <w:r w:rsidR="00385DC4">
              <w:rPr>
                <w:noProof/>
                <w:webHidden/>
              </w:rPr>
              <w:tab/>
            </w:r>
            <w:r w:rsidR="00385DC4">
              <w:rPr>
                <w:noProof/>
                <w:webHidden/>
              </w:rPr>
              <w:fldChar w:fldCharType="begin"/>
            </w:r>
            <w:r w:rsidR="00385DC4">
              <w:rPr>
                <w:noProof/>
                <w:webHidden/>
              </w:rPr>
              <w:instrText xml:space="preserve"> PAGEREF _Toc79671789 \h </w:instrText>
            </w:r>
            <w:r w:rsidR="00385DC4">
              <w:rPr>
                <w:noProof/>
                <w:webHidden/>
              </w:rPr>
            </w:r>
            <w:r w:rsidR="00385DC4">
              <w:rPr>
                <w:noProof/>
                <w:webHidden/>
              </w:rPr>
              <w:fldChar w:fldCharType="separate"/>
            </w:r>
            <w:r w:rsidR="00385DC4">
              <w:rPr>
                <w:noProof/>
                <w:webHidden/>
              </w:rPr>
              <w:t>29</w:t>
            </w:r>
            <w:r w:rsidR="00385DC4">
              <w:rPr>
                <w:noProof/>
                <w:webHidden/>
              </w:rPr>
              <w:fldChar w:fldCharType="end"/>
            </w:r>
          </w:hyperlink>
        </w:p>
        <w:p w:rsidR="00385DC4" w:rsidRDefault="00A13466" w14:paraId="77EB54C4" w14:textId="7E410FE9">
          <w:pPr>
            <w:pStyle w:val="TDC2"/>
            <w:rPr>
              <w:rFonts w:cstheme="minorBidi"/>
              <w:noProof/>
              <w:sz w:val="22"/>
              <w:szCs w:val="22"/>
              <w:lang w:val="en-GB" w:eastAsia="en-GB"/>
            </w:rPr>
          </w:pPr>
          <w:hyperlink w:history="1" w:anchor="_Toc79671790">
            <w:r w:rsidRPr="00EF5A72" w:rsidR="00385DC4">
              <w:rPr>
                <w:rStyle w:val="Hipervnculo"/>
                <w:noProof/>
              </w:rPr>
              <w:t>6.6File Naming Conventions</w:t>
            </w:r>
            <w:r w:rsidR="00385DC4">
              <w:rPr>
                <w:noProof/>
                <w:webHidden/>
              </w:rPr>
              <w:tab/>
            </w:r>
            <w:r w:rsidR="00385DC4">
              <w:rPr>
                <w:noProof/>
                <w:webHidden/>
              </w:rPr>
              <w:fldChar w:fldCharType="begin"/>
            </w:r>
            <w:r w:rsidR="00385DC4">
              <w:rPr>
                <w:noProof/>
                <w:webHidden/>
              </w:rPr>
              <w:instrText xml:space="preserve"> PAGEREF _Toc79671790 \h </w:instrText>
            </w:r>
            <w:r w:rsidR="00385DC4">
              <w:rPr>
                <w:noProof/>
                <w:webHidden/>
              </w:rPr>
            </w:r>
            <w:r w:rsidR="00385DC4">
              <w:rPr>
                <w:noProof/>
                <w:webHidden/>
              </w:rPr>
              <w:fldChar w:fldCharType="separate"/>
            </w:r>
            <w:r w:rsidR="00385DC4">
              <w:rPr>
                <w:noProof/>
                <w:webHidden/>
              </w:rPr>
              <w:t>30</w:t>
            </w:r>
            <w:r w:rsidR="00385DC4">
              <w:rPr>
                <w:noProof/>
                <w:webHidden/>
              </w:rPr>
              <w:fldChar w:fldCharType="end"/>
            </w:r>
          </w:hyperlink>
        </w:p>
        <w:p w:rsidR="00385DC4" w:rsidRDefault="00A13466" w14:paraId="1A1FE86E" w14:textId="529A70F0">
          <w:pPr>
            <w:pStyle w:val="TDC2"/>
            <w:rPr>
              <w:rFonts w:cstheme="minorBidi"/>
              <w:noProof/>
              <w:sz w:val="22"/>
              <w:szCs w:val="22"/>
              <w:lang w:val="en-GB" w:eastAsia="en-GB"/>
            </w:rPr>
          </w:pPr>
          <w:hyperlink w:history="1" w:anchor="_Toc79671791">
            <w:r w:rsidRPr="00EF5A72" w:rsidR="00385DC4">
              <w:rPr>
                <w:rStyle w:val="Hipervnculo"/>
                <w:noProof/>
              </w:rPr>
              <w:t>6.7Level / Location Naming</w:t>
            </w:r>
            <w:r w:rsidR="00385DC4">
              <w:rPr>
                <w:noProof/>
                <w:webHidden/>
              </w:rPr>
              <w:tab/>
            </w:r>
            <w:r w:rsidR="00385DC4">
              <w:rPr>
                <w:noProof/>
                <w:webHidden/>
              </w:rPr>
              <w:fldChar w:fldCharType="begin"/>
            </w:r>
            <w:r w:rsidR="00385DC4">
              <w:rPr>
                <w:noProof/>
                <w:webHidden/>
              </w:rPr>
              <w:instrText xml:space="preserve"> PAGEREF _Toc79671791 \h </w:instrText>
            </w:r>
            <w:r w:rsidR="00385DC4">
              <w:rPr>
                <w:noProof/>
                <w:webHidden/>
              </w:rPr>
            </w:r>
            <w:r w:rsidR="00385DC4">
              <w:rPr>
                <w:noProof/>
                <w:webHidden/>
              </w:rPr>
              <w:fldChar w:fldCharType="separate"/>
            </w:r>
            <w:r w:rsidR="00385DC4">
              <w:rPr>
                <w:noProof/>
                <w:webHidden/>
              </w:rPr>
              <w:t>35</w:t>
            </w:r>
            <w:r w:rsidR="00385DC4">
              <w:rPr>
                <w:noProof/>
                <w:webHidden/>
              </w:rPr>
              <w:fldChar w:fldCharType="end"/>
            </w:r>
          </w:hyperlink>
        </w:p>
        <w:p w:rsidR="00385DC4" w:rsidRDefault="00A13466" w14:paraId="552475F0" w14:textId="2C5F18F0">
          <w:pPr>
            <w:pStyle w:val="TDC2"/>
            <w:rPr>
              <w:rFonts w:cstheme="minorBidi"/>
              <w:noProof/>
              <w:sz w:val="22"/>
              <w:szCs w:val="22"/>
              <w:lang w:val="en-GB" w:eastAsia="en-GB"/>
            </w:rPr>
          </w:pPr>
          <w:hyperlink w:history="1" w:anchor="_Toc79671792">
            <w:r w:rsidRPr="00EF5A72" w:rsidR="00385DC4">
              <w:rPr>
                <w:rStyle w:val="Hipervnculo"/>
                <w:noProof/>
              </w:rPr>
              <w:t>6.8Rooms &amp; Doors Naming Convention &amp; Codes</w:t>
            </w:r>
            <w:r w:rsidR="00385DC4">
              <w:rPr>
                <w:noProof/>
                <w:webHidden/>
              </w:rPr>
              <w:tab/>
            </w:r>
            <w:r w:rsidR="00385DC4">
              <w:rPr>
                <w:noProof/>
                <w:webHidden/>
              </w:rPr>
              <w:fldChar w:fldCharType="begin"/>
            </w:r>
            <w:r w:rsidR="00385DC4">
              <w:rPr>
                <w:noProof/>
                <w:webHidden/>
              </w:rPr>
              <w:instrText xml:space="preserve"> PAGEREF _Toc79671792 \h </w:instrText>
            </w:r>
            <w:r w:rsidR="00385DC4">
              <w:rPr>
                <w:noProof/>
                <w:webHidden/>
              </w:rPr>
            </w:r>
            <w:r w:rsidR="00385DC4">
              <w:rPr>
                <w:noProof/>
                <w:webHidden/>
              </w:rPr>
              <w:fldChar w:fldCharType="separate"/>
            </w:r>
            <w:r w:rsidR="00385DC4">
              <w:rPr>
                <w:noProof/>
                <w:webHidden/>
              </w:rPr>
              <w:t>36</w:t>
            </w:r>
            <w:r w:rsidR="00385DC4">
              <w:rPr>
                <w:noProof/>
                <w:webHidden/>
              </w:rPr>
              <w:fldChar w:fldCharType="end"/>
            </w:r>
          </w:hyperlink>
        </w:p>
        <w:p w:rsidR="00385DC4" w:rsidRDefault="00A13466" w14:paraId="72CD57F1" w14:textId="2AD64B32">
          <w:pPr>
            <w:pStyle w:val="TDC2"/>
            <w:rPr>
              <w:rFonts w:cstheme="minorBidi"/>
              <w:noProof/>
              <w:sz w:val="22"/>
              <w:szCs w:val="22"/>
              <w:lang w:val="en-GB" w:eastAsia="en-GB"/>
            </w:rPr>
          </w:pPr>
          <w:hyperlink w:history="1" w:anchor="_Toc79671793">
            <w:r w:rsidRPr="00EF5A72" w:rsidR="00385DC4">
              <w:rPr>
                <w:rStyle w:val="Hipervnculo"/>
                <w:noProof/>
              </w:rPr>
              <w:t>6.9Revit Views Naming Convention</w:t>
            </w:r>
            <w:r w:rsidR="00385DC4">
              <w:rPr>
                <w:noProof/>
                <w:webHidden/>
              </w:rPr>
              <w:tab/>
            </w:r>
            <w:r w:rsidR="00385DC4">
              <w:rPr>
                <w:noProof/>
                <w:webHidden/>
              </w:rPr>
              <w:fldChar w:fldCharType="begin"/>
            </w:r>
            <w:r w:rsidR="00385DC4">
              <w:rPr>
                <w:noProof/>
                <w:webHidden/>
              </w:rPr>
              <w:instrText xml:space="preserve"> PAGEREF _Toc79671793 \h </w:instrText>
            </w:r>
            <w:r w:rsidR="00385DC4">
              <w:rPr>
                <w:noProof/>
                <w:webHidden/>
              </w:rPr>
            </w:r>
            <w:r w:rsidR="00385DC4">
              <w:rPr>
                <w:noProof/>
                <w:webHidden/>
              </w:rPr>
              <w:fldChar w:fldCharType="separate"/>
            </w:r>
            <w:r w:rsidR="00385DC4">
              <w:rPr>
                <w:noProof/>
                <w:webHidden/>
              </w:rPr>
              <w:t>36</w:t>
            </w:r>
            <w:r w:rsidR="00385DC4">
              <w:rPr>
                <w:noProof/>
                <w:webHidden/>
              </w:rPr>
              <w:fldChar w:fldCharType="end"/>
            </w:r>
          </w:hyperlink>
        </w:p>
        <w:p w:rsidR="00385DC4" w:rsidRDefault="00A13466" w14:paraId="4AB3BDFF" w14:textId="32D05546">
          <w:pPr>
            <w:pStyle w:val="TDC2"/>
            <w:rPr>
              <w:rFonts w:cstheme="minorBidi"/>
              <w:noProof/>
              <w:sz w:val="22"/>
              <w:szCs w:val="22"/>
              <w:lang w:val="en-GB" w:eastAsia="en-GB"/>
            </w:rPr>
          </w:pPr>
          <w:hyperlink w:history="1" w:anchor="_Toc79671794">
            <w:r w:rsidRPr="00EF5A72" w:rsidR="00385DC4">
              <w:rPr>
                <w:rStyle w:val="Hipervnculo"/>
                <w:noProof/>
              </w:rPr>
              <w:t>6.10Worksets</w:t>
            </w:r>
            <w:r w:rsidR="00385DC4">
              <w:rPr>
                <w:noProof/>
                <w:webHidden/>
              </w:rPr>
              <w:tab/>
            </w:r>
            <w:r w:rsidR="00385DC4">
              <w:rPr>
                <w:noProof/>
                <w:webHidden/>
              </w:rPr>
              <w:fldChar w:fldCharType="begin"/>
            </w:r>
            <w:r w:rsidR="00385DC4">
              <w:rPr>
                <w:noProof/>
                <w:webHidden/>
              </w:rPr>
              <w:instrText xml:space="preserve"> PAGEREF _Toc79671794 \h </w:instrText>
            </w:r>
            <w:r w:rsidR="00385DC4">
              <w:rPr>
                <w:noProof/>
                <w:webHidden/>
              </w:rPr>
            </w:r>
            <w:r w:rsidR="00385DC4">
              <w:rPr>
                <w:noProof/>
                <w:webHidden/>
              </w:rPr>
              <w:fldChar w:fldCharType="separate"/>
            </w:r>
            <w:r w:rsidR="00385DC4">
              <w:rPr>
                <w:noProof/>
                <w:webHidden/>
              </w:rPr>
              <w:t>36</w:t>
            </w:r>
            <w:r w:rsidR="00385DC4">
              <w:rPr>
                <w:noProof/>
                <w:webHidden/>
              </w:rPr>
              <w:fldChar w:fldCharType="end"/>
            </w:r>
          </w:hyperlink>
        </w:p>
        <w:p w:rsidR="00385DC4" w:rsidRDefault="00A13466" w14:paraId="6C8CCCCE" w14:textId="61913355">
          <w:pPr>
            <w:pStyle w:val="TDC2"/>
            <w:rPr>
              <w:rFonts w:cstheme="minorBidi"/>
              <w:noProof/>
              <w:sz w:val="22"/>
              <w:szCs w:val="22"/>
              <w:lang w:val="en-GB" w:eastAsia="en-GB"/>
            </w:rPr>
          </w:pPr>
          <w:hyperlink w:history="1" w:anchor="_Toc79671795">
            <w:r w:rsidRPr="00EF5A72" w:rsidR="00385DC4">
              <w:rPr>
                <w:rStyle w:val="Hipervnculo"/>
                <w:noProof/>
              </w:rPr>
              <w:t>6.11Shared Parameters</w:t>
            </w:r>
            <w:r w:rsidR="00385DC4">
              <w:rPr>
                <w:noProof/>
                <w:webHidden/>
              </w:rPr>
              <w:tab/>
            </w:r>
            <w:r w:rsidR="00385DC4">
              <w:rPr>
                <w:noProof/>
                <w:webHidden/>
              </w:rPr>
              <w:fldChar w:fldCharType="begin"/>
            </w:r>
            <w:r w:rsidR="00385DC4">
              <w:rPr>
                <w:noProof/>
                <w:webHidden/>
              </w:rPr>
              <w:instrText xml:space="preserve"> PAGEREF _Toc79671795 \h </w:instrText>
            </w:r>
            <w:r w:rsidR="00385DC4">
              <w:rPr>
                <w:noProof/>
                <w:webHidden/>
              </w:rPr>
            </w:r>
            <w:r w:rsidR="00385DC4">
              <w:rPr>
                <w:noProof/>
                <w:webHidden/>
              </w:rPr>
              <w:fldChar w:fldCharType="separate"/>
            </w:r>
            <w:r w:rsidR="00385DC4">
              <w:rPr>
                <w:noProof/>
                <w:webHidden/>
              </w:rPr>
              <w:t>39</w:t>
            </w:r>
            <w:r w:rsidR="00385DC4">
              <w:rPr>
                <w:noProof/>
                <w:webHidden/>
              </w:rPr>
              <w:fldChar w:fldCharType="end"/>
            </w:r>
          </w:hyperlink>
        </w:p>
        <w:p w:rsidR="00385DC4" w:rsidRDefault="00A13466" w14:paraId="7099EDA0" w14:textId="7959F3E5">
          <w:pPr>
            <w:pStyle w:val="TDC2"/>
            <w:rPr>
              <w:rFonts w:cstheme="minorBidi"/>
              <w:noProof/>
              <w:sz w:val="22"/>
              <w:szCs w:val="22"/>
              <w:lang w:val="en-GB" w:eastAsia="en-GB"/>
            </w:rPr>
          </w:pPr>
          <w:hyperlink w:history="1" w:anchor="_Toc79671796">
            <w:r w:rsidRPr="00EF5A72" w:rsidR="00385DC4">
              <w:rPr>
                <w:rStyle w:val="Hipervnculo"/>
                <w:noProof/>
              </w:rPr>
              <w:t>6.12Object Naming Convention</w:t>
            </w:r>
            <w:r w:rsidR="00385DC4">
              <w:rPr>
                <w:noProof/>
                <w:webHidden/>
              </w:rPr>
              <w:tab/>
            </w:r>
            <w:r w:rsidR="00385DC4">
              <w:rPr>
                <w:noProof/>
                <w:webHidden/>
              </w:rPr>
              <w:fldChar w:fldCharType="begin"/>
            </w:r>
            <w:r w:rsidR="00385DC4">
              <w:rPr>
                <w:noProof/>
                <w:webHidden/>
              </w:rPr>
              <w:instrText xml:space="preserve"> PAGEREF _Toc79671796 \h </w:instrText>
            </w:r>
            <w:r w:rsidR="00385DC4">
              <w:rPr>
                <w:noProof/>
                <w:webHidden/>
              </w:rPr>
            </w:r>
            <w:r w:rsidR="00385DC4">
              <w:rPr>
                <w:noProof/>
                <w:webHidden/>
              </w:rPr>
              <w:fldChar w:fldCharType="separate"/>
            </w:r>
            <w:r w:rsidR="00385DC4">
              <w:rPr>
                <w:noProof/>
                <w:webHidden/>
              </w:rPr>
              <w:t>39</w:t>
            </w:r>
            <w:r w:rsidR="00385DC4">
              <w:rPr>
                <w:noProof/>
                <w:webHidden/>
              </w:rPr>
              <w:fldChar w:fldCharType="end"/>
            </w:r>
          </w:hyperlink>
        </w:p>
        <w:p w:rsidR="00385DC4" w:rsidRDefault="00A13466" w14:paraId="5C3DF774" w14:textId="19392A4D">
          <w:pPr>
            <w:pStyle w:val="TDC3"/>
            <w:rPr>
              <w:bCs w:val="0"/>
              <w:noProof/>
              <w:sz w:val="22"/>
              <w:szCs w:val="22"/>
              <w:lang w:val="en-GB" w:eastAsia="en-GB"/>
            </w:rPr>
          </w:pPr>
          <w:hyperlink w:history="1" w:anchor="_Toc79671797">
            <w:r w:rsidRPr="00EF5A72" w:rsidR="00385DC4">
              <w:rPr>
                <w:rStyle w:val="Hipervnculo"/>
                <w:noProof/>
              </w:rPr>
              <w:t>6.12.1 Best Practice</w:t>
            </w:r>
            <w:r w:rsidR="00385DC4">
              <w:rPr>
                <w:noProof/>
                <w:webHidden/>
              </w:rPr>
              <w:tab/>
            </w:r>
            <w:r w:rsidR="00385DC4">
              <w:rPr>
                <w:noProof/>
                <w:webHidden/>
              </w:rPr>
              <w:fldChar w:fldCharType="begin"/>
            </w:r>
            <w:r w:rsidR="00385DC4">
              <w:rPr>
                <w:noProof/>
                <w:webHidden/>
              </w:rPr>
              <w:instrText xml:space="preserve"> PAGEREF _Toc79671797 \h </w:instrText>
            </w:r>
            <w:r w:rsidR="00385DC4">
              <w:rPr>
                <w:noProof/>
                <w:webHidden/>
              </w:rPr>
            </w:r>
            <w:r w:rsidR="00385DC4">
              <w:rPr>
                <w:noProof/>
                <w:webHidden/>
              </w:rPr>
              <w:fldChar w:fldCharType="separate"/>
            </w:r>
            <w:r w:rsidR="00385DC4">
              <w:rPr>
                <w:noProof/>
                <w:webHidden/>
              </w:rPr>
              <w:t>39</w:t>
            </w:r>
            <w:r w:rsidR="00385DC4">
              <w:rPr>
                <w:noProof/>
                <w:webHidden/>
              </w:rPr>
              <w:fldChar w:fldCharType="end"/>
            </w:r>
          </w:hyperlink>
        </w:p>
        <w:p w:rsidR="00385DC4" w:rsidRDefault="00A13466" w14:paraId="504AFF5F" w14:textId="0F005D05">
          <w:pPr>
            <w:pStyle w:val="TDC3"/>
            <w:rPr>
              <w:bCs w:val="0"/>
              <w:noProof/>
              <w:sz w:val="22"/>
              <w:szCs w:val="22"/>
              <w:lang w:val="en-GB" w:eastAsia="en-GB"/>
            </w:rPr>
          </w:pPr>
          <w:hyperlink w:history="1" w:anchor="_Toc79671798">
            <w:r w:rsidRPr="00EF5A72" w:rsidR="00385DC4">
              <w:rPr>
                <w:rStyle w:val="Hipervnculo"/>
                <w:noProof/>
              </w:rPr>
              <w:t>6.12.2 Family Naming Convention</w:t>
            </w:r>
            <w:r w:rsidR="00385DC4">
              <w:rPr>
                <w:noProof/>
                <w:webHidden/>
              </w:rPr>
              <w:tab/>
            </w:r>
            <w:r w:rsidR="00385DC4">
              <w:rPr>
                <w:noProof/>
                <w:webHidden/>
              </w:rPr>
              <w:fldChar w:fldCharType="begin"/>
            </w:r>
            <w:r w:rsidR="00385DC4">
              <w:rPr>
                <w:noProof/>
                <w:webHidden/>
              </w:rPr>
              <w:instrText xml:space="preserve"> PAGEREF _Toc79671798 \h </w:instrText>
            </w:r>
            <w:r w:rsidR="00385DC4">
              <w:rPr>
                <w:noProof/>
                <w:webHidden/>
              </w:rPr>
            </w:r>
            <w:r w:rsidR="00385DC4">
              <w:rPr>
                <w:noProof/>
                <w:webHidden/>
              </w:rPr>
              <w:fldChar w:fldCharType="separate"/>
            </w:r>
            <w:r w:rsidR="00385DC4">
              <w:rPr>
                <w:noProof/>
                <w:webHidden/>
              </w:rPr>
              <w:t>40</w:t>
            </w:r>
            <w:r w:rsidR="00385DC4">
              <w:rPr>
                <w:noProof/>
                <w:webHidden/>
              </w:rPr>
              <w:fldChar w:fldCharType="end"/>
            </w:r>
          </w:hyperlink>
        </w:p>
        <w:p w:rsidR="00385DC4" w:rsidRDefault="00A13466" w14:paraId="6833BE5E" w14:textId="3F5C2756">
          <w:pPr>
            <w:pStyle w:val="TDC3"/>
            <w:rPr>
              <w:bCs w:val="0"/>
              <w:noProof/>
              <w:sz w:val="22"/>
              <w:szCs w:val="22"/>
              <w:lang w:val="en-GB" w:eastAsia="en-GB"/>
            </w:rPr>
          </w:pPr>
          <w:hyperlink w:history="1" w:anchor="_Toc79671799">
            <w:r w:rsidRPr="00EF5A72" w:rsidR="00385DC4">
              <w:rPr>
                <w:rStyle w:val="Hipervnculo"/>
                <w:noProof/>
              </w:rPr>
              <w:t>6.12.3 Type Naming Convention</w:t>
            </w:r>
            <w:r w:rsidR="00385DC4">
              <w:rPr>
                <w:noProof/>
                <w:webHidden/>
              </w:rPr>
              <w:tab/>
            </w:r>
            <w:r w:rsidR="00385DC4">
              <w:rPr>
                <w:noProof/>
                <w:webHidden/>
              </w:rPr>
              <w:fldChar w:fldCharType="begin"/>
            </w:r>
            <w:r w:rsidR="00385DC4">
              <w:rPr>
                <w:noProof/>
                <w:webHidden/>
              </w:rPr>
              <w:instrText xml:space="preserve"> PAGEREF _Toc79671799 \h </w:instrText>
            </w:r>
            <w:r w:rsidR="00385DC4">
              <w:rPr>
                <w:noProof/>
                <w:webHidden/>
              </w:rPr>
            </w:r>
            <w:r w:rsidR="00385DC4">
              <w:rPr>
                <w:noProof/>
                <w:webHidden/>
              </w:rPr>
              <w:fldChar w:fldCharType="separate"/>
            </w:r>
            <w:r w:rsidR="00385DC4">
              <w:rPr>
                <w:noProof/>
                <w:webHidden/>
              </w:rPr>
              <w:t>41</w:t>
            </w:r>
            <w:r w:rsidR="00385DC4">
              <w:rPr>
                <w:noProof/>
                <w:webHidden/>
              </w:rPr>
              <w:fldChar w:fldCharType="end"/>
            </w:r>
          </w:hyperlink>
        </w:p>
        <w:p w:rsidR="00385DC4" w:rsidRDefault="00A13466" w14:paraId="241B1AB4" w14:textId="38CA1417">
          <w:pPr>
            <w:pStyle w:val="TDC3"/>
            <w:rPr>
              <w:bCs w:val="0"/>
              <w:noProof/>
              <w:sz w:val="22"/>
              <w:szCs w:val="22"/>
              <w:lang w:val="en-GB" w:eastAsia="en-GB"/>
            </w:rPr>
          </w:pPr>
          <w:hyperlink w:history="1" w:anchor="_Toc79671800">
            <w:r w:rsidRPr="00EF5A72" w:rsidR="00385DC4">
              <w:rPr>
                <w:rStyle w:val="Hipervnculo"/>
                <w:noProof/>
              </w:rPr>
              <w:t>6.12.4 Miscellaneous Revit Content Naming Convention</w:t>
            </w:r>
            <w:r w:rsidR="00385DC4">
              <w:rPr>
                <w:noProof/>
                <w:webHidden/>
              </w:rPr>
              <w:tab/>
            </w:r>
            <w:r w:rsidR="00385DC4">
              <w:rPr>
                <w:noProof/>
                <w:webHidden/>
              </w:rPr>
              <w:fldChar w:fldCharType="begin"/>
            </w:r>
            <w:r w:rsidR="00385DC4">
              <w:rPr>
                <w:noProof/>
                <w:webHidden/>
              </w:rPr>
              <w:instrText xml:space="preserve"> PAGEREF _Toc79671800 \h </w:instrText>
            </w:r>
            <w:r w:rsidR="00385DC4">
              <w:rPr>
                <w:noProof/>
                <w:webHidden/>
              </w:rPr>
            </w:r>
            <w:r w:rsidR="00385DC4">
              <w:rPr>
                <w:noProof/>
                <w:webHidden/>
              </w:rPr>
              <w:fldChar w:fldCharType="separate"/>
            </w:r>
            <w:r w:rsidR="00385DC4">
              <w:rPr>
                <w:noProof/>
                <w:webHidden/>
              </w:rPr>
              <w:t>41</w:t>
            </w:r>
            <w:r w:rsidR="00385DC4">
              <w:rPr>
                <w:noProof/>
                <w:webHidden/>
              </w:rPr>
              <w:fldChar w:fldCharType="end"/>
            </w:r>
          </w:hyperlink>
        </w:p>
        <w:p w:rsidR="00385DC4" w:rsidRDefault="00A13466" w14:paraId="3EDC3D36" w14:textId="67F2CACC">
          <w:pPr>
            <w:pStyle w:val="TDC2"/>
            <w:rPr>
              <w:rFonts w:cstheme="minorBidi"/>
              <w:noProof/>
              <w:sz w:val="22"/>
              <w:szCs w:val="22"/>
              <w:lang w:val="en-GB" w:eastAsia="en-GB"/>
            </w:rPr>
          </w:pPr>
          <w:hyperlink w:history="1" w:anchor="_Toc79671801">
            <w:r w:rsidRPr="00EF5A72" w:rsidR="00385DC4">
              <w:rPr>
                <w:rStyle w:val="Hipervnculo"/>
                <w:noProof/>
              </w:rPr>
              <w:t>6.13Document Numbering</w:t>
            </w:r>
            <w:r w:rsidR="00385DC4">
              <w:rPr>
                <w:noProof/>
                <w:webHidden/>
              </w:rPr>
              <w:tab/>
            </w:r>
            <w:r w:rsidR="00385DC4">
              <w:rPr>
                <w:noProof/>
                <w:webHidden/>
              </w:rPr>
              <w:fldChar w:fldCharType="begin"/>
            </w:r>
            <w:r w:rsidR="00385DC4">
              <w:rPr>
                <w:noProof/>
                <w:webHidden/>
              </w:rPr>
              <w:instrText xml:space="preserve"> PAGEREF _Toc79671801 \h </w:instrText>
            </w:r>
            <w:r w:rsidR="00385DC4">
              <w:rPr>
                <w:noProof/>
                <w:webHidden/>
              </w:rPr>
            </w:r>
            <w:r w:rsidR="00385DC4">
              <w:rPr>
                <w:noProof/>
                <w:webHidden/>
              </w:rPr>
              <w:fldChar w:fldCharType="separate"/>
            </w:r>
            <w:r w:rsidR="00385DC4">
              <w:rPr>
                <w:noProof/>
                <w:webHidden/>
              </w:rPr>
              <w:t>42</w:t>
            </w:r>
            <w:r w:rsidR="00385DC4">
              <w:rPr>
                <w:noProof/>
                <w:webHidden/>
              </w:rPr>
              <w:fldChar w:fldCharType="end"/>
            </w:r>
          </w:hyperlink>
        </w:p>
        <w:p w:rsidR="00385DC4" w:rsidRDefault="00A13466" w14:paraId="222527F2" w14:textId="43A73425">
          <w:pPr>
            <w:pStyle w:val="TDC2"/>
            <w:rPr>
              <w:rFonts w:cstheme="minorBidi"/>
              <w:noProof/>
              <w:sz w:val="22"/>
              <w:szCs w:val="22"/>
              <w:lang w:val="en-GB" w:eastAsia="en-GB"/>
            </w:rPr>
          </w:pPr>
          <w:hyperlink w:history="1" w:anchor="_Toc79671802">
            <w:r w:rsidRPr="00EF5A72" w:rsidR="00385DC4">
              <w:rPr>
                <w:rStyle w:val="Hipervnculo"/>
                <w:noProof/>
              </w:rPr>
              <w:t>6.14Accuracy and Dimensions</w:t>
            </w:r>
            <w:r w:rsidR="00385DC4">
              <w:rPr>
                <w:noProof/>
                <w:webHidden/>
              </w:rPr>
              <w:tab/>
            </w:r>
            <w:r w:rsidR="00385DC4">
              <w:rPr>
                <w:noProof/>
                <w:webHidden/>
              </w:rPr>
              <w:fldChar w:fldCharType="begin"/>
            </w:r>
            <w:r w:rsidR="00385DC4">
              <w:rPr>
                <w:noProof/>
                <w:webHidden/>
              </w:rPr>
              <w:instrText xml:space="preserve"> PAGEREF _Toc79671802 \h </w:instrText>
            </w:r>
            <w:r w:rsidR="00385DC4">
              <w:rPr>
                <w:noProof/>
                <w:webHidden/>
              </w:rPr>
            </w:r>
            <w:r w:rsidR="00385DC4">
              <w:rPr>
                <w:noProof/>
                <w:webHidden/>
              </w:rPr>
              <w:fldChar w:fldCharType="separate"/>
            </w:r>
            <w:r w:rsidR="00385DC4">
              <w:rPr>
                <w:noProof/>
                <w:webHidden/>
              </w:rPr>
              <w:t>43</w:t>
            </w:r>
            <w:r w:rsidR="00385DC4">
              <w:rPr>
                <w:noProof/>
                <w:webHidden/>
              </w:rPr>
              <w:fldChar w:fldCharType="end"/>
            </w:r>
          </w:hyperlink>
        </w:p>
        <w:p w:rsidR="00385DC4" w:rsidRDefault="00A13466" w14:paraId="067A34E7" w14:textId="762A02FD">
          <w:pPr>
            <w:pStyle w:val="TDC2"/>
            <w:rPr>
              <w:rFonts w:cstheme="minorBidi"/>
              <w:noProof/>
              <w:sz w:val="22"/>
              <w:szCs w:val="22"/>
              <w:lang w:val="en-GB" w:eastAsia="en-GB"/>
            </w:rPr>
          </w:pPr>
          <w:hyperlink w:history="1" w:anchor="_Toc79671803">
            <w:r w:rsidRPr="00EF5A72" w:rsidR="00385DC4">
              <w:rPr>
                <w:rStyle w:val="Hipervnculo"/>
                <w:noProof/>
              </w:rPr>
              <w:t>6.15Annotation Methods</w:t>
            </w:r>
            <w:r w:rsidR="00385DC4">
              <w:rPr>
                <w:noProof/>
                <w:webHidden/>
              </w:rPr>
              <w:tab/>
            </w:r>
            <w:r w:rsidR="00385DC4">
              <w:rPr>
                <w:noProof/>
                <w:webHidden/>
              </w:rPr>
              <w:fldChar w:fldCharType="begin"/>
            </w:r>
            <w:r w:rsidR="00385DC4">
              <w:rPr>
                <w:noProof/>
                <w:webHidden/>
              </w:rPr>
              <w:instrText xml:space="preserve"> PAGEREF _Toc79671803 \h </w:instrText>
            </w:r>
            <w:r w:rsidR="00385DC4">
              <w:rPr>
                <w:noProof/>
                <w:webHidden/>
              </w:rPr>
            </w:r>
            <w:r w:rsidR="00385DC4">
              <w:rPr>
                <w:noProof/>
                <w:webHidden/>
              </w:rPr>
              <w:fldChar w:fldCharType="separate"/>
            </w:r>
            <w:r w:rsidR="00385DC4">
              <w:rPr>
                <w:noProof/>
                <w:webHidden/>
              </w:rPr>
              <w:t>43</w:t>
            </w:r>
            <w:r w:rsidR="00385DC4">
              <w:rPr>
                <w:noProof/>
                <w:webHidden/>
              </w:rPr>
              <w:fldChar w:fldCharType="end"/>
            </w:r>
          </w:hyperlink>
        </w:p>
        <w:p w:rsidR="00385DC4" w:rsidRDefault="00A13466" w14:paraId="194C280F" w14:textId="17C61BBB">
          <w:pPr>
            <w:pStyle w:val="TDC3"/>
            <w:rPr>
              <w:bCs w:val="0"/>
              <w:noProof/>
              <w:sz w:val="22"/>
              <w:szCs w:val="22"/>
              <w:lang w:val="en-GB" w:eastAsia="en-GB"/>
            </w:rPr>
          </w:pPr>
          <w:hyperlink w:history="1" w:anchor="_Toc79671804">
            <w:r w:rsidRPr="00EF5A72" w:rsidR="00385DC4">
              <w:rPr>
                <w:rStyle w:val="Hipervnculo"/>
                <w:noProof/>
              </w:rPr>
              <w:t>6.15.1Annotation Tags</w:t>
            </w:r>
            <w:r w:rsidR="00385DC4">
              <w:rPr>
                <w:noProof/>
                <w:webHidden/>
              </w:rPr>
              <w:tab/>
            </w:r>
            <w:r w:rsidR="00385DC4">
              <w:rPr>
                <w:noProof/>
                <w:webHidden/>
              </w:rPr>
              <w:fldChar w:fldCharType="begin"/>
            </w:r>
            <w:r w:rsidR="00385DC4">
              <w:rPr>
                <w:noProof/>
                <w:webHidden/>
              </w:rPr>
              <w:instrText xml:space="preserve"> PAGEREF _Toc79671804 \h </w:instrText>
            </w:r>
            <w:r w:rsidR="00385DC4">
              <w:rPr>
                <w:noProof/>
                <w:webHidden/>
              </w:rPr>
            </w:r>
            <w:r w:rsidR="00385DC4">
              <w:rPr>
                <w:noProof/>
                <w:webHidden/>
              </w:rPr>
              <w:fldChar w:fldCharType="separate"/>
            </w:r>
            <w:r w:rsidR="00385DC4">
              <w:rPr>
                <w:noProof/>
                <w:webHidden/>
              </w:rPr>
              <w:t>43</w:t>
            </w:r>
            <w:r w:rsidR="00385DC4">
              <w:rPr>
                <w:noProof/>
                <w:webHidden/>
              </w:rPr>
              <w:fldChar w:fldCharType="end"/>
            </w:r>
          </w:hyperlink>
        </w:p>
        <w:p w:rsidR="00385DC4" w:rsidRDefault="00A13466" w14:paraId="19A98C63" w14:textId="534B38F0">
          <w:pPr>
            <w:pStyle w:val="TDC2"/>
            <w:rPr>
              <w:rFonts w:cstheme="minorBidi"/>
              <w:noProof/>
              <w:sz w:val="22"/>
              <w:szCs w:val="22"/>
              <w:lang w:val="en-GB" w:eastAsia="en-GB"/>
            </w:rPr>
          </w:pPr>
          <w:hyperlink w:history="1" w:anchor="_Toc79671805">
            <w:r w:rsidRPr="00EF5A72" w:rsidR="00385DC4">
              <w:rPr>
                <w:rStyle w:val="Hipervnculo"/>
                <w:noProof/>
              </w:rPr>
              <w:t>6.16Drawing Scales</w:t>
            </w:r>
            <w:r w:rsidR="00385DC4">
              <w:rPr>
                <w:noProof/>
                <w:webHidden/>
              </w:rPr>
              <w:tab/>
            </w:r>
            <w:r w:rsidR="00385DC4">
              <w:rPr>
                <w:noProof/>
                <w:webHidden/>
              </w:rPr>
              <w:fldChar w:fldCharType="begin"/>
            </w:r>
            <w:r w:rsidR="00385DC4">
              <w:rPr>
                <w:noProof/>
                <w:webHidden/>
              </w:rPr>
              <w:instrText xml:space="preserve"> PAGEREF _Toc79671805 \h </w:instrText>
            </w:r>
            <w:r w:rsidR="00385DC4">
              <w:rPr>
                <w:noProof/>
                <w:webHidden/>
              </w:rPr>
            </w:r>
            <w:r w:rsidR="00385DC4">
              <w:rPr>
                <w:noProof/>
                <w:webHidden/>
              </w:rPr>
              <w:fldChar w:fldCharType="separate"/>
            </w:r>
            <w:r w:rsidR="00385DC4">
              <w:rPr>
                <w:noProof/>
                <w:webHidden/>
              </w:rPr>
              <w:t>45</w:t>
            </w:r>
            <w:r w:rsidR="00385DC4">
              <w:rPr>
                <w:noProof/>
                <w:webHidden/>
              </w:rPr>
              <w:fldChar w:fldCharType="end"/>
            </w:r>
          </w:hyperlink>
        </w:p>
        <w:p w:rsidR="00385DC4" w:rsidRDefault="00A13466" w14:paraId="187B69A4" w14:textId="158FE539">
          <w:pPr>
            <w:pStyle w:val="TDC1"/>
            <w:rPr>
              <w:rFonts w:cstheme="minorBidi"/>
              <w:bCs w:val="0"/>
              <w:noProof/>
              <w:color w:val="auto"/>
              <w:sz w:val="22"/>
              <w:szCs w:val="22"/>
              <w:lang w:val="en-GB" w:eastAsia="en-GB"/>
            </w:rPr>
          </w:pPr>
          <w:hyperlink w:history="1" w:anchor="_Toc79671806">
            <w:r w:rsidRPr="00EF5A72" w:rsidR="00385DC4">
              <w:rPr>
                <w:rStyle w:val="Hipervnculo"/>
                <w:noProof/>
              </w:rPr>
              <w:t>7</w:t>
            </w:r>
            <w:r w:rsidR="00385DC4">
              <w:rPr>
                <w:rFonts w:cstheme="minorBidi"/>
                <w:bCs w:val="0"/>
                <w:noProof/>
                <w:color w:val="auto"/>
                <w:sz w:val="22"/>
                <w:szCs w:val="22"/>
                <w:lang w:val="en-GB" w:eastAsia="en-GB"/>
              </w:rPr>
              <w:tab/>
            </w:r>
            <w:r w:rsidRPr="00EF5A72" w:rsidR="00385DC4">
              <w:rPr>
                <w:rStyle w:val="Hipervnculo"/>
                <w:noProof/>
              </w:rPr>
              <w:t>TECHNICAL DATA PROTOCOL</w:t>
            </w:r>
            <w:r w:rsidR="00385DC4">
              <w:rPr>
                <w:noProof/>
                <w:webHidden/>
              </w:rPr>
              <w:tab/>
            </w:r>
            <w:r w:rsidR="00385DC4">
              <w:rPr>
                <w:noProof/>
                <w:webHidden/>
              </w:rPr>
              <w:fldChar w:fldCharType="begin"/>
            </w:r>
            <w:r w:rsidR="00385DC4">
              <w:rPr>
                <w:noProof/>
                <w:webHidden/>
              </w:rPr>
              <w:instrText xml:space="preserve"> PAGEREF _Toc79671806 \h </w:instrText>
            </w:r>
            <w:r w:rsidR="00385DC4">
              <w:rPr>
                <w:noProof/>
                <w:webHidden/>
              </w:rPr>
            </w:r>
            <w:r w:rsidR="00385DC4">
              <w:rPr>
                <w:noProof/>
                <w:webHidden/>
              </w:rPr>
              <w:fldChar w:fldCharType="separate"/>
            </w:r>
            <w:r w:rsidR="00385DC4">
              <w:rPr>
                <w:noProof/>
                <w:webHidden/>
              </w:rPr>
              <w:t>46</w:t>
            </w:r>
            <w:r w:rsidR="00385DC4">
              <w:rPr>
                <w:noProof/>
                <w:webHidden/>
              </w:rPr>
              <w:fldChar w:fldCharType="end"/>
            </w:r>
          </w:hyperlink>
        </w:p>
        <w:p w:rsidR="00385DC4" w:rsidRDefault="00A13466" w14:paraId="51906A7B" w14:textId="3B0F08CA">
          <w:pPr>
            <w:pStyle w:val="TDC2"/>
            <w:rPr>
              <w:rFonts w:cstheme="minorBidi"/>
              <w:noProof/>
              <w:sz w:val="22"/>
              <w:szCs w:val="22"/>
              <w:lang w:val="en-GB" w:eastAsia="en-GB"/>
            </w:rPr>
          </w:pPr>
          <w:hyperlink w:history="1" w:anchor="_Toc79671807">
            <w:r w:rsidRPr="00EF5A72" w:rsidR="00385DC4">
              <w:rPr>
                <w:rStyle w:val="Hipervnculo"/>
                <w:noProof/>
              </w:rPr>
              <w:t>7.1Project File Format Overview</w:t>
            </w:r>
            <w:r w:rsidR="00385DC4">
              <w:rPr>
                <w:noProof/>
                <w:webHidden/>
              </w:rPr>
              <w:tab/>
            </w:r>
            <w:r w:rsidR="00385DC4">
              <w:rPr>
                <w:noProof/>
                <w:webHidden/>
              </w:rPr>
              <w:fldChar w:fldCharType="begin"/>
            </w:r>
            <w:r w:rsidR="00385DC4">
              <w:rPr>
                <w:noProof/>
                <w:webHidden/>
              </w:rPr>
              <w:instrText xml:space="preserve"> PAGEREF _Toc79671807 \h </w:instrText>
            </w:r>
            <w:r w:rsidR="00385DC4">
              <w:rPr>
                <w:noProof/>
                <w:webHidden/>
              </w:rPr>
            </w:r>
            <w:r w:rsidR="00385DC4">
              <w:rPr>
                <w:noProof/>
                <w:webHidden/>
              </w:rPr>
              <w:fldChar w:fldCharType="separate"/>
            </w:r>
            <w:r w:rsidR="00385DC4">
              <w:rPr>
                <w:noProof/>
                <w:webHidden/>
              </w:rPr>
              <w:t>47</w:t>
            </w:r>
            <w:r w:rsidR="00385DC4">
              <w:rPr>
                <w:noProof/>
                <w:webHidden/>
              </w:rPr>
              <w:fldChar w:fldCharType="end"/>
            </w:r>
          </w:hyperlink>
        </w:p>
        <w:p w:rsidR="00385DC4" w:rsidRDefault="00A13466" w14:paraId="2C51C97A" w14:textId="68AB84F1">
          <w:pPr>
            <w:pStyle w:val="TDC2"/>
            <w:rPr>
              <w:rFonts w:cstheme="minorBidi"/>
              <w:noProof/>
              <w:sz w:val="22"/>
              <w:szCs w:val="22"/>
              <w:lang w:val="en-GB" w:eastAsia="en-GB"/>
            </w:rPr>
          </w:pPr>
          <w:hyperlink w:history="1" w:anchor="_Toc79671808">
            <w:r w:rsidRPr="00EF5A72" w:rsidR="00385DC4">
              <w:rPr>
                <w:rStyle w:val="Hipervnculo"/>
                <w:noProof/>
              </w:rPr>
              <w:t>7.2Project Task Teams File Format Exchanges</w:t>
            </w:r>
            <w:r w:rsidR="00385DC4">
              <w:rPr>
                <w:noProof/>
                <w:webHidden/>
              </w:rPr>
              <w:tab/>
            </w:r>
            <w:r w:rsidR="00385DC4">
              <w:rPr>
                <w:noProof/>
                <w:webHidden/>
              </w:rPr>
              <w:fldChar w:fldCharType="begin"/>
            </w:r>
            <w:r w:rsidR="00385DC4">
              <w:rPr>
                <w:noProof/>
                <w:webHidden/>
              </w:rPr>
              <w:instrText xml:space="preserve"> PAGEREF _Toc79671808 \h </w:instrText>
            </w:r>
            <w:r w:rsidR="00385DC4">
              <w:rPr>
                <w:noProof/>
                <w:webHidden/>
              </w:rPr>
            </w:r>
            <w:r w:rsidR="00385DC4">
              <w:rPr>
                <w:noProof/>
                <w:webHidden/>
              </w:rPr>
              <w:fldChar w:fldCharType="separate"/>
            </w:r>
            <w:r w:rsidR="00385DC4">
              <w:rPr>
                <w:noProof/>
                <w:webHidden/>
              </w:rPr>
              <w:t>48</w:t>
            </w:r>
            <w:r w:rsidR="00385DC4">
              <w:rPr>
                <w:noProof/>
                <w:webHidden/>
              </w:rPr>
              <w:fldChar w:fldCharType="end"/>
            </w:r>
          </w:hyperlink>
        </w:p>
        <w:p w:rsidR="00385DC4" w:rsidRDefault="00A13466" w14:paraId="58AB0A29" w14:textId="76E20A53">
          <w:pPr>
            <w:pStyle w:val="TDC2"/>
            <w:rPr>
              <w:rFonts w:cstheme="minorBidi"/>
              <w:noProof/>
              <w:sz w:val="22"/>
              <w:szCs w:val="22"/>
              <w:lang w:val="en-GB" w:eastAsia="en-GB"/>
            </w:rPr>
          </w:pPr>
          <w:hyperlink w:history="1" w:anchor="_Toc79671809">
            <w:r w:rsidRPr="00EF5A72" w:rsidR="00385DC4">
              <w:rPr>
                <w:rStyle w:val="Hipervnculo"/>
                <w:noProof/>
              </w:rPr>
              <w:t>7.3IFC Guidance</w:t>
            </w:r>
            <w:r w:rsidR="00385DC4">
              <w:rPr>
                <w:noProof/>
                <w:webHidden/>
              </w:rPr>
              <w:tab/>
            </w:r>
            <w:r w:rsidR="00385DC4">
              <w:rPr>
                <w:noProof/>
                <w:webHidden/>
              </w:rPr>
              <w:fldChar w:fldCharType="begin"/>
            </w:r>
            <w:r w:rsidR="00385DC4">
              <w:rPr>
                <w:noProof/>
                <w:webHidden/>
              </w:rPr>
              <w:instrText xml:space="preserve"> PAGEREF _Toc79671809 \h </w:instrText>
            </w:r>
            <w:r w:rsidR="00385DC4">
              <w:rPr>
                <w:noProof/>
                <w:webHidden/>
              </w:rPr>
            </w:r>
            <w:r w:rsidR="00385DC4">
              <w:rPr>
                <w:noProof/>
                <w:webHidden/>
              </w:rPr>
              <w:fldChar w:fldCharType="separate"/>
            </w:r>
            <w:r w:rsidR="00385DC4">
              <w:rPr>
                <w:noProof/>
                <w:webHidden/>
              </w:rPr>
              <w:t>48</w:t>
            </w:r>
            <w:r w:rsidR="00385DC4">
              <w:rPr>
                <w:noProof/>
                <w:webHidden/>
              </w:rPr>
              <w:fldChar w:fldCharType="end"/>
            </w:r>
          </w:hyperlink>
        </w:p>
        <w:p w:rsidR="00385DC4" w:rsidRDefault="00A13466" w14:paraId="34B1B39E" w14:textId="1613996A">
          <w:pPr>
            <w:pStyle w:val="TDC2"/>
            <w:rPr>
              <w:rFonts w:cstheme="minorBidi"/>
              <w:noProof/>
              <w:sz w:val="22"/>
              <w:szCs w:val="22"/>
              <w:lang w:val="en-GB" w:eastAsia="en-GB"/>
            </w:rPr>
          </w:pPr>
          <w:hyperlink w:history="1" w:anchor="_Toc79671810">
            <w:r w:rsidRPr="00EF5A72" w:rsidR="00385DC4">
              <w:rPr>
                <w:rStyle w:val="Hipervnculo"/>
                <w:noProof/>
              </w:rPr>
              <w:t>7.4IFC File Export Settings</w:t>
            </w:r>
            <w:r w:rsidR="00385DC4">
              <w:rPr>
                <w:noProof/>
                <w:webHidden/>
              </w:rPr>
              <w:tab/>
            </w:r>
            <w:r w:rsidR="00385DC4">
              <w:rPr>
                <w:noProof/>
                <w:webHidden/>
              </w:rPr>
              <w:fldChar w:fldCharType="begin"/>
            </w:r>
            <w:r w:rsidR="00385DC4">
              <w:rPr>
                <w:noProof/>
                <w:webHidden/>
              </w:rPr>
              <w:instrText xml:space="preserve"> PAGEREF _Toc79671810 \h </w:instrText>
            </w:r>
            <w:r w:rsidR="00385DC4">
              <w:rPr>
                <w:noProof/>
                <w:webHidden/>
              </w:rPr>
            </w:r>
            <w:r w:rsidR="00385DC4">
              <w:rPr>
                <w:noProof/>
                <w:webHidden/>
              </w:rPr>
              <w:fldChar w:fldCharType="separate"/>
            </w:r>
            <w:r w:rsidR="00385DC4">
              <w:rPr>
                <w:noProof/>
                <w:webHidden/>
              </w:rPr>
              <w:t>49</w:t>
            </w:r>
            <w:r w:rsidR="00385DC4">
              <w:rPr>
                <w:noProof/>
                <w:webHidden/>
              </w:rPr>
              <w:fldChar w:fldCharType="end"/>
            </w:r>
          </w:hyperlink>
        </w:p>
        <w:p w:rsidR="00385DC4" w:rsidRDefault="00A13466" w14:paraId="20447D61" w14:textId="4D01EBD3">
          <w:pPr>
            <w:pStyle w:val="TDC2"/>
            <w:rPr>
              <w:rFonts w:cstheme="minorBidi"/>
              <w:noProof/>
              <w:sz w:val="22"/>
              <w:szCs w:val="22"/>
              <w:lang w:val="en-GB" w:eastAsia="en-GB"/>
            </w:rPr>
          </w:pPr>
          <w:hyperlink w:history="1" w:anchor="_Toc79671811">
            <w:r w:rsidRPr="00EF5A72" w:rsidR="00385DC4">
              <w:rPr>
                <w:rStyle w:val="Hipervnculo"/>
                <w:noProof/>
              </w:rPr>
              <w:t>7.5Data Reviews</w:t>
            </w:r>
            <w:r w:rsidR="00385DC4">
              <w:rPr>
                <w:noProof/>
                <w:webHidden/>
              </w:rPr>
              <w:tab/>
            </w:r>
            <w:r w:rsidR="00385DC4">
              <w:rPr>
                <w:noProof/>
                <w:webHidden/>
              </w:rPr>
              <w:fldChar w:fldCharType="begin"/>
            </w:r>
            <w:r w:rsidR="00385DC4">
              <w:rPr>
                <w:noProof/>
                <w:webHidden/>
              </w:rPr>
              <w:instrText xml:space="preserve"> PAGEREF _Toc79671811 \h </w:instrText>
            </w:r>
            <w:r w:rsidR="00385DC4">
              <w:rPr>
                <w:noProof/>
                <w:webHidden/>
              </w:rPr>
            </w:r>
            <w:r w:rsidR="00385DC4">
              <w:rPr>
                <w:noProof/>
                <w:webHidden/>
              </w:rPr>
              <w:fldChar w:fldCharType="separate"/>
            </w:r>
            <w:r w:rsidR="00385DC4">
              <w:rPr>
                <w:noProof/>
                <w:webHidden/>
              </w:rPr>
              <w:t>49</w:t>
            </w:r>
            <w:r w:rsidR="00385DC4">
              <w:rPr>
                <w:noProof/>
                <w:webHidden/>
              </w:rPr>
              <w:fldChar w:fldCharType="end"/>
            </w:r>
          </w:hyperlink>
        </w:p>
        <w:p w:rsidR="00385DC4" w:rsidRDefault="00A13466" w14:paraId="7E8AC8ED" w14:textId="1744752B">
          <w:pPr>
            <w:pStyle w:val="TDC1"/>
            <w:rPr>
              <w:rFonts w:cstheme="minorBidi"/>
              <w:bCs w:val="0"/>
              <w:noProof/>
              <w:color w:val="auto"/>
              <w:sz w:val="22"/>
              <w:szCs w:val="22"/>
              <w:lang w:val="en-GB" w:eastAsia="en-GB"/>
            </w:rPr>
          </w:pPr>
          <w:hyperlink w:history="1" w:anchor="_Toc79671812">
            <w:r w:rsidRPr="00EF5A72" w:rsidR="00385DC4">
              <w:rPr>
                <w:rStyle w:val="Hipervnculo"/>
                <w:noProof/>
              </w:rPr>
              <w:t>8</w:t>
            </w:r>
            <w:r w:rsidR="00385DC4">
              <w:rPr>
                <w:rFonts w:cstheme="minorBidi"/>
                <w:bCs w:val="0"/>
                <w:noProof/>
                <w:color w:val="auto"/>
                <w:sz w:val="22"/>
                <w:szCs w:val="22"/>
                <w:lang w:val="en-GB" w:eastAsia="en-GB"/>
              </w:rPr>
              <w:tab/>
            </w:r>
            <w:r w:rsidRPr="00EF5A72" w:rsidR="00385DC4">
              <w:rPr>
                <w:rStyle w:val="Hipervnculo"/>
                <w:noProof/>
              </w:rPr>
              <w:t>PROJECT WORKSHARING &amp; COLLABORATION</w:t>
            </w:r>
            <w:r w:rsidR="00385DC4">
              <w:rPr>
                <w:noProof/>
                <w:webHidden/>
              </w:rPr>
              <w:tab/>
            </w:r>
            <w:r w:rsidR="00385DC4">
              <w:rPr>
                <w:noProof/>
                <w:webHidden/>
              </w:rPr>
              <w:fldChar w:fldCharType="begin"/>
            </w:r>
            <w:r w:rsidR="00385DC4">
              <w:rPr>
                <w:noProof/>
                <w:webHidden/>
              </w:rPr>
              <w:instrText xml:space="preserve"> PAGEREF _Toc79671812 \h </w:instrText>
            </w:r>
            <w:r w:rsidR="00385DC4">
              <w:rPr>
                <w:noProof/>
                <w:webHidden/>
              </w:rPr>
            </w:r>
            <w:r w:rsidR="00385DC4">
              <w:rPr>
                <w:noProof/>
                <w:webHidden/>
              </w:rPr>
              <w:fldChar w:fldCharType="separate"/>
            </w:r>
            <w:r w:rsidR="00385DC4">
              <w:rPr>
                <w:noProof/>
                <w:webHidden/>
              </w:rPr>
              <w:t>50</w:t>
            </w:r>
            <w:r w:rsidR="00385DC4">
              <w:rPr>
                <w:noProof/>
                <w:webHidden/>
              </w:rPr>
              <w:fldChar w:fldCharType="end"/>
            </w:r>
          </w:hyperlink>
        </w:p>
        <w:p w:rsidR="00385DC4" w:rsidRDefault="00A13466" w14:paraId="2D4B325F" w14:textId="790548B4">
          <w:pPr>
            <w:pStyle w:val="TDC2"/>
            <w:rPr>
              <w:rFonts w:cstheme="minorBidi"/>
              <w:noProof/>
              <w:sz w:val="22"/>
              <w:szCs w:val="22"/>
              <w:lang w:val="en-GB" w:eastAsia="en-GB"/>
            </w:rPr>
          </w:pPr>
          <w:hyperlink w:history="1" w:anchor="_Toc79671813">
            <w:r w:rsidRPr="00EF5A72" w:rsidR="00385DC4">
              <w:rPr>
                <w:rStyle w:val="Hipervnculo"/>
                <w:noProof/>
              </w:rPr>
              <w:t>8.1Model Collaboration</w:t>
            </w:r>
            <w:r w:rsidR="00385DC4">
              <w:rPr>
                <w:noProof/>
                <w:webHidden/>
              </w:rPr>
              <w:tab/>
            </w:r>
            <w:r w:rsidR="00385DC4">
              <w:rPr>
                <w:noProof/>
                <w:webHidden/>
              </w:rPr>
              <w:fldChar w:fldCharType="begin"/>
            </w:r>
            <w:r w:rsidR="00385DC4">
              <w:rPr>
                <w:noProof/>
                <w:webHidden/>
              </w:rPr>
              <w:instrText xml:space="preserve"> PAGEREF _Toc79671813 \h </w:instrText>
            </w:r>
            <w:r w:rsidR="00385DC4">
              <w:rPr>
                <w:noProof/>
                <w:webHidden/>
              </w:rPr>
            </w:r>
            <w:r w:rsidR="00385DC4">
              <w:rPr>
                <w:noProof/>
                <w:webHidden/>
              </w:rPr>
              <w:fldChar w:fldCharType="separate"/>
            </w:r>
            <w:r w:rsidR="00385DC4">
              <w:rPr>
                <w:noProof/>
                <w:webHidden/>
              </w:rPr>
              <w:t>50</w:t>
            </w:r>
            <w:r w:rsidR="00385DC4">
              <w:rPr>
                <w:noProof/>
                <w:webHidden/>
              </w:rPr>
              <w:fldChar w:fldCharType="end"/>
            </w:r>
          </w:hyperlink>
        </w:p>
        <w:p w:rsidR="00385DC4" w:rsidRDefault="00A13466" w14:paraId="38D82D2B" w14:textId="2E78502B">
          <w:pPr>
            <w:pStyle w:val="TDC3"/>
            <w:rPr>
              <w:bCs w:val="0"/>
              <w:noProof/>
              <w:sz w:val="22"/>
              <w:szCs w:val="22"/>
              <w:lang w:val="en-GB" w:eastAsia="en-GB"/>
            </w:rPr>
          </w:pPr>
          <w:hyperlink w:history="1" w:anchor="_Toc79671814">
            <w:r w:rsidRPr="00EF5A72" w:rsidR="00385DC4">
              <w:rPr>
                <w:rStyle w:val="Hipervnculo"/>
                <w:noProof/>
              </w:rPr>
              <w:t>8.1.1</w:t>
            </w:r>
            <w:r w:rsidR="00385DC4">
              <w:rPr>
                <w:bCs w:val="0"/>
                <w:noProof/>
                <w:sz w:val="22"/>
                <w:szCs w:val="22"/>
                <w:lang w:val="en-GB" w:eastAsia="en-GB"/>
              </w:rPr>
              <w:tab/>
            </w:r>
            <w:r w:rsidRPr="00EF5A72" w:rsidR="00385DC4">
              <w:rPr>
                <w:rStyle w:val="Hipervnculo"/>
                <w:noProof/>
              </w:rPr>
              <w:t>BIM360 Package Exchange</w:t>
            </w:r>
            <w:r w:rsidR="00385DC4">
              <w:rPr>
                <w:noProof/>
                <w:webHidden/>
              </w:rPr>
              <w:tab/>
            </w:r>
            <w:r w:rsidR="00385DC4">
              <w:rPr>
                <w:noProof/>
                <w:webHidden/>
              </w:rPr>
              <w:fldChar w:fldCharType="begin"/>
            </w:r>
            <w:r w:rsidR="00385DC4">
              <w:rPr>
                <w:noProof/>
                <w:webHidden/>
              </w:rPr>
              <w:instrText xml:space="preserve"> PAGEREF _Toc79671814 \h </w:instrText>
            </w:r>
            <w:r w:rsidR="00385DC4">
              <w:rPr>
                <w:noProof/>
                <w:webHidden/>
              </w:rPr>
            </w:r>
            <w:r w:rsidR="00385DC4">
              <w:rPr>
                <w:noProof/>
                <w:webHidden/>
              </w:rPr>
              <w:fldChar w:fldCharType="separate"/>
            </w:r>
            <w:r w:rsidR="00385DC4">
              <w:rPr>
                <w:noProof/>
                <w:webHidden/>
              </w:rPr>
              <w:t>50</w:t>
            </w:r>
            <w:r w:rsidR="00385DC4">
              <w:rPr>
                <w:noProof/>
                <w:webHidden/>
              </w:rPr>
              <w:fldChar w:fldCharType="end"/>
            </w:r>
          </w:hyperlink>
        </w:p>
        <w:p w:rsidR="00385DC4" w:rsidRDefault="00A13466" w14:paraId="5849AF79" w14:textId="2122F86A">
          <w:pPr>
            <w:pStyle w:val="TDC2"/>
            <w:rPr>
              <w:rFonts w:cstheme="minorBidi"/>
              <w:noProof/>
              <w:sz w:val="22"/>
              <w:szCs w:val="22"/>
              <w:lang w:val="en-GB" w:eastAsia="en-GB"/>
            </w:rPr>
          </w:pPr>
          <w:hyperlink w:history="1" w:anchor="_Toc79671815">
            <w:r w:rsidRPr="00EF5A72" w:rsidR="00385DC4">
              <w:rPr>
                <w:rStyle w:val="Hipervnculo"/>
                <w:noProof/>
              </w:rPr>
              <w:t>8.2Common Data Environment &amp; PMIS</w:t>
            </w:r>
            <w:r w:rsidR="00385DC4">
              <w:rPr>
                <w:noProof/>
                <w:webHidden/>
              </w:rPr>
              <w:tab/>
            </w:r>
            <w:r w:rsidR="00385DC4">
              <w:rPr>
                <w:noProof/>
                <w:webHidden/>
              </w:rPr>
              <w:fldChar w:fldCharType="begin"/>
            </w:r>
            <w:r w:rsidR="00385DC4">
              <w:rPr>
                <w:noProof/>
                <w:webHidden/>
              </w:rPr>
              <w:instrText xml:space="preserve"> PAGEREF _Toc79671815 \h </w:instrText>
            </w:r>
            <w:r w:rsidR="00385DC4">
              <w:rPr>
                <w:noProof/>
                <w:webHidden/>
              </w:rPr>
            </w:r>
            <w:r w:rsidR="00385DC4">
              <w:rPr>
                <w:noProof/>
                <w:webHidden/>
              </w:rPr>
              <w:fldChar w:fldCharType="separate"/>
            </w:r>
            <w:r w:rsidR="00385DC4">
              <w:rPr>
                <w:noProof/>
                <w:webHidden/>
              </w:rPr>
              <w:t>51</w:t>
            </w:r>
            <w:r w:rsidR="00385DC4">
              <w:rPr>
                <w:noProof/>
                <w:webHidden/>
              </w:rPr>
              <w:fldChar w:fldCharType="end"/>
            </w:r>
          </w:hyperlink>
        </w:p>
        <w:p w:rsidR="00385DC4" w:rsidRDefault="00A13466" w14:paraId="1DDDA188" w14:textId="61233510">
          <w:pPr>
            <w:pStyle w:val="TDC2"/>
            <w:rPr>
              <w:rFonts w:cstheme="minorBidi"/>
              <w:noProof/>
              <w:sz w:val="22"/>
              <w:szCs w:val="22"/>
              <w:lang w:val="en-GB" w:eastAsia="en-GB"/>
            </w:rPr>
          </w:pPr>
          <w:hyperlink w:history="1" w:anchor="_Toc79671816">
            <w:r w:rsidRPr="00EF5A72" w:rsidR="00385DC4">
              <w:rPr>
                <w:rStyle w:val="Hipervnculo"/>
                <w:noProof/>
              </w:rPr>
              <w:t>8.3Model Upload Process</w:t>
            </w:r>
            <w:r w:rsidR="00385DC4">
              <w:rPr>
                <w:noProof/>
                <w:webHidden/>
              </w:rPr>
              <w:tab/>
            </w:r>
            <w:r w:rsidR="00385DC4">
              <w:rPr>
                <w:noProof/>
                <w:webHidden/>
              </w:rPr>
              <w:fldChar w:fldCharType="begin"/>
            </w:r>
            <w:r w:rsidR="00385DC4">
              <w:rPr>
                <w:noProof/>
                <w:webHidden/>
              </w:rPr>
              <w:instrText xml:space="preserve"> PAGEREF _Toc79671816 \h </w:instrText>
            </w:r>
            <w:r w:rsidR="00385DC4">
              <w:rPr>
                <w:noProof/>
                <w:webHidden/>
              </w:rPr>
            </w:r>
            <w:r w:rsidR="00385DC4">
              <w:rPr>
                <w:noProof/>
                <w:webHidden/>
              </w:rPr>
              <w:fldChar w:fldCharType="separate"/>
            </w:r>
            <w:r w:rsidR="00385DC4">
              <w:rPr>
                <w:noProof/>
                <w:webHidden/>
              </w:rPr>
              <w:t>51</w:t>
            </w:r>
            <w:r w:rsidR="00385DC4">
              <w:rPr>
                <w:noProof/>
                <w:webHidden/>
              </w:rPr>
              <w:fldChar w:fldCharType="end"/>
            </w:r>
          </w:hyperlink>
        </w:p>
        <w:p w:rsidR="00385DC4" w:rsidRDefault="00A13466" w14:paraId="5A8A9973" w14:textId="7B1504FC">
          <w:pPr>
            <w:pStyle w:val="TDC3"/>
            <w:rPr>
              <w:bCs w:val="0"/>
              <w:noProof/>
              <w:sz w:val="22"/>
              <w:szCs w:val="22"/>
              <w:lang w:val="en-GB" w:eastAsia="en-GB"/>
            </w:rPr>
          </w:pPr>
          <w:hyperlink w:history="1" w:anchor="_Toc79671817">
            <w:r w:rsidRPr="00EF5A72" w:rsidR="00385DC4">
              <w:rPr>
                <w:rStyle w:val="Hipervnculo"/>
                <w:noProof/>
              </w:rPr>
              <w:t>8.3.1 BIM Models Exchange</w:t>
            </w:r>
            <w:r w:rsidR="00385DC4">
              <w:rPr>
                <w:noProof/>
                <w:webHidden/>
              </w:rPr>
              <w:tab/>
            </w:r>
            <w:r w:rsidR="00385DC4">
              <w:rPr>
                <w:noProof/>
                <w:webHidden/>
              </w:rPr>
              <w:fldChar w:fldCharType="begin"/>
            </w:r>
            <w:r w:rsidR="00385DC4">
              <w:rPr>
                <w:noProof/>
                <w:webHidden/>
              </w:rPr>
              <w:instrText xml:space="preserve"> PAGEREF _Toc79671817 \h </w:instrText>
            </w:r>
            <w:r w:rsidR="00385DC4">
              <w:rPr>
                <w:noProof/>
                <w:webHidden/>
              </w:rPr>
            </w:r>
            <w:r w:rsidR="00385DC4">
              <w:rPr>
                <w:noProof/>
                <w:webHidden/>
              </w:rPr>
              <w:fldChar w:fldCharType="separate"/>
            </w:r>
            <w:r w:rsidR="00385DC4">
              <w:rPr>
                <w:noProof/>
                <w:webHidden/>
              </w:rPr>
              <w:t>52</w:t>
            </w:r>
            <w:r w:rsidR="00385DC4">
              <w:rPr>
                <w:noProof/>
                <w:webHidden/>
              </w:rPr>
              <w:fldChar w:fldCharType="end"/>
            </w:r>
          </w:hyperlink>
        </w:p>
        <w:p w:rsidR="00385DC4" w:rsidRDefault="00A13466" w14:paraId="122DAFB7" w14:textId="7CBAC053">
          <w:pPr>
            <w:pStyle w:val="TDC2"/>
            <w:rPr>
              <w:rFonts w:cstheme="minorBidi"/>
              <w:noProof/>
              <w:sz w:val="22"/>
              <w:szCs w:val="22"/>
              <w:lang w:val="en-GB" w:eastAsia="en-GB"/>
            </w:rPr>
          </w:pPr>
          <w:hyperlink w:history="1" w:anchor="_Toc79671818">
            <w:r w:rsidRPr="00EF5A72" w:rsidR="00385DC4">
              <w:rPr>
                <w:rStyle w:val="Hipervnculo"/>
                <w:noProof/>
              </w:rPr>
              <w:t>8.4Software Usage</w:t>
            </w:r>
            <w:r w:rsidR="00385DC4">
              <w:rPr>
                <w:noProof/>
                <w:webHidden/>
              </w:rPr>
              <w:tab/>
            </w:r>
            <w:r w:rsidR="00385DC4">
              <w:rPr>
                <w:noProof/>
                <w:webHidden/>
              </w:rPr>
              <w:fldChar w:fldCharType="begin"/>
            </w:r>
            <w:r w:rsidR="00385DC4">
              <w:rPr>
                <w:noProof/>
                <w:webHidden/>
              </w:rPr>
              <w:instrText xml:space="preserve"> PAGEREF _Toc79671818 \h </w:instrText>
            </w:r>
            <w:r w:rsidR="00385DC4">
              <w:rPr>
                <w:noProof/>
                <w:webHidden/>
              </w:rPr>
            </w:r>
            <w:r w:rsidR="00385DC4">
              <w:rPr>
                <w:noProof/>
                <w:webHidden/>
              </w:rPr>
              <w:fldChar w:fldCharType="separate"/>
            </w:r>
            <w:r w:rsidR="00385DC4">
              <w:rPr>
                <w:noProof/>
                <w:webHidden/>
              </w:rPr>
              <w:t>53</w:t>
            </w:r>
            <w:r w:rsidR="00385DC4">
              <w:rPr>
                <w:noProof/>
                <w:webHidden/>
              </w:rPr>
              <w:fldChar w:fldCharType="end"/>
            </w:r>
          </w:hyperlink>
        </w:p>
        <w:p w:rsidR="00385DC4" w:rsidRDefault="00A13466" w14:paraId="7DBAB846" w14:textId="6D4C7C8B">
          <w:pPr>
            <w:pStyle w:val="TDC2"/>
            <w:rPr>
              <w:rFonts w:cstheme="minorBidi"/>
              <w:noProof/>
              <w:sz w:val="22"/>
              <w:szCs w:val="22"/>
              <w:lang w:val="en-GB" w:eastAsia="en-GB"/>
            </w:rPr>
          </w:pPr>
          <w:hyperlink w:history="1" w:anchor="_Toc79671819">
            <w:r w:rsidRPr="00EF5A72" w:rsidR="00385DC4">
              <w:rPr>
                <w:rStyle w:val="Hipervnculo"/>
                <w:noProof/>
              </w:rPr>
              <w:t>8.5Clash Rendition Viewer</w:t>
            </w:r>
            <w:r w:rsidR="00385DC4">
              <w:rPr>
                <w:noProof/>
                <w:webHidden/>
              </w:rPr>
              <w:tab/>
            </w:r>
            <w:r w:rsidR="00385DC4">
              <w:rPr>
                <w:noProof/>
                <w:webHidden/>
              </w:rPr>
              <w:fldChar w:fldCharType="begin"/>
            </w:r>
            <w:r w:rsidR="00385DC4">
              <w:rPr>
                <w:noProof/>
                <w:webHidden/>
              </w:rPr>
              <w:instrText xml:space="preserve"> PAGEREF _Toc79671819 \h </w:instrText>
            </w:r>
            <w:r w:rsidR="00385DC4">
              <w:rPr>
                <w:noProof/>
                <w:webHidden/>
              </w:rPr>
            </w:r>
            <w:r w:rsidR="00385DC4">
              <w:rPr>
                <w:noProof/>
                <w:webHidden/>
              </w:rPr>
              <w:fldChar w:fldCharType="separate"/>
            </w:r>
            <w:r w:rsidR="00385DC4">
              <w:rPr>
                <w:noProof/>
                <w:webHidden/>
              </w:rPr>
              <w:t>53</w:t>
            </w:r>
            <w:r w:rsidR="00385DC4">
              <w:rPr>
                <w:noProof/>
                <w:webHidden/>
              </w:rPr>
              <w:fldChar w:fldCharType="end"/>
            </w:r>
          </w:hyperlink>
        </w:p>
        <w:p w:rsidR="00385DC4" w:rsidRDefault="00A13466" w14:paraId="7F3C497D" w14:textId="111C2E78">
          <w:pPr>
            <w:pStyle w:val="TDC2"/>
            <w:rPr>
              <w:rFonts w:cstheme="minorBidi"/>
              <w:noProof/>
              <w:sz w:val="22"/>
              <w:szCs w:val="22"/>
              <w:lang w:val="en-GB" w:eastAsia="en-GB"/>
            </w:rPr>
          </w:pPr>
          <w:hyperlink w:history="1" w:anchor="_Toc79671820">
            <w:r w:rsidRPr="00EF5A72" w:rsidR="00385DC4">
              <w:rPr>
                <w:rStyle w:val="Hipervnculo"/>
                <w:noProof/>
              </w:rPr>
              <w:t>8.6 BIM Meetings</w:t>
            </w:r>
            <w:r w:rsidR="00385DC4">
              <w:rPr>
                <w:noProof/>
                <w:webHidden/>
              </w:rPr>
              <w:tab/>
            </w:r>
            <w:r w:rsidR="00385DC4">
              <w:rPr>
                <w:noProof/>
                <w:webHidden/>
              </w:rPr>
              <w:fldChar w:fldCharType="begin"/>
            </w:r>
            <w:r w:rsidR="00385DC4">
              <w:rPr>
                <w:noProof/>
                <w:webHidden/>
              </w:rPr>
              <w:instrText xml:space="preserve"> PAGEREF _Toc79671820 \h </w:instrText>
            </w:r>
            <w:r w:rsidR="00385DC4">
              <w:rPr>
                <w:noProof/>
                <w:webHidden/>
              </w:rPr>
            </w:r>
            <w:r w:rsidR="00385DC4">
              <w:rPr>
                <w:noProof/>
                <w:webHidden/>
              </w:rPr>
              <w:fldChar w:fldCharType="separate"/>
            </w:r>
            <w:r w:rsidR="00385DC4">
              <w:rPr>
                <w:noProof/>
                <w:webHidden/>
              </w:rPr>
              <w:t>53</w:t>
            </w:r>
            <w:r w:rsidR="00385DC4">
              <w:rPr>
                <w:noProof/>
                <w:webHidden/>
              </w:rPr>
              <w:fldChar w:fldCharType="end"/>
            </w:r>
          </w:hyperlink>
        </w:p>
        <w:p w:rsidR="00385DC4" w:rsidRDefault="00A13466" w14:paraId="46DC4E8D" w14:textId="5F550BB1">
          <w:pPr>
            <w:pStyle w:val="TDC2"/>
            <w:rPr>
              <w:rFonts w:cstheme="minorBidi"/>
              <w:noProof/>
              <w:sz w:val="22"/>
              <w:szCs w:val="22"/>
              <w:lang w:val="en-GB" w:eastAsia="en-GB"/>
            </w:rPr>
          </w:pPr>
          <w:hyperlink w:history="1" w:anchor="_Toc79671821">
            <w:r w:rsidRPr="00EF5A72" w:rsidR="00385DC4">
              <w:rPr>
                <w:rStyle w:val="Hipervnculo"/>
                <w:noProof/>
              </w:rPr>
              <w:t>8.7Clash Detection and Coordination Meetings Schedule</w:t>
            </w:r>
            <w:r w:rsidR="00385DC4">
              <w:rPr>
                <w:noProof/>
                <w:webHidden/>
              </w:rPr>
              <w:tab/>
            </w:r>
            <w:r w:rsidR="00385DC4">
              <w:rPr>
                <w:noProof/>
                <w:webHidden/>
              </w:rPr>
              <w:fldChar w:fldCharType="begin"/>
            </w:r>
            <w:r w:rsidR="00385DC4">
              <w:rPr>
                <w:noProof/>
                <w:webHidden/>
              </w:rPr>
              <w:instrText xml:space="preserve"> PAGEREF _Toc79671821 \h </w:instrText>
            </w:r>
            <w:r w:rsidR="00385DC4">
              <w:rPr>
                <w:noProof/>
                <w:webHidden/>
              </w:rPr>
            </w:r>
            <w:r w:rsidR="00385DC4">
              <w:rPr>
                <w:noProof/>
                <w:webHidden/>
              </w:rPr>
              <w:fldChar w:fldCharType="separate"/>
            </w:r>
            <w:r w:rsidR="00385DC4">
              <w:rPr>
                <w:noProof/>
                <w:webHidden/>
              </w:rPr>
              <w:t>55</w:t>
            </w:r>
            <w:r w:rsidR="00385DC4">
              <w:rPr>
                <w:noProof/>
                <w:webHidden/>
              </w:rPr>
              <w:fldChar w:fldCharType="end"/>
            </w:r>
          </w:hyperlink>
        </w:p>
        <w:p w:rsidR="00385DC4" w:rsidRDefault="00A13466" w14:paraId="0CBE40BB" w14:textId="7EEEFD97">
          <w:pPr>
            <w:pStyle w:val="TDC1"/>
            <w:rPr>
              <w:rFonts w:cstheme="minorBidi"/>
              <w:bCs w:val="0"/>
              <w:noProof/>
              <w:color w:val="auto"/>
              <w:sz w:val="22"/>
              <w:szCs w:val="22"/>
              <w:lang w:val="en-GB" w:eastAsia="en-GB"/>
            </w:rPr>
          </w:pPr>
          <w:hyperlink w:history="1" w:anchor="_Toc79671822">
            <w:r w:rsidRPr="00EF5A72" w:rsidR="00385DC4">
              <w:rPr>
                <w:rStyle w:val="Hipervnculo"/>
                <w:noProof/>
              </w:rPr>
              <w:t>9</w:t>
            </w:r>
            <w:r w:rsidR="00385DC4">
              <w:rPr>
                <w:rFonts w:cstheme="minorBidi"/>
                <w:bCs w:val="0"/>
                <w:noProof/>
                <w:color w:val="auto"/>
                <w:sz w:val="22"/>
                <w:szCs w:val="22"/>
                <w:lang w:val="en-GB" w:eastAsia="en-GB"/>
              </w:rPr>
              <w:tab/>
            </w:r>
            <w:r w:rsidRPr="00EF5A72" w:rsidR="00385DC4">
              <w:rPr>
                <w:rStyle w:val="Hipervnculo"/>
                <w:noProof/>
              </w:rPr>
              <w:t>MODEL REVIEWS</w:t>
            </w:r>
            <w:r w:rsidR="00385DC4">
              <w:rPr>
                <w:noProof/>
                <w:webHidden/>
              </w:rPr>
              <w:tab/>
            </w:r>
            <w:r w:rsidR="00385DC4">
              <w:rPr>
                <w:noProof/>
                <w:webHidden/>
              </w:rPr>
              <w:fldChar w:fldCharType="begin"/>
            </w:r>
            <w:r w:rsidR="00385DC4">
              <w:rPr>
                <w:noProof/>
                <w:webHidden/>
              </w:rPr>
              <w:instrText xml:space="preserve"> PAGEREF _Toc79671822 \h </w:instrText>
            </w:r>
            <w:r w:rsidR="00385DC4">
              <w:rPr>
                <w:noProof/>
                <w:webHidden/>
              </w:rPr>
            </w:r>
            <w:r w:rsidR="00385DC4">
              <w:rPr>
                <w:noProof/>
                <w:webHidden/>
              </w:rPr>
              <w:fldChar w:fldCharType="separate"/>
            </w:r>
            <w:r w:rsidR="00385DC4">
              <w:rPr>
                <w:noProof/>
                <w:webHidden/>
              </w:rPr>
              <w:t>56</w:t>
            </w:r>
            <w:r w:rsidR="00385DC4">
              <w:rPr>
                <w:noProof/>
                <w:webHidden/>
              </w:rPr>
              <w:fldChar w:fldCharType="end"/>
            </w:r>
          </w:hyperlink>
        </w:p>
        <w:p w:rsidR="00385DC4" w:rsidRDefault="00A13466" w14:paraId="79C600AD" w14:textId="435C06ED">
          <w:pPr>
            <w:pStyle w:val="TDC2"/>
            <w:rPr>
              <w:rFonts w:cstheme="minorBidi"/>
              <w:noProof/>
              <w:sz w:val="22"/>
              <w:szCs w:val="22"/>
              <w:lang w:val="en-GB" w:eastAsia="en-GB"/>
            </w:rPr>
          </w:pPr>
          <w:hyperlink w:history="1" w:anchor="_Toc79671823">
            <w:r w:rsidRPr="00EF5A72" w:rsidR="00385DC4">
              <w:rPr>
                <w:rStyle w:val="Hipervnculo"/>
                <w:noProof/>
              </w:rPr>
              <w:t>9.1Quality Control Procedures</w:t>
            </w:r>
            <w:r w:rsidR="00385DC4">
              <w:rPr>
                <w:noProof/>
                <w:webHidden/>
              </w:rPr>
              <w:tab/>
            </w:r>
            <w:r w:rsidR="00385DC4">
              <w:rPr>
                <w:noProof/>
                <w:webHidden/>
              </w:rPr>
              <w:fldChar w:fldCharType="begin"/>
            </w:r>
            <w:r w:rsidR="00385DC4">
              <w:rPr>
                <w:noProof/>
                <w:webHidden/>
              </w:rPr>
              <w:instrText xml:space="preserve"> PAGEREF _Toc79671823 \h </w:instrText>
            </w:r>
            <w:r w:rsidR="00385DC4">
              <w:rPr>
                <w:noProof/>
                <w:webHidden/>
              </w:rPr>
            </w:r>
            <w:r w:rsidR="00385DC4">
              <w:rPr>
                <w:noProof/>
                <w:webHidden/>
              </w:rPr>
              <w:fldChar w:fldCharType="separate"/>
            </w:r>
            <w:r w:rsidR="00385DC4">
              <w:rPr>
                <w:noProof/>
                <w:webHidden/>
              </w:rPr>
              <w:t>56</w:t>
            </w:r>
            <w:r w:rsidR="00385DC4">
              <w:rPr>
                <w:noProof/>
                <w:webHidden/>
              </w:rPr>
              <w:fldChar w:fldCharType="end"/>
            </w:r>
          </w:hyperlink>
        </w:p>
        <w:p w:rsidR="00385DC4" w:rsidRDefault="00A13466" w14:paraId="3C14D646" w14:textId="325C82E0">
          <w:pPr>
            <w:pStyle w:val="TDC2"/>
            <w:rPr>
              <w:rFonts w:cstheme="minorBidi"/>
              <w:noProof/>
              <w:sz w:val="22"/>
              <w:szCs w:val="22"/>
              <w:lang w:val="en-GB" w:eastAsia="en-GB"/>
            </w:rPr>
          </w:pPr>
          <w:hyperlink w:history="1" w:anchor="_Toc79671824">
            <w:r w:rsidRPr="00EF5A72" w:rsidR="00385DC4">
              <w:rPr>
                <w:rStyle w:val="Hipervnculo"/>
                <w:noProof/>
              </w:rPr>
              <w:t>9.2 Clash Detection Process Overview</w:t>
            </w:r>
            <w:r w:rsidR="00385DC4">
              <w:rPr>
                <w:noProof/>
                <w:webHidden/>
              </w:rPr>
              <w:tab/>
            </w:r>
            <w:r w:rsidR="00385DC4">
              <w:rPr>
                <w:noProof/>
                <w:webHidden/>
              </w:rPr>
              <w:fldChar w:fldCharType="begin"/>
            </w:r>
            <w:r w:rsidR="00385DC4">
              <w:rPr>
                <w:noProof/>
                <w:webHidden/>
              </w:rPr>
              <w:instrText xml:space="preserve"> PAGEREF _Toc79671824 \h </w:instrText>
            </w:r>
            <w:r w:rsidR="00385DC4">
              <w:rPr>
                <w:noProof/>
                <w:webHidden/>
              </w:rPr>
            </w:r>
            <w:r w:rsidR="00385DC4">
              <w:rPr>
                <w:noProof/>
                <w:webHidden/>
              </w:rPr>
              <w:fldChar w:fldCharType="separate"/>
            </w:r>
            <w:r w:rsidR="00385DC4">
              <w:rPr>
                <w:noProof/>
                <w:webHidden/>
              </w:rPr>
              <w:t>56</w:t>
            </w:r>
            <w:r w:rsidR="00385DC4">
              <w:rPr>
                <w:noProof/>
                <w:webHidden/>
              </w:rPr>
              <w:fldChar w:fldCharType="end"/>
            </w:r>
          </w:hyperlink>
        </w:p>
        <w:p w:rsidR="00385DC4" w:rsidRDefault="00A13466" w14:paraId="066D04CA" w14:textId="11A558BF">
          <w:pPr>
            <w:pStyle w:val="TDC2"/>
            <w:rPr>
              <w:rFonts w:cstheme="minorBidi"/>
              <w:noProof/>
              <w:sz w:val="22"/>
              <w:szCs w:val="22"/>
              <w:lang w:val="en-GB" w:eastAsia="en-GB"/>
            </w:rPr>
          </w:pPr>
          <w:hyperlink w:history="1" w:anchor="_Toc79671825">
            <w:r w:rsidRPr="00EF5A72" w:rsidR="00385DC4">
              <w:rPr>
                <w:rStyle w:val="Hipervnculo"/>
                <w:noProof/>
              </w:rPr>
              <w:t>9.3 Responsibilities and Requirements</w:t>
            </w:r>
            <w:r w:rsidR="00385DC4">
              <w:rPr>
                <w:noProof/>
                <w:webHidden/>
              </w:rPr>
              <w:tab/>
            </w:r>
            <w:r w:rsidR="00385DC4">
              <w:rPr>
                <w:noProof/>
                <w:webHidden/>
              </w:rPr>
              <w:fldChar w:fldCharType="begin"/>
            </w:r>
            <w:r w:rsidR="00385DC4">
              <w:rPr>
                <w:noProof/>
                <w:webHidden/>
              </w:rPr>
              <w:instrText xml:space="preserve"> PAGEREF _Toc79671825 \h </w:instrText>
            </w:r>
            <w:r w:rsidR="00385DC4">
              <w:rPr>
                <w:noProof/>
                <w:webHidden/>
              </w:rPr>
            </w:r>
            <w:r w:rsidR="00385DC4">
              <w:rPr>
                <w:noProof/>
                <w:webHidden/>
              </w:rPr>
              <w:fldChar w:fldCharType="separate"/>
            </w:r>
            <w:r w:rsidR="00385DC4">
              <w:rPr>
                <w:noProof/>
                <w:webHidden/>
              </w:rPr>
              <w:t>57</w:t>
            </w:r>
            <w:r w:rsidR="00385DC4">
              <w:rPr>
                <w:noProof/>
                <w:webHidden/>
              </w:rPr>
              <w:fldChar w:fldCharType="end"/>
            </w:r>
          </w:hyperlink>
        </w:p>
        <w:p w:rsidR="00385DC4" w:rsidRDefault="00A13466" w14:paraId="1F5D6631" w14:textId="66D563D8">
          <w:pPr>
            <w:pStyle w:val="TDC2"/>
            <w:rPr>
              <w:rFonts w:cstheme="minorBidi"/>
              <w:noProof/>
              <w:sz w:val="22"/>
              <w:szCs w:val="22"/>
              <w:lang w:val="en-GB" w:eastAsia="en-GB"/>
            </w:rPr>
          </w:pPr>
          <w:hyperlink w:history="1" w:anchor="_Toc79671826">
            <w:r w:rsidRPr="00EF5A72" w:rsidR="00385DC4">
              <w:rPr>
                <w:rStyle w:val="Hipervnculo"/>
                <w:noProof/>
              </w:rPr>
              <w:t>9.4 Weekly Model Sharing &amp; Clash Detection Road Map</w:t>
            </w:r>
            <w:r w:rsidR="00385DC4">
              <w:rPr>
                <w:noProof/>
                <w:webHidden/>
              </w:rPr>
              <w:tab/>
            </w:r>
            <w:r w:rsidR="00385DC4">
              <w:rPr>
                <w:noProof/>
                <w:webHidden/>
              </w:rPr>
              <w:fldChar w:fldCharType="begin"/>
            </w:r>
            <w:r w:rsidR="00385DC4">
              <w:rPr>
                <w:noProof/>
                <w:webHidden/>
              </w:rPr>
              <w:instrText xml:space="preserve"> PAGEREF _Toc79671826 \h </w:instrText>
            </w:r>
            <w:r w:rsidR="00385DC4">
              <w:rPr>
                <w:noProof/>
                <w:webHidden/>
              </w:rPr>
            </w:r>
            <w:r w:rsidR="00385DC4">
              <w:rPr>
                <w:noProof/>
                <w:webHidden/>
              </w:rPr>
              <w:fldChar w:fldCharType="separate"/>
            </w:r>
            <w:r w:rsidR="00385DC4">
              <w:rPr>
                <w:noProof/>
                <w:webHidden/>
              </w:rPr>
              <w:t>58</w:t>
            </w:r>
            <w:r w:rsidR="00385DC4">
              <w:rPr>
                <w:noProof/>
                <w:webHidden/>
              </w:rPr>
              <w:fldChar w:fldCharType="end"/>
            </w:r>
          </w:hyperlink>
        </w:p>
        <w:p w:rsidR="00385DC4" w:rsidRDefault="00A13466" w14:paraId="5D26311A" w14:textId="050F418A">
          <w:pPr>
            <w:pStyle w:val="TDC2"/>
            <w:rPr>
              <w:rFonts w:cstheme="minorBidi"/>
              <w:noProof/>
              <w:sz w:val="22"/>
              <w:szCs w:val="22"/>
              <w:lang w:val="en-GB" w:eastAsia="en-GB"/>
            </w:rPr>
          </w:pPr>
          <w:hyperlink w:history="1" w:anchor="_Toc79671827">
            <w:r w:rsidRPr="00EF5A72" w:rsidR="00385DC4">
              <w:rPr>
                <w:rStyle w:val="Hipervnculo"/>
                <w:noProof/>
              </w:rPr>
              <w:t>9.5 Clash Detection Criteria</w:t>
            </w:r>
            <w:r w:rsidR="00385DC4">
              <w:rPr>
                <w:noProof/>
                <w:webHidden/>
              </w:rPr>
              <w:tab/>
            </w:r>
            <w:r w:rsidR="00385DC4">
              <w:rPr>
                <w:noProof/>
                <w:webHidden/>
              </w:rPr>
              <w:fldChar w:fldCharType="begin"/>
            </w:r>
            <w:r w:rsidR="00385DC4">
              <w:rPr>
                <w:noProof/>
                <w:webHidden/>
              </w:rPr>
              <w:instrText xml:space="preserve"> PAGEREF _Toc79671827 \h </w:instrText>
            </w:r>
            <w:r w:rsidR="00385DC4">
              <w:rPr>
                <w:noProof/>
                <w:webHidden/>
              </w:rPr>
            </w:r>
            <w:r w:rsidR="00385DC4">
              <w:rPr>
                <w:noProof/>
                <w:webHidden/>
              </w:rPr>
              <w:fldChar w:fldCharType="separate"/>
            </w:r>
            <w:r w:rsidR="00385DC4">
              <w:rPr>
                <w:noProof/>
                <w:webHidden/>
              </w:rPr>
              <w:t>59</w:t>
            </w:r>
            <w:r w:rsidR="00385DC4">
              <w:rPr>
                <w:noProof/>
                <w:webHidden/>
              </w:rPr>
              <w:fldChar w:fldCharType="end"/>
            </w:r>
          </w:hyperlink>
        </w:p>
        <w:p w:rsidR="00385DC4" w:rsidRDefault="00A13466" w14:paraId="1D36A157" w14:textId="221FE099">
          <w:pPr>
            <w:pStyle w:val="TDC2"/>
            <w:rPr>
              <w:rFonts w:cstheme="minorBidi"/>
              <w:noProof/>
              <w:sz w:val="22"/>
              <w:szCs w:val="22"/>
              <w:lang w:val="en-GB" w:eastAsia="en-GB"/>
            </w:rPr>
          </w:pPr>
          <w:hyperlink w:history="1" w:anchor="_Toc79671828">
            <w:r w:rsidRPr="00EF5A72" w:rsidR="00385DC4">
              <w:rPr>
                <w:rStyle w:val="Hipervnculo"/>
                <w:noProof/>
              </w:rPr>
              <w:t>9.6 Matrix and Tolerance</w:t>
            </w:r>
            <w:r w:rsidR="00385DC4">
              <w:rPr>
                <w:noProof/>
                <w:webHidden/>
              </w:rPr>
              <w:tab/>
            </w:r>
            <w:r w:rsidR="00385DC4">
              <w:rPr>
                <w:noProof/>
                <w:webHidden/>
              </w:rPr>
              <w:fldChar w:fldCharType="begin"/>
            </w:r>
            <w:r w:rsidR="00385DC4">
              <w:rPr>
                <w:noProof/>
                <w:webHidden/>
              </w:rPr>
              <w:instrText xml:space="preserve"> PAGEREF _Toc79671828 \h </w:instrText>
            </w:r>
            <w:r w:rsidR="00385DC4">
              <w:rPr>
                <w:noProof/>
                <w:webHidden/>
              </w:rPr>
            </w:r>
            <w:r w:rsidR="00385DC4">
              <w:rPr>
                <w:noProof/>
                <w:webHidden/>
              </w:rPr>
              <w:fldChar w:fldCharType="separate"/>
            </w:r>
            <w:r w:rsidR="00385DC4">
              <w:rPr>
                <w:noProof/>
                <w:webHidden/>
              </w:rPr>
              <w:t>59</w:t>
            </w:r>
            <w:r w:rsidR="00385DC4">
              <w:rPr>
                <w:noProof/>
                <w:webHidden/>
              </w:rPr>
              <w:fldChar w:fldCharType="end"/>
            </w:r>
          </w:hyperlink>
        </w:p>
        <w:p w:rsidR="00385DC4" w:rsidRDefault="00A13466" w14:paraId="53D859DA" w14:textId="53779EE1">
          <w:pPr>
            <w:pStyle w:val="TDC2"/>
            <w:rPr>
              <w:rFonts w:cstheme="minorBidi"/>
              <w:noProof/>
              <w:sz w:val="22"/>
              <w:szCs w:val="22"/>
              <w:lang w:val="en-GB" w:eastAsia="en-GB"/>
            </w:rPr>
          </w:pPr>
          <w:hyperlink w:history="1" w:anchor="_Toc79671829">
            <w:r w:rsidRPr="00EF5A72" w:rsidR="00385DC4">
              <w:rPr>
                <w:rStyle w:val="Hipervnculo"/>
                <w:noProof/>
              </w:rPr>
              <w:t>9.7 Clash Detection Rules</w:t>
            </w:r>
            <w:r w:rsidR="00385DC4">
              <w:rPr>
                <w:noProof/>
                <w:webHidden/>
              </w:rPr>
              <w:tab/>
            </w:r>
            <w:r w:rsidR="00385DC4">
              <w:rPr>
                <w:noProof/>
                <w:webHidden/>
              </w:rPr>
              <w:fldChar w:fldCharType="begin"/>
            </w:r>
            <w:r w:rsidR="00385DC4">
              <w:rPr>
                <w:noProof/>
                <w:webHidden/>
              </w:rPr>
              <w:instrText xml:space="preserve"> PAGEREF _Toc79671829 \h </w:instrText>
            </w:r>
            <w:r w:rsidR="00385DC4">
              <w:rPr>
                <w:noProof/>
                <w:webHidden/>
              </w:rPr>
            </w:r>
            <w:r w:rsidR="00385DC4">
              <w:rPr>
                <w:noProof/>
                <w:webHidden/>
              </w:rPr>
              <w:fldChar w:fldCharType="separate"/>
            </w:r>
            <w:r w:rsidR="00385DC4">
              <w:rPr>
                <w:noProof/>
                <w:webHidden/>
              </w:rPr>
              <w:t>60</w:t>
            </w:r>
            <w:r w:rsidR="00385DC4">
              <w:rPr>
                <w:noProof/>
                <w:webHidden/>
              </w:rPr>
              <w:fldChar w:fldCharType="end"/>
            </w:r>
          </w:hyperlink>
        </w:p>
        <w:p w:rsidR="00385DC4" w:rsidRDefault="00A13466" w14:paraId="2DFBD278" w14:textId="1E6A0FB5">
          <w:pPr>
            <w:pStyle w:val="TDC2"/>
            <w:rPr>
              <w:rFonts w:cstheme="minorBidi"/>
              <w:noProof/>
              <w:sz w:val="22"/>
              <w:szCs w:val="22"/>
              <w:lang w:val="en-GB" w:eastAsia="en-GB"/>
            </w:rPr>
          </w:pPr>
          <w:hyperlink w:history="1" w:anchor="_Toc79671830">
            <w:r w:rsidRPr="00EF5A72" w:rsidR="00385DC4">
              <w:rPr>
                <w:rStyle w:val="Hipervnculo"/>
                <w:noProof/>
              </w:rPr>
              <w:t>9.4 Health and safety/CDM management</w:t>
            </w:r>
            <w:r w:rsidR="00385DC4">
              <w:rPr>
                <w:noProof/>
                <w:webHidden/>
              </w:rPr>
              <w:tab/>
            </w:r>
            <w:r w:rsidR="00385DC4">
              <w:rPr>
                <w:noProof/>
                <w:webHidden/>
              </w:rPr>
              <w:fldChar w:fldCharType="begin"/>
            </w:r>
            <w:r w:rsidR="00385DC4">
              <w:rPr>
                <w:noProof/>
                <w:webHidden/>
              </w:rPr>
              <w:instrText xml:space="preserve"> PAGEREF _Toc79671830 \h </w:instrText>
            </w:r>
            <w:r w:rsidR="00385DC4">
              <w:rPr>
                <w:noProof/>
                <w:webHidden/>
              </w:rPr>
            </w:r>
            <w:r w:rsidR="00385DC4">
              <w:rPr>
                <w:noProof/>
                <w:webHidden/>
              </w:rPr>
              <w:fldChar w:fldCharType="separate"/>
            </w:r>
            <w:r w:rsidR="00385DC4">
              <w:rPr>
                <w:noProof/>
                <w:webHidden/>
              </w:rPr>
              <w:t>61</w:t>
            </w:r>
            <w:r w:rsidR="00385DC4">
              <w:rPr>
                <w:noProof/>
                <w:webHidden/>
              </w:rPr>
              <w:fldChar w:fldCharType="end"/>
            </w:r>
          </w:hyperlink>
        </w:p>
        <w:p w:rsidR="00385DC4" w:rsidRDefault="00A13466" w14:paraId="30C60A01" w14:textId="6694D088">
          <w:pPr>
            <w:pStyle w:val="TDC1"/>
            <w:rPr>
              <w:rFonts w:cstheme="minorBidi"/>
              <w:bCs w:val="0"/>
              <w:noProof/>
              <w:color w:val="auto"/>
              <w:sz w:val="22"/>
              <w:szCs w:val="22"/>
              <w:lang w:val="en-GB" w:eastAsia="en-GB"/>
            </w:rPr>
          </w:pPr>
          <w:hyperlink w:history="1" w:anchor="_Toc79671831">
            <w:r w:rsidRPr="00EF5A72" w:rsidR="00385DC4">
              <w:rPr>
                <w:rStyle w:val="Hipervnculo"/>
                <w:noProof/>
              </w:rPr>
              <w:t>APPENDIX A - BIM Documentation</w:t>
            </w:r>
            <w:r w:rsidR="00385DC4">
              <w:rPr>
                <w:noProof/>
                <w:webHidden/>
              </w:rPr>
              <w:tab/>
            </w:r>
            <w:r w:rsidR="00385DC4">
              <w:rPr>
                <w:noProof/>
                <w:webHidden/>
              </w:rPr>
              <w:fldChar w:fldCharType="begin"/>
            </w:r>
            <w:r w:rsidR="00385DC4">
              <w:rPr>
                <w:noProof/>
                <w:webHidden/>
              </w:rPr>
              <w:instrText xml:space="preserve"> PAGEREF _Toc79671831 \h </w:instrText>
            </w:r>
            <w:r w:rsidR="00385DC4">
              <w:rPr>
                <w:noProof/>
                <w:webHidden/>
              </w:rPr>
            </w:r>
            <w:r w:rsidR="00385DC4">
              <w:rPr>
                <w:noProof/>
                <w:webHidden/>
              </w:rPr>
              <w:fldChar w:fldCharType="separate"/>
            </w:r>
            <w:r w:rsidR="00385DC4">
              <w:rPr>
                <w:noProof/>
                <w:webHidden/>
              </w:rPr>
              <w:t>62</w:t>
            </w:r>
            <w:r w:rsidR="00385DC4">
              <w:rPr>
                <w:noProof/>
                <w:webHidden/>
              </w:rPr>
              <w:fldChar w:fldCharType="end"/>
            </w:r>
          </w:hyperlink>
        </w:p>
        <w:p w:rsidR="00385DC4" w:rsidRDefault="00A13466" w14:paraId="387A9BFC" w14:textId="50279EE2">
          <w:pPr>
            <w:pStyle w:val="TDC1"/>
            <w:rPr>
              <w:rFonts w:cstheme="minorBidi"/>
              <w:bCs w:val="0"/>
              <w:noProof/>
              <w:color w:val="auto"/>
              <w:sz w:val="22"/>
              <w:szCs w:val="22"/>
              <w:lang w:val="en-GB" w:eastAsia="en-GB"/>
            </w:rPr>
          </w:pPr>
          <w:hyperlink w:history="1" w:anchor="_Toc79671832">
            <w:r w:rsidRPr="00EF5A72" w:rsidR="00385DC4">
              <w:rPr>
                <w:rStyle w:val="Hipervnculo"/>
                <w:noProof/>
              </w:rPr>
              <w:t>APPENDIX B - BIM Capability Assessments</w:t>
            </w:r>
            <w:r w:rsidR="00385DC4">
              <w:rPr>
                <w:noProof/>
                <w:webHidden/>
              </w:rPr>
              <w:tab/>
            </w:r>
            <w:r w:rsidR="00385DC4">
              <w:rPr>
                <w:noProof/>
                <w:webHidden/>
              </w:rPr>
              <w:fldChar w:fldCharType="begin"/>
            </w:r>
            <w:r w:rsidR="00385DC4">
              <w:rPr>
                <w:noProof/>
                <w:webHidden/>
              </w:rPr>
              <w:instrText xml:space="preserve"> PAGEREF _Toc79671832 \h </w:instrText>
            </w:r>
            <w:r w:rsidR="00385DC4">
              <w:rPr>
                <w:noProof/>
                <w:webHidden/>
              </w:rPr>
            </w:r>
            <w:r w:rsidR="00385DC4">
              <w:rPr>
                <w:noProof/>
                <w:webHidden/>
              </w:rPr>
              <w:fldChar w:fldCharType="separate"/>
            </w:r>
            <w:r w:rsidR="00385DC4">
              <w:rPr>
                <w:noProof/>
                <w:webHidden/>
              </w:rPr>
              <w:t>62</w:t>
            </w:r>
            <w:r w:rsidR="00385DC4">
              <w:rPr>
                <w:noProof/>
                <w:webHidden/>
              </w:rPr>
              <w:fldChar w:fldCharType="end"/>
            </w:r>
          </w:hyperlink>
        </w:p>
        <w:p w:rsidR="00385DC4" w:rsidRDefault="00A13466" w14:paraId="52BEE14C" w14:textId="4A1B8D18">
          <w:pPr>
            <w:pStyle w:val="TDC1"/>
            <w:rPr>
              <w:rFonts w:cstheme="minorBidi"/>
              <w:bCs w:val="0"/>
              <w:noProof/>
              <w:color w:val="auto"/>
              <w:sz w:val="22"/>
              <w:szCs w:val="22"/>
              <w:lang w:val="en-GB" w:eastAsia="en-GB"/>
            </w:rPr>
          </w:pPr>
          <w:hyperlink w:history="1" w:anchor="_Toc79671833">
            <w:r w:rsidRPr="00EF5A72" w:rsidR="00385DC4">
              <w:rPr>
                <w:rStyle w:val="Hipervnculo"/>
                <w:noProof/>
              </w:rPr>
              <w:t>APPENDIX C – LOD Descriptions</w:t>
            </w:r>
            <w:r w:rsidR="00385DC4">
              <w:rPr>
                <w:noProof/>
                <w:webHidden/>
              </w:rPr>
              <w:tab/>
            </w:r>
            <w:r w:rsidR="00385DC4">
              <w:rPr>
                <w:noProof/>
                <w:webHidden/>
              </w:rPr>
              <w:fldChar w:fldCharType="begin"/>
            </w:r>
            <w:r w:rsidR="00385DC4">
              <w:rPr>
                <w:noProof/>
                <w:webHidden/>
              </w:rPr>
              <w:instrText xml:space="preserve"> PAGEREF _Toc79671833 \h </w:instrText>
            </w:r>
            <w:r w:rsidR="00385DC4">
              <w:rPr>
                <w:noProof/>
                <w:webHidden/>
              </w:rPr>
            </w:r>
            <w:r w:rsidR="00385DC4">
              <w:rPr>
                <w:noProof/>
                <w:webHidden/>
              </w:rPr>
              <w:fldChar w:fldCharType="separate"/>
            </w:r>
            <w:r w:rsidR="00385DC4">
              <w:rPr>
                <w:noProof/>
                <w:webHidden/>
              </w:rPr>
              <w:t>62</w:t>
            </w:r>
            <w:r w:rsidR="00385DC4">
              <w:rPr>
                <w:noProof/>
                <w:webHidden/>
              </w:rPr>
              <w:fldChar w:fldCharType="end"/>
            </w:r>
          </w:hyperlink>
        </w:p>
        <w:p w:rsidR="00385DC4" w:rsidRDefault="00A13466" w14:paraId="7FD5F6C6" w14:textId="6A52BEB7">
          <w:pPr>
            <w:pStyle w:val="TDC1"/>
            <w:rPr>
              <w:rFonts w:cstheme="minorBidi"/>
              <w:bCs w:val="0"/>
              <w:noProof/>
              <w:color w:val="auto"/>
              <w:sz w:val="22"/>
              <w:szCs w:val="22"/>
              <w:lang w:val="en-GB" w:eastAsia="en-GB"/>
            </w:rPr>
          </w:pPr>
          <w:hyperlink w:history="1" w:anchor="_Toc79671834">
            <w:r w:rsidRPr="00EF5A72" w:rsidR="00385DC4">
              <w:rPr>
                <w:rStyle w:val="Hipervnculo"/>
                <w:noProof/>
              </w:rPr>
              <w:t>APPENDIX D – Model Production Delivery Table</w:t>
            </w:r>
            <w:r w:rsidR="00385DC4">
              <w:rPr>
                <w:noProof/>
                <w:webHidden/>
              </w:rPr>
              <w:tab/>
            </w:r>
            <w:r w:rsidR="00385DC4">
              <w:rPr>
                <w:noProof/>
                <w:webHidden/>
              </w:rPr>
              <w:fldChar w:fldCharType="begin"/>
            </w:r>
            <w:r w:rsidR="00385DC4">
              <w:rPr>
                <w:noProof/>
                <w:webHidden/>
              </w:rPr>
              <w:instrText xml:space="preserve"> PAGEREF _Toc79671834 \h </w:instrText>
            </w:r>
            <w:r w:rsidR="00385DC4">
              <w:rPr>
                <w:noProof/>
                <w:webHidden/>
              </w:rPr>
            </w:r>
            <w:r w:rsidR="00385DC4">
              <w:rPr>
                <w:noProof/>
                <w:webHidden/>
              </w:rPr>
              <w:fldChar w:fldCharType="separate"/>
            </w:r>
            <w:r w:rsidR="00385DC4">
              <w:rPr>
                <w:noProof/>
                <w:webHidden/>
              </w:rPr>
              <w:t>63</w:t>
            </w:r>
            <w:r w:rsidR="00385DC4">
              <w:rPr>
                <w:noProof/>
                <w:webHidden/>
              </w:rPr>
              <w:fldChar w:fldCharType="end"/>
            </w:r>
          </w:hyperlink>
        </w:p>
        <w:p w:rsidR="00385DC4" w:rsidRDefault="00A13466" w14:paraId="4E6905C9" w14:textId="7D4501D6">
          <w:pPr>
            <w:pStyle w:val="TDC1"/>
            <w:rPr>
              <w:rFonts w:cstheme="minorBidi"/>
              <w:bCs w:val="0"/>
              <w:noProof/>
              <w:color w:val="auto"/>
              <w:sz w:val="22"/>
              <w:szCs w:val="22"/>
              <w:lang w:val="en-GB" w:eastAsia="en-GB"/>
            </w:rPr>
          </w:pPr>
          <w:hyperlink w:history="1" w:anchor="_Toc79671835">
            <w:r w:rsidRPr="00EF5A72" w:rsidR="00385DC4">
              <w:rPr>
                <w:rStyle w:val="Hipervnculo"/>
                <w:noProof/>
              </w:rPr>
              <w:t>APPENDIX E – BIM Responsibility Matrix</w:t>
            </w:r>
            <w:r w:rsidR="00385DC4">
              <w:rPr>
                <w:noProof/>
                <w:webHidden/>
              </w:rPr>
              <w:tab/>
            </w:r>
            <w:r w:rsidR="00385DC4">
              <w:rPr>
                <w:noProof/>
                <w:webHidden/>
              </w:rPr>
              <w:fldChar w:fldCharType="begin"/>
            </w:r>
            <w:r w:rsidR="00385DC4">
              <w:rPr>
                <w:noProof/>
                <w:webHidden/>
              </w:rPr>
              <w:instrText xml:space="preserve"> PAGEREF _Toc79671835 \h </w:instrText>
            </w:r>
            <w:r w:rsidR="00385DC4">
              <w:rPr>
                <w:noProof/>
                <w:webHidden/>
              </w:rPr>
            </w:r>
            <w:r w:rsidR="00385DC4">
              <w:rPr>
                <w:noProof/>
                <w:webHidden/>
              </w:rPr>
              <w:fldChar w:fldCharType="separate"/>
            </w:r>
            <w:r w:rsidR="00385DC4">
              <w:rPr>
                <w:noProof/>
                <w:webHidden/>
              </w:rPr>
              <w:t>63</w:t>
            </w:r>
            <w:r w:rsidR="00385DC4">
              <w:rPr>
                <w:noProof/>
                <w:webHidden/>
              </w:rPr>
              <w:fldChar w:fldCharType="end"/>
            </w:r>
          </w:hyperlink>
        </w:p>
        <w:p w:rsidR="00385DC4" w:rsidRDefault="00A13466" w14:paraId="2E0FD39A" w14:textId="1C7C1559">
          <w:pPr>
            <w:pStyle w:val="TDC1"/>
            <w:rPr>
              <w:rFonts w:cstheme="minorBidi"/>
              <w:bCs w:val="0"/>
              <w:noProof/>
              <w:color w:val="auto"/>
              <w:sz w:val="22"/>
              <w:szCs w:val="22"/>
              <w:lang w:val="en-GB" w:eastAsia="en-GB"/>
            </w:rPr>
          </w:pPr>
          <w:hyperlink w:history="1" w:anchor="_Toc79671836">
            <w:r w:rsidRPr="00EF5A72" w:rsidR="00385DC4">
              <w:rPr>
                <w:rStyle w:val="Hipervnculo"/>
                <w:noProof/>
              </w:rPr>
              <w:t>APPENDIX F – BIM360 Collaboration and Models Sharing Overview</w:t>
            </w:r>
            <w:r w:rsidR="00385DC4">
              <w:rPr>
                <w:noProof/>
                <w:webHidden/>
              </w:rPr>
              <w:tab/>
            </w:r>
            <w:r w:rsidR="00385DC4">
              <w:rPr>
                <w:noProof/>
                <w:webHidden/>
              </w:rPr>
              <w:fldChar w:fldCharType="begin"/>
            </w:r>
            <w:r w:rsidR="00385DC4">
              <w:rPr>
                <w:noProof/>
                <w:webHidden/>
              </w:rPr>
              <w:instrText xml:space="preserve"> PAGEREF _Toc79671836 \h </w:instrText>
            </w:r>
            <w:r w:rsidR="00385DC4">
              <w:rPr>
                <w:noProof/>
                <w:webHidden/>
              </w:rPr>
            </w:r>
            <w:r w:rsidR="00385DC4">
              <w:rPr>
                <w:noProof/>
                <w:webHidden/>
              </w:rPr>
              <w:fldChar w:fldCharType="separate"/>
            </w:r>
            <w:r w:rsidR="00385DC4">
              <w:rPr>
                <w:noProof/>
                <w:webHidden/>
              </w:rPr>
              <w:t>63</w:t>
            </w:r>
            <w:r w:rsidR="00385DC4">
              <w:rPr>
                <w:noProof/>
                <w:webHidden/>
              </w:rPr>
              <w:fldChar w:fldCharType="end"/>
            </w:r>
          </w:hyperlink>
        </w:p>
        <w:p w:rsidR="00385DC4" w:rsidRDefault="00A13466" w14:paraId="30357DC8" w14:textId="306CC22E">
          <w:pPr>
            <w:pStyle w:val="TDC1"/>
            <w:rPr>
              <w:rFonts w:cstheme="minorBidi"/>
              <w:bCs w:val="0"/>
              <w:noProof/>
              <w:color w:val="auto"/>
              <w:sz w:val="22"/>
              <w:szCs w:val="22"/>
              <w:lang w:val="en-GB" w:eastAsia="en-GB"/>
            </w:rPr>
          </w:pPr>
          <w:hyperlink w:history="1" w:anchor="_Toc79671837">
            <w:r w:rsidRPr="00EF5A72" w:rsidR="00385DC4">
              <w:rPr>
                <w:rStyle w:val="Hipervnculo"/>
                <w:noProof/>
              </w:rPr>
              <w:t>APPENDIX G – Master Shared Parameters</w:t>
            </w:r>
            <w:r w:rsidR="00385DC4">
              <w:rPr>
                <w:noProof/>
                <w:webHidden/>
              </w:rPr>
              <w:tab/>
            </w:r>
            <w:r w:rsidR="00385DC4">
              <w:rPr>
                <w:noProof/>
                <w:webHidden/>
              </w:rPr>
              <w:fldChar w:fldCharType="begin"/>
            </w:r>
            <w:r w:rsidR="00385DC4">
              <w:rPr>
                <w:noProof/>
                <w:webHidden/>
              </w:rPr>
              <w:instrText xml:space="preserve"> PAGEREF _Toc79671837 \h </w:instrText>
            </w:r>
            <w:r w:rsidR="00385DC4">
              <w:rPr>
                <w:noProof/>
                <w:webHidden/>
              </w:rPr>
            </w:r>
            <w:r w:rsidR="00385DC4">
              <w:rPr>
                <w:noProof/>
                <w:webHidden/>
              </w:rPr>
              <w:fldChar w:fldCharType="separate"/>
            </w:r>
            <w:r w:rsidR="00385DC4">
              <w:rPr>
                <w:noProof/>
                <w:webHidden/>
              </w:rPr>
              <w:t>63</w:t>
            </w:r>
            <w:r w:rsidR="00385DC4">
              <w:rPr>
                <w:noProof/>
                <w:webHidden/>
              </w:rPr>
              <w:fldChar w:fldCharType="end"/>
            </w:r>
          </w:hyperlink>
        </w:p>
        <w:p w:rsidR="00385DC4" w:rsidRDefault="00A13466" w14:paraId="0F273C66" w14:textId="1EAB6234">
          <w:pPr>
            <w:pStyle w:val="TDC1"/>
            <w:rPr>
              <w:rFonts w:cstheme="minorBidi"/>
              <w:bCs w:val="0"/>
              <w:noProof/>
              <w:color w:val="auto"/>
              <w:sz w:val="22"/>
              <w:szCs w:val="22"/>
              <w:lang w:val="en-GB" w:eastAsia="en-GB"/>
            </w:rPr>
          </w:pPr>
          <w:hyperlink w:history="1" w:anchor="_Toc79671838">
            <w:r w:rsidRPr="00EF5A72" w:rsidR="00385DC4">
              <w:rPr>
                <w:rStyle w:val="Hipervnculo"/>
                <w:noProof/>
              </w:rPr>
              <w:t>APPENDIX H – BIM Models QA/QC</w:t>
            </w:r>
            <w:r w:rsidR="00385DC4">
              <w:rPr>
                <w:noProof/>
                <w:webHidden/>
              </w:rPr>
              <w:tab/>
            </w:r>
            <w:r w:rsidR="00385DC4">
              <w:rPr>
                <w:noProof/>
                <w:webHidden/>
              </w:rPr>
              <w:fldChar w:fldCharType="begin"/>
            </w:r>
            <w:r w:rsidR="00385DC4">
              <w:rPr>
                <w:noProof/>
                <w:webHidden/>
              </w:rPr>
              <w:instrText xml:space="preserve"> PAGEREF _Toc79671838 \h </w:instrText>
            </w:r>
            <w:r w:rsidR="00385DC4">
              <w:rPr>
                <w:noProof/>
                <w:webHidden/>
              </w:rPr>
            </w:r>
            <w:r w:rsidR="00385DC4">
              <w:rPr>
                <w:noProof/>
                <w:webHidden/>
              </w:rPr>
              <w:fldChar w:fldCharType="separate"/>
            </w:r>
            <w:r w:rsidR="00385DC4">
              <w:rPr>
                <w:noProof/>
                <w:webHidden/>
              </w:rPr>
              <w:t>63</w:t>
            </w:r>
            <w:r w:rsidR="00385DC4">
              <w:rPr>
                <w:noProof/>
                <w:webHidden/>
              </w:rPr>
              <w:fldChar w:fldCharType="end"/>
            </w:r>
          </w:hyperlink>
        </w:p>
        <w:p w:rsidR="00385DC4" w:rsidRDefault="00A13466" w14:paraId="6F44C741" w14:textId="173B4FB7">
          <w:pPr>
            <w:pStyle w:val="TDC1"/>
            <w:rPr>
              <w:rFonts w:cstheme="minorBidi"/>
              <w:bCs w:val="0"/>
              <w:noProof/>
              <w:color w:val="auto"/>
              <w:sz w:val="22"/>
              <w:szCs w:val="22"/>
              <w:lang w:val="en-GB" w:eastAsia="en-GB"/>
            </w:rPr>
          </w:pPr>
          <w:hyperlink w:history="1" w:anchor="_Toc79671839">
            <w:r w:rsidRPr="00EF5A72" w:rsidR="00385DC4">
              <w:rPr>
                <w:rStyle w:val="Hipervnculo"/>
                <w:noProof/>
              </w:rPr>
              <w:t>APPENDIX I – Models Multiple Shared Location</w:t>
            </w:r>
            <w:r w:rsidR="00385DC4">
              <w:rPr>
                <w:noProof/>
                <w:webHidden/>
              </w:rPr>
              <w:tab/>
            </w:r>
            <w:r w:rsidR="00385DC4">
              <w:rPr>
                <w:noProof/>
                <w:webHidden/>
              </w:rPr>
              <w:fldChar w:fldCharType="begin"/>
            </w:r>
            <w:r w:rsidR="00385DC4">
              <w:rPr>
                <w:noProof/>
                <w:webHidden/>
              </w:rPr>
              <w:instrText xml:space="preserve"> PAGEREF _Toc79671839 \h </w:instrText>
            </w:r>
            <w:r w:rsidR="00385DC4">
              <w:rPr>
                <w:noProof/>
                <w:webHidden/>
              </w:rPr>
            </w:r>
            <w:r w:rsidR="00385DC4">
              <w:rPr>
                <w:noProof/>
                <w:webHidden/>
              </w:rPr>
              <w:fldChar w:fldCharType="separate"/>
            </w:r>
            <w:r w:rsidR="00385DC4">
              <w:rPr>
                <w:noProof/>
                <w:webHidden/>
              </w:rPr>
              <w:t>63</w:t>
            </w:r>
            <w:r w:rsidR="00385DC4">
              <w:rPr>
                <w:noProof/>
                <w:webHidden/>
              </w:rPr>
              <w:fldChar w:fldCharType="end"/>
            </w:r>
          </w:hyperlink>
        </w:p>
        <w:p w:rsidR="00385DC4" w:rsidRDefault="00A13466" w14:paraId="3C9CFD47" w14:textId="7E49137D">
          <w:pPr>
            <w:pStyle w:val="TDC1"/>
            <w:rPr>
              <w:rFonts w:cstheme="minorBidi"/>
              <w:bCs w:val="0"/>
              <w:noProof/>
              <w:color w:val="auto"/>
              <w:sz w:val="22"/>
              <w:szCs w:val="22"/>
              <w:lang w:val="en-GB" w:eastAsia="en-GB"/>
            </w:rPr>
          </w:pPr>
          <w:hyperlink w:history="1" w:anchor="_Toc79671840">
            <w:r w:rsidRPr="00EF5A72" w:rsidR="00385DC4">
              <w:rPr>
                <w:rStyle w:val="Hipervnculo"/>
                <w:noProof/>
              </w:rPr>
              <w:t>APPENDIX J – Master Information Delivery Table</w:t>
            </w:r>
            <w:r w:rsidR="00385DC4">
              <w:rPr>
                <w:noProof/>
                <w:webHidden/>
              </w:rPr>
              <w:tab/>
            </w:r>
            <w:r w:rsidR="00385DC4">
              <w:rPr>
                <w:noProof/>
                <w:webHidden/>
              </w:rPr>
              <w:fldChar w:fldCharType="begin"/>
            </w:r>
            <w:r w:rsidR="00385DC4">
              <w:rPr>
                <w:noProof/>
                <w:webHidden/>
              </w:rPr>
              <w:instrText xml:space="preserve"> PAGEREF _Toc79671840 \h </w:instrText>
            </w:r>
            <w:r w:rsidR="00385DC4">
              <w:rPr>
                <w:noProof/>
                <w:webHidden/>
              </w:rPr>
            </w:r>
            <w:r w:rsidR="00385DC4">
              <w:rPr>
                <w:noProof/>
                <w:webHidden/>
              </w:rPr>
              <w:fldChar w:fldCharType="separate"/>
            </w:r>
            <w:r w:rsidR="00385DC4">
              <w:rPr>
                <w:noProof/>
                <w:webHidden/>
              </w:rPr>
              <w:t>63</w:t>
            </w:r>
            <w:r w:rsidR="00385DC4">
              <w:rPr>
                <w:noProof/>
                <w:webHidden/>
              </w:rPr>
              <w:fldChar w:fldCharType="end"/>
            </w:r>
          </w:hyperlink>
        </w:p>
        <w:p w:rsidR="00385DC4" w:rsidRDefault="00A13466" w14:paraId="6DAD5F96" w14:textId="73639519">
          <w:pPr>
            <w:pStyle w:val="TDC1"/>
            <w:rPr>
              <w:rFonts w:cstheme="minorBidi"/>
              <w:bCs w:val="0"/>
              <w:noProof/>
              <w:color w:val="auto"/>
              <w:sz w:val="22"/>
              <w:szCs w:val="22"/>
              <w:lang w:val="en-GB" w:eastAsia="en-GB"/>
            </w:rPr>
          </w:pPr>
          <w:hyperlink w:history="1" w:anchor="_Toc79671841">
            <w:r w:rsidRPr="00EF5A72" w:rsidR="00385DC4">
              <w:rPr>
                <w:rStyle w:val="Hipervnculo"/>
                <w:noProof/>
              </w:rPr>
              <w:t>APPENDIX K – BIM Uses Matrix</w:t>
            </w:r>
            <w:r w:rsidR="00385DC4">
              <w:rPr>
                <w:noProof/>
                <w:webHidden/>
              </w:rPr>
              <w:tab/>
            </w:r>
            <w:r w:rsidR="00385DC4">
              <w:rPr>
                <w:noProof/>
                <w:webHidden/>
              </w:rPr>
              <w:fldChar w:fldCharType="begin"/>
            </w:r>
            <w:r w:rsidR="00385DC4">
              <w:rPr>
                <w:noProof/>
                <w:webHidden/>
              </w:rPr>
              <w:instrText xml:space="preserve"> PAGEREF _Toc79671841 \h </w:instrText>
            </w:r>
            <w:r w:rsidR="00385DC4">
              <w:rPr>
                <w:noProof/>
                <w:webHidden/>
              </w:rPr>
            </w:r>
            <w:r w:rsidR="00385DC4">
              <w:rPr>
                <w:noProof/>
                <w:webHidden/>
              </w:rPr>
              <w:fldChar w:fldCharType="separate"/>
            </w:r>
            <w:r w:rsidR="00385DC4">
              <w:rPr>
                <w:noProof/>
                <w:webHidden/>
              </w:rPr>
              <w:t>64</w:t>
            </w:r>
            <w:r w:rsidR="00385DC4">
              <w:rPr>
                <w:noProof/>
                <w:webHidden/>
              </w:rPr>
              <w:fldChar w:fldCharType="end"/>
            </w:r>
          </w:hyperlink>
        </w:p>
        <w:p w:rsidR="00385DC4" w:rsidRDefault="00A13466" w14:paraId="2F38F2AE" w14:textId="19801993">
          <w:pPr>
            <w:pStyle w:val="TDC1"/>
            <w:rPr>
              <w:rFonts w:cstheme="minorBidi"/>
              <w:bCs w:val="0"/>
              <w:noProof/>
              <w:color w:val="auto"/>
              <w:sz w:val="22"/>
              <w:szCs w:val="22"/>
              <w:lang w:val="en-GB" w:eastAsia="en-GB"/>
            </w:rPr>
          </w:pPr>
          <w:hyperlink w:history="1" w:anchor="_Toc79671842">
            <w:r w:rsidRPr="00EF5A72" w:rsidR="00385DC4">
              <w:rPr>
                <w:rStyle w:val="Hipervnculo"/>
                <w:noProof/>
              </w:rPr>
              <w:t>APPENDIX L – Specialist Discipline Integration</w:t>
            </w:r>
            <w:r w:rsidR="00385DC4">
              <w:rPr>
                <w:noProof/>
                <w:webHidden/>
              </w:rPr>
              <w:tab/>
            </w:r>
            <w:r w:rsidR="00385DC4">
              <w:rPr>
                <w:noProof/>
                <w:webHidden/>
              </w:rPr>
              <w:fldChar w:fldCharType="begin"/>
            </w:r>
            <w:r w:rsidR="00385DC4">
              <w:rPr>
                <w:noProof/>
                <w:webHidden/>
              </w:rPr>
              <w:instrText xml:space="preserve"> PAGEREF _Toc79671842 \h </w:instrText>
            </w:r>
            <w:r w:rsidR="00385DC4">
              <w:rPr>
                <w:noProof/>
                <w:webHidden/>
              </w:rPr>
            </w:r>
            <w:r w:rsidR="00385DC4">
              <w:rPr>
                <w:noProof/>
                <w:webHidden/>
              </w:rPr>
              <w:fldChar w:fldCharType="separate"/>
            </w:r>
            <w:r w:rsidR="00385DC4">
              <w:rPr>
                <w:noProof/>
                <w:webHidden/>
              </w:rPr>
              <w:t>64</w:t>
            </w:r>
            <w:r w:rsidR="00385DC4">
              <w:rPr>
                <w:noProof/>
                <w:webHidden/>
              </w:rPr>
              <w:fldChar w:fldCharType="end"/>
            </w:r>
          </w:hyperlink>
        </w:p>
        <w:p w:rsidR="00385DC4" w:rsidRDefault="00A13466" w14:paraId="36C2DA59" w14:textId="79CC5919">
          <w:pPr>
            <w:pStyle w:val="TDC1"/>
            <w:rPr>
              <w:rFonts w:cstheme="minorBidi"/>
              <w:bCs w:val="0"/>
              <w:noProof/>
              <w:color w:val="auto"/>
              <w:sz w:val="22"/>
              <w:szCs w:val="22"/>
              <w:lang w:val="en-GB" w:eastAsia="en-GB"/>
            </w:rPr>
          </w:pPr>
          <w:hyperlink w:history="1" w:anchor="_Toc79671843">
            <w:r w:rsidRPr="00EF5A72" w:rsidR="00385DC4">
              <w:rPr>
                <w:rStyle w:val="Hipervnculo"/>
                <w:noProof/>
              </w:rPr>
              <w:t>APPENDIX M – BIM Timeline</w:t>
            </w:r>
            <w:r w:rsidR="00385DC4">
              <w:rPr>
                <w:noProof/>
                <w:webHidden/>
              </w:rPr>
              <w:tab/>
            </w:r>
            <w:r w:rsidR="00385DC4">
              <w:rPr>
                <w:noProof/>
                <w:webHidden/>
              </w:rPr>
              <w:fldChar w:fldCharType="begin"/>
            </w:r>
            <w:r w:rsidR="00385DC4">
              <w:rPr>
                <w:noProof/>
                <w:webHidden/>
              </w:rPr>
              <w:instrText xml:space="preserve"> PAGEREF _Toc79671843 \h </w:instrText>
            </w:r>
            <w:r w:rsidR="00385DC4">
              <w:rPr>
                <w:noProof/>
                <w:webHidden/>
              </w:rPr>
            </w:r>
            <w:r w:rsidR="00385DC4">
              <w:rPr>
                <w:noProof/>
                <w:webHidden/>
              </w:rPr>
              <w:fldChar w:fldCharType="separate"/>
            </w:r>
            <w:r w:rsidR="00385DC4">
              <w:rPr>
                <w:noProof/>
                <w:webHidden/>
              </w:rPr>
              <w:t>64</w:t>
            </w:r>
            <w:r w:rsidR="00385DC4">
              <w:rPr>
                <w:noProof/>
                <w:webHidden/>
              </w:rPr>
              <w:fldChar w:fldCharType="end"/>
            </w:r>
          </w:hyperlink>
        </w:p>
        <w:p w:rsidR="00385DC4" w:rsidRDefault="00A13466" w14:paraId="6C3F59B4" w14:textId="43609DD9">
          <w:pPr>
            <w:pStyle w:val="TDC1"/>
            <w:rPr>
              <w:rFonts w:cstheme="minorBidi"/>
              <w:bCs w:val="0"/>
              <w:noProof/>
              <w:color w:val="auto"/>
              <w:sz w:val="22"/>
              <w:szCs w:val="22"/>
              <w:lang w:val="en-GB" w:eastAsia="en-GB"/>
            </w:rPr>
          </w:pPr>
          <w:hyperlink w:history="1" w:anchor="_Toc79671844">
            <w:r w:rsidRPr="00EF5A72" w:rsidR="00385DC4">
              <w:rPr>
                <w:rStyle w:val="Hipervnculo"/>
                <w:noProof/>
              </w:rPr>
              <w:t>APPENDIX N – Consultants Interface</w:t>
            </w:r>
            <w:r w:rsidR="00385DC4">
              <w:rPr>
                <w:noProof/>
                <w:webHidden/>
              </w:rPr>
              <w:tab/>
            </w:r>
            <w:r w:rsidR="00385DC4">
              <w:rPr>
                <w:noProof/>
                <w:webHidden/>
              </w:rPr>
              <w:fldChar w:fldCharType="begin"/>
            </w:r>
            <w:r w:rsidR="00385DC4">
              <w:rPr>
                <w:noProof/>
                <w:webHidden/>
              </w:rPr>
              <w:instrText xml:space="preserve"> PAGEREF _Toc79671844 \h </w:instrText>
            </w:r>
            <w:r w:rsidR="00385DC4">
              <w:rPr>
                <w:noProof/>
                <w:webHidden/>
              </w:rPr>
            </w:r>
            <w:r w:rsidR="00385DC4">
              <w:rPr>
                <w:noProof/>
                <w:webHidden/>
              </w:rPr>
              <w:fldChar w:fldCharType="separate"/>
            </w:r>
            <w:r w:rsidR="00385DC4">
              <w:rPr>
                <w:noProof/>
                <w:webHidden/>
              </w:rPr>
              <w:t>64</w:t>
            </w:r>
            <w:r w:rsidR="00385DC4">
              <w:rPr>
                <w:noProof/>
                <w:webHidden/>
              </w:rPr>
              <w:fldChar w:fldCharType="end"/>
            </w:r>
          </w:hyperlink>
        </w:p>
        <w:p w:rsidR="00385DC4" w:rsidRDefault="00A13466" w14:paraId="55613245" w14:textId="5C7BFE2E">
          <w:pPr>
            <w:pStyle w:val="TDC1"/>
            <w:rPr>
              <w:rFonts w:cstheme="minorBidi"/>
              <w:bCs w:val="0"/>
              <w:noProof/>
              <w:color w:val="auto"/>
              <w:sz w:val="22"/>
              <w:szCs w:val="22"/>
              <w:lang w:val="en-GB" w:eastAsia="en-GB"/>
            </w:rPr>
          </w:pPr>
          <w:hyperlink w:history="1" w:anchor="_Toc79671845">
            <w:r w:rsidRPr="00EF5A72" w:rsidR="00385DC4">
              <w:rPr>
                <w:rStyle w:val="Hipervnculo"/>
                <w:noProof/>
              </w:rPr>
              <w:t>APPENDIX O – Drawing series Numbers</w:t>
            </w:r>
            <w:r w:rsidR="00385DC4">
              <w:rPr>
                <w:noProof/>
                <w:webHidden/>
              </w:rPr>
              <w:tab/>
            </w:r>
            <w:r w:rsidR="00385DC4">
              <w:rPr>
                <w:noProof/>
                <w:webHidden/>
              </w:rPr>
              <w:fldChar w:fldCharType="begin"/>
            </w:r>
            <w:r w:rsidR="00385DC4">
              <w:rPr>
                <w:noProof/>
                <w:webHidden/>
              </w:rPr>
              <w:instrText xml:space="preserve"> PAGEREF _Toc79671845 \h </w:instrText>
            </w:r>
            <w:r w:rsidR="00385DC4">
              <w:rPr>
                <w:noProof/>
                <w:webHidden/>
              </w:rPr>
            </w:r>
            <w:r w:rsidR="00385DC4">
              <w:rPr>
                <w:noProof/>
                <w:webHidden/>
              </w:rPr>
              <w:fldChar w:fldCharType="separate"/>
            </w:r>
            <w:r w:rsidR="00385DC4">
              <w:rPr>
                <w:noProof/>
                <w:webHidden/>
              </w:rPr>
              <w:t>64</w:t>
            </w:r>
            <w:r w:rsidR="00385DC4">
              <w:rPr>
                <w:noProof/>
                <w:webHidden/>
              </w:rPr>
              <w:fldChar w:fldCharType="end"/>
            </w:r>
          </w:hyperlink>
        </w:p>
        <w:p w:rsidR="00385DC4" w:rsidRDefault="00A13466" w14:paraId="0CD25FDB" w14:textId="000B3436">
          <w:pPr>
            <w:pStyle w:val="TDC1"/>
            <w:rPr>
              <w:rFonts w:cstheme="minorBidi"/>
              <w:bCs w:val="0"/>
              <w:noProof/>
              <w:color w:val="auto"/>
              <w:sz w:val="22"/>
              <w:szCs w:val="22"/>
              <w:lang w:val="en-GB" w:eastAsia="en-GB"/>
            </w:rPr>
          </w:pPr>
          <w:hyperlink w:history="1" w:anchor="_Toc79671846">
            <w:r w:rsidRPr="00EF5A72" w:rsidR="00385DC4">
              <w:rPr>
                <w:rStyle w:val="Hipervnculo"/>
                <w:noProof/>
              </w:rPr>
              <w:t>APPENDIX P – BIM Guides</w:t>
            </w:r>
            <w:r w:rsidR="00385DC4">
              <w:rPr>
                <w:noProof/>
                <w:webHidden/>
              </w:rPr>
              <w:tab/>
            </w:r>
            <w:r w:rsidR="00385DC4">
              <w:rPr>
                <w:noProof/>
                <w:webHidden/>
              </w:rPr>
              <w:fldChar w:fldCharType="begin"/>
            </w:r>
            <w:r w:rsidR="00385DC4">
              <w:rPr>
                <w:noProof/>
                <w:webHidden/>
              </w:rPr>
              <w:instrText xml:space="preserve"> PAGEREF _Toc79671846 \h </w:instrText>
            </w:r>
            <w:r w:rsidR="00385DC4">
              <w:rPr>
                <w:noProof/>
                <w:webHidden/>
              </w:rPr>
            </w:r>
            <w:r w:rsidR="00385DC4">
              <w:rPr>
                <w:noProof/>
                <w:webHidden/>
              </w:rPr>
              <w:fldChar w:fldCharType="separate"/>
            </w:r>
            <w:r w:rsidR="00385DC4">
              <w:rPr>
                <w:noProof/>
                <w:webHidden/>
              </w:rPr>
              <w:t>64</w:t>
            </w:r>
            <w:r w:rsidR="00385DC4">
              <w:rPr>
                <w:noProof/>
                <w:webHidden/>
              </w:rPr>
              <w:fldChar w:fldCharType="end"/>
            </w:r>
          </w:hyperlink>
        </w:p>
        <w:p w:rsidR="004E6A64" w:rsidRDefault="00CD29EB" w14:paraId="436E7500" w14:textId="7DB3FF6A">
          <w:r>
            <w:rPr>
              <w:rFonts w:hint="eastAsia" w:cstheme="minorHAnsi"/>
              <w:b/>
              <w:bCs/>
              <w:noProof/>
              <w:color w:val="AE9142"/>
              <w:sz w:val="24"/>
              <w:szCs w:val="24"/>
            </w:rPr>
            <w:fldChar w:fldCharType="end"/>
          </w:r>
        </w:p>
      </w:sdtContent>
    </w:sdt>
    <w:p w:rsidR="003A521C" w:rsidP="00642BB0" w:rsidRDefault="003A521C" w14:paraId="7F8B555E" w14:textId="77777777">
      <w:pPr>
        <w:pStyle w:val="Sinespaciado"/>
      </w:pPr>
    </w:p>
    <w:p w:rsidR="003A521C" w:rsidRDefault="003A521C" w14:paraId="1F56E538" w14:textId="77777777">
      <w:pPr>
        <w:spacing w:line="264" w:lineRule="auto"/>
        <w:ind w:left="0"/>
        <w:jc w:val="left"/>
        <w:rPr>
          <w:rFonts w:asciiTheme="majorHAnsi" w:hAnsiTheme="majorHAnsi" w:eastAsiaTheme="majorEastAsia" w:cstheme="majorBidi"/>
          <w:color w:val="AE9142" w:themeColor="accent1"/>
          <w:sz w:val="28"/>
          <w:szCs w:val="32"/>
        </w:rPr>
      </w:pPr>
      <w:r>
        <w:br w:type="page"/>
      </w:r>
    </w:p>
    <w:p w:rsidR="00830129" w:rsidP="00703CE6" w:rsidRDefault="00703CE6" w14:paraId="76604037" w14:textId="0B80418E">
      <w:pPr>
        <w:pStyle w:val="Ttulo1"/>
        <w:numPr>
          <w:ilvl w:val="0"/>
          <w:numId w:val="0"/>
        </w:numPr>
        <w:ind w:left="576"/>
      </w:pPr>
      <w:bookmarkStart w:name="_Toc79671763" w:id="0"/>
      <w:r w:rsidRPr="00703CE6">
        <w:lastRenderedPageBreak/>
        <w:t>DEFINITIONS</w:t>
      </w:r>
      <w:bookmarkEnd w:id="0"/>
    </w:p>
    <w:p w:rsidRPr="0028304E" w:rsidR="00703CE6" w:rsidP="008E7C7A" w:rsidRDefault="00703CE6" w14:paraId="4CC59C50" w14:textId="1E25F987">
      <w:pPr>
        <w:spacing w:after="0"/>
      </w:pPr>
      <w:r w:rsidRPr="00703CE6">
        <w:rPr>
          <w:b/>
        </w:rPr>
        <w:t>BIM Execution Plan</w:t>
      </w:r>
      <w:r w:rsidR="008E7C7A">
        <w:rPr>
          <w:b/>
        </w:rPr>
        <w:t xml:space="preserve"> (BEP)</w:t>
      </w:r>
      <w:r w:rsidR="0028304E">
        <w:rPr>
          <w:b/>
        </w:rPr>
        <w:t xml:space="preserve"> </w:t>
      </w:r>
      <w:r w:rsidRPr="0028304E" w:rsidR="0028304E">
        <w:t>– also referred to as the ‘</w:t>
      </w:r>
      <w:r w:rsidRPr="0028304E" w:rsidR="0028304E">
        <w:rPr>
          <w:b/>
        </w:rPr>
        <w:t>Information Delivery Plan</w:t>
      </w:r>
      <w:r w:rsidRPr="0028304E" w:rsidR="0028304E">
        <w:t>’ in the ISO 19650</w:t>
      </w:r>
    </w:p>
    <w:p w:rsidR="00703CE6" w:rsidP="00703CE6" w:rsidRDefault="00703CE6" w14:paraId="540A7CD5" w14:textId="50EB6C52">
      <w:r>
        <w:t xml:space="preserve">With each </w:t>
      </w:r>
      <w:r w:rsidR="008E7C7A">
        <w:t>BIM</w:t>
      </w:r>
      <w:r>
        <w:t xml:space="preserve"> project, the Project Information Manager </w:t>
      </w:r>
      <w:r w:rsidRPr="00ED30E7" w:rsidR="00754032">
        <w:rPr>
          <w:rFonts w:hint="eastAsia"/>
          <w:i/>
          <w:iCs/>
        </w:rPr>
        <w:t>(Appointing Party)</w:t>
      </w:r>
      <w:r w:rsidR="00754032">
        <w:t xml:space="preserve"> </w:t>
      </w:r>
      <w:r>
        <w:t xml:space="preserve">will complete the guidelines and protocols document for each major stakeholder, relevant specifically to that project. This </w:t>
      </w:r>
      <w:r w:rsidR="008E7C7A">
        <w:t>document is the template given by TRSDC as the baseline to be used for all BEP written by design and construction teams.</w:t>
      </w:r>
    </w:p>
    <w:p w:rsidRPr="00703CE6" w:rsidR="00703CE6" w:rsidP="008E7C7A" w:rsidRDefault="00703CE6" w14:paraId="3163D411" w14:textId="0E360D22">
      <w:pPr>
        <w:spacing w:after="0"/>
        <w:rPr>
          <w:b/>
        </w:rPr>
      </w:pPr>
      <w:r w:rsidRPr="00703CE6">
        <w:rPr>
          <w:b/>
        </w:rPr>
        <w:t xml:space="preserve">Building Information Modelling </w:t>
      </w:r>
      <w:r w:rsidR="008E7C7A">
        <w:rPr>
          <w:b/>
        </w:rPr>
        <w:t>(BIM)</w:t>
      </w:r>
    </w:p>
    <w:p w:rsidR="00703CE6" w:rsidP="00703CE6" w:rsidRDefault="00703CE6" w14:paraId="5DCB5E1A" w14:textId="77777777">
      <w:r>
        <w:t xml:space="preserve">The process of designing, constructing and/or operating a building or infrastructure asset using electronic object-oriented information. </w:t>
      </w:r>
    </w:p>
    <w:p w:rsidRPr="00703CE6" w:rsidR="00703CE6" w:rsidP="008E7C7A" w:rsidRDefault="00703CE6" w14:paraId="5DE5E1B0" w14:textId="77777777">
      <w:pPr>
        <w:spacing w:after="0"/>
        <w:rPr>
          <w:b/>
        </w:rPr>
      </w:pPr>
      <w:r w:rsidRPr="00703CE6">
        <w:rPr>
          <w:b/>
        </w:rPr>
        <w:t xml:space="preserve">Clash Detection / Analysis </w:t>
      </w:r>
    </w:p>
    <w:p w:rsidR="00703CE6" w:rsidP="00703CE6" w:rsidRDefault="00703CE6" w14:paraId="570FF966" w14:textId="77777777">
      <w:r>
        <w:t>The process of identifying conflicts and issues between building systems by collaborating in 3D as part of the co-ordination process.</w:t>
      </w:r>
    </w:p>
    <w:p w:rsidRPr="00703CE6" w:rsidR="00703CE6" w:rsidP="008E7C7A" w:rsidRDefault="00703CE6" w14:paraId="1ADF9D71" w14:textId="77777777">
      <w:pPr>
        <w:spacing w:after="0"/>
        <w:rPr>
          <w:b/>
        </w:rPr>
      </w:pPr>
      <w:r w:rsidRPr="00703CE6">
        <w:rPr>
          <w:b/>
        </w:rPr>
        <w:t>Collaboration</w:t>
      </w:r>
    </w:p>
    <w:p w:rsidR="00703CE6" w:rsidP="00703CE6" w:rsidRDefault="00703CE6" w14:paraId="0FA7B44C" w14:textId="77777777">
      <w:r>
        <w:t>The sharing, and review of data between disciplines. Through BIM, this process can be smoother, quicker, and with each discipline adopting Project standards, the workflow can be realized with less disruption. The collaboration environment allows the sharing of models between disciplines aiding coordination and clash detection. Each discipline supplying BIMs, will be referred to as a Stakeholder in the coordination process.</w:t>
      </w:r>
    </w:p>
    <w:p w:rsidRPr="00703CE6" w:rsidR="00703CE6" w:rsidP="008E7C7A" w:rsidRDefault="00703CE6" w14:paraId="2FBC7C96" w14:textId="77777777">
      <w:pPr>
        <w:spacing w:after="0"/>
        <w:rPr>
          <w:b/>
        </w:rPr>
      </w:pPr>
      <w:r w:rsidRPr="00703CE6">
        <w:rPr>
          <w:b/>
        </w:rPr>
        <w:t xml:space="preserve">Common Data Environment (CDE) </w:t>
      </w:r>
    </w:p>
    <w:p w:rsidR="00703CE6" w:rsidP="00703CE6" w:rsidRDefault="00703CE6" w14:paraId="6D044A13" w14:textId="77777777">
      <w:r>
        <w:t xml:space="preserve">Single source of information for any given project, used to collect, manage and disseminate all relevant approved project information for multi-disciplinary teams in a managed process. </w:t>
      </w:r>
    </w:p>
    <w:p w:rsidRPr="00703CE6" w:rsidR="00703CE6" w:rsidP="008E7C7A" w:rsidRDefault="00703CE6" w14:paraId="589AB4F6" w14:textId="77777777">
      <w:pPr>
        <w:spacing w:after="0"/>
        <w:rPr>
          <w:b/>
        </w:rPr>
      </w:pPr>
      <w:r w:rsidRPr="00703CE6">
        <w:rPr>
          <w:b/>
        </w:rPr>
        <w:t xml:space="preserve">Data Scope </w:t>
      </w:r>
    </w:p>
    <w:p w:rsidR="00703CE6" w:rsidP="00703CE6" w:rsidRDefault="00703CE6" w14:paraId="421D1729" w14:textId="77777777">
      <w:r>
        <w:t xml:space="preserve">The agreed minimum set of attributes or property fields for the model elements in a model as identified in this document. </w:t>
      </w:r>
    </w:p>
    <w:p w:rsidRPr="00703CE6" w:rsidR="00703CE6" w:rsidP="008E7C7A" w:rsidRDefault="00703CE6" w14:paraId="710E58E8" w14:textId="77777777">
      <w:pPr>
        <w:spacing w:after="0"/>
        <w:rPr>
          <w:b/>
        </w:rPr>
      </w:pPr>
      <w:r w:rsidRPr="00703CE6">
        <w:rPr>
          <w:b/>
        </w:rPr>
        <w:t xml:space="preserve">Federated Model </w:t>
      </w:r>
    </w:p>
    <w:p w:rsidR="00703CE6" w:rsidP="00703CE6" w:rsidRDefault="00703CE6" w14:paraId="149640C4" w14:textId="7D0B86CA">
      <w:r>
        <w:t>Refers to the combined model which incorporates the relevant models from the project team at a specified phase of the project and is developed to the level of detail as defined in the BIM execution plan.</w:t>
      </w:r>
    </w:p>
    <w:p w:rsidRPr="00703CE6" w:rsidR="00703CE6" w:rsidP="008E7C7A" w:rsidRDefault="00703CE6" w14:paraId="633F49E9" w14:textId="77777777">
      <w:pPr>
        <w:spacing w:after="0"/>
        <w:rPr>
          <w:b/>
        </w:rPr>
      </w:pPr>
      <w:r w:rsidRPr="00703CE6">
        <w:rPr>
          <w:b/>
        </w:rPr>
        <w:t>FM / CAFM</w:t>
      </w:r>
    </w:p>
    <w:p w:rsidR="00703CE6" w:rsidP="00703CE6" w:rsidRDefault="00703CE6" w14:paraId="0E035E04" w14:textId="77777777">
      <w:r>
        <w:t>Facilities Management is the production of information via the BIM, to be added into the client/contractors CAFM (computer aided facilities management) software. This information needs to be understood early as possible in the process to determine final application and usage.</w:t>
      </w:r>
    </w:p>
    <w:p w:rsidRPr="00703CE6" w:rsidR="00703CE6" w:rsidP="008E7C7A" w:rsidRDefault="00703CE6" w14:paraId="323A8849" w14:textId="77777777">
      <w:pPr>
        <w:spacing w:after="0"/>
        <w:rPr>
          <w:b/>
        </w:rPr>
      </w:pPr>
      <w:r w:rsidRPr="00703CE6">
        <w:rPr>
          <w:b/>
        </w:rPr>
        <w:t xml:space="preserve">GUID  </w:t>
      </w:r>
    </w:p>
    <w:p w:rsidR="00703CE6" w:rsidP="00703CE6" w:rsidRDefault="00703CE6" w14:paraId="0A8B2147" w14:textId="77777777">
      <w:r>
        <w:t xml:space="preserve">Globally Unique Identifier. It is automatically produced by the software and assigned to each element. </w:t>
      </w:r>
    </w:p>
    <w:p w:rsidRPr="00703CE6" w:rsidR="00703CE6" w:rsidP="008E7C7A" w:rsidRDefault="00703CE6" w14:paraId="16886295" w14:textId="47B72C44">
      <w:pPr>
        <w:spacing w:after="0"/>
        <w:rPr>
          <w:b/>
        </w:rPr>
      </w:pPr>
      <w:r w:rsidRPr="00703CE6">
        <w:rPr>
          <w:b/>
        </w:rPr>
        <w:t>Information Manager</w:t>
      </w:r>
      <w:r w:rsidR="00CD2141">
        <w:rPr>
          <w:b/>
        </w:rPr>
        <w:t xml:space="preserve"> </w:t>
      </w:r>
      <w:r w:rsidRPr="00ED30E7" w:rsidR="00CD2141">
        <w:rPr>
          <w:rFonts w:hint="eastAsia"/>
          <w:bCs/>
          <w:i/>
          <w:iCs/>
        </w:rPr>
        <w:t>(Appointing Party)</w:t>
      </w:r>
    </w:p>
    <w:p w:rsidR="00703CE6" w:rsidP="00ED30E7" w:rsidRDefault="00703CE6" w14:paraId="093AB40A" w14:textId="6E01BA2E">
      <w:pPr>
        <w:spacing w:after="0"/>
      </w:pPr>
      <w:r>
        <w:t xml:space="preserve">Not to be confused with the </w:t>
      </w:r>
      <w:r w:rsidRPr="00ED30E7">
        <w:rPr>
          <w:rFonts w:hint="eastAsia"/>
          <w:b/>
          <w:bCs/>
          <w:i/>
          <w:iCs/>
        </w:rPr>
        <w:t>Project Information Manager</w:t>
      </w:r>
      <w:r w:rsidR="00835697">
        <w:t xml:space="preserve"> </w:t>
      </w:r>
      <w:r w:rsidRPr="00ED30E7" w:rsidR="00835697">
        <w:rPr>
          <w:rFonts w:hint="eastAsia"/>
          <w:i/>
          <w:iCs/>
        </w:rPr>
        <w:t>(Appointing Party)</w:t>
      </w:r>
      <w:r w:rsidRPr="00ED30E7">
        <w:rPr>
          <w:rFonts w:hint="eastAsia"/>
          <w:i/>
          <w:iCs/>
        </w:rPr>
        <w:t>,</w:t>
      </w:r>
      <w:r>
        <w:t xml:space="preserve"> </w:t>
      </w:r>
      <w:r w:rsidRPr="00ED30E7" w:rsidR="00322AB5">
        <w:rPr>
          <w:rFonts w:hint="eastAsia"/>
          <w:b/>
          <w:bCs/>
          <w:i/>
          <w:iCs/>
        </w:rPr>
        <w:t xml:space="preserve">Task Information Manger </w:t>
      </w:r>
      <w:r w:rsidRPr="00ED30E7" w:rsidR="00322AB5">
        <w:rPr>
          <w:rFonts w:hint="eastAsia"/>
          <w:b/>
          <w:bCs/>
          <w:i/>
          <w:iCs/>
        </w:rPr>
        <w:t>–</w:t>
      </w:r>
      <w:r w:rsidRPr="00ED30E7" w:rsidR="00322AB5">
        <w:rPr>
          <w:rFonts w:hint="eastAsia"/>
          <w:b/>
          <w:bCs/>
          <w:i/>
          <w:iCs/>
        </w:rPr>
        <w:t xml:space="preserve"> Lead</w:t>
      </w:r>
      <w:r w:rsidR="00322AB5">
        <w:rPr>
          <w:b/>
        </w:rPr>
        <w:t xml:space="preserve"> </w:t>
      </w:r>
      <w:r w:rsidRPr="00281337" w:rsidR="00322AB5">
        <w:rPr>
          <w:bCs/>
          <w:i/>
          <w:iCs/>
        </w:rPr>
        <w:t>(Lead</w:t>
      </w:r>
      <w:r w:rsidR="00322AB5">
        <w:rPr>
          <w:bCs/>
          <w:i/>
          <w:iCs/>
        </w:rPr>
        <w:t xml:space="preserve"> A</w:t>
      </w:r>
      <w:r w:rsidRPr="00281337" w:rsidR="00322AB5">
        <w:rPr>
          <w:bCs/>
          <w:i/>
          <w:iCs/>
        </w:rPr>
        <w:t>ppointed Party)</w:t>
      </w:r>
      <w:r w:rsidR="00322AB5">
        <w:rPr>
          <w:bCs/>
          <w:i/>
          <w:iCs/>
        </w:rPr>
        <w:t xml:space="preserve"> or </w:t>
      </w:r>
      <w:r w:rsidRPr="00ED30E7" w:rsidR="006B5434">
        <w:rPr>
          <w:rFonts w:hint="eastAsia"/>
          <w:b/>
          <w:bCs/>
          <w:i/>
          <w:iCs/>
        </w:rPr>
        <w:t>Task Information Manger</w:t>
      </w:r>
      <w:r w:rsidR="006B5434">
        <w:rPr>
          <w:b/>
        </w:rPr>
        <w:t xml:space="preserve"> </w:t>
      </w:r>
      <w:r w:rsidRPr="00281337" w:rsidR="00AB1D8D">
        <w:rPr>
          <w:bCs/>
          <w:i/>
          <w:iCs/>
        </w:rPr>
        <w:t>(</w:t>
      </w:r>
      <w:r w:rsidR="00AB1D8D">
        <w:rPr>
          <w:bCs/>
          <w:i/>
          <w:iCs/>
        </w:rPr>
        <w:t>Appointed</w:t>
      </w:r>
      <w:r w:rsidRPr="00281337" w:rsidR="006B5434">
        <w:rPr>
          <w:bCs/>
          <w:i/>
          <w:iCs/>
        </w:rPr>
        <w:t xml:space="preserve"> Party)</w:t>
      </w:r>
      <w:r w:rsidR="006B5434">
        <w:rPr>
          <w:bCs/>
          <w:i/>
          <w:iCs/>
        </w:rPr>
        <w:t xml:space="preserve">. </w:t>
      </w:r>
      <w:r w:rsidR="00AB1D8D">
        <w:t>T</w:t>
      </w:r>
      <w:r>
        <w:t xml:space="preserve">he </w:t>
      </w:r>
      <w:r w:rsidRPr="00ED30E7">
        <w:rPr>
          <w:rFonts w:hint="eastAsia"/>
          <w:b/>
          <w:bCs/>
        </w:rPr>
        <w:t>Information Manager</w:t>
      </w:r>
      <w:r>
        <w:t xml:space="preserve"> will be a client appointed role to manage data within the Common Data Environment. He will typically be part of a wider appointment, for instance, part of the design team.</w:t>
      </w:r>
      <w:r w:rsidR="006B5434">
        <w:t xml:space="preserve"> </w:t>
      </w:r>
    </w:p>
    <w:p w:rsidRPr="00703CE6" w:rsidR="00703CE6" w:rsidP="008E7C7A" w:rsidRDefault="00703CE6" w14:paraId="2C19A92B" w14:textId="77777777">
      <w:pPr>
        <w:spacing w:after="0"/>
        <w:rPr>
          <w:b/>
        </w:rPr>
      </w:pPr>
      <w:r w:rsidRPr="00703CE6">
        <w:rPr>
          <w:b/>
        </w:rPr>
        <w:t>Level of Model Definition (LOMD)</w:t>
      </w:r>
    </w:p>
    <w:p w:rsidR="00703CE6" w:rsidP="00703CE6" w:rsidRDefault="00703CE6" w14:paraId="6F7B9FAC" w14:textId="77777777">
      <w:r>
        <w:t xml:space="preserve">Level of Model Definition is used to describe a combination of Level of Detail (LOD) and Level of Information (LOI) contained in BIM models.  </w:t>
      </w:r>
    </w:p>
    <w:p w:rsidRPr="00703CE6" w:rsidR="00703CE6" w:rsidP="008E7C7A" w:rsidRDefault="00703CE6" w14:paraId="74A98D81" w14:textId="77777777">
      <w:pPr>
        <w:spacing w:after="0"/>
        <w:rPr>
          <w:b/>
        </w:rPr>
      </w:pPr>
      <w:r w:rsidRPr="00703CE6">
        <w:rPr>
          <w:b/>
        </w:rPr>
        <w:t xml:space="preserve">Level of Detail (LOD) </w:t>
      </w:r>
    </w:p>
    <w:p w:rsidR="00703CE6" w:rsidP="00703CE6" w:rsidRDefault="00703CE6" w14:paraId="27A6902A" w14:textId="77777777">
      <w:r>
        <w:t xml:space="preserve">The description of geometrical content of models. </w:t>
      </w:r>
    </w:p>
    <w:p w:rsidRPr="00703CE6" w:rsidR="00703CE6" w:rsidP="008E7C7A" w:rsidRDefault="00703CE6" w14:paraId="3BF5704D" w14:textId="77777777">
      <w:pPr>
        <w:spacing w:after="0"/>
        <w:rPr>
          <w:b/>
        </w:rPr>
      </w:pPr>
      <w:r w:rsidRPr="00703CE6">
        <w:rPr>
          <w:b/>
        </w:rPr>
        <w:t xml:space="preserve">Level of Information (LOI) </w:t>
      </w:r>
    </w:p>
    <w:p w:rsidR="00703CE6" w:rsidP="00703CE6" w:rsidRDefault="00703CE6" w14:paraId="51E21A08" w14:textId="77777777">
      <w:r>
        <w:t xml:space="preserve">The description of non-geometrical content (attributes or information) of models. </w:t>
      </w:r>
    </w:p>
    <w:p w:rsidRPr="00C56D4F" w:rsidR="00C56D4F" w:rsidP="00C56D4F" w:rsidRDefault="00C56D4F" w14:paraId="2B1B9DA5" w14:textId="438EE886">
      <w:pPr>
        <w:spacing w:after="0"/>
        <w:rPr>
          <w:b/>
        </w:rPr>
      </w:pPr>
      <w:r w:rsidRPr="00C56D4F">
        <w:rPr>
          <w:b/>
        </w:rPr>
        <w:t xml:space="preserve">Level </w:t>
      </w:r>
      <w:r>
        <w:rPr>
          <w:b/>
        </w:rPr>
        <w:t>o</w:t>
      </w:r>
      <w:r w:rsidRPr="00C56D4F">
        <w:rPr>
          <w:b/>
        </w:rPr>
        <w:t>f Information Need</w:t>
      </w:r>
    </w:p>
    <w:p w:rsidRPr="00F7242C" w:rsidR="00C56D4F" w:rsidP="00F7242C" w:rsidRDefault="00C56D4F" w14:paraId="7E5D38AF" w14:textId="18035C99">
      <w:r>
        <w:t>F</w:t>
      </w:r>
      <w:r w:rsidRPr="00F7242C">
        <w:t>ramework which defines the extent and granularity of information</w:t>
      </w:r>
      <w:r>
        <w:t xml:space="preserve">. This is a broader concept than level of model definition, level of model detail or level of model information, which can be considered as specific examples of level of information need. </w:t>
      </w:r>
    </w:p>
    <w:p w:rsidRPr="00703CE6" w:rsidR="00703CE6" w:rsidP="008E7C7A" w:rsidRDefault="00703CE6" w14:paraId="6A0D7980" w14:textId="5C7B3997">
      <w:pPr>
        <w:spacing w:after="0"/>
        <w:rPr>
          <w:b/>
        </w:rPr>
      </w:pPr>
      <w:r w:rsidRPr="00703CE6">
        <w:rPr>
          <w:b/>
        </w:rPr>
        <w:t xml:space="preserve">Model Element </w:t>
      </w:r>
    </w:p>
    <w:p w:rsidR="00703CE6" w:rsidP="00703CE6" w:rsidRDefault="00703CE6" w14:paraId="21FB001D" w14:textId="77777777">
      <w:r>
        <w:lastRenderedPageBreak/>
        <w:t xml:space="preserve">A Model Element is a portion of geometrical content of models representing a component, system or assembly within a building or infrastructure asset. </w:t>
      </w:r>
    </w:p>
    <w:p w:rsidRPr="00703CE6" w:rsidR="00703CE6" w:rsidP="008E7C7A" w:rsidRDefault="00703CE6" w14:paraId="35401F7E" w14:textId="30122479">
      <w:pPr>
        <w:spacing w:after="0"/>
        <w:rPr>
          <w:b/>
        </w:rPr>
      </w:pPr>
      <w:r w:rsidRPr="00703CE6">
        <w:rPr>
          <w:b/>
        </w:rPr>
        <w:t xml:space="preserve">Model Element Author </w:t>
      </w:r>
      <w:r w:rsidR="008E7C7A">
        <w:rPr>
          <w:b/>
        </w:rPr>
        <w:t>(MEA)</w:t>
      </w:r>
    </w:p>
    <w:p w:rsidR="00703CE6" w:rsidP="00703CE6" w:rsidRDefault="00703CE6" w14:paraId="7804FF22" w14:textId="77777777">
      <w:r>
        <w:t xml:space="preserve">A Model Element Author is a responsible party for developing the geometrical and non-geometrical content of a specific model elements to required LOD and LOI specified in Model Production Delivery Table. </w:t>
      </w:r>
    </w:p>
    <w:p w:rsidR="00C56D4F" w:rsidRDefault="00C56D4F" w14:paraId="39E050D9" w14:textId="51E2DCD3">
      <w:pPr>
        <w:spacing w:line="264" w:lineRule="auto"/>
        <w:ind w:left="0"/>
        <w:jc w:val="left"/>
        <w:rPr>
          <w:rStyle w:val="nfasisintenso"/>
          <w:rFonts w:asciiTheme="majorHAnsi" w:hAnsiTheme="majorHAnsi" w:eastAsiaTheme="majorEastAsia" w:cstheme="majorBidi"/>
          <w:b w:val="0"/>
          <w:i w:val="0"/>
          <w:color w:val="AE9142" w:themeColor="accent1"/>
          <w:sz w:val="28"/>
          <w:szCs w:val="32"/>
        </w:rPr>
      </w:pPr>
      <w:r>
        <w:rPr>
          <w:rStyle w:val="nfasisintenso"/>
          <w:b w:val="0"/>
          <w:i w:val="0"/>
        </w:rPr>
        <w:br w:type="page"/>
      </w:r>
    </w:p>
    <w:p w:rsidRPr="00703CE6" w:rsidR="009C68F6" w:rsidP="00703CE6" w:rsidRDefault="00703CE6" w14:paraId="658C708B" w14:textId="48815320">
      <w:pPr>
        <w:pStyle w:val="Ttulo1"/>
        <w:rPr>
          <w:rStyle w:val="nfasisintenso"/>
          <w:b w:val="0"/>
          <w:i w:val="0"/>
        </w:rPr>
      </w:pPr>
      <w:bookmarkStart w:name="_Toc79671764" w:id="1"/>
      <w:r w:rsidRPr="00703CE6">
        <w:rPr>
          <w:rStyle w:val="nfasisintenso"/>
          <w:b w:val="0"/>
          <w:i w:val="0"/>
        </w:rPr>
        <w:lastRenderedPageBreak/>
        <w:t>INTRODUCTION</w:t>
      </w:r>
      <w:bookmarkEnd w:id="1"/>
    </w:p>
    <w:p w:rsidR="00531E77" w:rsidP="00703CE6" w:rsidRDefault="00637B1F" w14:paraId="430299A0" w14:textId="77777777">
      <w:r w:rsidRPr="00637B1F">
        <w:t xml:space="preserve">This document is the </w:t>
      </w:r>
      <w:r w:rsidRPr="00637B1F">
        <w:rPr>
          <w:b/>
        </w:rPr>
        <w:t>BIM Execution Plan (BEP)</w:t>
      </w:r>
      <w:r>
        <w:t xml:space="preserve"> </w:t>
      </w:r>
      <w:r w:rsidRPr="00637B1F">
        <w:t xml:space="preserve">produced on behalf of </w:t>
      </w:r>
      <w:r w:rsidRPr="00637B1F">
        <w:rPr>
          <w:b/>
        </w:rPr>
        <w:t>The Red Sea Development Company (TRSDC)</w:t>
      </w:r>
      <w:r w:rsidRPr="00637B1F">
        <w:t xml:space="preserve"> (the Employer) for </w:t>
      </w:r>
      <w:r w:rsidRPr="00637B1F">
        <w:rPr>
          <w:b/>
        </w:rPr>
        <w:t xml:space="preserve">The Red Sea Project </w:t>
      </w:r>
      <w:r w:rsidRPr="00ED30E7" w:rsidR="007965F8">
        <w:t>R0</w:t>
      </w:r>
      <w:r w:rsidRPr="00ED30E7" w:rsidR="002B2A17">
        <w:rPr>
          <w:rFonts w:hint="eastAsia"/>
        </w:rPr>
        <w:t>8</w:t>
      </w:r>
      <w:r w:rsidRPr="00ED30E7" w:rsidR="007965F8">
        <w:t>-H</w:t>
      </w:r>
      <w:r w:rsidRPr="00ED30E7" w:rsidR="002B2A17">
        <w:rPr>
          <w:rFonts w:hint="eastAsia"/>
        </w:rPr>
        <w:t>E2</w:t>
      </w:r>
      <w:r w:rsidRPr="00ED30E7" w:rsidR="007965F8">
        <w:t>D01</w:t>
      </w:r>
      <w:r w:rsidRPr="00ED30E7" w:rsidR="006C2B0E">
        <w:rPr>
          <w:rFonts w:hint="eastAsia"/>
        </w:rPr>
        <w:t xml:space="preserve"> </w:t>
      </w:r>
      <w:r w:rsidRPr="00ED30E7" w:rsidR="00B16483">
        <w:rPr>
          <w:rFonts w:hint="eastAsia"/>
        </w:rPr>
        <w:t>-</w:t>
      </w:r>
      <w:r w:rsidRPr="00ED30E7" w:rsidR="004C586D">
        <w:t xml:space="preserve"> </w:t>
      </w:r>
      <w:proofErr w:type="spellStart"/>
      <w:r w:rsidRPr="00ED30E7" w:rsidR="007965F8">
        <w:t>Shurayrah</w:t>
      </w:r>
      <w:proofErr w:type="spellEnd"/>
      <w:r w:rsidRPr="00ED30E7" w:rsidR="007965F8">
        <w:t xml:space="preserve"> </w:t>
      </w:r>
      <w:r w:rsidRPr="00ED30E7" w:rsidR="002B2A17">
        <w:rPr>
          <w:rFonts w:hint="eastAsia"/>
        </w:rPr>
        <w:t>Ea</w:t>
      </w:r>
      <w:r w:rsidRPr="00ED30E7" w:rsidR="007965F8">
        <w:t>st Hotel #</w:t>
      </w:r>
      <w:r w:rsidRPr="00ED30E7" w:rsidR="002B2A17">
        <w:rPr>
          <w:rFonts w:hint="eastAsia"/>
        </w:rPr>
        <w:t>2</w:t>
      </w:r>
      <w:r w:rsidRPr="002B2A17" w:rsidR="00B16483">
        <w:rPr>
          <w:rFonts w:hint="eastAsia"/>
        </w:rPr>
        <w:t>.</w:t>
      </w:r>
    </w:p>
    <w:p w:rsidR="00531E77" w:rsidP="00531E77" w:rsidRDefault="00531E77" w14:paraId="1AE9DFAD" w14:textId="649DAA84">
      <w:pPr>
        <w:jc w:val="center"/>
      </w:pPr>
      <w:r>
        <w:rPr>
          <w:noProof/>
        </w:rPr>
        <w:drawing>
          <wp:inline distT="0" distB="0" distL="0" distR="0" wp14:anchorId="0FA376FA" wp14:editId="4EFAF1E9">
            <wp:extent cx="5760000" cy="3107013"/>
            <wp:effectExtent l="19050" t="19050" r="12700"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00" cy="3107013"/>
                    </a:xfrm>
                    <a:prstGeom prst="rect">
                      <a:avLst/>
                    </a:prstGeom>
                    <a:ln>
                      <a:solidFill>
                        <a:schemeClr val="bg1">
                          <a:lumMod val="95000"/>
                        </a:schemeClr>
                      </a:solidFill>
                    </a:ln>
                  </pic:spPr>
                </pic:pic>
              </a:graphicData>
            </a:graphic>
          </wp:inline>
        </w:drawing>
      </w:r>
    </w:p>
    <w:p w:rsidR="00703CE6" w:rsidP="00703CE6" w:rsidRDefault="00703CE6" w14:paraId="7BAC0612" w14:textId="55CC551B">
      <w:r>
        <w:t>At a strategic level it defines the BIM requirements for the project and methodology for delivering the project using</w:t>
      </w:r>
      <w:r w:rsidR="008E7C7A">
        <w:t xml:space="preserve"> a</w:t>
      </w:r>
      <w:r>
        <w:t xml:space="preserve"> BIM</w:t>
      </w:r>
      <w:r w:rsidR="008E7C7A">
        <w:t xml:space="preserve"> process</w:t>
      </w:r>
      <w:r>
        <w:t xml:space="preserve">. At a technical level this document provides </w:t>
      </w:r>
      <w:r w:rsidRPr="00DE0727">
        <w:t xml:space="preserve">the requirements for delivering the project using BIM and defines the specific processes required to do so, in accordance with </w:t>
      </w:r>
      <w:r w:rsidRPr="00DE0727" w:rsidR="00DE0727">
        <w:t xml:space="preserve">the standards listed in the </w:t>
      </w:r>
      <w:r w:rsidR="00DE0727">
        <w:t xml:space="preserve">Employer’s Information Requirements </w:t>
      </w:r>
      <w:r w:rsidRPr="00633C42" w:rsidR="00DE0727">
        <w:t>[</w:t>
      </w:r>
      <w:r w:rsidRPr="00703CE6" w:rsidR="00DE0727">
        <w:rPr>
          <w:color w:val="AE9142" w:themeColor="text1"/>
        </w:rPr>
        <w:t>EIR</w:t>
      </w:r>
      <w:r w:rsidRPr="00633C42" w:rsidR="00DE0727">
        <w:t>]</w:t>
      </w:r>
      <w:r w:rsidRPr="00DE0727" w:rsidR="00DE0727">
        <w:t>,</w:t>
      </w:r>
      <w:r w:rsidRPr="00DE0727">
        <w:t xml:space="preserve"> </w:t>
      </w:r>
      <w:r w:rsidRPr="00DE0727" w:rsidR="00DE0727">
        <w:t>utilizing</w:t>
      </w:r>
      <w:r w:rsidRPr="00DE0727">
        <w:t xml:space="preserve"> the same terminology and definitions.</w:t>
      </w:r>
      <w:r>
        <w:t xml:space="preserve"> This document is used to address ideals raised in the </w:t>
      </w:r>
      <w:r w:rsidRPr="00633C42">
        <w:t>[</w:t>
      </w:r>
      <w:r w:rsidRPr="00703CE6">
        <w:rPr>
          <w:color w:val="AE9142" w:themeColor="text1"/>
        </w:rPr>
        <w:t>EIR</w:t>
      </w:r>
      <w:r w:rsidRPr="00633C42">
        <w:t xml:space="preserve">] </w:t>
      </w:r>
      <w:r>
        <w:t>document.</w:t>
      </w:r>
    </w:p>
    <w:p w:rsidRPr="00ED30E7" w:rsidR="00C052B9" w:rsidP="00ED30E7" w:rsidRDefault="00703CE6" w14:paraId="57C67A5B" w14:textId="48243882">
      <w:pPr>
        <w:spacing w:after="0"/>
        <w:rPr>
          <w:b/>
        </w:rPr>
      </w:pPr>
      <w:r>
        <w:t>This</w:t>
      </w:r>
      <w:r w:rsidR="008E7C7A">
        <w:t xml:space="preserve"> BEP</w:t>
      </w:r>
      <w:r>
        <w:t xml:space="preserve"> remains a live document for the duration of the project and should be continuously monitored, updated and revised by the </w:t>
      </w:r>
      <w:r w:rsidR="00942196">
        <w:rPr>
          <w:b/>
        </w:rPr>
        <w:t xml:space="preserve">Task Information Manger – Lead </w:t>
      </w:r>
      <w:r w:rsidRPr="00281337" w:rsidR="00942196">
        <w:rPr>
          <w:bCs/>
          <w:i/>
          <w:iCs/>
        </w:rPr>
        <w:t>(Lead</w:t>
      </w:r>
      <w:r w:rsidR="00942196">
        <w:rPr>
          <w:bCs/>
          <w:i/>
          <w:iCs/>
        </w:rPr>
        <w:t xml:space="preserve"> A</w:t>
      </w:r>
      <w:r w:rsidRPr="00281337" w:rsidR="00942196">
        <w:rPr>
          <w:bCs/>
          <w:i/>
          <w:iCs/>
        </w:rPr>
        <w:t>ppointed Party)</w:t>
      </w:r>
      <w:r w:rsidR="00493EBD">
        <w:rPr>
          <w:b/>
        </w:rPr>
        <w:t xml:space="preserve"> </w:t>
      </w:r>
      <w:r>
        <w:t>as aspects of the project covered by this BEP change.</w:t>
      </w:r>
    </w:p>
    <w:p w:rsidR="00C052B9" w:rsidP="00EC06C1" w:rsidRDefault="006E419A" w14:paraId="7450EA8B" w14:textId="0C38B8A9">
      <w:pPr>
        <w:pStyle w:val="Ttulo2"/>
        <w:numPr>
          <w:ilvl w:val="0"/>
          <w:numId w:val="0"/>
        </w:numPr>
      </w:pPr>
      <w:bookmarkStart w:name="_Ref59116918" w:id="2"/>
      <w:bookmarkStart w:name="_Toc79671765" w:id="3"/>
      <w:r>
        <w:t>1.1</w:t>
      </w:r>
      <w:r w:rsidRPr="00703CE6" w:rsidR="00703CE6">
        <w:t>Purpose of this Project BEP</w:t>
      </w:r>
      <w:bookmarkEnd w:id="2"/>
      <w:bookmarkEnd w:id="3"/>
    </w:p>
    <w:p w:rsidRPr="00813984" w:rsidR="00703CE6" w:rsidP="00703CE6" w:rsidRDefault="00703CE6" w14:paraId="7A257A2C" w14:textId="6C529EC7">
      <w:r>
        <w:t>This Project BEP is to ensure successful implementation of</w:t>
      </w:r>
      <w:r w:rsidR="008E7C7A">
        <w:t xml:space="preserve"> </w:t>
      </w:r>
      <w:r>
        <w:t xml:space="preserve">BIM </w:t>
      </w:r>
      <w:r w:rsidR="008E7C7A">
        <w:t>of varying degrees</w:t>
      </w:r>
      <w:r>
        <w:t xml:space="preserve"> described within this document. </w:t>
      </w:r>
      <w:r w:rsidR="008E7C7A">
        <w:t>It also</w:t>
      </w:r>
      <w:r>
        <w:t xml:space="preserve"> outlines the overall vision and deliverables of the project </w:t>
      </w:r>
      <w:r w:rsidR="00BD0E7D">
        <w:t xml:space="preserve">set out in </w:t>
      </w:r>
      <w:r w:rsidRPr="00813984" w:rsidR="00BD0E7D">
        <w:rPr>
          <w:rFonts w:hint="eastAsia"/>
        </w:rPr>
        <w:t xml:space="preserve">per </w:t>
      </w:r>
      <w:r w:rsidRPr="00813984" w:rsidR="00BD0E7D">
        <w:rPr>
          <w:rFonts w:hint="eastAsia"/>
        </w:rPr>
        <w:t>“</w:t>
      </w:r>
      <w:r w:rsidRPr="0015313E" w:rsidR="002B2A17">
        <w:t>R08-HE2D01</w:t>
      </w:r>
      <w:r w:rsidRPr="0015313E" w:rsidR="002B2A17">
        <w:rPr>
          <w:rFonts w:hint="eastAsia"/>
        </w:rPr>
        <w:t xml:space="preserve"> -</w:t>
      </w:r>
      <w:r w:rsidRPr="0015313E" w:rsidR="002B2A17">
        <w:t xml:space="preserve"> </w:t>
      </w:r>
      <w:proofErr w:type="spellStart"/>
      <w:r w:rsidRPr="0015313E" w:rsidR="002B2A17">
        <w:t>Shurayrah</w:t>
      </w:r>
      <w:proofErr w:type="spellEnd"/>
      <w:r w:rsidRPr="0015313E" w:rsidR="002B2A17">
        <w:t xml:space="preserve"> East Hotel #2</w:t>
      </w:r>
      <w:r w:rsidRPr="0015313E" w:rsidR="002B2A17">
        <w:rPr>
          <w:rFonts w:hint="eastAsia"/>
        </w:rPr>
        <w:t>.</w:t>
      </w:r>
      <w:r w:rsidR="002B2A17">
        <w:t xml:space="preserve"> </w:t>
      </w:r>
      <w:r w:rsidRPr="0015313E" w:rsidDel="00B16483" w:rsidR="002B2A17">
        <w:rPr>
          <w:rFonts w:hint="eastAsia"/>
        </w:rPr>
        <w:t xml:space="preserve"> </w:t>
      </w:r>
      <w:r w:rsidR="00DE68CC">
        <w:t>”</w:t>
      </w:r>
      <w:r w:rsidRPr="00813984" w:rsidR="00897999">
        <w:rPr>
          <w:rFonts w:hint="eastAsia"/>
        </w:rPr>
        <w:t xml:space="preserve">-Design Consultant Contract-Schedule3 </w:t>
      </w:r>
      <w:r w:rsidRPr="00813984">
        <w:rPr>
          <w:rFonts w:hint="eastAsia"/>
        </w:rPr>
        <w:t>and defines the scope of BIM implementation needed.</w:t>
      </w:r>
    </w:p>
    <w:p w:rsidRPr="00813984" w:rsidR="00703CE6" w:rsidP="00703CE6" w:rsidRDefault="00703CE6" w14:paraId="0ACCE8B1" w14:textId="2F6FA0A7">
      <w:r w:rsidRPr="00813984">
        <w:rPr>
          <w:rFonts w:hint="eastAsia"/>
        </w:rPr>
        <w:t xml:space="preserve">This document will be considered a form of </w:t>
      </w:r>
      <w:r w:rsidRPr="00813984">
        <w:rPr>
          <w:rFonts w:hint="eastAsia"/>
        </w:rPr>
        <w:t>‘</w:t>
      </w:r>
      <w:r w:rsidRPr="00813984">
        <w:rPr>
          <w:rFonts w:hint="eastAsia"/>
        </w:rPr>
        <w:t>mutual agreement</w:t>
      </w:r>
      <w:r w:rsidRPr="00813984">
        <w:rPr>
          <w:rFonts w:hint="eastAsia"/>
        </w:rPr>
        <w:t>’</w:t>
      </w:r>
      <w:r w:rsidRPr="00813984">
        <w:rPr>
          <w:rFonts w:hint="eastAsia"/>
        </w:rPr>
        <w:t xml:space="preserve"> between the parties involved. The purpose of this BEP is to make sure the work that</w:t>
      </w:r>
      <w:r w:rsidRPr="00813984">
        <w:rPr>
          <w:rFonts w:hint="eastAsia"/>
        </w:rPr>
        <w:t>’</w:t>
      </w:r>
      <w:r w:rsidRPr="00813984">
        <w:rPr>
          <w:rFonts w:hint="eastAsia"/>
        </w:rPr>
        <w:t>s been done in BIM, is coordinated to provide the team with the maximum value for their effort. No part of this document should be considered obligatory, but once agreement has been reached, all parties involved will be expected to deliver up to the standards outlined.</w:t>
      </w:r>
    </w:p>
    <w:p w:rsidR="00703CE6" w:rsidP="00637B1F" w:rsidRDefault="00703CE6" w14:paraId="25F0769F" w14:textId="775EF7E3">
      <w:r w:rsidRPr="00813984">
        <w:rPr>
          <w:rFonts w:hint="eastAsia"/>
        </w:rPr>
        <w:t>This document outlines the following to support collaborative processes and produce the information required by the team during design,</w:t>
      </w:r>
      <w:r w:rsidRPr="00813984" w:rsidR="0097146E">
        <w:rPr>
          <w:rFonts w:hint="eastAsia"/>
        </w:rPr>
        <w:t xml:space="preserve"> procurement,</w:t>
      </w:r>
      <w:r w:rsidRPr="00813984">
        <w:rPr>
          <w:rFonts w:hint="eastAsia"/>
        </w:rPr>
        <w:t xml:space="preserve"> construction and handover</w:t>
      </w:r>
      <w:r w:rsidRPr="00813984" w:rsidR="0097146E">
        <w:rPr>
          <w:rFonts w:hint="eastAsia"/>
        </w:rPr>
        <w:t xml:space="preserve"> of </w:t>
      </w:r>
      <w:r w:rsidRPr="00813984" w:rsidR="0097146E">
        <w:rPr>
          <w:rFonts w:hint="eastAsia"/>
          <w:b/>
        </w:rPr>
        <w:t>The Red Sea Project</w:t>
      </w:r>
      <w:r w:rsidRPr="00813984" w:rsidR="00F05BB6">
        <w:rPr>
          <w:rFonts w:hint="eastAsia"/>
          <w:b/>
        </w:rPr>
        <w:t xml:space="preserve"> </w:t>
      </w:r>
      <w:r w:rsidRPr="0015313E" w:rsidR="002B2A17">
        <w:t>R08-HE2D01</w:t>
      </w:r>
      <w:r w:rsidRPr="0015313E" w:rsidR="002B2A17">
        <w:rPr>
          <w:rFonts w:hint="eastAsia"/>
        </w:rPr>
        <w:t xml:space="preserve"> -</w:t>
      </w:r>
      <w:r w:rsidRPr="0015313E" w:rsidR="002B2A17">
        <w:t xml:space="preserve"> </w:t>
      </w:r>
      <w:proofErr w:type="spellStart"/>
      <w:r w:rsidRPr="0015313E" w:rsidR="002B2A17">
        <w:t>Shurayrah</w:t>
      </w:r>
      <w:proofErr w:type="spellEnd"/>
      <w:r w:rsidRPr="0015313E" w:rsidR="002B2A17">
        <w:t xml:space="preserve"> East Hotel #2</w:t>
      </w:r>
      <w:r w:rsidRPr="0015313E" w:rsidR="002B2A17">
        <w:rPr>
          <w:rFonts w:hint="eastAsia"/>
        </w:rPr>
        <w:t>.</w:t>
      </w:r>
      <w:proofErr w:type="gramStart"/>
      <w:r w:rsidR="002B2A17">
        <w:t xml:space="preserve"> </w:t>
      </w:r>
      <w:r w:rsidRPr="0015313E" w:rsidDel="00B16483" w:rsidR="002B2A17">
        <w:rPr>
          <w:rFonts w:hint="eastAsia"/>
        </w:rPr>
        <w:t xml:space="preserve"> </w:t>
      </w:r>
      <w:r w:rsidRPr="00813984">
        <w:rPr>
          <w:rFonts w:hint="eastAsia"/>
        </w:rPr>
        <w:t>:</w:t>
      </w:r>
      <w:proofErr w:type="gramEnd"/>
    </w:p>
    <w:p w:rsidR="00703CE6" w:rsidP="00DF4F70" w:rsidRDefault="00703CE6" w14:paraId="15037487" w14:textId="63E0EC67">
      <w:pPr>
        <w:pStyle w:val="Prrafodelista"/>
        <w:numPr>
          <w:ilvl w:val="0"/>
          <w:numId w:val="16"/>
        </w:numPr>
        <w:spacing w:after="0"/>
      </w:pPr>
      <w:r>
        <w:t>Responsibilities</w:t>
      </w:r>
    </w:p>
    <w:p w:rsidR="00B97B3F" w:rsidP="00DF4F70" w:rsidRDefault="00B97B3F" w14:paraId="46DA16A4" w14:textId="5B066B3C">
      <w:pPr>
        <w:pStyle w:val="Prrafodelista"/>
        <w:numPr>
          <w:ilvl w:val="0"/>
          <w:numId w:val="16"/>
        </w:numPr>
        <w:spacing w:after="0"/>
      </w:pPr>
      <w:r>
        <w:t>Staffing</w:t>
      </w:r>
    </w:p>
    <w:p w:rsidR="00703CE6" w:rsidP="00DF4F70" w:rsidRDefault="00703CE6" w14:paraId="409A0C73" w14:textId="6F42A676">
      <w:pPr>
        <w:pStyle w:val="Prrafodelista"/>
        <w:numPr>
          <w:ilvl w:val="0"/>
          <w:numId w:val="16"/>
        </w:numPr>
        <w:spacing w:after="0"/>
      </w:pPr>
      <w:r>
        <w:t>Requirements and processes</w:t>
      </w:r>
    </w:p>
    <w:p w:rsidR="00703CE6" w:rsidP="00DF4F70" w:rsidRDefault="00703CE6" w14:paraId="70DC7476" w14:textId="39CA8E5D">
      <w:pPr>
        <w:pStyle w:val="Prrafodelista"/>
        <w:numPr>
          <w:ilvl w:val="0"/>
          <w:numId w:val="16"/>
        </w:numPr>
        <w:spacing w:after="0"/>
      </w:pPr>
      <w:r>
        <w:t>Best practices</w:t>
      </w:r>
      <w:r w:rsidR="008233F1">
        <w:t>, methods</w:t>
      </w:r>
      <w:r w:rsidR="002734EF">
        <w:t>, tools</w:t>
      </w:r>
      <w:r w:rsidR="008233F1">
        <w:t xml:space="preserve"> and protocols</w:t>
      </w:r>
    </w:p>
    <w:p w:rsidR="00703CE6" w:rsidP="00DF4F70" w:rsidRDefault="00703CE6" w14:paraId="6C211FC5" w14:textId="5CA61035">
      <w:pPr>
        <w:pStyle w:val="Prrafodelista"/>
        <w:numPr>
          <w:ilvl w:val="0"/>
          <w:numId w:val="16"/>
        </w:numPr>
        <w:spacing w:after="0"/>
      </w:pPr>
      <w:r>
        <w:t>Relevant business processes</w:t>
      </w:r>
    </w:p>
    <w:p w:rsidR="00703CE6" w:rsidP="00DF4F70" w:rsidRDefault="00703CE6" w14:paraId="44A39ADD" w14:textId="7D67CB60">
      <w:pPr>
        <w:pStyle w:val="Prrafodelista"/>
        <w:numPr>
          <w:ilvl w:val="0"/>
          <w:numId w:val="16"/>
        </w:numPr>
        <w:spacing w:after="0"/>
      </w:pPr>
      <w:r>
        <w:t>Supporting software requirements</w:t>
      </w:r>
    </w:p>
    <w:p w:rsidRPr="00637B1F" w:rsidR="00637B1F" w:rsidP="00637B1F" w:rsidRDefault="00637B1F" w14:paraId="11F213C5" w14:textId="77777777">
      <w:pPr>
        <w:pStyle w:val="Prrafodelista"/>
        <w:ind w:left="1296"/>
        <w:rPr>
          <w:sz w:val="8"/>
        </w:rPr>
      </w:pPr>
    </w:p>
    <w:p w:rsidR="00703CE6" w:rsidP="008A281D" w:rsidRDefault="00703CE6" w14:paraId="163EE603" w14:textId="79C388FE">
      <w:r>
        <w:lastRenderedPageBreak/>
        <w:t>No part of this document should be construed as preventing the Consultants, Specialist Subcontracts and Specialist</w:t>
      </w:r>
      <w:r w:rsidR="008A281D">
        <w:t xml:space="preserve"> </w:t>
      </w:r>
      <w:r>
        <w:t>Suppliers from sharing their respective models at any time and in any format if this is to be helpful to project progress and co-ordination.</w:t>
      </w:r>
    </w:p>
    <w:p w:rsidR="00531E77" w:rsidP="00703CE6" w:rsidRDefault="008233F1" w14:paraId="5F0F6493" w14:textId="4473DAA8">
      <w:r>
        <w:t>T</w:t>
      </w:r>
      <w:r w:rsidRPr="00637B1F" w:rsidR="00637B1F">
        <w:t>he typical model lifecycle for a building project is summarized below</w:t>
      </w:r>
      <w:r w:rsidR="00531E77">
        <w:t>:</w:t>
      </w:r>
    </w:p>
    <w:p w:rsidR="00637B1F" w:rsidP="00703CE6" w:rsidRDefault="00531E77" w14:paraId="1A817B97" w14:textId="321EB4EB">
      <w:r w:rsidRPr="00531E77">
        <w:rPr>
          <w:noProof/>
        </w:rPr>
        <w:t xml:space="preserve"> </w:t>
      </w:r>
      <w:r>
        <w:rPr>
          <w:noProof/>
        </w:rPr>
        <w:drawing>
          <wp:inline distT="0" distB="0" distL="0" distR="0" wp14:anchorId="3130CBCB" wp14:editId="38070B41">
            <wp:extent cx="5762625" cy="2794000"/>
            <wp:effectExtent l="0" t="0" r="952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2625" cy="2794000"/>
                    </a:xfrm>
                    <a:prstGeom prst="rect">
                      <a:avLst/>
                    </a:prstGeom>
                  </pic:spPr>
                </pic:pic>
              </a:graphicData>
            </a:graphic>
          </wp:inline>
        </w:drawing>
      </w:r>
    </w:p>
    <w:p w:rsidR="00E45D00" w:rsidP="00703CE6" w:rsidRDefault="00E45D00" w14:paraId="563A52B7" w14:textId="64417396"/>
    <w:p w:rsidR="00F403BF" w:rsidP="00060D81" w:rsidRDefault="00192D87" w14:paraId="2D89A07D" w14:textId="2FEE7A21">
      <w:pPr>
        <w:pStyle w:val="Ttulo2"/>
        <w:numPr>
          <w:ilvl w:val="0"/>
          <w:numId w:val="0"/>
        </w:numPr>
      </w:pPr>
      <w:bookmarkStart w:name="_Ref59117000" w:id="4"/>
      <w:bookmarkStart w:name="_Toc79671766" w:id="5"/>
      <w:r>
        <w:t>1.2</w:t>
      </w:r>
      <w:r w:rsidR="00F403BF">
        <w:t>Scope</w:t>
      </w:r>
      <w:r w:rsidRPr="00637B1F" w:rsidR="00F403BF">
        <w:t xml:space="preserve"> of this Project BEP</w:t>
      </w:r>
      <w:bookmarkEnd w:id="4"/>
      <w:bookmarkEnd w:id="5"/>
    </w:p>
    <w:p w:rsidR="00F403BF" w:rsidP="00F403BF" w:rsidRDefault="00F403BF" w14:paraId="534E9CDA" w14:textId="561673E1">
      <w:r w:rsidRPr="00767FDE">
        <w:t xml:space="preserve">This BEP </w:t>
      </w:r>
      <w:r w:rsidRPr="00F403BF">
        <w:t xml:space="preserve">applies to all parties and all work performed on </w:t>
      </w:r>
      <w:r w:rsidRPr="00813984">
        <w:rPr>
          <w:rFonts w:hint="eastAsia"/>
          <w:b/>
        </w:rPr>
        <w:t>The Red Sea</w:t>
      </w:r>
      <w:r w:rsidRPr="00ED30E7" w:rsidR="004A7759">
        <w:rPr>
          <w:rFonts w:hint="eastAsia"/>
          <w:b/>
        </w:rPr>
        <w:t xml:space="preserve"> </w:t>
      </w:r>
      <w:r w:rsidRPr="0015313E" w:rsidR="00886CFC">
        <w:t>R08-HE2D01</w:t>
      </w:r>
      <w:r w:rsidRPr="0015313E" w:rsidR="00886CFC">
        <w:rPr>
          <w:rFonts w:hint="eastAsia"/>
        </w:rPr>
        <w:t xml:space="preserve"> -</w:t>
      </w:r>
      <w:r w:rsidRPr="0015313E" w:rsidR="00886CFC">
        <w:t xml:space="preserve"> </w:t>
      </w:r>
      <w:proofErr w:type="spellStart"/>
      <w:r w:rsidRPr="0015313E" w:rsidR="00886CFC">
        <w:t>Shurayrah</w:t>
      </w:r>
      <w:proofErr w:type="spellEnd"/>
      <w:r w:rsidRPr="0015313E" w:rsidR="00886CFC">
        <w:t xml:space="preserve"> East Hotel #2</w:t>
      </w:r>
      <w:r w:rsidRPr="0015313E" w:rsidR="00886CFC">
        <w:rPr>
          <w:rFonts w:hint="eastAsia"/>
        </w:rPr>
        <w:t>.</w:t>
      </w:r>
      <w:r w:rsidR="00886CFC">
        <w:t xml:space="preserve"> </w:t>
      </w:r>
      <w:r w:rsidRPr="0015313E" w:rsidDel="00B16483" w:rsidR="00886CFC">
        <w:rPr>
          <w:rFonts w:hint="eastAsia"/>
        </w:rPr>
        <w:t xml:space="preserve"> </w:t>
      </w:r>
      <w:r w:rsidRPr="00ED30E7" w:rsidR="006C2B0E">
        <w:rPr>
          <w:rFonts w:hint="eastAsia"/>
        </w:rPr>
        <w:t xml:space="preserve"> </w:t>
      </w:r>
      <w:r w:rsidRPr="00F403BF">
        <w:t>where Building Information Modeling (BIM) is utilized.</w:t>
      </w:r>
    </w:p>
    <w:p w:rsidR="00F403BF" w:rsidP="00F403BF" w:rsidRDefault="00F403BF" w14:paraId="5B723E9A" w14:textId="77777777"/>
    <w:p w:rsidR="00637B1F" w:rsidP="00060D81" w:rsidRDefault="00192D87" w14:paraId="2E9353E5" w14:textId="3E9C8211">
      <w:pPr>
        <w:pStyle w:val="Ttulo2"/>
        <w:numPr>
          <w:ilvl w:val="0"/>
          <w:numId w:val="0"/>
        </w:numPr>
      </w:pPr>
      <w:bookmarkStart w:name="_Ref59117016" w:id="6"/>
      <w:bookmarkStart w:name="_Toc79671767" w:id="7"/>
      <w:r>
        <w:t>1.3</w:t>
      </w:r>
      <w:r w:rsidRPr="00637B1F" w:rsidR="00637B1F">
        <w:t>Application of this Project BEP</w:t>
      </w:r>
      <w:bookmarkEnd w:id="6"/>
      <w:bookmarkEnd w:id="7"/>
    </w:p>
    <w:p w:rsidR="00767FDE" w:rsidP="00767FDE" w:rsidRDefault="00767FDE" w14:paraId="4DEE9B7A" w14:textId="36686E62">
      <w:r w:rsidRPr="00767FDE">
        <w:t>This BEP is to be read in conjunction with the Project Contract</w:t>
      </w:r>
      <w:r w:rsidR="56853416">
        <w:t xml:space="preserve"> </w:t>
      </w:r>
      <w:r w:rsidR="00924E84">
        <w:t xml:space="preserve">the Employers Information Requirements (EIR) and </w:t>
      </w:r>
      <w:r w:rsidRPr="00767FDE">
        <w:t>other briefing documents</w:t>
      </w:r>
      <w:r w:rsidR="0001071B">
        <w:t>, in case of any discrepancy the consultant appointment prevails</w:t>
      </w:r>
      <w:r w:rsidRPr="00767FDE">
        <w:t>. To understand the strategies presented in the BEP, it is necessary that all parties comprehend the fundamental principles of BIM and appreciate that above all, BIM is a collaborative process in which they have a shared responsibility that requires the active participation of all contributing stakeholders to succeed.</w:t>
      </w:r>
    </w:p>
    <w:p w:rsidR="00AC0A2A" w:rsidP="00767FDE" w:rsidRDefault="00AC0A2A" w14:paraId="2A7F8A0C" w14:textId="08FF938B"/>
    <w:p w:rsidR="00641CEF" w:rsidRDefault="00641CEF" w14:paraId="41B2E445" w14:textId="2CB82772">
      <w:pPr>
        <w:spacing w:line="264" w:lineRule="auto"/>
        <w:ind w:left="0"/>
        <w:jc w:val="left"/>
        <w:rPr>
          <w:rFonts w:asciiTheme="majorHAnsi" w:hAnsiTheme="majorHAnsi" w:eastAsiaTheme="majorEastAsia" w:cstheme="majorBidi"/>
          <w:color w:val="AE9142" w:themeColor="accent1"/>
          <w:sz w:val="28"/>
          <w:szCs w:val="32"/>
        </w:rPr>
      </w:pPr>
      <w:r>
        <w:br w:type="page"/>
      </w:r>
    </w:p>
    <w:p w:rsidR="00A43123" w:rsidP="00A43123" w:rsidRDefault="00A43123" w14:paraId="54DF0ABA" w14:textId="6AD9D450">
      <w:pPr>
        <w:pStyle w:val="Ttulo1"/>
      </w:pPr>
      <w:bookmarkStart w:name="_Toc79671768" w:id="8"/>
      <w:r>
        <w:lastRenderedPageBreak/>
        <w:t>PROJECT INFORMATION</w:t>
      </w:r>
      <w:bookmarkEnd w:id="8"/>
    </w:p>
    <w:p w:rsidR="00767FDE" w:rsidP="00060D81" w:rsidRDefault="00C47699" w14:paraId="56426832" w14:textId="6A65B7E0">
      <w:pPr>
        <w:pStyle w:val="Ttulo2"/>
        <w:numPr>
          <w:ilvl w:val="0"/>
          <w:numId w:val="0"/>
        </w:numPr>
      </w:pPr>
      <w:bookmarkStart w:name="_Ref59117196" w:id="9"/>
      <w:bookmarkStart w:name="_Toc79671769" w:id="10"/>
      <w:r>
        <w:t>2.1</w:t>
      </w:r>
      <w:r w:rsidR="00A43123">
        <w:t>Project Summary</w:t>
      </w:r>
      <w:bookmarkEnd w:id="9"/>
      <w:bookmarkEnd w:id="10"/>
    </w:p>
    <w:tbl>
      <w:tblPr>
        <w:tblStyle w:val="Tablaconcuadrcula"/>
        <w:tblW w:w="0" w:type="auto"/>
        <w:tblInd w:w="576" w:type="dxa"/>
        <w:tblBorders>
          <w:top w:val="dotted" w:color="AE9142" w:themeColor="text1" w:sz="4" w:space="0"/>
          <w:left w:val="dotted" w:color="AE9142" w:themeColor="text1" w:sz="4" w:space="0"/>
          <w:bottom w:val="dotted" w:color="AE9142" w:themeColor="text1" w:sz="4" w:space="0"/>
          <w:right w:val="dotted" w:color="AE9142" w:themeColor="text1" w:sz="4" w:space="0"/>
          <w:insideH w:val="dotted" w:color="AE9142" w:themeColor="text1" w:sz="4" w:space="0"/>
          <w:insideV w:val="dotted" w:color="AE9142" w:themeColor="text1" w:sz="4" w:space="0"/>
        </w:tblBorders>
        <w:tblLook w:val="04A0" w:firstRow="1" w:lastRow="0" w:firstColumn="1" w:lastColumn="0" w:noHBand="0" w:noVBand="1"/>
      </w:tblPr>
      <w:tblGrid>
        <w:gridCol w:w="4724"/>
        <w:gridCol w:w="4724"/>
      </w:tblGrid>
      <w:tr w:rsidR="00A43123" w:rsidTr="1DB2B200" w14:paraId="7204CC1B" w14:textId="77777777">
        <w:tc>
          <w:tcPr>
            <w:tcW w:w="4724" w:type="dxa"/>
            <w:shd w:val="clear" w:color="auto" w:fill="auto"/>
            <w:vAlign w:val="center"/>
          </w:tcPr>
          <w:p w:rsidRPr="00A43123" w:rsidR="00A43123" w:rsidP="00D02FA3" w:rsidRDefault="00A43123" w14:paraId="0E4D83AF" w14:textId="3E97E042">
            <w:pPr>
              <w:ind w:left="0"/>
              <w:jc w:val="left"/>
            </w:pPr>
            <w:r w:rsidRPr="00A43123">
              <w:rPr>
                <w:rFonts w:eastAsia="Roboto Condensed" w:cstheme="minorHAnsi"/>
                <w:b/>
              </w:rPr>
              <w:t>Client Name</w:t>
            </w:r>
            <w:r w:rsidR="00543666">
              <w:rPr>
                <w:rFonts w:eastAsia="Roboto Condensed" w:cstheme="minorHAnsi"/>
                <w:b/>
              </w:rPr>
              <w:t xml:space="preserve"> </w:t>
            </w:r>
          </w:p>
        </w:tc>
        <w:tc>
          <w:tcPr>
            <w:tcW w:w="4724" w:type="dxa"/>
            <w:shd w:val="clear" w:color="auto" w:fill="auto"/>
            <w:vAlign w:val="center"/>
          </w:tcPr>
          <w:p w:rsidRPr="00A43123" w:rsidR="00A43123" w:rsidP="00D02FA3" w:rsidRDefault="00A43123" w14:paraId="4EC18B2B" w14:textId="3F3DA58F">
            <w:pPr>
              <w:ind w:left="0"/>
              <w:jc w:val="left"/>
              <w:rPr>
                <w:color w:val="AE9142" w:themeColor="text1"/>
              </w:rPr>
            </w:pPr>
            <w:r w:rsidRPr="00A43123">
              <w:rPr>
                <w:rFonts w:eastAsia="Roboto Condensed" w:cstheme="minorHAnsi"/>
                <w:color w:val="AE9142" w:themeColor="text1"/>
              </w:rPr>
              <w:t>The Red Sea Development Company</w:t>
            </w:r>
          </w:p>
        </w:tc>
      </w:tr>
      <w:tr w:rsidR="00A43123" w:rsidTr="1DB2B200" w14:paraId="577A7F47" w14:textId="77777777">
        <w:tc>
          <w:tcPr>
            <w:tcW w:w="4724" w:type="dxa"/>
            <w:shd w:val="clear" w:color="auto" w:fill="auto"/>
            <w:vAlign w:val="center"/>
          </w:tcPr>
          <w:p w:rsidRPr="00A43123" w:rsidR="00A43123" w:rsidP="00D02FA3" w:rsidRDefault="00A43123" w14:paraId="3E063F8E" w14:textId="3B0526CE">
            <w:pPr>
              <w:ind w:left="0"/>
              <w:jc w:val="left"/>
            </w:pPr>
            <w:r w:rsidRPr="00A43123">
              <w:rPr>
                <w:rFonts w:eastAsia="Roboto Condensed" w:cstheme="minorHAnsi"/>
                <w:b/>
              </w:rPr>
              <w:t>Project Name</w:t>
            </w:r>
          </w:p>
        </w:tc>
        <w:tc>
          <w:tcPr>
            <w:tcW w:w="4724" w:type="dxa"/>
            <w:shd w:val="clear" w:color="auto" w:fill="auto"/>
            <w:vAlign w:val="center"/>
          </w:tcPr>
          <w:p w:rsidRPr="00813984" w:rsidR="00A43123" w:rsidP="00D02FA3" w:rsidRDefault="00C47699" w14:paraId="10C1021B" w14:textId="6312CC69">
            <w:pPr>
              <w:ind w:left="0"/>
              <w:jc w:val="left"/>
              <w:rPr>
                <w:color w:val="AE9142" w:themeColor="text1"/>
              </w:rPr>
            </w:pPr>
            <w:r>
              <w:t>The Trail</w:t>
            </w:r>
            <w:r w:rsidR="005720B0">
              <w:t xml:space="preserve"> </w:t>
            </w:r>
            <w:r w:rsidRPr="0015313E" w:rsidDel="00B16483" w:rsidR="005720B0">
              <w:rPr>
                <w:rFonts w:hint="eastAsia"/>
              </w:rPr>
              <w:t xml:space="preserve"> </w:t>
            </w:r>
          </w:p>
        </w:tc>
      </w:tr>
      <w:tr w:rsidR="00A43123" w:rsidTr="1DB2B200" w14:paraId="71632544" w14:textId="77777777">
        <w:tc>
          <w:tcPr>
            <w:tcW w:w="4724" w:type="dxa"/>
            <w:shd w:val="clear" w:color="auto" w:fill="auto"/>
            <w:vAlign w:val="center"/>
          </w:tcPr>
          <w:p w:rsidRPr="00A43123" w:rsidR="00A43123" w:rsidP="00D02FA3" w:rsidRDefault="00A43123" w14:paraId="66CF7329" w14:textId="4097F6E2">
            <w:pPr>
              <w:ind w:left="0"/>
              <w:jc w:val="left"/>
            </w:pPr>
            <w:r w:rsidRPr="00A43123">
              <w:rPr>
                <w:rFonts w:eastAsia="Roboto Condensed" w:cstheme="minorHAnsi"/>
                <w:b/>
              </w:rPr>
              <w:t>Project Use</w:t>
            </w:r>
          </w:p>
        </w:tc>
        <w:tc>
          <w:tcPr>
            <w:tcW w:w="4724" w:type="dxa"/>
            <w:shd w:val="clear" w:color="auto" w:fill="auto"/>
            <w:vAlign w:val="center"/>
          </w:tcPr>
          <w:p w:rsidRPr="00813984" w:rsidR="00A43123" w:rsidP="00D02FA3" w:rsidRDefault="00070576" w14:paraId="3F81CB5B" w14:textId="11250151">
            <w:pPr>
              <w:ind w:left="0"/>
              <w:jc w:val="left"/>
            </w:pPr>
            <w:r>
              <w:t>The Trail</w:t>
            </w:r>
          </w:p>
        </w:tc>
      </w:tr>
      <w:tr w:rsidR="00A43123" w:rsidTr="1DB2B200" w14:paraId="7E42445D" w14:textId="77777777">
        <w:tc>
          <w:tcPr>
            <w:tcW w:w="4724" w:type="dxa"/>
            <w:shd w:val="clear" w:color="auto" w:fill="auto"/>
            <w:vAlign w:val="center"/>
          </w:tcPr>
          <w:p w:rsidRPr="00A43123" w:rsidR="00A43123" w:rsidP="00D02FA3" w:rsidRDefault="00A43123" w14:paraId="3D171FB2" w14:textId="2183FAA0">
            <w:pPr>
              <w:ind w:left="0"/>
              <w:jc w:val="left"/>
            </w:pPr>
            <w:r w:rsidRPr="00A43123">
              <w:rPr>
                <w:rFonts w:eastAsia="Roboto Condensed" w:cstheme="minorHAnsi"/>
                <w:b/>
              </w:rPr>
              <w:t>Cont</w:t>
            </w:r>
            <w:r w:rsidR="00C24C48">
              <w:rPr>
                <w:rFonts w:eastAsia="Roboto Condensed" w:cstheme="minorHAnsi"/>
                <w:b/>
              </w:rPr>
              <w:t>r</w:t>
            </w:r>
            <w:r w:rsidRPr="00A43123">
              <w:rPr>
                <w:rFonts w:eastAsia="Roboto Condensed" w:cstheme="minorHAnsi"/>
                <w:b/>
              </w:rPr>
              <w:t>act type/ Delivery method</w:t>
            </w:r>
          </w:p>
        </w:tc>
        <w:tc>
          <w:tcPr>
            <w:tcW w:w="4724" w:type="dxa"/>
            <w:shd w:val="clear" w:color="auto" w:fill="auto"/>
            <w:vAlign w:val="center"/>
          </w:tcPr>
          <w:p w:rsidRPr="00813984" w:rsidR="00A43123" w:rsidP="00D02FA3" w:rsidRDefault="00730DD3" w14:paraId="3B27BB1E" w14:textId="72A097B9">
            <w:pPr>
              <w:ind w:left="0"/>
              <w:jc w:val="left"/>
            </w:pPr>
            <w:r w:rsidRPr="00813984">
              <w:rPr>
                <w:rFonts w:hint="eastAsia"/>
              </w:rPr>
              <w:t>Design</w:t>
            </w:r>
          </w:p>
        </w:tc>
      </w:tr>
      <w:tr w:rsidR="00A43123" w:rsidTr="1DB2B200" w14:paraId="7DE41109" w14:textId="77777777">
        <w:tc>
          <w:tcPr>
            <w:tcW w:w="4724" w:type="dxa"/>
            <w:shd w:val="clear" w:color="auto" w:fill="auto"/>
            <w:vAlign w:val="center"/>
          </w:tcPr>
          <w:p w:rsidRPr="00A43123" w:rsidR="00A43123" w:rsidP="00D02FA3" w:rsidRDefault="00A43123" w14:paraId="4F459527" w14:textId="71DB93AA">
            <w:pPr>
              <w:ind w:left="0"/>
              <w:jc w:val="left"/>
            </w:pPr>
            <w:r w:rsidRPr="00A43123">
              <w:rPr>
                <w:rFonts w:eastAsia="Roboto Condensed" w:cstheme="minorHAnsi"/>
                <w:b/>
              </w:rPr>
              <w:t xml:space="preserve">Project </w:t>
            </w:r>
            <w:r w:rsidR="001E7B37">
              <w:rPr>
                <w:rFonts w:eastAsia="Roboto Condensed" w:cstheme="minorHAnsi"/>
                <w:b/>
              </w:rPr>
              <w:t>Code</w:t>
            </w:r>
          </w:p>
        </w:tc>
        <w:tc>
          <w:tcPr>
            <w:tcW w:w="4724" w:type="dxa"/>
            <w:shd w:val="clear" w:color="auto" w:fill="auto"/>
            <w:vAlign w:val="center"/>
          </w:tcPr>
          <w:p w:rsidRPr="00813984" w:rsidR="00A43123" w:rsidP="1DB2B200" w:rsidRDefault="1DB2B200" w14:paraId="3B77CC44" w14:textId="1C79B794">
            <w:pPr>
              <w:ind w:left="0"/>
              <w:jc w:val="left"/>
            </w:pPr>
            <w:r>
              <w:t>R08-HE2</w:t>
            </w:r>
          </w:p>
        </w:tc>
      </w:tr>
      <w:tr w:rsidR="00A43123" w:rsidTr="1DB2B200" w14:paraId="1FC489FE" w14:textId="77777777">
        <w:tc>
          <w:tcPr>
            <w:tcW w:w="4724" w:type="dxa"/>
            <w:shd w:val="clear" w:color="auto" w:fill="auto"/>
            <w:vAlign w:val="center"/>
          </w:tcPr>
          <w:p w:rsidRPr="00A43123" w:rsidR="00A43123" w:rsidP="00D02FA3" w:rsidRDefault="00A43123" w14:paraId="316E7949" w14:textId="2E320E6F">
            <w:pPr>
              <w:ind w:left="0"/>
              <w:jc w:val="left"/>
            </w:pPr>
            <w:r w:rsidRPr="00A43123">
              <w:rPr>
                <w:rFonts w:eastAsia="Roboto Condensed" w:cstheme="minorHAnsi"/>
                <w:b/>
              </w:rPr>
              <w:t>Project Description</w:t>
            </w:r>
          </w:p>
        </w:tc>
        <w:tc>
          <w:tcPr>
            <w:tcW w:w="4724" w:type="dxa"/>
            <w:shd w:val="clear" w:color="auto" w:fill="auto"/>
            <w:vAlign w:val="center"/>
          </w:tcPr>
          <w:p w:rsidR="00A43123" w:rsidP="00D02FA3" w:rsidRDefault="00A43123" w14:paraId="762FB876" w14:textId="77777777">
            <w:pPr>
              <w:ind w:left="0"/>
              <w:jc w:val="left"/>
            </w:pPr>
          </w:p>
        </w:tc>
      </w:tr>
      <w:tr w:rsidR="00A43123" w:rsidTr="1DB2B200" w14:paraId="078CFAA5" w14:textId="77777777">
        <w:tc>
          <w:tcPr>
            <w:tcW w:w="4724" w:type="dxa"/>
            <w:shd w:val="clear" w:color="auto" w:fill="auto"/>
            <w:vAlign w:val="center"/>
          </w:tcPr>
          <w:p w:rsidRPr="00A43123" w:rsidR="00A43123" w:rsidP="00D02FA3" w:rsidRDefault="00A43123" w14:paraId="51EEAA51" w14:textId="51607BFC">
            <w:pPr>
              <w:ind w:left="0"/>
              <w:jc w:val="left"/>
            </w:pPr>
            <w:r w:rsidRPr="00A43123">
              <w:rPr>
                <w:rFonts w:eastAsia="Roboto Condensed" w:cstheme="minorHAnsi"/>
                <w:b/>
              </w:rPr>
              <w:t>Project Design Start Date</w:t>
            </w:r>
          </w:p>
        </w:tc>
        <w:tc>
          <w:tcPr>
            <w:tcW w:w="4724" w:type="dxa"/>
            <w:shd w:val="clear" w:color="auto" w:fill="auto"/>
            <w:vAlign w:val="center"/>
          </w:tcPr>
          <w:p w:rsidR="00A43123" w:rsidP="00D02FA3" w:rsidRDefault="00531E77" w14:paraId="4C08C57C" w14:textId="242C9249">
            <w:pPr>
              <w:ind w:left="0"/>
              <w:jc w:val="left"/>
            </w:pPr>
            <w:r>
              <w:t>16/10/2020</w:t>
            </w:r>
          </w:p>
        </w:tc>
      </w:tr>
      <w:tr w:rsidR="00A43123" w:rsidTr="1DB2B200" w14:paraId="4912A4D7" w14:textId="77777777">
        <w:tc>
          <w:tcPr>
            <w:tcW w:w="4724" w:type="dxa"/>
            <w:shd w:val="clear" w:color="auto" w:fill="auto"/>
            <w:vAlign w:val="center"/>
          </w:tcPr>
          <w:p w:rsidRPr="00A43123" w:rsidR="00A43123" w:rsidP="00D02FA3" w:rsidRDefault="00A43123" w14:paraId="46784230" w14:textId="7D814D35">
            <w:pPr>
              <w:ind w:left="0"/>
              <w:jc w:val="left"/>
            </w:pPr>
            <w:r w:rsidRPr="00A43123">
              <w:rPr>
                <w:rFonts w:eastAsia="Roboto Condensed" w:cstheme="minorHAnsi"/>
                <w:b/>
              </w:rPr>
              <w:t>Project Construction Start Date</w:t>
            </w:r>
          </w:p>
        </w:tc>
        <w:tc>
          <w:tcPr>
            <w:tcW w:w="4724" w:type="dxa"/>
            <w:shd w:val="clear" w:color="auto" w:fill="auto"/>
            <w:vAlign w:val="center"/>
          </w:tcPr>
          <w:p w:rsidR="00A43123" w:rsidP="00D02FA3" w:rsidRDefault="00821FA0" w14:paraId="0E9018C3" w14:textId="1FB83008">
            <w:pPr>
              <w:ind w:left="0"/>
              <w:jc w:val="left"/>
            </w:pPr>
            <w:r>
              <w:t>TBC</w:t>
            </w:r>
          </w:p>
        </w:tc>
      </w:tr>
      <w:tr w:rsidR="00A43123" w:rsidTr="1DB2B200" w14:paraId="25C2EA9A" w14:textId="77777777">
        <w:tc>
          <w:tcPr>
            <w:tcW w:w="4724" w:type="dxa"/>
            <w:shd w:val="clear" w:color="auto" w:fill="auto"/>
            <w:vAlign w:val="center"/>
          </w:tcPr>
          <w:p w:rsidRPr="00A43123" w:rsidR="00A43123" w:rsidP="00D02FA3" w:rsidRDefault="00A43123" w14:paraId="6B4AA831" w14:textId="3E4016D1">
            <w:pPr>
              <w:ind w:left="0"/>
              <w:jc w:val="left"/>
            </w:pPr>
          </w:p>
        </w:tc>
        <w:tc>
          <w:tcPr>
            <w:tcW w:w="4724" w:type="dxa"/>
            <w:shd w:val="clear" w:color="auto" w:fill="auto"/>
            <w:vAlign w:val="center"/>
          </w:tcPr>
          <w:p w:rsidR="00A43123" w:rsidP="00D02FA3" w:rsidRDefault="00A43123" w14:paraId="2A2342B5" w14:textId="77777777">
            <w:pPr>
              <w:ind w:left="0"/>
              <w:jc w:val="left"/>
            </w:pPr>
          </w:p>
        </w:tc>
      </w:tr>
      <w:tr w:rsidR="00A43123" w:rsidTr="1DB2B200" w14:paraId="3BCD253D" w14:textId="77777777">
        <w:tc>
          <w:tcPr>
            <w:tcW w:w="4724" w:type="dxa"/>
            <w:shd w:val="clear" w:color="auto" w:fill="auto"/>
            <w:vAlign w:val="center"/>
          </w:tcPr>
          <w:p w:rsidRPr="00A43123" w:rsidR="00A43123" w:rsidP="00D02FA3" w:rsidRDefault="00A43123" w14:paraId="41AEEF69" w14:textId="7FA22A79">
            <w:pPr>
              <w:ind w:left="0"/>
              <w:jc w:val="left"/>
            </w:pPr>
            <w:r w:rsidRPr="00A43123">
              <w:rPr>
                <w:rFonts w:eastAsia="Roboto Condensed" w:cstheme="minorHAnsi"/>
                <w:b/>
              </w:rPr>
              <w:t>BIM Software used</w:t>
            </w:r>
          </w:p>
        </w:tc>
        <w:tc>
          <w:tcPr>
            <w:tcW w:w="4724" w:type="dxa"/>
            <w:shd w:val="clear" w:color="auto" w:fill="auto"/>
            <w:vAlign w:val="center"/>
          </w:tcPr>
          <w:p w:rsidR="00A43123" w:rsidP="00D02FA3" w:rsidRDefault="00531E77" w14:paraId="6F236456" w14:textId="69EF5CDC">
            <w:pPr>
              <w:ind w:left="0"/>
              <w:jc w:val="left"/>
            </w:pPr>
            <w:r>
              <w:rPr>
                <w:rFonts w:hint="eastAsia"/>
              </w:rPr>
              <w:t xml:space="preserve">refer </w:t>
            </w:r>
            <w:r w:rsidR="00070576">
              <w:t>to 8.4</w:t>
            </w:r>
          </w:p>
        </w:tc>
      </w:tr>
    </w:tbl>
    <w:p w:rsidR="00A43123" w:rsidP="00307D39" w:rsidRDefault="00C47699" w14:paraId="741668B5" w14:textId="03039523">
      <w:pPr>
        <w:pStyle w:val="Ttulo2"/>
        <w:numPr>
          <w:ilvl w:val="0"/>
          <w:numId w:val="0"/>
        </w:numPr>
      </w:pPr>
      <w:bookmarkStart w:name="_Ref59117197" w:id="11"/>
      <w:bookmarkStart w:name="_Toc79671770" w:id="12"/>
      <w:r>
        <w:t>2.2</w:t>
      </w:r>
      <w:r w:rsidR="00A43123">
        <w:t>Document Authority</w:t>
      </w:r>
      <w:bookmarkEnd w:id="11"/>
      <w:bookmarkEnd w:id="12"/>
    </w:p>
    <w:p w:rsidR="00115DC7" w:rsidP="5F10705B" w:rsidRDefault="5F10705B" w14:paraId="4A2472C6" w14:textId="63F42569">
      <w:r>
        <w:t xml:space="preserve">All parties listed in </w:t>
      </w:r>
      <w:r w:rsidRPr="5F10705B">
        <w:rPr>
          <w:rStyle w:val="Hipervnculo"/>
        </w:rPr>
        <w:t xml:space="preserve">Section </w:t>
      </w:r>
      <w:r w:rsidRPr="5F10705B">
        <w:rPr>
          <w:rStyle w:val="Hipervnculo"/>
          <w:b/>
          <w:bCs/>
        </w:rPr>
        <w:t>2.4</w:t>
      </w:r>
      <w:r w:rsidRPr="5F10705B">
        <w:rPr>
          <w:rStyle w:val="Hipervnculo"/>
        </w:rPr>
        <w:t xml:space="preserve"> – Key Team Stakeholders</w:t>
      </w:r>
      <w:r w:rsidRPr="5F10705B">
        <w:rPr>
          <w:color w:val="AE9142" w:themeColor="accent2"/>
        </w:rPr>
        <w:t xml:space="preserve"> </w:t>
      </w:r>
      <w:r>
        <w:t xml:space="preserve">agree to the terms of this document, unless otherwise stated. This document is owned and maintained by the nominated </w:t>
      </w:r>
      <w:r w:rsidRPr="5F10705B">
        <w:rPr>
          <w:b/>
          <w:bCs/>
          <w:i/>
          <w:iCs/>
        </w:rPr>
        <w:t>Task Information Manger – Lead</w:t>
      </w:r>
      <w:r w:rsidRPr="5F10705B">
        <w:rPr>
          <w:b/>
          <w:bCs/>
        </w:rPr>
        <w:t xml:space="preserve"> </w:t>
      </w:r>
      <w:r w:rsidRPr="5F10705B">
        <w:rPr>
          <w:i/>
          <w:iCs/>
        </w:rPr>
        <w:t>(Lead Appointed Party)</w:t>
      </w:r>
      <w:r w:rsidRPr="5F10705B">
        <w:rPr>
          <w:szCs w:val="18"/>
        </w:rPr>
        <w:t xml:space="preserve"> referred in </w:t>
      </w:r>
      <w:r w:rsidRPr="5F10705B">
        <w:rPr>
          <w:color w:val="D3BA68"/>
          <w:szCs w:val="18"/>
          <w:u w:val="single"/>
        </w:rPr>
        <w:t xml:space="preserve">section </w:t>
      </w:r>
      <w:r w:rsidR="00070576">
        <w:rPr>
          <w:rFonts w:hint="eastAsia"/>
          <w:color w:val="D3BA68"/>
          <w:szCs w:val="18"/>
          <w:u w:val="single"/>
        </w:rPr>
        <w:fldChar w:fldCharType="begin"/>
      </w:r>
      <w:r w:rsidR="00070576">
        <w:rPr>
          <w:rFonts w:hint="eastAsia"/>
          <w:color w:val="D3BA68"/>
          <w:szCs w:val="18"/>
          <w:u w:val="single"/>
        </w:rPr>
        <w:instrText xml:space="preserve"> </w:instrText>
      </w:r>
      <w:r w:rsidR="00070576">
        <w:rPr>
          <w:color w:val="D3BA68"/>
          <w:szCs w:val="18"/>
          <w:u w:val="single"/>
        </w:rPr>
        <w:instrText>REF _Ref59117323 \r \h</w:instrText>
      </w:r>
      <w:r w:rsidR="00070576">
        <w:rPr>
          <w:rFonts w:hint="eastAsia"/>
          <w:color w:val="D3BA68"/>
          <w:szCs w:val="18"/>
          <w:u w:val="single"/>
        </w:rPr>
        <w:instrText xml:space="preserve"> </w:instrText>
      </w:r>
      <w:r w:rsidR="00070576">
        <w:rPr>
          <w:rFonts w:hint="eastAsia"/>
          <w:color w:val="D3BA68"/>
          <w:szCs w:val="18"/>
          <w:u w:val="single"/>
        </w:rPr>
      </w:r>
      <w:r w:rsidR="00070576">
        <w:rPr>
          <w:rFonts w:hint="eastAsia"/>
          <w:color w:val="D3BA68"/>
          <w:szCs w:val="18"/>
          <w:u w:val="single"/>
        </w:rPr>
        <w:fldChar w:fldCharType="separate"/>
      </w:r>
      <w:r w:rsidR="00070576">
        <w:rPr>
          <w:rFonts w:hint="eastAsia"/>
          <w:color w:val="D3BA68"/>
          <w:szCs w:val="18"/>
          <w:u w:val="single"/>
        </w:rPr>
        <w:t>4</w:t>
      </w:r>
      <w:r w:rsidR="00070576">
        <w:rPr>
          <w:rFonts w:hint="eastAsia"/>
          <w:color w:val="D3BA68"/>
          <w:szCs w:val="18"/>
          <w:u w:val="single"/>
        </w:rPr>
        <w:fldChar w:fldCharType="end"/>
      </w:r>
      <w:r w:rsidRPr="5F10705B">
        <w:rPr>
          <w:color w:val="D3BA68"/>
          <w:szCs w:val="18"/>
          <w:u w:val="single"/>
        </w:rPr>
        <w:t>BIM Responsibility Matrix Members Allocation.</w:t>
      </w:r>
    </w:p>
    <w:p w:rsidR="001D70BB" w:rsidP="00E51962" w:rsidRDefault="00C47699" w14:paraId="10024187" w14:textId="2426587D">
      <w:pPr>
        <w:pStyle w:val="Ttulo2"/>
        <w:numPr>
          <w:ilvl w:val="0"/>
          <w:numId w:val="0"/>
        </w:numPr>
      </w:pPr>
      <w:bookmarkStart w:name="_Ref59117198" w:id="13"/>
      <w:bookmarkStart w:name="_Toc79671771" w:id="14"/>
      <w:r>
        <w:t>2.3</w:t>
      </w:r>
      <w:r w:rsidR="001D70BB">
        <w:t>Project Program and Milestones</w:t>
      </w:r>
      <w:bookmarkEnd w:id="13"/>
      <w:bookmarkEnd w:id="14"/>
    </w:p>
    <w:p w:rsidR="00B340FD" w:rsidRDefault="1DB2B200" w14:paraId="15504F83" w14:textId="67ADD06C">
      <w:r>
        <w:t xml:space="preserve">All project milestones outlined and agreed for the delivery of information is expressed in the table below and it is important that the Project Team is focused on these delivery </w:t>
      </w:r>
      <w:r w:rsidRPr="00E51962">
        <w:rPr>
          <w:rFonts w:hint="eastAsia" w:eastAsia="Roboto Condensed"/>
          <w:i/>
          <w:iCs/>
          <w:color w:val="AE9142" w:themeColor="accent2"/>
          <w:szCs w:val="18"/>
        </w:rPr>
        <w:t>dates</w:t>
      </w:r>
      <w:r>
        <w:t xml:space="preserve">. These dates are taken from the project program, which should be referred to for updates. All specific deliveries and Level of Development is shown in </w:t>
      </w:r>
      <w:r w:rsidRPr="1DB2B200">
        <w:rPr>
          <w:rStyle w:val="Hipervnculo"/>
        </w:rPr>
        <w:t xml:space="preserve">Section </w:t>
      </w:r>
      <w:r w:rsidRPr="1DB2B200">
        <w:rPr>
          <w:rStyle w:val="Hipervnculo"/>
          <w:b/>
          <w:bCs/>
        </w:rPr>
        <w:t>5</w:t>
      </w:r>
      <w:r>
        <w:t xml:space="preserve"> within this document.</w:t>
      </w:r>
    </w:p>
    <w:p w:rsidR="00223B12" w:rsidRDefault="00223B12" w14:paraId="12219DDF" w14:textId="0E6EC3D4"/>
    <w:p w:rsidR="00223B12" w:rsidRDefault="00223B12" w14:paraId="4A5B599B" w14:textId="4A28846F">
      <w:r w:rsidRPr="00670976">
        <w:rPr>
          <w:szCs w:val="18"/>
        </w:rPr>
        <w:t xml:space="preserve">For all Milestones Submissions and Weekly Exchanges, please refer to </w:t>
      </w:r>
      <w:r w:rsidRPr="00670976">
        <w:rPr>
          <w:rStyle w:val="Hipervnculo"/>
          <w:szCs w:val="18"/>
        </w:rPr>
        <w:t>Appendix M – BIM Timeline</w:t>
      </w:r>
      <w:r w:rsidRPr="00670976">
        <w:rPr>
          <w:szCs w:val="18"/>
        </w:rPr>
        <w:t>.</w:t>
      </w:r>
    </w:p>
    <w:p w:rsidR="001D70BB" w:rsidP="00E51962" w:rsidRDefault="00B475C4" w14:paraId="0F23B471" w14:textId="049A58BA">
      <w:pPr>
        <w:pStyle w:val="Ttulo2"/>
        <w:numPr>
          <w:ilvl w:val="0"/>
          <w:numId w:val="0"/>
        </w:numPr>
      </w:pPr>
      <w:bookmarkStart w:name="_Key_Team_Stakeholders" w:id="15"/>
      <w:bookmarkStart w:name="_Ref59117373" w:id="16"/>
      <w:bookmarkStart w:name="_Toc79671772" w:id="17"/>
      <w:bookmarkEnd w:id="15"/>
      <w:r>
        <w:t>2.4</w:t>
      </w:r>
      <w:r w:rsidR="00D02FA3">
        <w:t>Key Team Stakeholders</w:t>
      </w:r>
      <w:bookmarkEnd w:id="16"/>
      <w:bookmarkEnd w:id="17"/>
    </w:p>
    <w:p w:rsidR="00E247CC" w:rsidP="00223B12" w:rsidRDefault="00D02FA3" w14:paraId="0BC4E823" w14:textId="15AD13A9">
      <w:r w:rsidRPr="00D02FA3">
        <w:t>Key team stakeholders are summarized below. For primary points of contact leading BIM</w:t>
      </w:r>
      <w:r w:rsidR="004570FB">
        <w:t xml:space="preserve"> Representatives</w:t>
      </w:r>
      <w:r w:rsidRPr="00D02FA3">
        <w:t xml:space="preserve"> from each organization involved in developing the </w:t>
      </w:r>
      <w:r w:rsidRPr="00BB04E3">
        <w:rPr>
          <w:b/>
        </w:rPr>
        <w:t>Project Information Model (PIM)</w:t>
      </w:r>
      <w:r w:rsidRPr="00D02FA3">
        <w:t xml:space="preserve"> please see </w:t>
      </w:r>
      <w:hyperlink w:history="1" w:anchor="_Roles_and_Responsibilities">
        <w:r w:rsidRPr="00CD2ADB">
          <w:rPr>
            <w:rStyle w:val="Hipervnculo"/>
          </w:rPr>
          <w:t xml:space="preserve">Section </w:t>
        </w:r>
        <w:r w:rsidRPr="00CD2ADB">
          <w:rPr>
            <w:rStyle w:val="Hipervnculo"/>
            <w:b/>
          </w:rPr>
          <w:t>4.1</w:t>
        </w:r>
        <w:r w:rsidRPr="00CD2ADB">
          <w:rPr>
            <w:rStyle w:val="Hipervnculo"/>
          </w:rPr>
          <w:t xml:space="preserve"> – Roles and Responsibilities</w:t>
        </w:r>
      </w:hyperlink>
      <w:r w:rsidRPr="00D02FA3">
        <w:t xml:space="preserve"> under </w:t>
      </w:r>
      <w:r w:rsidRPr="00D02FA3">
        <w:rPr>
          <w:color w:val="AE9142" w:themeColor="text1"/>
        </w:rPr>
        <w:t>Management</w:t>
      </w:r>
      <w:r w:rsidRPr="00D02FA3">
        <w:t>.</w:t>
      </w:r>
    </w:p>
    <w:p w:rsidR="002D33D4" w:rsidP="00223B12" w:rsidRDefault="002D33D4" w14:paraId="2BD8077F" w14:textId="77777777"/>
    <w:tbl>
      <w:tblPr>
        <w:tblStyle w:val="GridTable441"/>
        <w:tblW w:w="9435" w:type="dxa"/>
        <w:tblInd w:w="625" w:type="dxa"/>
        <w:tblLayout w:type="fixed"/>
        <w:tblLook w:val="04A0" w:firstRow="1" w:lastRow="0" w:firstColumn="1" w:lastColumn="0" w:noHBand="0" w:noVBand="1"/>
      </w:tblPr>
      <w:tblGrid>
        <w:gridCol w:w="930"/>
        <w:gridCol w:w="2976"/>
        <w:gridCol w:w="3402"/>
        <w:gridCol w:w="2127"/>
      </w:tblGrid>
      <w:tr w:rsidRPr="00B340FD" w:rsidR="00177DBD" w:rsidTr="033717E6" w14:paraId="54F8492E" w14:textId="77777777">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930"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tcMar/>
            <w:vAlign w:val="center"/>
          </w:tcPr>
          <w:p w:rsidR="00177DBD" w:rsidP="00177DBD" w:rsidRDefault="0F8CFF0E" w14:paraId="51DFDE8F" w14:textId="77777777">
            <w:pPr>
              <w:ind w:left="0"/>
              <w:jc w:val="center"/>
            </w:pPr>
            <w:bookmarkStart w:name="_Hlk64298983" w:id="18"/>
            <w:r>
              <w:t>Contract Code</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tcMar/>
            <w:vAlign w:val="center"/>
          </w:tcPr>
          <w:p w:rsidRPr="00B340FD" w:rsidR="00177DBD" w:rsidP="00177DBD" w:rsidRDefault="00177DBD" w14:paraId="1469F330" w14:textId="77777777">
            <w:pPr>
              <w:ind w:left="0"/>
              <w:jc w:val="center"/>
              <w:cnfStyle w:val="100000000000" w:firstRow="1" w:lastRow="0" w:firstColumn="0" w:lastColumn="0" w:oddVBand="0" w:evenVBand="0" w:oddHBand="0" w:evenHBand="0" w:firstRowFirstColumn="0" w:firstRowLastColumn="0" w:lastRowFirstColumn="0" w:lastRowLastColumn="0"/>
            </w:pPr>
            <w:r>
              <w:t>Discipline</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tcMar/>
            <w:vAlign w:val="center"/>
          </w:tcPr>
          <w:p w:rsidR="00177DBD" w:rsidP="00177DBD" w:rsidRDefault="00177DBD" w14:paraId="3FA326BE" w14:textId="77777777">
            <w:pPr>
              <w:ind w:left="0"/>
              <w:jc w:val="center"/>
              <w:cnfStyle w:val="100000000000" w:firstRow="1" w:lastRow="0" w:firstColumn="0" w:lastColumn="0" w:oddVBand="0" w:evenVBand="0" w:oddHBand="0" w:evenHBand="0" w:firstRowFirstColumn="0" w:firstRowLastColumn="0" w:lastRowFirstColumn="0" w:lastRowLastColumn="0"/>
              <w:rPr>
                <w:b w:val="0"/>
                <w:bCs w:val="0"/>
              </w:rPr>
            </w:pPr>
            <w:r>
              <w:t>Company Name</w:t>
            </w:r>
          </w:p>
          <w:p w:rsidRPr="00B340FD" w:rsidR="00177DBD" w:rsidP="00177DBD" w:rsidRDefault="00177DBD" w14:paraId="71122A9A" w14:textId="77777777">
            <w:pPr>
              <w:ind w:left="0"/>
              <w:jc w:val="center"/>
              <w:cnfStyle w:val="100000000000" w:firstRow="1" w:lastRow="0" w:firstColumn="0" w:lastColumn="0" w:oddVBand="0" w:evenVBand="0" w:oddHBand="0" w:evenHBand="0" w:firstRowFirstColumn="0" w:firstRowLastColumn="0" w:lastRowFirstColumn="0" w:lastRowLastColumn="0"/>
            </w:pPr>
            <w:r>
              <w:t>(</w:t>
            </w:r>
            <w:proofErr w:type="gramStart"/>
            <w:r>
              <w:t>originator</w:t>
            </w:r>
            <w:proofErr w:type="gramEnd"/>
            <w:r>
              <w:t xml:space="preserve"> code in brackets)</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tcMar/>
            <w:vAlign w:val="center"/>
          </w:tcPr>
          <w:p w:rsidRPr="00B340FD" w:rsidR="00177DBD" w:rsidP="00177DBD" w:rsidRDefault="00177DBD" w14:paraId="60F93F25" w14:textId="77777777">
            <w:pPr>
              <w:ind w:left="0"/>
              <w:jc w:val="center"/>
              <w:cnfStyle w:val="100000000000" w:firstRow="1" w:lastRow="0" w:firstColumn="0" w:lastColumn="0" w:oddVBand="0" w:evenVBand="0" w:oddHBand="0" w:evenHBand="0" w:firstRowFirstColumn="0" w:firstRowLastColumn="0" w:lastRowFirstColumn="0" w:lastRowLastColumn="0"/>
            </w:pPr>
            <w:r>
              <w:t>Location</w:t>
            </w:r>
          </w:p>
        </w:tc>
      </w:tr>
      <w:tr w:rsidRPr="00B340FD" w:rsidR="00177DBD" w:rsidTr="033717E6" w14:paraId="2A06E28A"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A61E19" w:rsidR="00177DBD" w:rsidP="00177DBD" w:rsidRDefault="00177DBD" w14:paraId="541C4246" w14:textId="77777777">
            <w:pPr>
              <w:ind w:left="0"/>
              <w:jc w:val="left"/>
              <w:rPr>
                <w:i/>
              </w:rPr>
            </w:pPr>
            <w:r>
              <w:rPr>
                <w:i/>
              </w:rPr>
              <w:t>N/A</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247CC" w:rsidR="00177DBD" w:rsidP="00177DBD" w:rsidRDefault="00177DBD" w14:paraId="5B276C17" w14:textId="77777777">
            <w:pPr>
              <w:ind w:left="0"/>
              <w:jc w:val="left"/>
              <w:cnfStyle w:val="000000100000" w:firstRow="0" w:lastRow="0" w:firstColumn="0" w:lastColumn="0" w:oddVBand="0" w:evenVBand="0" w:oddHBand="1" w:evenHBand="0" w:firstRowFirstColumn="0" w:firstRowLastColumn="0" w:lastRowFirstColumn="0" w:lastRowLastColumn="0"/>
              <w:rPr>
                <w:b/>
                <w:i/>
                <w:color w:val="BFBFBF" w:themeColor="background1" w:themeShade="BF"/>
              </w:rPr>
            </w:pPr>
            <w:r w:rsidRPr="00A61E19">
              <w:rPr>
                <w:rFonts w:hint="eastAsia"/>
                <w:i/>
              </w:rPr>
              <w:t>Client</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A61E19" w:rsidR="00177DBD" w:rsidP="00177DBD" w:rsidRDefault="00177DBD" w14:paraId="126AA771" w14:textId="77777777">
            <w:pPr>
              <w:ind w:left="0"/>
              <w:jc w:val="center"/>
              <w:cnfStyle w:val="000000100000" w:firstRow="0" w:lastRow="0" w:firstColumn="0" w:lastColumn="0" w:oddVBand="0" w:evenVBand="0" w:oddHBand="1" w:evenHBand="0" w:firstRowFirstColumn="0" w:firstRowLastColumn="0" w:lastRowFirstColumn="0" w:lastRowLastColumn="0"/>
              <w:rPr>
                <w:b/>
              </w:rPr>
            </w:pPr>
            <w:r w:rsidRPr="00A61E19">
              <w:rPr>
                <w:rFonts w:hint="eastAsia"/>
                <w:b/>
              </w:rPr>
              <w:t>The Red Sea Development Company (TRSDC)</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B340FD" w:rsidR="00177DBD" w:rsidP="00177DBD" w:rsidRDefault="00177DBD" w14:paraId="20A661E9" w14:textId="77777777">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57D3152D">
              <w:t>Riyadh</w:t>
            </w:r>
          </w:p>
        </w:tc>
      </w:tr>
      <w:tr w:rsidRPr="00B340FD" w:rsidR="00177DBD" w:rsidTr="033717E6" w14:paraId="1C3D7472"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A61E19" w:rsidR="00177DBD" w:rsidP="00177DBD" w:rsidRDefault="00177DBD" w14:paraId="652D9921" w14:textId="77777777">
            <w:pPr>
              <w:ind w:left="0"/>
              <w:jc w:val="left"/>
              <w:rPr>
                <w:i/>
              </w:rPr>
            </w:pPr>
            <w:r>
              <w:rPr>
                <w:i/>
              </w:rPr>
              <w:t>N/A</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247CC" w:rsidR="00177DBD" w:rsidP="00177DBD" w:rsidRDefault="00177DBD" w14:paraId="21586E64" w14:textId="77777777">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A61E19">
              <w:rPr>
                <w:rFonts w:hint="eastAsia"/>
                <w:i/>
              </w:rPr>
              <w:t>Client BIM Representative</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B340FD" w:rsidR="00177DBD" w:rsidP="00177DBD" w:rsidRDefault="00177DBD" w14:paraId="588FBF47" w14:textId="77777777">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72742E">
              <w:rPr>
                <w:b/>
              </w:rPr>
              <w:t>The Red Sea Development Company (TRSDC)</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B340FD" w:rsidR="00177DBD" w:rsidP="00177DBD" w:rsidRDefault="00177DBD" w14:paraId="1DA9F58A" w14:textId="77777777">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57D3152D">
              <w:t>London</w:t>
            </w:r>
          </w:p>
        </w:tc>
      </w:tr>
      <w:tr w:rsidRPr="00B340FD" w:rsidR="00177DBD" w:rsidTr="033717E6" w14:paraId="75FE4CFE"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00177DBD" w:rsidP="00177DBD" w:rsidRDefault="00177DBD" w14:paraId="7CA8ED90" w14:textId="77777777">
            <w:pPr>
              <w:ind w:left="0"/>
              <w:jc w:val="left"/>
              <w:rPr>
                <w:i/>
                <w:color w:val="BFBFBF" w:themeColor="background1" w:themeShade="BF"/>
              </w:rPr>
            </w:pPr>
            <w:r w:rsidRPr="00603F54">
              <w:rPr>
                <w:i/>
                <w:color w:val="BFBFBF" w:themeColor="background1" w:themeShade="BF"/>
              </w:rPr>
              <w:t>TBC</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247CC" w:rsidR="00177DBD" w:rsidP="00177DBD" w:rsidRDefault="00177DBD" w14:paraId="77AE9755" w14:textId="77777777">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Pr>
                <w:i/>
                <w:color w:val="BFBFBF" w:themeColor="background1" w:themeShade="BF"/>
              </w:rPr>
              <w:t>The Operator</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2135D" w:rsidR="00177DBD" w:rsidP="00177DBD" w:rsidRDefault="00177DBD" w14:paraId="7FF098FA" w14:textId="77777777">
            <w:pPr>
              <w:ind w:left="0"/>
              <w:jc w:val="center"/>
              <w:cnfStyle w:val="000000100000" w:firstRow="0" w:lastRow="0" w:firstColumn="0" w:lastColumn="0" w:oddVBand="0" w:evenVBand="0" w:oddHBand="1" w:evenHBand="0" w:firstRowFirstColumn="0" w:firstRowLastColumn="0" w:lastRowFirstColumn="0" w:lastRowLastColumn="0"/>
              <w:rPr>
                <w:iCs/>
                <w:color w:val="BFBFBF" w:themeColor="background1" w:themeShade="BF"/>
              </w:rPr>
            </w:pPr>
            <w:r w:rsidRPr="0012135D">
              <w:rPr>
                <w:rFonts w:hint="eastAsia"/>
                <w:iCs/>
                <w:color w:val="BFBFBF" w:themeColor="background1" w:themeShade="BF"/>
              </w:rPr>
              <w:t>[To be appointed]</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B340FD" w:rsidR="00177DBD" w:rsidP="00177DBD" w:rsidRDefault="00177DBD" w14:paraId="4C29ADD3" w14:textId="77777777">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Pr="00177DBD" w:rsidR="00177DBD" w:rsidTr="033717E6" w14:paraId="4DEAE0AC"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177DBD" w:rsidP="00177DBD" w:rsidRDefault="00177DBD" w14:paraId="37DCA835" w14:textId="77777777">
            <w:pPr>
              <w:ind w:left="0"/>
              <w:jc w:val="left"/>
              <w:rPr>
                <w:i/>
              </w:rPr>
            </w:pPr>
            <w:r w:rsidRPr="00E443C5">
              <w:rPr>
                <w:i/>
              </w:rPr>
              <w:t>D01</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272DBD84" w14:textId="77777777">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177DBD">
              <w:rPr>
                <w:rFonts w:hint="eastAsia"/>
                <w:i/>
              </w:rPr>
              <w:t>Signature Architect</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20CC36A3" w14:textId="77777777">
            <w:pPr>
              <w:ind w:left="0"/>
              <w:jc w:val="center"/>
              <w:cnfStyle w:val="000000000000" w:firstRow="0" w:lastRow="0" w:firstColumn="0" w:lastColumn="0" w:oddVBand="0" w:evenVBand="0" w:oddHBand="0" w:evenHBand="0" w:firstRowFirstColumn="0" w:firstRowLastColumn="0" w:lastRowFirstColumn="0" w:lastRowLastColumn="0"/>
              <w:rPr>
                <w:b/>
                <w:bCs/>
              </w:rPr>
            </w:pPr>
            <w:r w:rsidRPr="00177DBD">
              <w:rPr>
                <w:b/>
                <w:bCs/>
              </w:rPr>
              <w:t xml:space="preserve"> Foster + Partners (FOS)</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5558E235" w14:textId="77777777">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177DBD">
              <w:t>London</w:t>
            </w:r>
          </w:p>
        </w:tc>
      </w:tr>
      <w:tr w:rsidRPr="00385DC4" w:rsidR="00177DBD" w:rsidTr="033717E6" w14:paraId="2A57036A"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right w:val="single" w:color="AE9142" w:themeColor="accent2" w:sz="4" w:space="0"/>
            </w:tcBorders>
            <w:shd w:val="clear" w:color="auto" w:fill="auto"/>
            <w:tcMar/>
            <w:vAlign w:val="center"/>
          </w:tcPr>
          <w:p w:rsidRPr="00E443C5" w:rsidR="00177DBD" w:rsidP="00177DBD" w:rsidRDefault="00177DBD" w14:paraId="68D57764" w14:textId="77777777">
            <w:pPr>
              <w:ind w:left="0"/>
              <w:jc w:val="left"/>
              <w:rPr>
                <w:i/>
              </w:rPr>
            </w:pPr>
            <w:r w:rsidRPr="00E443C5">
              <w:rPr>
                <w:i/>
              </w:rPr>
              <w:t>D02</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605220AD"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177DBD">
              <w:rPr>
                <w:i/>
              </w:rPr>
              <w:t>Lead Engineer</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49BC7586" w14:textId="0AF02788">
            <w:pPr>
              <w:ind w:left="0"/>
              <w:jc w:val="center"/>
              <w:cnfStyle w:val="000000100000" w:firstRow="0" w:lastRow="0" w:firstColumn="0" w:lastColumn="0" w:oddVBand="0" w:evenVBand="0" w:oddHBand="1" w:evenHBand="0" w:firstRowFirstColumn="0" w:firstRowLastColumn="0" w:lastRowFirstColumn="0" w:lastRowLastColumn="0"/>
              <w:rPr>
                <w:b/>
                <w:bCs/>
              </w:rPr>
            </w:pPr>
            <w:r w:rsidRPr="00177DBD">
              <w:rPr>
                <w:b/>
                <w:bCs/>
              </w:rPr>
              <w:t>KEO International Consultants (KEO)</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A3F43" w:rsidR="00177DBD" w:rsidP="00177DBD" w:rsidRDefault="00177DBD" w14:paraId="0EEF58BC" w14:textId="77777777">
            <w:pPr>
              <w:ind w:left="0"/>
              <w:jc w:val="center"/>
              <w:cnfStyle w:val="000000100000" w:firstRow="0" w:lastRow="0" w:firstColumn="0" w:lastColumn="0" w:oddVBand="0" w:evenVBand="0" w:oddHBand="1" w:evenHBand="0" w:firstRowFirstColumn="0" w:firstRowLastColumn="0" w:lastRowFirstColumn="0" w:lastRowLastColumn="0"/>
              <w:rPr>
                <w:lang w:val="it-IT"/>
              </w:rPr>
            </w:pPr>
            <w:r w:rsidRPr="00DA3F43">
              <w:rPr>
                <w:lang w:val="it-IT"/>
              </w:rPr>
              <w:t>Riyadh, KSA</w:t>
            </w:r>
          </w:p>
          <w:p w:rsidRPr="00DA3F43" w:rsidR="00177DBD" w:rsidP="00177DBD" w:rsidRDefault="00177DBD" w14:paraId="5DF56600" w14:textId="5255AE3D">
            <w:pPr>
              <w:ind w:left="0"/>
              <w:jc w:val="center"/>
              <w:cnfStyle w:val="000000100000" w:firstRow="0" w:lastRow="0" w:firstColumn="0" w:lastColumn="0" w:oddVBand="0" w:evenVBand="0" w:oddHBand="1" w:evenHBand="0" w:firstRowFirstColumn="0" w:firstRowLastColumn="0" w:lastRowFirstColumn="0" w:lastRowLastColumn="0"/>
              <w:rPr>
                <w:lang w:val="it-IT"/>
              </w:rPr>
            </w:pPr>
            <w:r w:rsidRPr="00DA3F43">
              <w:rPr>
                <w:lang w:val="it-IT"/>
              </w:rPr>
              <w:t>AbuDhabi/Dubai, UAE</w:t>
            </w:r>
          </w:p>
        </w:tc>
      </w:tr>
      <w:tr w:rsidRPr="00177DBD" w:rsidR="00177DBD" w:rsidTr="033717E6" w14:paraId="1ECE40BF"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177DBD" w:rsidP="00177DBD" w:rsidRDefault="00177DBD" w14:paraId="46BA0305" w14:textId="77777777">
            <w:pPr>
              <w:ind w:left="0"/>
              <w:jc w:val="left"/>
              <w:rPr>
                <w:i/>
                <w:u w:val="single"/>
              </w:rPr>
            </w:pPr>
            <w:r w:rsidRPr="00E443C5">
              <w:rPr>
                <w:i/>
              </w:rPr>
              <w:t>D03</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6912BD2B" w14:textId="77777777">
            <w:pPr>
              <w:ind w:left="0"/>
              <w:jc w:val="left"/>
              <w:cnfStyle w:val="000000000000" w:firstRow="0" w:lastRow="0" w:firstColumn="0" w:lastColumn="0" w:oddVBand="0" w:evenVBand="0" w:oddHBand="0" w:evenHBand="0" w:firstRowFirstColumn="0" w:firstRowLastColumn="0" w:lastRowFirstColumn="0" w:lastRowLastColumn="0"/>
              <w:rPr>
                <w:i/>
              </w:rPr>
            </w:pPr>
            <w:r w:rsidRPr="00177DBD">
              <w:rPr>
                <w:rFonts w:hint="eastAsia"/>
                <w:i/>
              </w:rPr>
              <w:t>Executive Architect</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0EEFF91C" w14:textId="02482C6E">
            <w:pPr>
              <w:ind w:left="0"/>
              <w:jc w:val="center"/>
              <w:cnfStyle w:val="000000000000" w:firstRow="0" w:lastRow="0" w:firstColumn="0" w:lastColumn="0" w:oddVBand="0" w:evenVBand="0" w:oddHBand="0" w:evenHBand="0" w:firstRowFirstColumn="0" w:firstRowLastColumn="0" w:lastRowFirstColumn="0" w:lastRowLastColumn="0"/>
              <w:rPr>
                <w:b/>
                <w:bCs/>
              </w:rPr>
            </w:pPr>
            <w:r w:rsidRPr="00177DBD">
              <w:rPr>
                <w:b/>
                <w:bCs/>
              </w:rPr>
              <w:t xml:space="preserve">Khatib &amp; </w:t>
            </w:r>
            <w:proofErr w:type="spellStart"/>
            <w:r w:rsidRPr="00177DBD">
              <w:rPr>
                <w:b/>
                <w:bCs/>
              </w:rPr>
              <w:t>Alami</w:t>
            </w:r>
            <w:proofErr w:type="spellEnd"/>
            <w:r w:rsidRPr="00177DBD">
              <w:rPr>
                <w:b/>
                <w:bCs/>
              </w:rPr>
              <w:t xml:space="preserve"> (KAA)</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A06D33" w14:paraId="27345C86" w14:textId="536E6A92">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t>Lebanon, Beirut</w:t>
            </w:r>
          </w:p>
        </w:tc>
      </w:tr>
      <w:tr w:rsidRPr="00177DBD" w:rsidR="00177DBD" w:rsidTr="033717E6" w14:paraId="02FF791C"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177DBD" w:rsidP="00177DBD" w:rsidRDefault="00177DBD" w14:paraId="76BCBA3F" w14:textId="03A72CD4">
            <w:pPr>
              <w:ind w:left="0"/>
              <w:jc w:val="left"/>
              <w:rPr>
                <w:i/>
              </w:rPr>
            </w:pPr>
            <w:r w:rsidRPr="00E443C5">
              <w:rPr>
                <w:i/>
              </w:rPr>
              <w:t>D0</w:t>
            </w:r>
            <w:ins w:author="Jordan Cully" w:date="2021-09-20T18:45:00Z" w:id="19">
              <w:r w:rsidR="00230790">
                <w:rPr>
                  <w:i/>
                </w:rPr>
                <w:t>8</w:t>
              </w:r>
            </w:ins>
            <w:del w:author="Jordan Cully" w:date="2021-09-20T18:45:00Z" w:id="20">
              <w:r w:rsidRPr="00E443C5" w:rsidDel="00230790">
                <w:rPr>
                  <w:i/>
                </w:rPr>
                <w:delText>4</w:delText>
              </w:r>
            </w:del>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41420796" w14:textId="77777777">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177DBD">
              <w:rPr>
                <w:rFonts w:hint="eastAsia"/>
                <w:i/>
              </w:rPr>
              <w:t>Interior Design</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5BD26170" w:rsidRDefault="5BD26170" w14:paraId="1D29D358" w14:textId="30EB2074">
            <w:pPr>
              <w:spacing w:after="120"/>
              <w:ind w:left="0"/>
              <w:jc w:val="center"/>
              <w:cnfStyle w:val="000000100000" w:firstRow="0" w:lastRow="0" w:firstColumn="0" w:lastColumn="0" w:oddVBand="0" w:evenVBand="0" w:oddHBand="1" w:evenHBand="0" w:firstRowFirstColumn="0" w:firstRowLastColumn="0" w:lastRowFirstColumn="0" w:lastRowLastColumn="0"/>
              <w:rPr>
                <w:rFonts w:ascii="Playfair Display" w:hAnsi="Playfair Display" w:eastAsia="Playfair Display" w:cs="Playfair Display"/>
              </w:rPr>
            </w:pPr>
            <w:r w:rsidRPr="5BD26170">
              <w:rPr>
                <w:b/>
                <w:bCs/>
              </w:rPr>
              <w:t>Rockwell (ROK)</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57790AAB" w14:paraId="689DA63E" w14:textId="49EB27B2">
            <w:pPr>
              <w:ind w:left="0"/>
              <w:jc w:val="center"/>
              <w:cnfStyle w:val="000000100000" w:firstRow="0" w:lastRow="0" w:firstColumn="0" w:lastColumn="0" w:oddVBand="0" w:evenVBand="0" w:oddHBand="1" w:evenHBand="0" w:firstRowFirstColumn="0" w:firstRowLastColumn="0" w:lastRowFirstColumn="0" w:lastRowLastColumn="0"/>
            </w:pPr>
            <w:r>
              <w:t>New York, USA</w:t>
            </w:r>
          </w:p>
        </w:tc>
      </w:tr>
      <w:tr w:rsidRPr="00177DBD" w:rsidR="00177DBD" w:rsidTr="033717E6" w14:paraId="3F0923ED"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right w:val="single" w:color="AE9142" w:themeColor="accent2" w:sz="4" w:space="0"/>
            </w:tcBorders>
            <w:shd w:val="clear" w:color="auto" w:fill="auto"/>
            <w:tcMar/>
            <w:vAlign w:val="center"/>
          </w:tcPr>
          <w:p w:rsidRPr="00E443C5" w:rsidR="00177DBD" w:rsidP="00177DBD" w:rsidRDefault="00177DBD" w14:paraId="43D17F7A" w14:textId="77777777">
            <w:pPr>
              <w:ind w:left="0"/>
              <w:jc w:val="left"/>
              <w:rPr>
                <w:i/>
              </w:rPr>
            </w:pPr>
            <w:r w:rsidRPr="00E443C5">
              <w:rPr>
                <w:i/>
              </w:rPr>
              <w:lastRenderedPageBreak/>
              <w:t>D05</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57145365" w14:textId="77777777">
            <w:pPr>
              <w:ind w:left="0"/>
              <w:jc w:val="left"/>
              <w:cnfStyle w:val="000000000000" w:firstRow="0" w:lastRow="0" w:firstColumn="0" w:lastColumn="0" w:oddVBand="0" w:evenVBand="0" w:oddHBand="0" w:evenHBand="0" w:firstRowFirstColumn="0" w:firstRowLastColumn="0" w:lastRowFirstColumn="0" w:lastRowLastColumn="0"/>
              <w:rPr>
                <w:b/>
                <w:i/>
                <w:color w:val="BFBFBF" w:themeColor="background1" w:themeShade="BF"/>
              </w:rPr>
            </w:pPr>
            <w:r w:rsidRPr="00177DBD">
              <w:rPr>
                <w:rFonts w:hint="eastAsia"/>
                <w:i/>
              </w:rPr>
              <w:t>Landscape Architect</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41D02EFF" w14:textId="0F53FAEB">
            <w:pPr>
              <w:ind w:left="0"/>
              <w:jc w:val="center"/>
              <w:cnfStyle w:val="000000000000" w:firstRow="0" w:lastRow="0" w:firstColumn="0" w:lastColumn="0" w:oddVBand="0" w:evenVBand="0" w:oddHBand="0" w:evenHBand="0" w:firstRowFirstColumn="0" w:firstRowLastColumn="0" w:lastRowFirstColumn="0" w:lastRowLastColumn="0"/>
              <w:rPr>
                <w:b/>
                <w:bCs/>
              </w:rPr>
            </w:pPr>
            <w:r w:rsidRPr="00177DBD">
              <w:rPr>
                <w:b/>
                <w:bCs/>
              </w:rPr>
              <w:t>EDSA (EDS)</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6AA7B64A" w14:textId="01C0B23D">
            <w:pPr>
              <w:ind w:left="0"/>
              <w:jc w:val="center"/>
              <w:cnfStyle w:val="000000000000" w:firstRow="0" w:lastRow="0" w:firstColumn="0" w:lastColumn="0" w:oddVBand="0" w:evenVBand="0" w:oddHBand="0" w:evenHBand="0" w:firstRowFirstColumn="0" w:firstRowLastColumn="0" w:lastRowFirstColumn="0" w:lastRowLastColumn="0"/>
            </w:pPr>
            <w:r w:rsidRPr="00177DBD">
              <w:t>Baltimore /NYC, USA</w:t>
            </w:r>
          </w:p>
        </w:tc>
      </w:tr>
      <w:tr w:rsidRPr="00177DBD" w:rsidR="00177DBD" w:rsidTr="033717E6" w14:paraId="2FF051EA"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177DBD" w:rsidP="0BA232C8" w:rsidRDefault="0BA232C8" w14:paraId="3346338C" w14:textId="15155C76">
            <w:pPr>
              <w:ind w:left="0"/>
              <w:jc w:val="left"/>
              <w:rPr>
                <w:i/>
                <w:iCs/>
                <w:color w:val="BFBFBF" w:themeColor="background1" w:themeShade="BF"/>
              </w:rPr>
            </w:pPr>
            <w:r w:rsidRPr="0BA232C8">
              <w:rPr>
                <w:i/>
                <w:iCs/>
              </w:rPr>
              <w:t>D07</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177DBD" w:rsidP="00177DBD" w:rsidRDefault="00177DBD" w14:paraId="27345149"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E443C5">
              <w:rPr>
                <w:i/>
              </w:rPr>
              <w:t>Spa Consultant</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177DBD" w:rsidP="00177DBD" w:rsidRDefault="13BAFC45" w14:paraId="1D1F25AE" w14:textId="5A21AD70">
            <w:pPr>
              <w:ind w:left="0"/>
              <w:jc w:val="center"/>
              <w:cnfStyle w:val="000000100000" w:firstRow="0" w:lastRow="0" w:firstColumn="0" w:lastColumn="0" w:oddVBand="0" w:evenVBand="0" w:oddHBand="1" w:evenHBand="0" w:firstRowFirstColumn="0" w:firstRowLastColumn="0" w:lastRowFirstColumn="0" w:lastRowLastColumn="0"/>
              <w:rPr>
                <w:b/>
                <w:bCs/>
              </w:rPr>
            </w:pPr>
            <w:r w:rsidRPr="13BAFC45">
              <w:rPr>
                <w:b/>
                <w:bCs/>
              </w:rPr>
              <w:t>Barr &amp; Wray (BAR)</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13BAFC45" w:rsidRDefault="13BAFC45" w14:paraId="4EF5349D" w14:textId="468AC554">
            <w:pPr>
              <w:ind w:left="0"/>
              <w:jc w:val="center"/>
              <w:cnfStyle w:val="000000100000" w:firstRow="0" w:lastRow="0" w:firstColumn="0" w:lastColumn="0" w:oddVBand="0" w:evenVBand="0" w:oddHBand="1" w:evenHBand="0" w:firstRowFirstColumn="0" w:firstRowLastColumn="0" w:lastRowFirstColumn="0" w:lastRowLastColumn="0"/>
            </w:pPr>
            <w:r>
              <w:t>Dubai, UAE</w:t>
            </w:r>
          </w:p>
        </w:tc>
      </w:tr>
      <w:tr w:rsidRPr="00177DBD" w:rsidR="00E443C5" w:rsidTr="033717E6" w14:paraId="7DDDC2B3"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right w:val="single" w:color="AE9142" w:themeColor="accent2" w:sz="4" w:space="0"/>
            </w:tcBorders>
            <w:shd w:val="clear" w:color="auto" w:fill="auto"/>
            <w:tcMar/>
            <w:vAlign w:val="center"/>
          </w:tcPr>
          <w:p w:rsidRPr="00E443C5" w:rsidR="00E443C5" w:rsidP="00DA3F43" w:rsidRDefault="00E443C5" w14:paraId="4B04A22D" w14:textId="77777777">
            <w:pPr>
              <w:ind w:left="0"/>
              <w:jc w:val="left"/>
              <w:rPr>
                <w:i/>
              </w:rPr>
            </w:pPr>
            <w:r w:rsidRPr="00E443C5">
              <w:rPr>
                <w:i/>
              </w:rPr>
              <w:t>F05</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00DA3F43" w:rsidRDefault="00E443C5" w14:paraId="0BCE76B0" w14:textId="77777777">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177DBD">
              <w:rPr>
                <w:rFonts w:hint="eastAsia"/>
                <w:i/>
              </w:rPr>
              <w:t>Kitchen &amp; Laundry</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00DA3F43" w:rsidRDefault="00E443C5" w14:paraId="0AABE55A" w14:textId="77777777">
            <w:pPr>
              <w:ind w:left="0"/>
              <w:jc w:val="center"/>
              <w:cnfStyle w:val="000000000000" w:firstRow="0" w:lastRow="0" w:firstColumn="0" w:lastColumn="0" w:oddVBand="0" w:evenVBand="0" w:oddHBand="0" w:evenHBand="0" w:firstRowFirstColumn="0" w:firstRowLastColumn="0" w:lastRowFirstColumn="0" w:lastRowLastColumn="0"/>
              <w:rPr>
                <w:b/>
                <w:bCs/>
              </w:rPr>
            </w:pPr>
            <w:r w:rsidRPr="00177DBD">
              <w:rPr>
                <w:rFonts w:hint="eastAsia"/>
                <w:b/>
                <w:bCs/>
              </w:rPr>
              <w:t xml:space="preserve">Humble Arnold </w:t>
            </w:r>
            <w:r w:rsidRPr="00177DBD">
              <w:rPr>
                <w:b/>
                <w:bCs/>
              </w:rPr>
              <w:t>(HAA)</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00DA3F43" w:rsidRDefault="00E443C5" w14:paraId="7F8A75FF" w14:textId="77777777">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177DBD">
              <w:t>UK, South Africa</w:t>
            </w:r>
          </w:p>
        </w:tc>
      </w:tr>
      <w:tr w:rsidRPr="00385DC4" w:rsidR="00E443C5" w:rsidTr="033717E6" w14:paraId="1D0E5D1A"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657DB8E9" w14:textId="77777777">
            <w:pPr>
              <w:ind w:left="0"/>
              <w:jc w:val="left"/>
              <w:rPr>
                <w:i/>
              </w:rPr>
            </w:pPr>
            <w:r w:rsidRPr="00E443C5">
              <w:rPr>
                <w:i/>
              </w:rPr>
              <w:t>F07</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232BA973" w14:textId="77777777">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E443C5">
              <w:rPr>
                <w:rFonts w:hint="eastAsia"/>
                <w:i/>
              </w:rPr>
              <w:t>Sustainability</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5D105C58" w14:textId="71F455D8">
            <w:pPr>
              <w:ind w:left="0"/>
              <w:jc w:val="center"/>
              <w:cnfStyle w:val="000000100000" w:firstRow="0" w:lastRow="0" w:firstColumn="0" w:lastColumn="0" w:oddVBand="0" w:evenVBand="0" w:oddHBand="1" w:evenHBand="0" w:firstRowFirstColumn="0" w:firstRowLastColumn="0" w:lastRowFirstColumn="0" w:lastRowLastColumn="0"/>
              <w:rPr>
                <w:b/>
                <w:bCs/>
              </w:rPr>
            </w:pPr>
            <w:r w:rsidRPr="00E443C5">
              <w:rPr>
                <w:b/>
                <w:bCs/>
              </w:rPr>
              <w:t>KEO International Consultants (KEO)</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7D333AF8" w14:textId="77777777">
            <w:pPr>
              <w:ind w:left="0"/>
              <w:jc w:val="center"/>
              <w:cnfStyle w:val="000000100000" w:firstRow="0" w:lastRow="0" w:firstColumn="0" w:lastColumn="0" w:oddVBand="0" w:evenVBand="0" w:oddHBand="1" w:evenHBand="0" w:firstRowFirstColumn="0" w:firstRowLastColumn="0" w:lastRowFirstColumn="0" w:lastRowLastColumn="0"/>
              <w:rPr>
                <w:lang w:val="pt-PT"/>
              </w:rPr>
            </w:pPr>
            <w:r w:rsidRPr="00E443C5">
              <w:rPr>
                <w:lang w:val="pt-PT"/>
              </w:rPr>
              <w:t>Riyadh, KSA</w:t>
            </w:r>
          </w:p>
          <w:p w:rsidRPr="00E443C5" w:rsidR="00E443C5" w:rsidP="00E443C5" w:rsidRDefault="00E443C5" w14:paraId="57B38551" w14:textId="316A3A93">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lang w:val="pt-PT"/>
              </w:rPr>
            </w:pPr>
            <w:r w:rsidRPr="00E443C5">
              <w:rPr>
                <w:lang w:val="pt-PT"/>
              </w:rPr>
              <w:t>AbuDhabi/Dubai, UAE</w:t>
            </w:r>
          </w:p>
        </w:tc>
      </w:tr>
      <w:tr w:rsidRPr="00E443C5" w:rsidR="00E443C5" w:rsidTr="033717E6" w14:paraId="3A64196F"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DA3F43" w:rsidRDefault="00E443C5" w14:paraId="4B167EC5" w14:textId="4E29A036">
            <w:pPr>
              <w:ind w:left="0"/>
              <w:jc w:val="left"/>
              <w:rPr>
                <w:i/>
              </w:rPr>
            </w:pPr>
            <w:r w:rsidRPr="00E443C5">
              <w:rPr>
                <w:i/>
              </w:rPr>
              <w:t>F22</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DA3F43" w:rsidRDefault="00E443C5" w14:paraId="390A1A9E" w14:textId="77777777">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E443C5">
              <w:rPr>
                <w:rFonts w:hint="eastAsia"/>
                <w:i/>
              </w:rPr>
              <w:t>Fire and Life Safety</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DA3F43" w:rsidRDefault="00E443C5" w14:paraId="53ABEB13" w14:textId="19620A3C">
            <w:pPr>
              <w:ind w:left="0"/>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E443C5">
              <w:rPr>
                <w:rFonts w:hint="eastAsia"/>
                <w:b/>
                <w:bCs/>
              </w:rPr>
              <w:t>WSP</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DA3F43" w:rsidRDefault="00E443C5" w14:paraId="05662347" w14:textId="612F6375">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Pr="00D31F1F" w:rsidR="00E443C5" w:rsidTr="033717E6" w14:paraId="41E2C7F2"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E443C5" w:rsidP="00DA3F43" w:rsidRDefault="00E443C5" w14:paraId="2D308B78" w14:textId="77777777">
            <w:pPr>
              <w:ind w:left="0"/>
              <w:jc w:val="left"/>
              <w:rPr>
                <w:i/>
              </w:rPr>
            </w:pPr>
            <w:r w:rsidRPr="00D31F1F">
              <w:rPr>
                <w:i/>
              </w:rPr>
              <w:t>F30</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E443C5" w:rsidP="00DA3F43" w:rsidRDefault="00E443C5" w14:paraId="3A6353C2"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D31F1F">
              <w:rPr>
                <w:i/>
              </w:rPr>
              <w:t>Vertical Transportation</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E443C5" w:rsidP="00DA3F43" w:rsidRDefault="00E443C5" w14:paraId="0F91192A" w14:textId="77777777">
            <w:pPr>
              <w:ind w:left="0"/>
              <w:jc w:val="center"/>
              <w:cnfStyle w:val="000000100000" w:firstRow="0" w:lastRow="0" w:firstColumn="0" w:lastColumn="0" w:oddVBand="0" w:evenVBand="0" w:oddHBand="1" w:evenHBand="0" w:firstRowFirstColumn="0" w:firstRowLastColumn="0" w:lastRowFirstColumn="0" w:lastRowLastColumn="0"/>
              <w:rPr>
                <w:b/>
                <w:bCs/>
              </w:rPr>
            </w:pPr>
            <w:bookmarkStart w:name="_Hlk64299810" w:id="21"/>
            <w:r w:rsidRPr="00D31F1F">
              <w:rPr>
                <w:rFonts w:hint="eastAsia"/>
                <w:b/>
                <w:bCs/>
              </w:rPr>
              <w:t>Barker Mohandas</w:t>
            </w:r>
            <w:bookmarkEnd w:id="21"/>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E443C5" w:rsidP="00DA3F43" w:rsidRDefault="00E443C5" w14:paraId="4C7F1203" w14:textId="77777777">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Pr="00D31F1F" w:rsidR="00E443C5" w:rsidTr="033717E6" w14:paraId="6613720D"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E443C5" w:rsidP="00DA3F43" w:rsidRDefault="00E443C5" w14:paraId="341D5400" w14:textId="77777777">
            <w:pPr>
              <w:ind w:left="0"/>
              <w:jc w:val="left"/>
              <w:rPr>
                <w:i/>
              </w:rPr>
            </w:pPr>
            <w:r w:rsidRPr="00D31F1F">
              <w:rPr>
                <w:i/>
              </w:rPr>
              <w:t>F61</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E443C5" w:rsidP="00DA3F43" w:rsidRDefault="00E443C5" w14:paraId="642C499B" w14:textId="77777777">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D31F1F">
              <w:rPr>
                <w:rFonts w:hint="eastAsia"/>
                <w:i/>
              </w:rPr>
              <w:t>Acoustic Engineer</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E443C5" w:rsidP="00DA3F43" w:rsidRDefault="00E443C5" w14:paraId="1210B5B3" w14:textId="77777777">
            <w:pPr>
              <w:ind w:left="0"/>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D31F1F">
              <w:rPr>
                <w:rFonts w:hint="eastAsia"/>
                <w:b/>
                <w:bCs/>
              </w:rPr>
              <w:t>Hann Tucker Associates Limited</w:t>
            </w:r>
            <w:r w:rsidRPr="00D31F1F">
              <w:rPr>
                <w:rFonts w:hint="eastAsia"/>
                <w:b/>
                <w:bCs/>
                <w:i/>
                <w:iCs/>
              </w:rPr>
              <w:t xml:space="preserve"> </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E443C5" w:rsidP="00DA3F43" w:rsidRDefault="00E443C5" w14:paraId="26174735" w14:textId="77777777">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D31F1F">
              <w:t>Surrey, UK</w:t>
            </w:r>
          </w:p>
        </w:tc>
      </w:tr>
      <w:tr w:rsidRPr="00D31F1F" w:rsidR="00177DBD" w:rsidTr="033717E6" w14:paraId="22EF5475"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177DBD" w:rsidP="00177DBD" w:rsidRDefault="00177DBD" w14:paraId="51B93406" w14:textId="77777777">
            <w:pPr>
              <w:ind w:left="0"/>
              <w:jc w:val="left"/>
              <w:rPr>
                <w:i/>
              </w:rPr>
            </w:pPr>
            <w:r w:rsidRPr="00D31F1F">
              <w:rPr>
                <w:i/>
              </w:rPr>
              <w:t>M01</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177DBD" w:rsidP="00177DBD" w:rsidRDefault="00177DBD" w14:paraId="490DA2D2"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D31F1F">
              <w:rPr>
                <w:i/>
              </w:rPr>
              <w:t>Cost Consultant</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177DBD" w:rsidP="00177DBD" w:rsidRDefault="00177DBD" w14:paraId="2B2C278F" w14:textId="559F6F9C">
            <w:pPr>
              <w:ind w:left="0"/>
              <w:jc w:val="center"/>
              <w:cnfStyle w:val="000000100000" w:firstRow="0" w:lastRow="0" w:firstColumn="0" w:lastColumn="0" w:oddVBand="0" w:evenVBand="0" w:oddHBand="1" w:evenHBand="0" w:firstRowFirstColumn="0" w:firstRowLastColumn="0" w:lastRowFirstColumn="0" w:lastRowLastColumn="0"/>
              <w:rPr>
                <w:b/>
                <w:bCs/>
              </w:rPr>
            </w:pPr>
            <w:r w:rsidRPr="00D31F1F">
              <w:rPr>
                <w:b/>
                <w:bCs/>
              </w:rPr>
              <w:t>Arcadis (ARC)</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177DBD" w:rsidP="00177DBD" w:rsidRDefault="00177DBD" w14:paraId="57F6678C" w14:textId="77777777">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Pr="00177DBD" w:rsidR="00177DBD" w:rsidTr="033717E6" w14:paraId="7B4DAA1F"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20DDE818" w14:textId="77777777">
            <w:pPr>
              <w:ind w:left="0"/>
              <w:jc w:val="left"/>
              <w:rPr>
                <w:i/>
              </w:rPr>
            </w:pPr>
            <w:r w:rsidRPr="00177DBD">
              <w:t>I18</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7C1D9DA2" w14:textId="77777777">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177DBD">
              <w:rPr>
                <w:rFonts w:hint="eastAsia"/>
                <w:i/>
              </w:rPr>
              <w:t>Marine Engineer</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1735438B" w14:textId="77777777">
            <w:pPr>
              <w:ind w:left="0"/>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177DBD">
              <w:rPr>
                <w:rFonts w:hint="eastAsia"/>
                <w:b/>
                <w:bCs/>
              </w:rPr>
              <w:t>Jacobs</w:t>
            </w:r>
            <w:r w:rsidRPr="00177DBD">
              <w:rPr>
                <w:rFonts w:hint="eastAsia"/>
                <w:i/>
                <w:iCs/>
                <w:color w:val="00968F" w:themeColor="accent4"/>
              </w:rPr>
              <w:t xml:space="preserve"> </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716CF05A" w14:textId="77777777">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177DBD">
              <w:t>Dubai</w:t>
            </w:r>
          </w:p>
        </w:tc>
      </w:tr>
      <w:tr w:rsidRPr="00177DBD" w:rsidR="00E443C5" w:rsidTr="033717E6" w14:paraId="2B35246B"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6FE59D33" w:rsidRDefault="6FE59D33" w14:paraId="4BFA4EF2" w14:textId="36A54C02">
            <w:pPr>
              <w:ind w:left="0"/>
              <w:jc w:val="left"/>
              <w:rPr>
                <w:i/>
                <w:iCs/>
              </w:rPr>
            </w:pPr>
            <w:r w:rsidRPr="6FE59D33">
              <w:rPr>
                <w:i/>
                <w:iCs/>
              </w:rPr>
              <w:t>D02</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5CB37301" w14:textId="1E687839">
            <w:pPr>
              <w:ind w:left="0"/>
              <w:jc w:val="left"/>
              <w:cnfStyle w:val="000000100000" w:firstRow="0" w:lastRow="0" w:firstColumn="0" w:lastColumn="0" w:oddVBand="0" w:evenVBand="0" w:oddHBand="1" w:evenHBand="0" w:firstRowFirstColumn="0" w:firstRowLastColumn="0" w:lastRowFirstColumn="0" w:lastRowLastColumn="0"/>
              <w:rPr>
                <w:i/>
              </w:rPr>
            </w:pPr>
            <w:r w:rsidRPr="00E443C5">
              <w:rPr>
                <w:i/>
              </w:rPr>
              <w:t>Security &amp; ICT</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6B4FC613" w14:textId="06BD7D32">
            <w:pPr>
              <w:ind w:left="0"/>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E443C5">
              <w:rPr>
                <w:b/>
                <w:bCs/>
              </w:rPr>
              <w:t>Mediatech</w:t>
            </w:r>
            <w:proofErr w:type="spellEnd"/>
            <w:r w:rsidRPr="00E443C5">
              <w:rPr>
                <w:b/>
                <w:bCs/>
              </w:rPr>
              <w:t xml:space="preserve"> Design Group</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6E6EC980" w14:textId="2E78915A">
            <w:pPr>
              <w:ind w:left="0"/>
              <w:jc w:val="center"/>
              <w:cnfStyle w:val="000000100000" w:firstRow="0" w:lastRow="0" w:firstColumn="0" w:lastColumn="0" w:oddVBand="0" w:evenVBand="0" w:oddHBand="1" w:evenHBand="0" w:firstRowFirstColumn="0" w:firstRowLastColumn="0" w:lastRowFirstColumn="0" w:lastRowLastColumn="0"/>
            </w:pPr>
            <w:r w:rsidRPr="00E443C5">
              <w:t>Dubai, UAE</w:t>
            </w:r>
          </w:p>
        </w:tc>
      </w:tr>
      <w:tr w:rsidRPr="00177DBD" w:rsidR="00E443C5" w:rsidTr="033717E6" w14:paraId="40682BCE"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6FE59D33" w:rsidRDefault="6FE59D33" w14:paraId="22832670" w14:textId="79FCC49E">
            <w:pPr>
              <w:ind w:left="0"/>
              <w:jc w:val="left"/>
              <w:rPr>
                <w:i/>
                <w:iCs/>
              </w:rPr>
            </w:pPr>
            <w:r w:rsidRPr="6FE59D33">
              <w:rPr>
                <w:i/>
                <w:iCs/>
              </w:rPr>
              <w:t>D02</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1C664F1C" w14:textId="28ABBC83">
            <w:pPr>
              <w:ind w:left="0"/>
              <w:jc w:val="left"/>
              <w:cnfStyle w:val="000000000000" w:firstRow="0" w:lastRow="0" w:firstColumn="0" w:lastColumn="0" w:oddVBand="0" w:evenVBand="0" w:oddHBand="0" w:evenHBand="0" w:firstRowFirstColumn="0" w:firstRowLastColumn="0" w:lastRowFirstColumn="0" w:lastRowLastColumn="0"/>
              <w:rPr>
                <w:i/>
              </w:rPr>
            </w:pPr>
            <w:r w:rsidRPr="00E443C5">
              <w:rPr>
                <w:i/>
              </w:rPr>
              <w:t>Lighting Design</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1BF5B666" w14:textId="5F6BAC74">
            <w:pPr>
              <w:ind w:left="0"/>
              <w:jc w:val="center"/>
              <w:cnfStyle w:val="000000000000" w:firstRow="0" w:lastRow="0" w:firstColumn="0" w:lastColumn="0" w:oddVBand="0" w:evenVBand="0" w:oddHBand="0" w:evenHBand="0" w:firstRowFirstColumn="0" w:firstRowLastColumn="0" w:lastRowFirstColumn="0" w:lastRowLastColumn="0"/>
              <w:rPr>
                <w:b/>
                <w:bCs/>
              </w:rPr>
            </w:pPr>
            <w:r w:rsidRPr="00E443C5">
              <w:rPr>
                <w:b/>
                <w:bCs/>
              </w:rPr>
              <w:t>CD+M Lighting Design Group</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3C6316A2" w14:textId="40C3C731">
            <w:pPr>
              <w:ind w:left="0"/>
              <w:jc w:val="center"/>
              <w:cnfStyle w:val="000000000000" w:firstRow="0" w:lastRow="0" w:firstColumn="0" w:lastColumn="0" w:oddVBand="0" w:evenVBand="0" w:oddHBand="0" w:evenHBand="0" w:firstRowFirstColumn="0" w:firstRowLastColumn="0" w:lastRowFirstColumn="0" w:lastRowLastColumn="0"/>
            </w:pPr>
            <w:r w:rsidRPr="00E443C5">
              <w:t>Dubai, UAE</w:t>
            </w:r>
          </w:p>
        </w:tc>
      </w:tr>
      <w:tr w:rsidRPr="00177DBD" w:rsidR="00E443C5" w:rsidTr="033717E6" w14:paraId="733A61F3"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6FE59D33" w:rsidRDefault="6FE59D33" w14:paraId="744C961B" w14:textId="206031FD">
            <w:pPr>
              <w:ind w:left="0"/>
              <w:jc w:val="left"/>
              <w:rPr>
                <w:i/>
                <w:iCs/>
              </w:rPr>
            </w:pPr>
            <w:r w:rsidRPr="6FE59D33">
              <w:rPr>
                <w:i/>
                <w:iCs/>
              </w:rPr>
              <w:t>D02</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392776E8" w14:textId="4FDD31DD">
            <w:pPr>
              <w:ind w:left="0"/>
              <w:jc w:val="left"/>
              <w:cnfStyle w:val="000000100000" w:firstRow="0" w:lastRow="0" w:firstColumn="0" w:lastColumn="0" w:oddVBand="0" w:evenVBand="0" w:oddHBand="1" w:evenHBand="0" w:firstRowFirstColumn="0" w:firstRowLastColumn="0" w:lastRowFirstColumn="0" w:lastRowLastColumn="0"/>
              <w:rPr>
                <w:i/>
              </w:rPr>
            </w:pPr>
            <w:r w:rsidRPr="00E443C5">
              <w:rPr>
                <w:i/>
              </w:rPr>
              <w:t>Façade Consultant</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3A0967BE" w14:textId="73CED2E8">
            <w:pPr>
              <w:ind w:left="0"/>
              <w:jc w:val="center"/>
              <w:cnfStyle w:val="000000100000" w:firstRow="0" w:lastRow="0" w:firstColumn="0" w:lastColumn="0" w:oddVBand="0" w:evenVBand="0" w:oddHBand="1" w:evenHBand="0" w:firstRowFirstColumn="0" w:firstRowLastColumn="0" w:lastRowFirstColumn="0" w:lastRowLastColumn="0"/>
              <w:rPr>
                <w:b/>
                <w:bCs/>
              </w:rPr>
            </w:pPr>
            <w:r w:rsidRPr="00E443C5">
              <w:rPr>
                <w:b/>
                <w:bCs/>
              </w:rPr>
              <w:t xml:space="preserve">Meinhardt Design Group </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15DDA61D" w14:textId="2B42B47C">
            <w:pPr>
              <w:ind w:left="0"/>
              <w:jc w:val="center"/>
              <w:cnfStyle w:val="000000100000" w:firstRow="0" w:lastRow="0" w:firstColumn="0" w:lastColumn="0" w:oddVBand="0" w:evenVBand="0" w:oddHBand="1" w:evenHBand="0" w:firstRowFirstColumn="0" w:firstRowLastColumn="0" w:lastRowFirstColumn="0" w:lastRowLastColumn="0"/>
            </w:pPr>
            <w:r w:rsidR="033717E6">
              <w:rPr/>
              <w:t>Dubai, UAE</w:t>
            </w:r>
          </w:p>
        </w:tc>
      </w:tr>
      <w:tr w:rsidRPr="00385DC4" w:rsidR="00177DBD" w:rsidTr="033717E6" w14:paraId="0E82CE2D"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6FE59D33" w:rsidRDefault="6FE59D33" w14:paraId="0DE5A072" w14:textId="6ECCB3C0">
            <w:pPr>
              <w:ind w:left="0"/>
              <w:jc w:val="left"/>
              <w:rPr>
                <w:i/>
                <w:iCs/>
              </w:rPr>
            </w:pPr>
            <w:r w:rsidRPr="6FE59D33">
              <w:rPr>
                <w:i/>
                <w:iCs/>
              </w:rPr>
              <w:t>D02</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3D48F6FA" w14:textId="31DB019A">
            <w:pPr>
              <w:ind w:left="0"/>
              <w:jc w:val="left"/>
              <w:cnfStyle w:val="000000000000" w:firstRow="0" w:lastRow="0" w:firstColumn="0" w:lastColumn="0" w:oddVBand="0" w:evenVBand="0" w:oddHBand="0" w:evenHBand="0" w:firstRowFirstColumn="0" w:firstRowLastColumn="0" w:lastRowFirstColumn="0" w:lastRowLastColumn="0"/>
              <w:rPr>
                <w:b/>
                <w:i/>
                <w:color w:val="BFBFBF" w:themeColor="background1" w:themeShade="BF"/>
              </w:rPr>
            </w:pPr>
            <w:r>
              <w:rPr>
                <w:i/>
              </w:rPr>
              <w:t xml:space="preserve">Infrastructure </w:t>
            </w:r>
            <w:r w:rsidR="00E443C5">
              <w:rPr>
                <w:i/>
              </w:rPr>
              <w:t xml:space="preserve">&amp; </w:t>
            </w:r>
            <w:r w:rsidRPr="00177DBD">
              <w:rPr>
                <w:rFonts w:hint="eastAsia"/>
                <w:i/>
              </w:rPr>
              <w:t>Civil Engineers</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3337AC30" w14:textId="02A3320C">
            <w:pPr>
              <w:ind w:left="0"/>
              <w:jc w:val="center"/>
              <w:cnfStyle w:val="000000000000" w:firstRow="0" w:lastRow="0" w:firstColumn="0" w:lastColumn="0" w:oddVBand="0" w:evenVBand="0" w:oddHBand="0" w:evenHBand="0" w:firstRowFirstColumn="0" w:firstRowLastColumn="0" w:lastRowFirstColumn="0" w:lastRowLastColumn="0"/>
              <w:rPr>
                <w:b/>
                <w:bCs/>
              </w:rPr>
            </w:pPr>
            <w:r w:rsidRPr="00177DBD">
              <w:rPr>
                <w:b/>
                <w:bCs/>
              </w:rPr>
              <w:t>KEO International Consultants (KEO)</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725A2849" w14:textId="77777777">
            <w:pPr>
              <w:ind w:left="0"/>
              <w:jc w:val="center"/>
              <w:cnfStyle w:val="000000000000" w:firstRow="0" w:lastRow="0" w:firstColumn="0" w:lastColumn="0" w:oddVBand="0" w:evenVBand="0" w:oddHBand="0" w:evenHBand="0" w:firstRowFirstColumn="0" w:firstRowLastColumn="0" w:lastRowFirstColumn="0" w:lastRowLastColumn="0"/>
              <w:rPr>
                <w:lang w:val="pt-PT"/>
              </w:rPr>
            </w:pPr>
            <w:r w:rsidRPr="00177DBD">
              <w:rPr>
                <w:lang w:val="pt-PT"/>
              </w:rPr>
              <w:t>Riyadh, KSA</w:t>
            </w:r>
          </w:p>
          <w:p w:rsidRPr="00177DBD" w:rsidR="00177DBD" w:rsidP="00177DBD" w:rsidRDefault="00177DBD" w14:paraId="79D57F55" w14:textId="6F8224E8">
            <w:pPr>
              <w:ind w:left="0"/>
              <w:jc w:val="center"/>
              <w:cnfStyle w:val="000000000000" w:firstRow="0" w:lastRow="0" w:firstColumn="0" w:lastColumn="0" w:oddVBand="0" w:evenVBand="0" w:oddHBand="0" w:evenHBand="0" w:firstRowFirstColumn="0" w:firstRowLastColumn="0" w:lastRowFirstColumn="0" w:lastRowLastColumn="0"/>
              <w:rPr>
                <w:lang w:val="pt-PT"/>
              </w:rPr>
            </w:pPr>
            <w:proofErr w:type="spellStart"/>
            <w:r w:rsidRPr="033717E6" w:rsidR="033717E6">
              <w:rPr>
                <w:lang w:val="pt-PT"/>
              </w:rPr>
              <w:t>AbuDhabi</w:t>
            </w:r>
            <w:proofErr w:type="spellEnd"/>
            <w:r w:rsidRPr="033717E6" w:rsidR="033717E6">
              <w:rPr>
                <w:lang w:val="pt-PT"/>
              </w:rPr>
              <w:t>/Dubai, UAE</w:t>
            </w:r>
            <w:r>
              <w:br/>
            </w:r>
            <w:r w:rsidRPr="033717E6" w:rsidR="033717E6">
              <w:rPr>
                <w:lang w:val="pt-PT"/>
              </w:rPr>
              <w:t>Porto, Portugal</w:t>
            </w:r>
          </w:p>
        </w:tc>
      </w:tr>
      <w:tr w:rsidRPr="00177DBD" w:rsidR="00D31F1F" w:rsidTr="033717E6" w14:paraId="7B757489"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D31F1F" w:rsidP="00177DBD" w:rsidRDefault="00D31F1F" w14:paraId="3FD46223" w14:textId="77C9A5F1">
            <w:pPr>
              <w:ind w:left="0"/>
              <w:jc w:val="left"/>
              <w:rPr>
                <w:i/>
                <w:color w:val="BFBFBF" w:themeColor="background1" w:themeShade="BF"/>
              </w:rPr>
            </w:pPr>
            <w:r w:rsidRPr="00177DBD">
              <w:rPr>
                <w:i/>
                <w:color w:val="BFBFBF" w:themeColor="background1" w:themeShade="BF"/>
              </w:rPr>
              <w:t>TBC</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D31F1F" w:rsidR="00D31F1F" w:rsidP="00177DBD" w:rsidRDefault="00D31F1F" w14:paraId="51C5B70C" w14:textId="29E546A7">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D31F1F">
              <w:rPr>
                <w:i/>
                <w:color w:val="BFBFBF" w:themeColor="background1" w:themeShade="BF"/>
              </w:rPr>
              <w:t>Geotechnical Engineer</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D31F1F" w:rsidP="00177DBD" w:rsidRDefault="00D31F1F" w14:paraId="290C3B80" w14:textId="41407793">
            <w:pPr>
              <w:ind w:left="0"/>
              <w:jc w:val="center"/>
              <w:cnfStyle w:val="000000100000" w:firstRow="0" w:lastRow="0" w:firstColumn="0" w:lastColumn="0" w:oddVBand="0" w:evenVBand="0" w:oddHBand="1" w:evenHBand="0" w:firstRowFirstColumn="0" w:firstRowLastColumn="0" w:lastRowFirstColumn="0" w:lastRowLastColumn="0"/>
              <w:rPr>
                <w:b/>
                <w:bCs/>
              </w:rPr>
            </w:pPr>
            <w:r w:rsidRPr="00177DBD">
              <w:rPr>
                <w:rFonts w:hint="eastAsia"/>
                <w:iCs/>
                <w:color w:val="BFBFBF" w:themeColor="background1" w:themeShade="BF"/>
              </w:rPr>
              <w:t>[To be appointed]</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D31F1F" w:rsidP="00177DBD" w:rsidRDefault="00D31F1F" w14:paraId="555365CE" w14:textId="77777777">
            <w:pPr>
              <w:ind w:left="0"/>
              <w:jc w:val="center"/>
              <w:cnfStyle w:val="000000100000" w:firstRow="0" w:lastRow="0" w:firstColumn="0" w:lastColumn="0" w:oddVBand="0" w:evenVBand="0" w:oddHBand="1" w:evenHBand="0" w:firstRowFirstColumn="0" w:firstRowLastColumn="0" w:lastRowFirstColumn="0" w:lastRowLastColumn="0"/>
              <w:rPr>
                <w:lang w:val="pt-PT"/>
              </w:rPr>
            </w:pPr>
          </w:p>
        </w:tc>
      </w:tr>
      <w:tr w:rsidRPr="00177DBD" w:rsidR="00E443C5" w:rsidTr="033717E6" w14:paraId="5696A9B1"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00DA3F43" w:rsidRDefault="00E443C5" w14:paraId="42332E4A" w14:textId="77777777">
            <w:pPr>
              <w:ind w:left="0"/>
              <w:jc w:val="left"/>
              <w:rPr>
                <w:i/>
                <w:color w:val="BFBFBF" w:themeColor="background1" w:themeShade="BF"/>
              </w:rPr>
            </w:pPr>
            <w:r w:rsidRPr="00177DBD">
              <w:rPr>
                <w:i/>
                <w:color w:val="BFBFBF" w:themeColor="background1" w:themeShade="BF"/>
              </w:rPr>
              <w:t>TBC</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00DA3F43" w:rsidRDefault="00E443C5" w14:paraId="4083AE4A" w14:textId="77777777">
            <w:pPr>
              <w:ind w:left="0"/>
              <w:jc w:val="left"/>
              <w:cnfStyle w:val="000000000000" w:firstRow="0" w:lastRow="0" w:firstColumn="0" w:lastColumn="0" w:oddVBand="0" w:evenVBand="0" w:oddHBand="0" w:evenHBand="0" w:firstRowFirstColumn="0" w:firstRowLastColumn="0" w:lastRowFirstColumn="0" w:lastRowLastColumn="0"/>
              <w:rPr>
                <w:b/>
                <w:i/>
                <w:color w:val="BFBFBF" w:themeColor="background1" w:themeShade="BF"/>
              </w:rPr>
            </w:pPr>
            <w:r w:rsidRPr="00177DBD">
              <w:rPr>
                <w:i/>
                <w:color w:val="BFBFBF" w:themeColor="background1" w:themeShade="BF"/>
              </w:rPr>
              <w:t>Main Contractor</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00DA3F43" w:rsidRDefault="00E443C5" w14:paraId="16C22BD2" w14:textId="77777777">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177DBD">
              <w:rPr>
                <w:rFonts w:hint="eastAsia"/>
                <w:iCs/>
                <w:color w:val="BFBFBF" w:themeColor="background1" w:themeShade="BF"/>
              </w:rPr>
              <w:t>[To be appointed]</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00DA3F43" w:rsidRDefault="00E443C5" w14:paraId="3217D016" w14:textId="77777777">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Pr="00177DBD" w:rsidR="00E443C5" w:rsidTr="033717E6" w14:paraId="288BE2D9"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tcPr>
          <w:p w:rsidRPr="00177DBD" w:rsidR="00E443C5" w:rsidP="00E443C5" w:rsidRDefault="00E443C5" w14:paraId="1B04DD2A" w14:textId="65DA46D1">
            <w:pPr>
              <w:ind w:left="0"/>
              <w:jc w:val="left"/>
              <w:rPr>
                <w:i/>
                <w:color w:val="BFBFBF" w:themeColor="background1" w:themeShade="BF"/>
              </w:rPr>
            </w:pPr>
            <w:r w:rsidRPr="008E128B">
              <w:rPr>
                <w:i/>
                <w:color w:val="BFBFBF" w:themeColor="background1" w:themeShade="BF"/>
              </w:rPr>
              <w:t>TBC</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24A54DCE" w14:textId="20C38FD4">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E443C5">
              <w:rPr>
                <w:i/>
                <w:color w:val="BFBFBF" w:themeColor="background1" w:themeShade="BF"/>
              </w:rPr>
              <w:t>Waste Management</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00E443C5" w:rsidRDefault="00E443C5" w14:paraId="74A69E7E" w14:textId="4783D497">
            <w:pPr>
              <w:ind w:left="0"/>
              <w:jc w:val="center"/>
              <w:cnfStyle w:val="000000100000" w:firstRow="0" w:lastRow="0" w:firstColumn="0" w:lastColumn="0" w:oddVBand="0" w:evenVBand="0" w:oddHBand="1" w:evenHBand="0" w:firstRowFirstColumn="0" w:firstRowLastColumn="0" w:lastRowFirstColumn="0" w:lastRowLastColumn="0"/>
              <w:rPr>
                <w:b/>
                <w:bCs/>
              </w:rPr>
            </w:pPr>
            <w:r w:rsidRPr="00D57782">
              <w:rPr>
                <w:rFonts w:hint="eastAsia"/>
                <w:iCs/>
                <w:color w:val="BFBFBF" w:themeColor="background1" w:themeShade="BF"/>
              </w:rPr>
              <w:t>[To be appointed]</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00E443C5" w:rsidRDefault="00E443C5" w14:paraId="371B2CA1" w14:textId="77777777">
            <w:pPr>
              <w:ind w:left="0"/>
              <w:jc w:val="center"/>
              <w:cnfStyle w:val="000000100000" w:firstRow="0" w:lastRow="0" w:firstColumn="0" w:lastColumn="0" w:oddVBand="0" w:evenVBand="0" w:oddHBand="1" w:evenHBand="0" w:firstRowFirstColumn="0" w:firstRowLastColumn="0" w:lastRowFirstColumn="0" w:lastRowLastColumn="0"/>
              <w:rPr>
                <w:lang w:val="pt-PT"/>
              </w:rPr>
            </w:pPr>
          </w:p>
        </w:tc>
      </w:tr>
      <w:tr w:rsidRPr="00177DBD" w:rsidR="00E443C5" w:rsidTr="033717E6" w14:paraId="21DCB7F9"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tcPr>
          <w:p w:rsidRPr="00177DBD" w:rsidR="00E443C5" w:rsidP="00E443C5" w:rsidRDefault="00E443C5" w14:paraId="4306F79D" w14:textId="01DBB664">
            <w:pPr>
              <w:ind w:left="0"/>
              <w:jc w:val="left"/>
              <w:rPr>
                <w:i/>
                <w:color w:val="BFBFBF" w:themeColor="background1" w:themeShade="BF"/>
              </w:rPr>
            </w:pPr>
            <w:r w:rsidRPr="008E128B">
              <w:rPr>
                <w:i/>
                <w:color w:val="BFBFBF" w:themeColor="background1" w:themeShade="BF"/>
              </w:rPr>
              <w:t>TBC</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E443C5" w:rsidR="00E443C5" w:rsidP="00E443C5" w:rsidRDefault="00E443C5" w14:paraId="7D562816" w14:textId="2B8A9B7B">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E443C5">
              <w:rPr>
                <w:i/>
                <w:color w:val="BFBFBF" w:themeColor="background1" w:themeShade="BF"/>
              </w:rPr>
              <w:t>Signage and Wayfinding</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00E443C5" w:rsidRDefault="00E443C5" w14:paraId="6D4CBCF7" w14:textId="277F843E">
            <w:pPr>
              <w:ind w:left="0"/>
              <w:jc w:val="center"/>
              <w:cnfStyle w:val="000000000000" w:firstRow="0" w:lastRow="0" w:firstColumn="0" w:lastColumn="0" w:oddVBand="0" w:evenVBand="0" w:oddHBand="0" w:evenHBand="0" w:firstRowFirstColumn="0" w:firstRowLastColumn="0" w:lastRowFirstColumn="0" w:lastRowLastColumn="0"/>
              <w:rPr>
                <w:b/>
                <w:bCs/>
              </w:rPr>
            </w:pPr>
            <w:r w:rsidRPr="00D57782">
              <w:rPr>
                <w:rFonts w:hint="eastAsia"/>
                <w:iCs/>
                <w:color w:val="BFBFBF" w:themeColor="background1" w:themeShade="BF"/>
              </w:rPr>
              <w:t>[To be appointed]</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E443C5" w:rsidP="00E443C5" w:rsidRDefault="00E443C5" w14:paraId="33FA3C01" w14:textId="77777777">
            <w:pPr>
              <w:ind w:left="0"/>
              <w:jc w:val="center"/>
              <w:cnfStyle w:val="000000000000" w:firstRow="0" w:lastRow="0" w:firstColumn="0" w:lastColumn="0" w:oddVBand="0" w:evenVBand="0" w:oddHBand="0" w:evenHBand="0" w:firstRowFirstColumn="0" w:firstRowLastColumn="0" w:lastRowFirstColumn="0" w:lastRowLastColumn="0"/>
              <w:rPr>
                <w:lang w:val="pt-PT"/>
              </w:rPr>
            </w:pPr>
          </w:p>
        </w:tc>
      </w:tr>
      <w:tr w:rsidRPr="00177DBD" w:rsidR="00177DBD" w:rsidTr="033717E6" w14:paraId="0093DE74"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7EF71335" w14:textId="77777777">
            <w:pPr>
              <w:ind w:left="0"/>
              <w:jc w:val="left"/>
              <w:rPr>
                <w:i/>
                <w:color w:val="BFBFBF" w:themeColor="background1" w:themeShade="BF"/>
              </w:rPr>
            </w:pPr>
            <w:r w:rsidRPr="00177DBD">
              <w:rPr>
                <w:i/>
                <w:color w:val="BFBFBF" w:themeColor="background1" w:themeShade="BF"/>
              </w:rPr>
              <w:t>TBC</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67A8D502" w14:textId="77777777">
            <w:pPr>
              <w:ind w:left="0"/>
              <w:jc w:val="left"/>
              <w:cnfStyle w:val="000000100000" w:firstRow="0" w:lastRow="0" w:firstColumn="0" w:lastColumn="0" w:oddVBand="0" w:evenVBand="0" w:oddHBand="1" w:evenHBand="0" w:firstRowFirstColumn="0" w:firstRowLastColumn="0" w:lastRowFirstColumn="0" w:lastRowLastColumn="0"/>
              <w:rPr>
                <w:b/>
                <w:i/>
                <w:color w:val="BFBFBF" w:themeColor="background1" w:themeShade="BF"/>
              </w:rPr>
            </w:pPr>
            <w:r w:rsidRPr="00177DBD">
              <w:rPr>
                <w:i/>
                <w:color w:val="BFBFBF" w:themeColor="background1" w:themeShade="BF"/>
              </w:rPr>
              <w:t>Main Contractor</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53009833" w14:textId="77777777">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177DBD">
              <w:rPr>
                <w:rFonts w:hint="eastAsia"/>
                <w:iCs/>
                <w:color w:val="BFBFBF" w:themeColor="background1" w:themeShade="BF"/>
              </w:rPr>
              <w:t>[To be appointed]</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58DBBAA3" w14:textId="77777777">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Pr="00177DBD" w:rsidR="00177DBD" w:rsidTr="033717E6" w14:paraId="53FE4980" w14:textId="77777777">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43C9B672" w14:textId="77777777">
            <w:pPr>
              <w:ind w:left="0"/>
              <w:jc w:val="left"/>
              <w:rPr>
                <w:i/>
                <w:color w:val="BFBFBF" w:themeColor="background1" w:themeShade="BF"/>
              </w:rPr>
            </w:pPr>
            <w:r w:rsidRPr="00177DBD">
              <w:rPr>
                <w:i/>
                <w:color w:val="BFBFBF" w:themeColor="background1" w:themeShade="BF"/>
              </w:rPr>
              <w:t>TBC</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2C6916FF" w14:textId="77777777">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177DBD">
              <w:rPr>
                <w:i/>
                <w:color w:val="BFBFBF" w:themeColor="background1" w:themeShade="BF"/>
              </w:rPr>
              <w:t>Environmental Consultant</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56A402F0" w14:textId="77777777">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177DBD">
              <w:rPr>
                <w:rFonts w:hint="eastAsia"/>
                <w:iCs/>
                <w:color w:val="BFBFBF" w:themeColor="background1" w:themeShade="BF"/>
              </w:rPr>
              <w:t>[To be appointed]</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6D1183E8" w14:textId="77777777">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Pr="00B340FD" w:rsidR="00177DBD" w:rsidTr="033717E6" w14:paraId="3C0FD4A0"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5D5694D5" w14:textId="77777777">
            <w:pPr>
              <w:ind w:left="0"/>
              <w:jc w:val="left"/>
              <w:rPr>
                <w:i/>
                <w:color w:val="BFBFBF" w:themeColor="background1" w:themeShade="BF"/>
              </w:rPr>
            </w:pPr>
            <w:r w:rsidRPr="00177DBD">
              <w:rPr>
                <w:i/>
                <w:color w:val="BFBFBF" w:themeColor="background1" w:themeShade="BF"/>
              </w:rPr>
              <w:t>TBC</w:t>
            </w:r>
          </w:p>
        </w:tc>
        <w:tc>
          <w:tcPr>
            <w:cnfStyle w:val="000000000000" w:firstRow="0" w:lastRow="0" w:firstColumn="0" w:lastColumn="0" w:oddVBand="0" w:evenVBand="0" w:oddHBand="0" w:evenHBand="0" w:firstRowFirstColumn="0" w:firstRowLastColumn="0" w:lastRowFirstColumn="0" w:lastRowLastColumn="0"/>
            <w:tcW w:w="297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177DBD" w:rsidR="00177DBD" w:rsidP="00177DBD" w:rsidRDefault="00177DBD" w14:paraId="5D988758" w14:textId="77777777">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177DBD">
              <w:rPr>
                <w:i/>
                <w:color w:val="BFBFBF" w:themeColor="background1" w:themeShade="BF"/>
              </w:rPr>
              <w:t>Water Features / Pool</w:t>
            </w:r>
          </w:p>
        </w:tc>
        <w:tc>
          <w:tcPr>
            <w:cnfStyle w:val="000000000000" w:firstRow="0" w:lastRow="0" w:firstColumn="0" w:lastColumn="0" w:oddVBand="0" w:evenVBand="0" w:oddHBand="0" w:evenHBand="0" w:firstRowFirstColumn="0" w:firstRowLastColumn="0" w:lastRowFirstColumn="0" w:lastRowLastColumn="0"/>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B340FD" w:rsidR="00177DBD" w:rsidP="00177DBD" w:rsidRDefault="00177DBD" w14:paraId="3F8D1E40" w14:textId="77777777">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177DBD">
              <w:rPr>
                <w:rFonts w:hint="eastAsia"/>
                <w:iCs/>
                <w:color w:val="BFBFBF" w:themeColor="background1" w:themeShade="BF"/>
              </w:rPr>
              <w:t>[To be appointed]</w:t>
            </w:r>
          </w:p>
        </w:tc>
        <w:tc>
          <w:tcPr>
            <w:cnfStyle w:val="000000000000" w:firstRow="0" w:lastRow="0" w:firstColumn="0" w:lastColumn="0" w:oddVBand="0" w:evenVBand="0" w:oddHBand="0" w:evenHBand="0" w:firstRowFirstColumn="0" w:firstRowLastColumn="0" w:lastRowFirstColumn="0" w:lastRowLastColumn="0"/>
            <w:tcW w:w="21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Mar/>
            <w:vAlign w:val="center"/>
          </w:tcPr>
          <w:p w:rsidRPr="00B340FD" w:rsidR="00177DBD" w:rsidP="00177DBD" w:rsidRDefault="00177DBD" w14:paraId="23CE4A94" w14:textId="77777777">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bookmarkEnd w:id="18"/>
    </w:tbl>
    <w:p w:rsidR="00177DBD" w:rsidP="00D02FA3" w:rsidRDefault="00177DBD" w14:paraId="4D65B50F" w14:textId="55ED47D2"/>
    <w:p w:rsidR="00177DBD" w:rsidRDefault="00177DBD" w14:paraId="0AE92B25" w14:textId="77777777">
      <w:pPr>
        <w:spacing w:line="264" w:lineRule="auto"/>
        <w:ind w:left="0"/>
        <w:jc w:val="left"/>
      </w:pPr>
      <w:r>
        <w:rPr>
          <w:rFonts w:hint="eastAsia"/>
        </w:rPr>
        <w:br w:type="page"/>
      </w:r>
    </w:p>
    <w:p w:rsidR="00B13D77" w:rsidP="00B13D77" w:rsidRDefault="00B13D77" w14:paraId="5ED31EDB" w14:textId="06EBF16E">
      <w:pPr>
        <w:pStyle w:val="Ttulo1"/>
      </w:pPr>
      <w:bookmarkStart w:name="_Toc79671773" w:id="22"/>
      <w:r w:rsidRPr="00B13D77">
        <w:lastRenderedPageBreak/>
        <w:t>EMPLOYER’S INFORMATION REQUIREMENTS</w:t>
      </w:r>
      <w:bookmarkEnd w:id="22"/>
    </w:p>
    <w:p w:rsidR="00B13D77" w:rsidP="00060D81" w:rsidRDefault="00B475C4" w14:paraId="29C0D9C8" w14:textId="7203F26A">
      <w:pPr>
        <w:pStyle w:val="Ttulo2"/>
        <w:numPr>
          <w:ilvl w:val="0"/>
          <w:numId w:val="0"/>
        </w:numPr>
      </w:pPr>
      <w:bookmarkStart w:name="_Strategic_Objectives" w:id="23"/>
      <w:bookmarkStart w:name="_Ref59117445" w:id="24"/>
      <w:bookmarkStart w:name="_Toc79671774" w:id="25"/>
      <w:bookmarkEnd w:id="23"/>
      <w:r>
        <w:t>3.1</w:t>
      </w:r>
      <w:r w:rsidRPr="00B13D77" w:rsidR="00B13D77">
        <w:t>Strategic Objectives</w:t>
      </w:r>
      <w:bookmarkEnd w:id="24"/>
      <w:bookmarkEnd w:id="25"/>
    </w:p>
    <w:p w:rsidR="00B13D77" w:rsidP="00B13D77" w:rsidRDefault="00B13D77" w14:paraId="61BD61B0" w14:textId="764D15F3">
      <w:r>
        <w:t xml:space="preserve">The following Strategic Objectives have been identified by the project which are also in alignment with the EIR: </w:t>
      </w:r>
    </w:p>
    <w:p w:rsidR="00B13D77" w:rsidP="00DF4F70" w:rsidRDefault="00B13D77" w14:paraId="39599353" w14:textId="13784675">
      <w:pPr>
        <w:pStyle w:val="Prrafodelista"/>
        <w:numPr>
          <w:ilvl w:val="0"/>
          <w:numId w:val="17"/>
        </w:numPr>
        <w:spacing w:after="0"/>
      </w:pPr>
      <w:r>
        <w:t>An Integrated Approach</w:t>
      </w:r>
    </w:p>
    <w:p w:rsidR="00B13D77" w:rsidP="00DF4F70" w:rsidRDefault="00B13D77" w14:paraId="3C75B0B1" w14:textId="6AFAE726">
      <w:pPr>
        <w:pStyle w:val="Prrafodelista"/>
        <w:numPr>
          <w:ilvl w:val="0"/>
          <w:numId w:val="17"/>
        </w:numPr>
        <w:spacing w:after="0"/>
      </w:pPr>
      <w:r>
        <w:t xml:space="preserve">Collaboration and Cooperation </w:t>
      </w:r>
    </w:p>
    <w:p w:rsidR="00B13D77" w:rsidP="00DF4F70" w:rsidRDefault="002B790D" w14:paraId="0A085277" w14:textId="2B45542E">
      <w:pPr>
        <w:pStyle w:val="Prrafodelista"/>
        <w:numPr>
          <w:ilvl w:val="0"/>
          <w:numId w:val="17"/>
        </w:numPr>
        <w:spacing w:after="0"/>
      </w:pPr>
      <w:r>
        <w:t>Increased financial visibility, d</w:t>
      </w:r>
      <w:r w:rsidR="00B13D77">
        <w:t xml:space="preserve">ynamic </w:t>
      </w:r>
      <w:r>
        <w:t>c</w:t>
      </w:r>
      <w:r w:rsidR="00B13D77">
        <w:t xml:space="preserve">ost </w:t>
      </w:r>
      <w:r>
        <w:t>m</w:t>
      </w:r>
      <w:r w:rsidR="00B13D77">
        <w:t>odelling</w:t>
      </w:r>
      <w:r>
        <w:t xml:space="preserve">, and reduced cost across the Program </w:t>
      </w:r>
    </w:p>
    <w:p w:rsidR="002B790D" w:rsidP="00DF4F70" w:rsidRDefault="002B790D" w14:paraId="71EBB212" w14:textId="5BF50807">
      <w:pPr>
        <w:pStyle w:val="Prrafodelista"/>
        <w:numPr>
          <w:ilvl w:val="0"/>
          <w:numId w:val="17"/>
        </w:numPr>
        <w:spacing w:after="0"/>
      </w:pPr>
      <w:r w:rsidRPr="00917771">
        <w:t>BIM data at all stages, suited to procurement and asset type with a strong focus on faster decisions</w:t>
      </w:r>
      <w:r>
        <w:t xml:space="preserve"> and actions</w:t>
      </w:r>
    </w:p>
    <w:p w:rsidR="002B790D" w:rsidP="00DF4F70" w:rsidRDefault="002B790D" w14:paraId="6943B2E4" w14:textId="469B729C">
      <w:pPr>
        <w:pStyle w:val="Prrafodelista"/>
        <w:numPr>
          <w:ilvl w:val="0"/>
          <w:numId w:val="17"/>
        </w:numPr>
        <w:spacing w:after="0"/>
      </w:pPr>
      <w:r>
        <w:t>T</w:t>
      </w:r>
      <w:r w:rsidRPr="00917771">
        <w:t>he enabling of Smart functions</w:t>
      </w:r>
      <w:r>
        <w:t xml:space="preserve"> to deliver the best Smart Destination</w:t>
      </w:r>
    </w:p>
    <w:p w:rsidR="00B13D77" w:rsidP="00DF4F70" w:rsidRDefault="00B13D77" w14:paraId="7C5062BD" w14:textId="53A12CE2">
      <w:pPr>
        <w:pStyle w:val="Prrafodelista"/>
        <w:numPr>
          <w:ilvl w:val="0"/>
          <w:numId w:val="17"/>
        </w:numPr>
        <w:spacing w:after="0"/>
      </w:pPr>
      <w:r>
        <w:t>Interoperability</w:t>
      </w:r>
    </w:p>
    <w:p w:rsidR="00B13D77" w:rsidP="00DF4F70" w:rsidRDefault="00B13D77" w14:paraId="32E8DFC0" w14:textId="435238BB">
      <w:pPr>
        <w:pStyle w:val="Prrafodelista"/>
        <w:numPr>
          <w:ilvl w:val="0"/>
          <w:numId w:val="17"/>
        </w:numPr>
        <w:spacing w:after="0"/>
      </w:pPr>
      <w:r>
        <w:t>Minimize project risk</w:t>
      </w:r>
    </w:p>
    <w:p w:rsidR="00B13D77" w:rsidP="00DF4F70" w:rsidRDefault="00B13D77" w14:paraId="2ADCA297" w14:textId="68F49724">
      <w:pPr>
        <w:pStyle w:val="Prrafodelista"/>
        <w:numPr>
          <w:ilvl w:val="0"/>
          <w:numId w:val="17"/>
        </w:numPr>
        <w:spacing w:after="0"/>
      </w:pPr>
      <w:r>
        <w:t>Deliver our projects in the best way, to the highest quality and standards</w:t>
      </w:r>
    </w:p>
    <w:p w:rsidR="00B13D77" w:rsidP="00DF4F70" w:rsidRDefault="00B13D77" w14:paraId="6D564C86" w14:textId="3AB96398">
      <w:pPr>
        <w:pStyle w:val="Prrafodelista"/>
        <w:numPr>
          <w:ilvl w:val="0"/>
          <w:numId w:val="17"/>
        </w:numPr>
        <w:spacing w:after="0"/>
      </w:pPr>
      <w:r>
        <w:t>Optimize coordination of design and construction</w:t>
      </w:r>
    </w:p>
    <w:p w:rsidR="00B13D77" w:rsidP="00DF4F70" w:rsidRDefault="00B13D77" w14:paraId="22C2B06F" w14:textId="3747EA93">
      <w:pPr>
        <w:pStyle w:val="Prrafodelista"/>
        <w:numPr>
          <w:ilvl w:val="0"/>
          <w:numId w:val="17"/>
        </w:numPr>
        <w:spacing w:after="0"/>
      </w:pPr>
      <w:r>
        <w:t>Improve sustainability of delivery and reduce waste</w:t>
      </w:r>
    </w:p>
    <w:p w:rsidR="00B13D77" w:rsidP="00DF4F70" w:rsidRDefault="00B13D77" w14:paraId="21F760A0" w14:textId="4CD9C69E">
      <w:pPr>
        <w:pStyle w:val="Prrafodelista"/>
        <w:numPr>
          <w:ilvl w:val="0"/>
          <w:numId w:val="17"/>
        </w:numPr>
        <w:spacing w:after="0"/>
      </w:pPr>
      <w:r>
        <w:t>Ensuring site teams go home safe everyday</w:t>
      </w:r>
    </w:p>
    <w:p w:rsidR="00B13D77" w:rsidP="00DF4F70" w:rsidRDefault="00B13D77" w14:paraId="5BCCB99A" w14:textId="1D1DFE40">
      <w:pPr>
        <w:pStyle w:val="Prrafodelista"/>
        <w:numPr>
          <w:ilvl w:val="0"/>
          <w:numId w:val="17"/>
        </w:numPr>
        <w:spacing w:after="0"/>
      </w:pPr>
      <w:r>
        <w:t>Engaging with project stakeholders</w:t>
      </w:r>
    </w:p>
    <w:p w:rsidR="00677BC6" w:rsidP="009B3F05" w:rsidRDefault="00677BC6" w14:paraId="755AA3A6" w14:textId="31452020">
      <w:pPr>
        <w:ind w:left="0"/>
      </w:pPr>
    </w:p>
    <w:p w:rsidR="00677BC6" w:rsidP="00060D81" w:rsidRDefault="00B475C4" w14:paraId="43EE392D" w14:textId="734527DA">
      <w:pPr>
        <w:pStyle w:val="Ttulo2"/>
        <w:numPr>
          <w:ilvl w:val="0"/>
          <w:numId w:val="0"/>
        </w:numPr>
      </w:pPr>
      <w:bookmarkStart w:name="_Ref59117462" w:id="26"/>
      <w:bookmarkStart w:name="_Toc79671775" w:id="27"/>
      <w:r>
        <w:t>3.2</w:t>
      </w:r>
      <w:r w:rsidR="00677BC6">
        <w:t>BIM Uses</w:t>
      </w:r>
      <w:bookmarkEnd w:id="26"/>
      <w:bookmarkEnd w:id="27"/>
    </w:p>
    <w:p w:rsidR="00DF3B08" w:rsidP="09E162F8" w:rsidRDefault="09E162F8" w14:paraId="0A5A64B3" w14:textId="6907E9BA">
      <w:r>
        <w:t xml:space="preserve">BIM (both graphical models and non-graphical data) is normally started in engineering but built upon and in collaboration with other departments, suppliers and sub-contractors during the design phase of the project. This information will be consumed by later functions where that data is input into their work processes. Outlined below are the Client suggested BIM Uses as per </w:t>
      </w:r>
      <w:r w:rsidRPr="09E162F8">
        <w:rPr>
          <w:color w:val="AE9142" w:themeColor="accent2"/>
        </w:rPr>
        <w:t xml:space="preserve">Section </w:t>
      </w:r>
      <w:r w:rsidRPr="09E162F8">
        <w:rPr>
          <w:b/>
          <w:bCs/>
          <w:color w:val="AE9142" w:themeColor="accent2"/>
        </w:rPr>
        <w:t>5</w:t>
      </w:r>
      <w:r>
        <w:t xml:space="preserve"> of the </w:t>
      </w:r>
      <w:r w:rsidRPr="09E162F8">
        <w:rPr>
          <w:color w:val="AE9142" w:themeColor="accent2"/>
        </w:rPr>
        <w:t>EIR</w:t>
      </w:r>
      <w:r>
        <w:t xml:space="preserve">. The BIM Uses to be developed at each stage will be the applicable ones </w:t>
      </w:r>
      <w:r w:rsidRPr="09E162F8">
        <w:rPr>
          <w:i/>
          <w:iCs/>
        </w:rPr>
        <w:t xml:space="preserve">(some BIM Uses are Construction only). </w:t>
      </w:r>
    </w:p>
    <w:p w:rsidR="00DF3B08" w:rsidP="09E162F8" w:rsidRDefault="09E162F8" w14:paraId="768C92A5" w14:textId="3E158998">
      <w:pPr>
        <w:rPr>
          <w:rFonts w:ascii="Segoe UI" w:hAnsi="Segoe UI" w:eastAsia="Segoe UI" w:cs="Segoe UI"/>
          <w:color w:val="AE9142" w:themeColor="accent2"/>
          <w:szCs w:val="18"/>
        </w:rPr>
      </w:pPr>
      <w:r w:rsidRPr="09E162F8">
        <w:rPr>
          <w:szCs w:val="18"/>
        </w:rPr>
        <w:t>For a more detailed information on the BIM Uses, please refer to</w:t>
      </w:r>
      <w:r w:rsidRPr="09E162F8">
        <w:rPr>
          <w:rFonts w:ascii="Segoe UI" w:hAnsi="Segoe UI" w:eastAsia="Segoe UI" w:cs="Segoe UI"/>
          <w:color w:val="000000"/>
          <w:szCs w:val="18"/>
        </w:rPr>
        <w:t xml:space="preserve"> </w:t>
      </w:r>
      <w:r w:rsidRPr="09E162F8">
        <w:rPr>
          <w:rFonts w:ascii="Segoe UI" w:hAnsi="Segoe UI" w:eastAsia="Segoe UI" w:cs="Segoe UI"/>
          <w:color w:val="AE9142" w:themeColor="accent2"/>
          <w:szCs w:val="18"/>
        </w:rPr>
        <w:t>[BIM Uses Matrix] (Appendix K)</w:t>
      </w:r>
    </w:p>
    <w:p w:rsidRPr="0027353F" w:rsidR="00641CEF" w:rsidP="09E162F8" w:rsidRDefault="09E162F8" w14:paraId="6E551F69" w14:textId="153CF4D1">
      <w:pPr>
        <w:pStyle w:val="Prrafodelista"/>
        <w:ind w:left="2160"/>
        <w:jc w:val="left"/>
        <w:rPr>
          <w:rFonts w:asciiTheme="majorHAnsi" w:hAnsiTheme="majorHAnsi" w:eastAsiaTheme="majorEastAsia" w:cstheme="majorBidi"/>
          <w:color w:val="AE9142" w:themeColor="accent1"/>
          <w:sz w:val="28"/>
          <w:szCs w:val="28"/>
        </w:rPr>
      </w:pPr>
      <w:r>
        <w:t xml:space="preserve"> </w:t>
      </w:r>
      <w:r w:rsidR="00EF4220">
        <w:br w:type="page"/>
      </w:r>
    </w:p>
    <w:p w:rsidR="00DF3B08" w:rsidP="00DF3B08" w:rsidRDefault="00DF3B08" w14:paraId="0786C775" w14:textId="36582375">
      <w:pPr>
        <w:pStyle w:val="Ttulo1"/>
      </w:pPr>
      <w:bookmarkStart w:name="_Toc79671776" w:id="28"/>
      <w:r>
        <w:lastRenderedPageBreak/>
        <w:t>MANAGEMENT</w:t>
      </w:r>
      <w:bookmarkEnd w:id="28"/>
    </w:p>
    <w:p w:rsidR="00B640A1" w:rsidP="00060D81" w:rsidRDefault="00F71CF5" w14:paraId="5F9B3086" w14:textId="1A87E447">
      <w:pPr>
        <w:pStyle w:val="Ttulo2"/>
        <w:numPr>
          <w:ilvl w:val="0"/>
          <w:numId w:val="0"/>
        </w:numPr>
      </w:pPr>
      <w:bookmarkStart w:name="_Roles_and_Responsibilities" w:id="29"/>
      <w:bookmarkStart w:name="_Toc49539902" w:id="30"/>
      <w:bookmarkStart w:name="_Ref59117563" w:id="31"/>
      <w:bookmarkStart w:name="_Toc79671777" w:id="32"/>
      <w:bookmarkEnd w:id="29"/>
      <w:r>
        <w:t>4.1</w:t>
      </w:r>
      <w:r w:rsidR="00B640A1">
        <w:t xml:space="preserve">Roles and Responsibilities </w:t>
      </w:r>
      <w:r w:rsidRPr="00326505" w:rsidR="00B640A1">
        <w:rPr>
          <w:i/>
          <w:iCs/>
        </w:rPr>
        <w:t>(functions)</w:t>
      </w:r>
      <w:bookmarkEnd w:id="30"/>
      <w:bookmarkEnd w:id="31"/>
      <w:bookmarkEnd w:id="32"/>
      <w:r w:rsidRPr="00326505" w:rsidR="00B640A1">
        <w:rPr>
          <w:i/>
          <w:iCs/>
        </w:rPr>
        <w:t xml:space="preserve"> </w:t>
      </w:r>
    </w:p>
    <w:p w:rsidR="00B640A1" w:rsidP="00B640A1" w:rsidRDefault="00B640A1" w14:paraId="5FA15B72" w14:textId="77777777">
      <w:r w:rsidRPr="00DF3B08">
        <w:t>The roles shall not be confused with the job titles of the individuals, which can differ from company to company. The important factors are the ownership, responsibility and authority.</w:t>
      </w:r>
    </w:p>
    <w:p w:rsidR="00B640A1" w:rsidP="00B640A1" w:rsidRDefault="00B640A1" w14:paraId="4C3E0B4A" w14:textId="1760190F">
      <w:r>
        <w:t xml:space="preserve">All parties with design responsibilities are to engage in BIM collaborative working environment for the benefit of the </w:t>
      </w:r>
      <w:r w:rsidR="003A5891">
        <w:t>project, and</w:t>
      </w:r>
      <w:r>
        <w:t xml:space="preserve"> to align themselves with the guidance set out in this document. </w:t>
      </w:r>
    </w:p>
    <w:p w:rsidR="00B640A1" w:rsidP="00B640A1" w:rsidRDefault="00B640A1" w14:paraId="0343FEC9" w14:textId="77777777">
      <w:pPr>
        <w:spacing w:after="0"/>
      </w:pPr>
    </w:p>
    <w:p w:rsidR="00B640A1" w:rsidP="00B640A1" w:rsidRDefault="00B640A1" w14:paraId="629223E2" w14:textId="77777777">
      <w:r>
        <w:t xml:space="preserve">For all organizations with design responsibility, BIM duties will include: </w:t>
      </w:r>
    </w:p>
    <w:p w:rsidRPr="00891A79" w:rsidR="00B640A1" w:rsidP="00DF4F70" w:rsidRDefault="00B640A1" w14:paraId="1B777E28" w14:textId="77777777">
      <w:pPr>
        <w:pStyle w:val="Prrafodelista"/>
        <w:numPr>
          <w:ilvl w:val="0"/>
          <w:numId w:val="18"/>
        </w:numPr>
        <w:spacing w:after="0"/>
        <w:ind w:left="1080"/>
      </w:pPr>
      <w:r w:rsidRPr="00891A79">
        <w:t>Producing coordinated designs</w:t>
      </w:r>
    </w:p>
    <w:p w:rsidRPr="00891A79" w:rsidR="00B640A1" w:rsidP="00DF4F70" w:rsidRDefault="00B640A1" w14:paraId="522F81F9" w14:textId="77777777">
      <w:pPr>
        <w:pStyle w:val="Prrafodelista"/>
        <w:numPr>
          <w:ilvl w:val="0"/>
          <w:numId w:val="18"/>
        </w:numPr>
        <w:spacing w:after="0"/>
        <w:ind w:left="1080"/>
      </w:pPr>
      <w:r w:rsidRPr="00891A79">
        <w:t>Producing 3D design models with embedded information in line with the information and protocols set out in the BEP</w:t>
      </w:r>
    </w:p>
    <w:p w:rsidRPr="00891A79" w:rsidR="00B640A1" w:rsidP="00DF4F70" w:rsidRDefault="00B640A1" w14:paraId="039A0534" w14:textId="77777777">
      <w:pPr>
        <w:pStyle w:val="Prrafodelista"/>
        <w:numPr>
          <w:ilvl w:val="0"/>
          <w:numId w:val="18"/>
        </w:numPr>
        <w:spacing w:after="0"/>
        <w:ind w:left="1080"/>
      </w:pPr>
      <w:r w:rsidRPr="00891A79">
        <w:t>Production of 2D drawings derived from the 3D models in accordance with contract scope</w:t>
      </w:r>
    </w:p>
    <w:p w:rsidRPr="00891A79" w:rsidR="00B640A1" w:rsidP="00DF4F70" w:rsidRDefault="00B640A1" w14:paraId="46C643E7" w14:textId="77777777">
      <w:pPr>
        <w:pStyle w:val="Prrafodelista"/>
        <w:numPr>
          <w:ilvl w:val="0"/>
          <w:numId w:val="18"/>
        </w:numPr>
        <w:spacing w:after="0"/>
        <w:ind w:left="1080"/>
      </w:pPr>
      <w:r w:rsidRPr="00891A79">
        <w:t>Regular reviews of the BEP and feedback on amendments as required for specific project needs</w:t>
      </w:r>
    </w:p>
    <w:p w:rsidRPr="00891A79" w:rsidR="00B640A1" w:rsidP="00DF4F70" w:rsidRDefault="00B640A1" w14:paraId="3F27CE9C" w14:textId="77777777">
      <w:pPr>
        <w:pStyle w:val="Prrafodelista"/>
        <w:numPr>
          <w:ilvl w:val="0"/>
          <w:numId w:val="18"/>
        </w:numPr>
        <w:spacing w:after="0"/>
        <w:ind w:left="1080"/>
      </w:pPr>
      <w:r>
        <w:t xml:space="preserve">Weekly </w:t>
      </w:r>
      <w:r w:rsidRPr="00891A79">
        <w:t xml:space="preserve">shared model </w:t>
      </w:r>
      <w:r>
        <w:t xml:space="preserve">with full set of coordination views </w:t>
      </w:r>
      <w:r w:rsidRPr="00891A79">
        <w:t>uploaded to the CDE</w:t>
      </w:r>
      <w:r>
        <w:t xml:space="preserve"> (BIM 360) in accordance with the EIR</w:t>
      </w:r>
    </w:p>
    <w:p w:rsidRPr="00891A79" w:rsidR="00B640A1" w:rsidP="00DF4F70" w:rsidRDefault="00B640A1" w14:paraId="752DFA67" w14:textId="77777777">
      <w:pPr>
        <w:pStyle w:val="Prrafodelista"/>
        <w:numPr>
          <w:ilvl w:val="0"/>
          <w:numId w:val="18"/>
        </w:numPr>
        <w:spacing w:after="0"/>
        <w:ind w:left="1080"/>
      </w:pPr>
      <w:r w:rsidRPr="00891A79">
        <w:t>Feedback to lead designer any design coordination issues and action relevant issues in a timely manner</w:t>
      </w:r>
    </w:p>
    <w:p w:rsidR="00B640A1" w:rsidP="00DF4F70" w:rsidRDefault="00B640A1" w14:paraId="7FEC4969" w14:textId="77777777">
      <w:pPr>
        <w:pStyle w:val="Prrafodelista"/>
        <w:numPr>
          <w:ilvl w:val="0"/>
          <w:numId w:val="18"/>
        </w:numPr>
        <w:spacing w:after="0"/>
        <w:ind w:left="1080"/>
      </w:pPr>
      <w:r w:rsidRPr="00891A79">
        <w:t xml:space="preserve">Attend regular BIM supported design coordination meetings </w:t>
      </w:r>
    </w:p>
    <w:p w:rsidRPr="00655E9A" w:rsidR="00B640A1" w:rsidP="00DF4F70" w:rsidRDefault="00B640A1" w14:paraId="26C9350F" w14:textId="77777777">
      <w:pPr>
        <w:pStyle w:val="Prrafodelista"/>
        <w:numPr>
          <w:ilvl w:val="0"/>
          <w:numId w:val="18"/>
        </w:numPr>
        <w:spacing w:after="0"/>
        <w:ind w:left="1080"/>
      </w:pPr>
      <w:r w:rsidRPr="00655E9A">
        <w:rPr>
          <w:szCs w:val="18"/>
        </w:rPr>
        <w:t>Employ all the necessary IT infrastructure (software &amp; hardware)</w:t>
      </w:r>
    </w:p>
    <w:p w:rsidRPr="00655E9A" w:rsidR="00B640A1" w:rsidP="00DF4F70" w:rsidRDefault="00B640A1" w14:paraId="10055A4B" w14:textId="77777777">
      <w:pPr>
        <w:pStyle w:val="Prrafodelista"/>
        <w:numPr>
          <w:ilvl w:val="0"/>
          <w:numId w:val="18"/>
        </w:numPr>
        <w:spacing w:after="0"/>
        <w:ind w:left="1080"/>
      </w:pPr>
      <w:r w:rsidRPr="00655E9A">
        <w:rPr>
          <w:szCs w:val="18"/>
        </w:rPr>
        <w:t xml:space="preserve">The 3D Design Models will comply with all the mandatory BIM uses stipulated by the Appointing Party </w:t>
      </w:r>
      <w:r w:rsidRPr="00655E9A">
        <w:rPr>
          <w:i/>
          <w:iCs/>
          <w:szCs w:val="18"/>
        </w:rPr>
        <w:t>(Costing Information, BIM &amp; Sustainability Evaluation, Visualization, Construction Systems &amp; Prefabrications)</w:t>
      </w:r>
    </w:p>
    <w:p w:rsidRPr="00655E9A" w:rsidR="00B640A1" w:rsidP="00DF4F70" w:rsidRDefault="00B640A1" w14:paraId="38659A8E" w14:textId="77777777">
      <w:pPr>
        <w:pStyle w:val="Prrafodelista"/>
        <w:numPr>
          <w:ilvl w:val="0"/>
          <w:numId w:val="18"/>
        </w:numPr>
        <w:spacing w:after="0"/>
        <w:ind w:left="1080"/>
      </w:pPr>
      <w:r w:rsidRPr="00655E9A">
        <w:rPr>
          <w:szCs w:val="18"/>
        </w:rPr>
        <w:t>BIM project deliverables (models and any associated information) according to the specifications and the agreed standards, in accordance to the project delivery schedule and the procedures set forth in place by the Appointing Party utilizing the Appointing Party’s CDE.</w:t>
      </w:r>
    </w:p>
    <w:p w:rsidRPr="00891A79" w:rsidR="00B640A1" w:rsidP="00B640A1" w:rsidRDefault="00B640A1" w14:paraId="2CE712FA" w14:textId="77777777">
      <w:pPr>
        <w:pStyle w:val="Prrafodelista"/>
        <w:spacing w:after="0"/>
        <w:ind w:left="1080"/>
      </w:pPr>
    </w:p>
    <w:p w:rsidR="00B640A1" w:rsidP="00B640A1" w:rsidRDefault="00B640A1" w14:paraId="37CFCF0C" w14:textId="77777777">
      <w:pPr>
        <w:spacing w:after="0"/>
        <w:rPr>
          <w:bCs/>
          <w:i/>
          <w:iCs/>
        </w:rPr>
      </w:pPr>
      <w:r>
        <w:rPr>
          <w:b/>
        </w:rPr>
        <w:t xml:space="preserve">Project Information Manager </w:t>
      </w:r>
      <w:r w:rsidRPr="00846E07">
        <w:rPr>
          <w:bCs/>
          <w:i/>
          <w:iCs/>
        </w:rPr>
        <w:t>(Appointing Party)</w:t>
      </w:r>
    </w:p>
    <w:p w:rsidR="00B640A1" w:rsidP="00B640A1" w:rsidRDefault="00B640A1" w14:paraId="3A46CB1D" w14:textId="77777777">
      <w:pPr>
        <w:spacing w:after="0"/>
        <w:rPr>
          <w:b/>
        </w:rPr>
      </w:pPr>
    </w:p>
    <w:p w:rsidRPr="003047EE" w:rsidR="00B640A1" w:rsidP="00BE7895" w:rsidRDefault="00B640A1" w14:paraId="48EAE383" w14:textId="1CC5809B">
      <w:r w:rsidRPr="003047EE">
        <w:t>The Project Information Manager function will be assigned to one or more individuals from the Appointing Party’s staff.</w:t>
      </w:r>
      <w:r w:rsidRPr="003047EE">
        <w:rPr>
          <w:rFonts w:ascii="Cambria" w:hAnsi="Cambria" w:cs="Cambria"/>
          <w:sz w:val="22"/>
          <w:szCs w:val="22"/>
          <w:lang w:val="en-GB"/>
        </w:rPr>
        <w:t xml:space="preserve"> </w:t>
      </w:r>
      <w:r w:rsidRPr="003047EE">
        <w:t>Project information management function involves leadership in establishing the project’s information standards and models production requirement</w:t>
      </w:r>
      <w:r w:rsidRPr="003047EE">
        <w:rPr>
          <w:rFonts w:hint="eastAsia"/>
        </w:rPr>
        <w:t>s</w:t>
      </w:r>
      <w:r>
        <w:t>,</w:t>
      </w:r>
      <w:r w:rsidRPr="003047EE">
        <w:t xml:space="preserve"> the production methods and procedures.</w:t>
      </w:r>
    </w:p>
    <w:p w:rsidR="00B640A1" w:rsidP="00B640A1" w:rsidRDefault="00B640A1" w14:paraId="7626F978" w14:textId="77777777">
      <w:pPr>
        <w:spacing w:after="0"/>
      </w:pPr>
    </w:p>
    <w:p w:rsidR="00B640A1" w:rsidP="00B640A1" w:rsidRDefault="00B640A1" w14:paraId="503D6B7A" w14:textId="77777777">
      <w:pPr>
        <w:spacing w:after="0"/>
        <w:rPr>
          <w:bCs/>
          <w:i/>
          <w:iCs/>
        </w:rPr>
      </w:pPr>
      <w:r w:rsidRPr="00703CE6">
        <w:rPr>
          <w:b/>
        </w:rPr>
        <w:t>Information Manager</w:t>
      </w:r>
      <w:r>
        <w:rPr>
          <w:b/>
        </w:rPr>
        <w:t xml:space="preserve"> </w:t>
      </w:r>
      <w:r w:rsidRPr="00846E07">
        <w:rPr>
          <w:bCs/>
          <w:i/>
          <w:iCs/>
        </w:rPr>
        <w:t>(Appointing Party)</w:t>
      </w:r>
    </w:p>
    <w:p w:rsidRPr="00703CE6" w:rsidR="00B640A1" w:rsidP="00B640A1" w:rsidRDefault="00B640A1" w14:paraId="5F50FCF6" w14:textId="77777777">
      <w:pPr>
        <w:spacing w:after="0"/>
        <w:rPr>
          <w:b/>
        </w:rPr>
      </w:pPr>
    </w:p>
    <w:p w:rsidRPr="003047EE" w:rsidR="00B640A1" w:rsidP="00BE7895" w:rsidRDefault="00B640A1" w14:paraId="41055ACF" w14:textId="77777777">
      <w:r w:rsidRPr="003047EE">
        <w:t>Not to be confused with the Project Information Manager; the Information Manager will be a client appointed role to manage data within the Common Data Environment. He will typically be part of a wider appointment, for instance, part of the design team.</w:t>
      </w:r>
    </w:p>
    <w:p w:rsidRPr="002E4C46" w:rsidR="00B640A1" w:rsidP="00B640A1" w:rsidRDefault="00B640A1" w14:paraId="05799131" w14:textId="77777777">
      <w:pPr>
        <w:spacing w:after="0"/>
        <w:ind w:left="0"/>
        <w:rPr>
          <w:i/>
          <w:iCs/>
        </w:rPr>
      </w:pPr>
    </w:p>
    <w:p w:rsidRPr="008D5C53" w:rsidR="00B640A1" w:rsidP="00B640A1" w:rsidRDefault="00B640A1" w14:paraId="23C3BE0C" w14:textId="77777777">
      <w:pPr>
        <w:spacing w:after="0"/>
      </w:pPr>
      <w:r>
        <w:t>Responsibilitie</w:t>
      </w:r>
      <w:r>
        <w:rPr>
          <w:rFonts w:hint="eastAsia"/>
        </w:rPr>
        <w:t>s</w:t>
      </w:r>
      <w:r>
        <w:t xml:space="preserve">: CDE – Aconex &amp; BIM 360 </w:t>
      </w:r>
    </w:p>
    <w:p w:rsidRPr="00DF472C" w:rsidR="00B640A1" w:rsidP="00B640A1" w:rsidRDefault="00B640A1" w14:paraId="275EA382" w14:textId="77777777">
      <w:pPr>
        <w:spacing w:after="0"/>
      </w:pPr>
    </w:p>
    <w:p w:rsidR="00B640A1" w:rsidP="00B640A1" w:rsidRDefault="00B640A1" w14:paraId="74B38133" w14:textId="77777777">
      <w:pPr>
        <w:spacing w:after="0"/>
        <w:rPr>
          <w:b/>
        </w:rPr>
      </w:pPr>
      <w:r>
        <w:rPr>
          <w:b/>
        </w:rPr>
        <w:t xml:space="preserve">Task Information Manger – Lead </w:t>
      </w:r>
      <w:r w:rsidRPr="00281337">
        <w:rPr>
          <w:bCs/>
          <w:i/>
          <w:iCs/>
        </w:rPr>
        <w:t>(Lead</w:t>
      </w:r>
      <w:r>
        <w:rPr>
          <w:bCs/>
          <w:i/>
          <w:iCs/>
        </w:rPr>
        <w:t xml:space="preserve"> A</w:t>
      </w:r>
      <w:r w:rsidRPr="00281337">
        <w:rPr>
          <w:bCs/>
          <w:i/>
          <w:iCs/>
        </w:rPr>
        <w:t>ppointed Party)</w:t>
      </w:r>
    </w:p>
    <w:p w:rsidR="00B640A1" w:rsidP="00B640A1" w:rsidRDefault="00B640A1" w14:paraId="25706C9A" w14:textId="77777777">
      <w:pPr>
        <w:spacing w:after="0"/>
        <w:rPr>
          <w:b/>
        </w:rPr>
      </w:pPr>
    </w:p>
    <w:p w:rsidRPr="004D3FA1" w:rsidR="00B640A1" w:rsidP="00BE7895" w:rsidRDefault="00B640A1" w14:paraId="65031926" w14:textId="77777777">
      <w:r w:rsidRPr="004D3FA1">
        <w:t xml:space="preserve">The Task Information Manager - Lead will be the primary point of contact who shall help define the BIM/Information strategy and act as primary liaison between all other project Task Teams on any BIM related issues. </w:t>
      </w:r>
    </w:p>
    <w:p w:rsidRPr="004D3FA1" w:rsidR="00B640A1" w:rsidP="00BE7895" w:rsidRDefault="00B640A1" w14:paraId="42E8B267" w14:textId="77777777">
      <w:r w:rsidRPr="004D3FA1">
        <w:t xml:space="preserve">The Task Information Manager - Lead shall liaise with the other design consultants as part of the same asset and determine the model configuration and advise consultants of the initial model setup and strategy that will define Project Information such as model origin, orientation, project level datum and units. He will instead methods and procedures for model coordination purposes and models quality controls. </w:t>
      </w:r>
    </w:p>
    <w:p w:rsidR="00B640A1" w:rsidP="00B640A1" w:rsidRDefault="00B640A1" w14:paraId="7410ECF6" w14:textId="77777777">
      <w:pPr>
        <w:spacing w:after="0"/>
        <w:ind w:left="0"/>
      </w:pPr>
    </w:p>
    <w:p w:rsidRPr="00D23134" w:rsidR="00B640A1" w:rsidP="00BE7895" w:rsidRDefault="00B640A1" w14:paraId="485F8783" w14:textId="77777777">
      <w:pPr>
        <w:rPr>
          <w:i/>
          <w:iCs/>
        </w:rPr>
      </w:pPr>
      <w:r w:rsidRPr="00D23134">
        <w:rPr>
          <w:i/>
          <w:iCs/>
        </w:rPr>
        <w:t>Notes:</w:t>
      </w:r>
    </w:p>
    <w:p w:rsidRPr="00D23134" w:rsidR="00B640A1" w:rsidP="00B640A1" w:rsidRDefault="00B640A1" w14:paraId="13DE8708" w14:textId="77777777">
      <w:pPr>
        <w:spacing w:after="0"/>
        <w:ind w:left="0"/>
        <w:rPr>
          <w:i/>
          <w:iCs/>
        </w:rPr>
      </w:pPr>
    </w:p>
    <w:p w:rsidR="00B640A1" w:rsidP="00BE7895" w:rsidRDefault="568BD4F6" w14:paraId="5AEEFA99" w14:textId="6531AC6F">
      <w:pPr>
        <w:rPr>
          <w:i/>
          <w:iCs/>
        </w:rPr>
      </w:pPr>
      <w:r w:rsidRPr="568BD4F6">
        <w:rPr>
          <w:i/>
          <w:iCs/>
        </w:rPr>
        <w:t xml:space="preserve">The Task Information Manager – Lead (Lead Appointed Party) is in no direct contract agreement with any of the other consultants on this project. Having said that, if any matters will arise related to fulfilling this function tasks that are </w:t>
      </w:r>
      <w:r w:rsidRPr="568BD4F6">
        <w:rPr>
          <w:i/>
          <w:iCs/>
        </w:rPr>
        <w:lastRenderedPageBreak/>
        <w:t xml:space="preserve">conditioned by the contribution of other consultants the Task Information Manger - Lead (Lead Appointed Party) will inform the Project Information Manger (Appointing Party) which is expecting to mitigate and provide a resolution on a reasonable time. </w:t>
      </w:r>
    </w:p>
    <w:p w:rsidR="00B640A1" w:rsidP="00B640A1" w:rsidRDefault="00B640A1" w14:paraId="1D109E5E" w14:textId="77777777">
      <w:pPr>
        <w:spacing w:after="0"/>
        <w:ind w:left="0"/>
        <w:rPr>
          <w:i/>
          <w:iCs/>
        </w:rPr>
      </w:pPr>
    </w:p>
    <w:p w:rsidRPr="00E17E40" w:rsidR="00B640A1" w:rsidP="00B640A1" w:rsidRDefault="00B640A1" w14:paraId="21984D5F" w14:textId="77777777">
      <w:pPr>
        <w:spacing w:after="0"/>
      </w:pPr>
    </w:p>
    <w:p w:rsidR="00B640A1" w:rsidP="00B640A1" w:rsidRDefault="00B640A1" w14:paraId="6ADD0B74" w14:textId="77777777">
      <w:pPr>
        <w:spacing w:after="0"/>
        <w:rPr>
          <w:bCs/>
          <w:i/>
          <w:iCs/>
        </w:rPr>
      </w:pPr>
      <w:r>
        <w:rPr>
          <w:b/>
        </w:rPr>
        <w:t xml:space="preserve">Task Information Manger </w:t>
      </w:r>
      <w:r w:rsidRPr="0060746B">
        <w:rPr>
          <w:bCs/>
          <w:i/>
          <w:iCs/>
        </w:rPr>
        <w:t>(</w:t>
      </w:r>
      <w:r>
        <w:rPr>
          <w:bCs/>
          <w:i/>
          <w:iCs/>
        </w:rPr>
        <w:t>A</w:t>
      </w:r>
      <w:r w:rsidRPr="0060746B">
        <w:rPr>
          <w:bCs/>
          <w:i/>
          <w:iCs/>
        </w:rPr>
        <w:t>ppointed Party)</w:t>
      </w:r>
    </w:p>
    <w:p w:rsidRPr="00703CE6" w:rsidR="00B640A1" w:rsidP="00B640A1" w:rsidRDefault="00B640A1" w14:paraId="3D0D4818" w14:textId="77777777">
      <w:pPr>
        <w:spacing w:after="0"/>
        <w:rPr>
          <w:b/>
        </w:rPr>
      </w:pPr>
    </w:p>
    <w:p w:rsidRPr="004D3FA1" w:rsidR="00B640A1" w:rsidP="00B640A1" w:rsidRDefault="03FCF3AE" w14:paraId="41938A60" w14:textId="32720B2D">
      <w:pPr>
        <w:spacing w:after="0"/>
      </w:pPr>
      <w:r>
        <w:t xml:space="preserve">The Task Information Manager will be the primary point of contact at a Task Team level and will liaise directly with the Task Information Manager – Lead and the Project Information Manager (Appointing Party) to successfully implement the production of the BIM goals and </w:t>
      </w:r>
      <w:r w:rsidR="00EE2E79">
        <w:t>responsibilities, in</w:t>
      </w:r>
      <w:r>
        <w:t xml:space="preserve"> compliance with the project requirements following the standards, methods and procedures and using agreed system at an asset level.     </w:t>
      </w:r>
    </w:p>
    <w:p w:rsidR="00B640A1" w:rsidP="00B640A1" w:rsidRDefault="00B640A1" w14:paraId="54304D8E" w14:textId="77777777">
      <w:pPr>
        <w:ind w:left="0"/>
      </w:pPr>
    </w:p>
    <w:p w:rsidR="00B640A1" w:rsidP="00B640A1" w:rsidRDefault="00B640A1" w14:paraId="5C1C21C4" w14:textId="77777777">
      <w:pPr>
        <w:spacing w:after="0"/>
        <w:rPr>
          <w:bCs/>
          <w:i/>
          <w:iCs/>
        </w:rPr>
      </w:pPr>
      <w:r w:rsidRPr="00703CE6">
        <w:rPr>
          <w:b/>
        </w:rPr>
        <w:t>In</w:t>
      </w:r>
      <w:r>
        <w:rPr>
          <w:b/>
        </w:rPr>
        <w:t>terface</w:t>
      </w:r>
      <w:r w:rsidRPr="00703CE6">
        <w:rPr>
          <w:b/>
        </w:rPr>
        <w:t xml:space="preserve"> Manager</w:t>
      </w:r>
      <w:r>
        <w:rPr>
          <w:b/>
        </w:rPr>
        <w:t xml:space="preserve"> </w:t>
      </w:r>
      <w:r w:rsidRPr="00281337">
        <w:rPr>
          <w:bCs/>
          <w:i/>
          <w:iCs/>
        </w:rPr>
        <w:t xml:space="preserve">(Lead </w:t>
      </w:r>
      <w:r>
        <w:rPr>
          <w:bCs/>
          <w:i/>
          <w:iCs/>
        </w:rPr>
        <w:t>A</w:t>
      </w:r>
      <w:r w:rsidRPr="00281337">
        <w:rPr>
          <w:bCs/>
          <w:i/>
          <w:iCs/>
        </w:rPr>
        <w:t>ppointed Party</w:t>
      </w:r>
      <w:r>
        <w:rPr>
          <w:bCs/>
          <w:i/>
          <w:iCs/>
        </w:rPr>
        <w:t xml:space="preserve"> &amp; Appointing Party</w:t>
      </w:r>
      <w:r w:rsidRPr="00281337">
        <w:rPr>
          <w:bCs/>
          <w:i/>
          <w:iCs/>
        </w:rPr>
        <w:t>)</w:t>
      </w:r>
    </w:p>
    <w:p w:rsidRPr="00703CE6" w:rsidR="00B640A1" w:rsidP="00B640A1" w:rsidRDefault="00B640A1" w14:paraId="3E484C99" w14:textId="77777777">
      <w:pPr>
        <w:spacing w:after="0"/>
        <w:rPr>
          <w:b/>
        </w:rPr>
      </w:pPr>
    </w:p>
    <w:p w:rsidR="00B640A1" w:rsidP="00B640A1" w:rsidRDefault="00B640A1" w14:paraId="76AF4EBD" w14:textId="77777777">
      <w:r w:rsidRPr="004D3FA1">
        <w:t>The Interface Manager will manage the spatial coordination process during coordination meeting and will propose resolutions to coordinate clashes (design clashes and modeling clashes). The role of the Interface Manager can be a join</w:t>
      </w:r>
      <w:r w:rsidRPr="004D3FA1">
        <w:rPr>
          <w:rFonts w:hint="eastAsia"/>
        </w:rPr>
        <w:t>t</w:t>
      </w:r>
      <w:r w:rsidRPr="004D3FA1">
        <w:t xml:space="preserve"> venture between a BIM designated individual and / or lead deign discipline. </w:t>
      </w:r>
    </w:p>
    <w:p w:rsidRPr="004D3FA1" w:rsidR="00B640A1" w:rsidP="00B640A1" w:rsidRDefault="00B640A1" w14:paraId="3E6C9B9A" w14:textId="77777777"/>
    <w:p w:rsidRPr="000F6B61" w:rsidR="00B640A1" w:rsidP="00BE7895" w:rsidRDefault="09E162F8" w14:paraId="679A2EFF" w14:textId="473A99C5">
      <w:pPr>
        <w:rPr>
          <w:rFonts w:ascii="Segoe UI" w:hAnsi="Segoe UI" w:eastAsia="Segoe UI" w:cs="Segoe UI"/>
          <w:color w:val="AE9142" w:themeColor="accent1"/>
          <w:szCs w:val="18"/>
        </w:rPr>
      </w:pPr>
      <w:r>
        <w:t xml:space="preserve">For detailed information on the responsibilities related to BIM that are assigned to each member of the team, please refer to </w:t>
      </w:r>
      <w:r w:rsidRPr="00531E77">
        <w:rPr>
          <w:rFonts w:ascii="Segoe UI" w:hAnsi="Segoe UI" w:eastAsia="Segoe UI" w:cs="Segoe UI"/>
          <w:color w:val="AE9142" w:themeColor="accent2"/>
          <w:szCs w:val="18"/>
        </w:rPr>
        <w:t xml:space="preserve">[BIM </w:t>
      </w:r>
      <w:r w:rsidRPr="00531E77" w:rsidR="00BE7895">
        <w:rPr>
          <w:rFonts w:ascii="Segoe UI" w:hAnsi="Segoe UI" w:eastAsia="Segoe UI" w:cs="Segoe UI"/>
          <w:color w:val="AE9142" w:themeColor="accent2"/>
          <w:szCs w:val="18"/>
        </w:rPr>
        <w:t>Responsibility</w:t>
      </w:r>
      <w:r w:rsidRPr="00531E77">
        <w:rPr>
          <w:rFonts w:ascii="Segoe UI" w:hAnsi="Segoe UI" w:eastAsia="Segoe UI" w:cs="Segoe UI"/>
          <w:color w:val="AE9142" w:themeColor="accent2"/>
          <w:szCs w:val="18"/>
        </w:rPr>
        <w:t xml:space="preserve"> Matrix] (Appendix E)</w:t>
      </w:r>
      <w:r w:rsidRPr="00531E77" w:rsidR="00531E77">
        <w:rPr>
          <w:rFonts w:ascii="Segoe UI" w:hAnsi="Segoe UI" w:eastAsia="Segoe UI" w:cs="Segoe UI"/>
          <w:color w:val="AE9142" w:themeColor="accent2"/>
          <w:szCs w:val="18"/>
        </w:rPr>
        <w:t xml:space="preserve"> </w:t>
      </w:r>
      <w:bookmarkStart w:name="_Hlk63695270" w:id="33"/>
      <w:r w:rsidRPr="00531E77" w:rsidR="00531E77">
        <w:t xml:space="preserve">and </w:t>
      </w:r>
      <w:r w:rsidRPr="00531E77" w:rsidR="00531E77">
        <w:rPr>
          <w:color w:val="AE9142" w:themeColor="accent1"/>
        </w:rPr>
        <w:t>[Discipline Interface] (Appendix N)</w:t>
      </w:r>
      <w:bookmarkEnd w:id="33"/>
      <w:r w:rsidRPr="00531E77" w:rsidR="00531E77">
        <w:rPr>
          <w:color w:val="AE9142" w:themeColor="accent1"/>
        </w:rPr>
        <w:t>.</w:t>
      </w:r>
    </w:p>
    <w:p w:rsidR="00B640A1" w:rsidP="00060D81" w:rsidRDefault="00F71CF5" w14:paraId="11298FD0" w14:textId="062CBE0E">
      <w:pPr>
        <w:pStyle w:val="Ttulo2"/>
        <w:numPr>
          <w:ilvl w:val="0"/>
          <w:numId w:val="0"/>
        </w:numPr>
      </w:pPr>
      <w:bookmarkStart w:name="_Ref59117323" w:id="34"/>
      <w:bookmarkStart w:name="_Toc79671778" w:id="35"/>
      <w:r>
        <w:t>4.2</w:t>
      </w:r>
      <w:r w:rsidR="00B640A1">
        <w:t>BIM Responsibility Matrix Members Allocation</w:t>
      </w:r>
      <w:bookmarkEnd w:id="34"/>
      <w:bookmarkEnd w:id="35"/>
      <w:r w:rsidR="00B640A1">
        <w:t xml:space="preserve"> </w:t>
      </w:r>
    </w:p>
    <w:p w:rsidR="00B640A1" w:rsidP="00B640A1" w:rsidRDefault="00B640A1" w14:paraId="55BA01E6" w14:textId="77777777">
      <w:pPr>
        <w:ind w:left="0"/>
      </w:pPr>
    </w:p>
    <w:tbl>
      <w:tblPr>
        <w:tblStyle w:val="GridTable441"/>
        <w:tblW w:w="9360" w:type="dxa"/>
        <w:tblInd w:w="625" w:type="dxa"/>
        <w:tblLayout w:type="fixed"/>
        <w:tblLook w:val="04A0" w:firstRow="1" w:lastRow="0" w:firstColumn="1" w:lastColumn="0" w:noHBand="0" w:noVBand="1"/>
      </w:tblPr>
      <w:tblGrid>
        <w:gridCol w:w="3339"/>
        <w:gridCol w:w="3141"/>
        <w:gridCol w:w="2880"/>
      </w:tblGrid>
      <w:tr w:rsidRPr="00B340FD" w:rsidR="00B640A1" w:rsidTr="00714909" w14:paraId="6DE16877" w14:textId="77777777">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3339"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B340FD" w:rsidR="00B640A1" w:rsidP="00714909" w:rsidRDefault="00B640A1" w14:paraId="5BE7C04D" w14:textId="77777777">
            <w:pPr>
              <w:ind w:left="0"/>
              <w:jc w:val="left"/>
            </w:pPr>
            <w:r>
              <w:t>Program-wide TRSDC BIM Roles</w:t>
            </w:r>
          </w:p>
        </w:tc>
        <w:tc>
          <w:tcPr>
            <w:tcW w:w="3141"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B340FD" w:rsidR="00B640A1" w:rsidP="00714909" w:rsidRDefault="00B640A1" w14:paraId="64C94275" w14:textId="77777777">
            <w:pPr>
              <w:ind w:left="0"/>
              <w:jc w:val="left"/>
              <w:cnfStyle w:val="100000000000" w:firstRow="1" w:lastRow="0" w:firstColumn="0" w:lastColumn="0" w:oddVBand="0" w:evenVBand="0" w:oddHBand="0" w:evenHBand="0" w:firstRowFirstColumn="0" w:firstRowLastColumn="0" w:lastRowFirstColumn="0" w:lastRowLastColumn="0"/>
            </w:pPr>
            <w:r>
              <w:t>Email</w:t>
            </w:r>
          </w:p>
        </w:tc>
        <w:tc>
          <w:tcPr>
            <w:tcW w:w="288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B340FD" w:rsidR="00B640A1" w:rsidP="00714909" w:rsidRDefault="00B640A1" w14:paraId="18075F58" w14:textId="77777777">
            <w:pPr>
              <w:ind w:left="0"/>
              <w:jc w:val="left"/>
              <w:cnfStyle w:val="100000000000" w:firstRow="1" w:lastRow="0" w:firstColumn="0" w:lastColumn="0" w:oddVBand="0" w:evenVBand="0" w:oddHBand="0" w:evenHBand="0" w:firstRowFirstColumn="0" w:firstRowLastColumn="0" w:lastRowFirstColumn="0" w:lastRowLastColumn="0"/>
            </w:pPr>
            <w:r>
              <w:t>Phone</w:t>
            </w:r>
          </w:p>
        </w:tc>
      </w:tr>
      <w:tr w:rsidRPr="006046DC" w:rsidR="00B640A1" w:rsidTr="002D33D4" w14:paraId="5E10D07E"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33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046DC" w:rsidR="00B640A1" w:rsidP="00714909" w:rsidRDefault="00B640A1" w14:paraId="7B719197" w14:textId="77777777">
            <w:pPr>
              <w:ind w:left="0"/>
              <w:jc w:val="left"/>
            </w:pPr>
            <w:r w:rsidRPr="006046DC">
              <w:t>TRSDC Information Manager</w:t>
            </w:r>
          </w:p>
        </w:tc>
        <w:tc>
          <w:tcPr>
            <w:tcW w:w="3141"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046DC" w:rsidR="00B640A1" w:rsidP="00714909" w:rsidRDefault="00B640A1" w14:paraId="4EEB5181" w14:textId="77777777">
            <w:pPr>
              <w:ind w:left="0"/>
              <w:jc w:val="left"/>
              <w:cnfStyle w:val="000000100000" w:firstRow="0" w:lastRow="0" w:firstColumn="0" w:lastColumn="0" w:oddVBand="0" w:evenVBand="0" w:oddHBand="1" w:evenHBand="0" w:firstRowFirstColumn="0" w:firstRowLastColumn="0" w:lastRowFirstColumn="0" w:lastRowLastColumn="0"/>
              <w:rPr>
                <w:b/>
              </w:rPr>
            </w:pPr>
            <w:r>
              <w:rPr>
                <w:b/>
              </w:rPr>
              <w:t>David.glennon@theredsea.sa</w:t>
            </w:r>
          </w:p>
        </w:tc>
        <w:tc>
          <w:tcPr>
            <w:tcW w:w="2880"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046DC" w:rsidR="00B640A1" w:rsidP="00714909" w:rsidRDefault="00B640A1" w14:paraId="34A2A13F" w14:textId="77777777">
            <w:pPr>
              <w:ind w:left="0"/>
              <w:jc w:val="left"/>
              <w:cnfStyle w:val="000000100000" w:firstRow="0" w:lastRow="0" w:firstColumn="0" w:lastColumn="0" w:oddVBand="0" w:evenVBand="0" w:oddHBand="1" w:evenHBand="0" w:firstRowFirstColumn="0" w:firstRowLastColumn="0" w:lastRowFirstColumn="0" w:lastRowLastColumn="0"/>
              <w:rPr>
                <w:b/>
              </w:rPr>
            </w:pPr>
          </w:p>
        </w:tc>
      </w:tr>
      <w:tr w:rsidRPr="006046DC" w:rsidR="00B640A1" w:rsidTr="00714909" w14:paraId="7825A1B8" w14:textId="77777777">
        <w:trPr>
          <w:trHeight w:val="440"/>
        </w:trPr>
        <w:tc>
          <w:tcPr>
            <w:cnfStyle w:val="001000000000" w:firstRow="0" w:lastRow="0" w:firstColumn="1" w:lastColumn="0" w:oddVBand="0" w:evenVBand="0" w:oddHBand="0" w:evenHBand="0" w:firstRowFirstColumn="0" w:firstRowLastColumn="0" w:lastRowFirstColumn="0" w:lastRowLastColumn="0"/>
            <w:tcW w:w="3339" w:type="dxa"/>
            <w:tcBorders>
              <w:top w:val="single" w:color="AE9142" w:themeColor="text1" w:sz="4" w:space="0"/>
              <w:left w:val="single" w:color="AE9142" w:themeColor="text1" w:sz="4" w:space="0"/>
              <w:bottom w:val="single" w:color="AE9142" w:themeColor="text1" w:sz="4" w:space="0"/>
              <w:right w:val="single" w:color="AE9142" w:themeColor="text1" w:sz="4" w:space="0"/>
            </w:tcBorders>
            <w:vAlign w:val="center"/>
          </w:tcPr>
          <w:p w:rsidRPr="006046DC" w:rsidR="00B640A1" w:rsidP="00714909" w:rsidRDefault="00B640A1" w14:paraId="461B4D1C" w14:textId="77777777">
            <w:pPr>
              <w:ind w:left="0"/>
              <w:jc w:val="left"/>
            </w:pPr>
            <w:r>
              <w:t>TRSDC Project Information Manager</w:t>
            </w:r>
          </w:p>
        </w:tc>
        <w:tc>
          <w:tcPr>
            <w:tcW w:w="3141"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B640A1" w:rsidP="00714909" w:rsidRDefault="00B640A1" w14:paraId="206A151F" w14:textId="77777777">
            <w:pPr>
              <w:ind w:left="0"/>
              <w:jc w:val="left"/>
              <w:cnfStyle w:val="000000000000" w:firstRow="0" w:lastRow="0" w:firstColumn="0" w:lastColumn="0" w:oddVBand="0" w:evenVBand="0" w:oddHBand="0" w:evenHBand="0" w:firstRowFirstColumn="0" w:firstRowLastColumn="0" w:lastRowFirstColumn="0" w:lastRowLastColumn="0"/>
              <w:rPr>
                <w:b/>
              </w:rPr>
            </w:pPr>
            <w:r>
              <w:rPr>
                <w:b/>
              </w:rPr>
              <w:t>David.glennon@theredsea.sa</w:t>
            </w:r>
          </w:p>
        </w:tc>
        <w:tc>
          <w:tcPr>
            <w:tcW w:w="2880"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046DC" w:rsidR="00B640A1" w:rsidP="00714909" w:rsidRDefault="00B640A1" w14:paraId="20B919F5" w14:textId="77777777">
            <w:pPr>
              <w:ind w:left="0"/>
              <w:jc w:val="left"/>
              <w:cnfStyle w:val="000000000000" w:firstRow="0" w:lastRow="0" w:firstColumn="0" w:lastColumn="0" w:oddVBand="0" w:evenVBand="0" w:oddHBand="0" w:evenHBand="0" w:firstRowFirstColumn="0" w:firstRowLastColumn="0" w:lastRowFirstColumn="0" w:lastRowLastColumn="0"/>
              <w:rPr>
                <w:b/>
              </w:rPr>
            </w:pPr>
          </w:p>
        </w:tc>
      </w:tr>
    </w:tbl>
    <w:p w:rsidR="00B640A1" w:rsidP="00ED30E7" w:rsidRDefault="00B640A1" w14:paraId="39DB7B8F" w14:textId="77777777">
      <w:pPr>
        <w:ind w:left="0"/>
      </w:pPr>
    </w:p>
    <w:p w:rsidR="00D31F1F" w:rsidP="00B640A1" w:rsidRDefault="00D31F1F" w14:paraId="14BEC8D5" w14:textId="77777777">
      <w:pPr>
        <w:rPr>
          <w:rFonts w:cstheme="minorHAnsi"/>
          <w:i/>
          <w:color w:val="00968F" w:themeColor="accent3"/>
        </w:rPr>
        <w:sectPr w:rsidR="00D31F1F" w:rsidSect="00ED30E7">
          <w:headerReference w:type="default" r:id="rId22"/>
          <w:footerReference w:type="default" r:id="rId23"/>
          <w:pgSz w:w="11906" w:h="16838" w:orient="portrait" w:code="9"/>
          <w:pgMar w:top="1077" w:right="794" w:bottom="431" w:left="1077" w:header="1151" w:footer="289" w:gutter="0"/>
          <w:cols w:space="720"/>
          <w:docGrid w:linePitch="360"/>
        </w:sectPr>
      </w:pPr>
    </w:p>
    <w:tbl>
      <w:tblPr>
        <w:tblStyle w:val="GridTable441"/>
        <w:tblW w:w="4770" w:type="pct"/>
        <w:tblInd w:w="704" w:type="dxa"/>
        <w:tblLayout w:type="fixed"/>
        <w:tblLook w:val="04A0" w:firstRow="1" w:lastRow="0" w:firstColumn="1" w:lastColumn="0" w:noHBand="0" w:noVBand="1"/>
      </w:tblPr>
      <w:tblGrid>
        <w:gridCol w:w="2512"/>
        <w:gridCol w:w="1228"/>
        <w:gridCol w:w="2563"/>
        <w:gridCol w:w="2186"/>
        <w:gridCol w:w="3886"/>
        <w:gridCol w:w="2456"/>
      </w:tblGrid>
      <w:tr w:rsidRPr="00702DEA" w:rsidR="00D31F1F" w:rsidTr="106F9EB5" w14:paraId="10CB0D5E" w14:textId="77777777">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847" w:type="pct"/>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2A2E4B" w:rsidR="00D31F1F" w:rsidP="00DA3F43" w:rsidRDefault="00D31F1F" w14:paraId="752179F8" w14:textId="77777777">
            <w:pPr>
              <w:ind w:left="0"/>
              <w:jc w:val="center"/>
              <w:rPr>
                <w:szCs w:val="18"/>
              </w:rPr>
            </w:pPr>
            <w:r>
              <w:rPr>
                <w:szCs w:val="18"/>
              </w:rPr>
              <w:lastRenderedPageBreak/>
              <w:t>Discipline</w:t>
            </w:r>
          </w:p>
        </w:tc>
        <w:tc>
          <w:tcPr>
            <w:tcW w:w="414" w:type="pct"/>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2A2E4B" w:rsidR="00D31F1F" w:rsidP="00DA3F43" w:rsidRDefault="00D31F1F" w14:paraId="2051127C" w14:textId="77777777">
            <w:pPr>
              <w:ind w:left="0"/>
              <w:jc w:val="center"/>
              <w:cnfStyle w:val="100000000000" w:firstRow="1" w:lastRow="0" w:firstColumn="0" w:lastColumn="0" w:oddVBand="0" w:evenVBand="0" w:oddHBand="0" w:evenHBand="0" w:firstRowFirstColumn="0" w:firstRowLastColumn="0" w:lastRowFirstColumn="0" w:lastRowLastColumn="0"/>
              <w:rPr>
                <w:szCs w:val="18"/>
              </w:rPr>
            </w:pPr>
            <w:r>
              <w:rPr>
                <w:szCs w:val="18"/>
              </w:rPr>
              <w:t>Contract Code</w:t>
            </w:r>
          </w:p>
        </w:tc>
        <w:tc>
          <w:tcPr>
            <w:tcW w:w="864" w:type="pct"/>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2A2E4B" w:rsidR="00D31F1F" w:rsidP="00DA3F43" w:rsidRDefault="00D31F1F" w14:paraId="613EEE65" w14:textId="77777777">
            <w:pPr>
              <w:ind w:left="0"/>
              <w:jc w:val="center"/>
              <w:cnfStyle w:val="100000000000" w:firstRow="1" w:lastRow="0" w:firstColumn="0" w:lastColumn="0" w:oddVBand="0" w:evenVBand="0" w:oddHBand="0" w:evenHBand="0" w:firstRowFirstColumn="0" w:firstRowLastColumn="0" w:lastRowFirstColumn="0" w:lastRowLastColumn="0"/>
              <w:rPr>
                <w:szCs w:val="18"/>
              </w:rPr>
            </w:pPr>
            <w:r w:rsidRPr="002A2E4B">
              <w:rPr>
                <w:rFonts w:hint="eastAsia"/>
                <w:szCs w:val="18"/>
              </w:rPr>
              <w:t>Name</w:t>
            </w:r>
          </w:p>
        </w:tc>
        <w:tc>
          <w:tcPr>
            <w:tcW w:w="737" w:type="pct"/>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2A2E4B" w:rsidR="00D31F1F" w:rsidP="00DA3F43" w:rsidRDefault="00D31F1F" w14:paraId="464C803E" w14:textId="77777777">
            <w:pPr>
              <w:ind w:left="0"/>
              <w:cnfStyle w:val="100000000000" w:firstRow="1" w:lastRow="0" w:firstColumn="0" w:lastColumn="0" w:oddVBand="0" w:evenVBand="0" w:oddHBand="0" w:evenHBand="0" w:firstRowFirstColumn="0" w:firstRowLastColumn="0" w:lastRowFirstColumn="0" w:lastRowLastColumn="0"/>
              <w:rPr>
                <w:szCs w:val="18"/>
              </w:rPr>
            </w:pPr>
            <w:r w:rsidRPr="002A2E4B">
              <w:rPr>
                <w:rFonts w:hint="eastAsia"/>
                <w:szCs w:val="18"/>
              </w:rPr>
              <w:t>Company Name</w:t>
            </w:r>
          </w:p>
        </w:tc>
        <w:tc>
          <w:tcPr>
            <w:tcW w:w="1310" w:type="pct"/>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2A2E4B" w:rsidR="00D31F1F" w:rsidP="00DA3F43" w:rsidRDefault="00D31F1F" w14:paraId="7FE0A568" w14:textId="77777777">
            <w:pPr>
              <w:ind w:left="0"/>
              <w:cnfStyle w:val="100000000000" w:firstRow="1" w:lastRow="0" w:firstColumn="0" w:lastColumn="0" w:oddVBand="0" w:evenVBand="0" w:oddHBand="0" w:evenHBand="0" w:firstRowFirstColumn="0" w:firstRowLastColumn="0" w:lastRowFirstColumn="0" w:lastRowLastColumn="0"/>
              <w:rPr>
                <w:szCs w:val="18"/>
              </w:rPr>
            </w:pPr>
            <w:r w:rsidRPr="002A2E4B">
              <w:rPr>
                <w:rFonts w:hint="eastAsia"/>
                <w:szCs w:val="18"/>
              </w:rPr>
              <w:t>Email</w:t>
            </w:r>
          </w:p>
        </w:tc>
        <w:tc>
          <w:tcPr>
            <w:tcW w:w="828" w:type="pct"/>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2A2E4B" w:rsidR="00D31F1F" w:rsidP="00DA3F43" w:rsidRDefault="00D31F1F" w14:paraId="683693A5" w14:textId="77777777">
            <w:pPr>
              <w:ind w:left="0"/>
              <w:cnfStyle w:val="100000000000" w:firstRow="1" w:lastRow="0" w:firstColumn="0" w:lastColumn="0" w:oddVBand="0" w:evenVBand="0" w:oddHBand="0" w:evenHBand="0" w:firstRowFirstColumn="0" w:firstRowLastColumn="0" w:lastRowFirstColumn="0" w:lastRowLastColumn="0"/>
              <w:rPr>
                <w:szCs w:val="18"/>
              </w:rPr>
            </w:pPr>
            <w:r w:rsidRPr="002A2E4B">
              <w:rPr>
                <w:rFonts w:hint="eastAsia"/>
                <w:szCs w:val="18"/>
              </w:rPr>
              <w:t>Phone</w:t>
            </w:r>
          </w:p>
        </w:tc>
      </w:tr>
      <w:tr w:rsidRPr="008552A6" w:rsidR="00D31F1F" w:rsidTr="106F9EB5" w14:paraId="049C750B"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702DEA" w:rsidR="00D31F1F" w:rsidP="00DA3F43" w:rsidRDefault="00D31F1F" w14:paraId="58CC7C41" w14:textId="77777777">
            <w:pPr>
              <w:ind w:left="0"/>
              <w:jc w:val="left"/>
              <w:rPr>
                <w:b w:val="0"/>
                <w:i/>
              </w:rPr>
            </w:pPr>
            <w:r w:rsidRPr="00702DEA">
              <w:rPr>
                <w:rFonts w:hint="eastAsia"/>
                <w:b w:val="0"/>
                <w:i/>
              </w:rPr>
              <w:t>Project Information Manager (Appointing Party)</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37C7B0CA" w14:textId="77777777">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N/A</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02D613CC" w14:textId="19D9D865">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D31F1F">
              <w:rPr>
                <w:rFonts w:eastAsia="Roboto Condensed" w:cstheme="minorHAnsi"/>
                <w:i/>
                <w:color w:val="AE9142" w:themeColor="text1"/>
                <w:szCs w:val="18"/>
              </w:rPr>
              <w:t>Kapil Kumar</w:t>
            </w: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69C2277D" w14:textId="77777777">
            <w:pPr>
              <w:ind w:left="0"/>
              <w:cnfStyle w:val="000000100000" w:firstRow="0" w:lastRow="0" w:firstColumn="0" w:lastColumn="0" w:oddVBand="0" w:evenVBand="0" w:oddHBand="1" w:evenHBand="0" w:firstRowFirstColumn="0" w:firstRowLastColumn="0" w:lastRowFirstColumn="0" w:lastRowLastColumn="0"/>
              <w:rPr>
                <w:i/>
                <w:color w:val="D2BE89" w:themeColor="text1" w:themeTint="99"/>
                <w:szCs w:val="18"/>
              </w:rPr>
            </w:pPr>
            <w:r w:rsidRPr="002A2E4B">
              <w:rPr>
                <w:rFonts w:hint="eastAsia" w:eastAsia="Roboto Condensed" w:cstheme="minorHAnsi"/>
                <w:i/>
                <w:color w:val="AE9142" w:themeColor="text1"/>
                <w:szCs w:val="18"/>
              </w:rPr>
              <w:t>TRSDC</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5871D0F6" w14:textId="5BAD83EE">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D31F1F">
              <w:rPr>
                <w:rFonts w:eastAsia="Roboto Condensed" w:cstheme="minorHAnsi"/>
                <w:i/>
                <w:color w:val="AE9142" w:themeColor="text1"/>
                <w:szCs w:val="18"/>
              </w:rPr>
              <w:t>Kapil.Kumar@theredsea.sa</w:t>
            </w:r>
            <w:r w:rsidRPr="002A2E4B">
              <w:rPr>
                <w:rFonts w:hint="eastAsia" w:eastAsia="Roboto Condensed" w:cstheme="minorHAnsi"/>
                <w:i/>
                <w:color w:val="AE9142" w:themeColor="text1"/>
                <w:szCs w:val="18"/>
              </w:rPr>
              <w:t xml:space="preserve"> </w:t>
            </w: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216A4316"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r>
      <w:tr w:rsidRPr="008552A6" w:rsidR="00D31F1F" w:rsidTr="106F9EB5" w14:paraId="0A56251B" w14:textId="77777777">
        <w:trPr>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702DEA" w:rsidR="00D31F1F" w:rsidP="00DA3F43" w:rsidRDefault="00D31F1F" w14:paraId="0142D681" w14:textId="77777777">
            <w:pPr>
              <w:ind w:left="0"/>
              <w:jc w:val="left"/>
              <w:rPr>
                <w:b w:val="0"/>
                <w:i/>
              </w:rPr>
            </w:pPr>
            <w:r w:rsidRPr="00702DEA">
              <w:rPr>
                <w:rFonts w:hint="eastAsia"/>
                <w:b w:val="0"/>
                <w:i/>
              </w:rPr>
              <w:t>Task Information Manager - Lead</w:t>
            </w:r>
          </w:p>
        </w:tc>
        <w:tc>
          <w:tcPr>
            <w:tcW w:w="414" w:type="pct"/>
            <w:vMerge w:val="restart"/>
            <w:tcBorders>
              <w:top w:val="single" w:color="AE9142" w:themeColor="accent2" w:sz="4" w:space="0"/>
              <w:left w:val="single" w:color="AE9142" w:themeColor="accent2" w:sz="4" w:space="0"/>
              <w:right w:val="single" w:color="AE9142" w:themeColor="accent2" w:sz="4" w:space="0"/>
            </w:tcBorders>
            <w:shd w:val="clear" w:color="auto" w:fill="auto"/>
            <w:vAlign w:val="center"/>
          </w:tcPr>
          <w:p w:rsidRPr="002A2E4B" w:rsidR="00D31F1F" w:rsidP="00DA3F43" w:rsidRDefault="00D31F1F" w14:paraId="7C2BCC7B" w14:textId="77777777">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sidRPr="00D046D2">
              <w:rPr>
                <w:rFonts w:eastAsia="Roboto Condensed" w:cstheme="minorHAnsi"/>
                <w:i/>
                <w:color w:val="AE9142" w:themeColor="text1"/>
              </w:rPr>
              <w:t>D01</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37507EAD"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roofErr w:type="spellStart"/>
            <w:r w:rsidRPr="002A2E4B">
              <w:rPr>
                <w:rFonts w:eastAsia="Roboto Condensed" w:cstheme="minorHAnsi"/>
                <w:i/>
                <w:color w:val="AE9142" w:themeColor="text1"/>
                <w:szCs w:val="18"/>
              </w:rPr>
              <w:t>Decio</w:t>
            </w:r>
            <w:proofErr w:type="spellEnd"/>
            <w:r w:rsidRPr="002A2E4B">
              <w:rPr>
                <w:rFonts w:eastAsia="Roboto Condensed" w:cstheme="minorHAnsi"/>
                <w:i/>
                <w:color w:val="AE9142" w:themeColor="text1"/>
                <w:szCs w:val="18"/>
              </w:rPr>
              <w:t xml:space="preserve"> Ferreira</w:t>
            </w: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261878C2" w14:textId="77777777">
            <w:pPr>
              <w:ind w:left="0"/>
              <w:cnfStyle w:val="000000000000" w:firstRow="0" w:lastRow="0" w:firstColumn="0" w:lastColumn="0" w:oddVBand="0" w:evenVBand="0" w:oddHBand="0" w:evenHBand="0" w:firstRowFirstColumn="0" w:firstRowLastColumn="0" w:lastRowFirstColumn="0" w:lastRowLastColumn="0"/>
              <w:rPr>
                <w:i/>
                <w:color w:val="D2BE89" w:themeColor="text1" w:themeTint="99"/>
                <w:szCs w:val="18"/>
              </w:rPr>
            </w:pPr>
            <w:r w:rsidRPr="002A2E4B">
              <w:rPr>
                <w:rFonts w:hint="eastAsia" w:eastAsia="Roboto Condensed" w:cstheme="minorHAnsi"/>
                <w:i/>
                <w:color w:val="AE9142" w:themeColor="text1"/>
                <w:szCs w:val="18"/>
              </w:rPr>
              <w:t>Foster + Partners</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13DD7003"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sidRPr="002A2E4B">
              <w:rPr>
                <w:rFonts w:eastAsia="Roboto Condensed" w:cstheme="minorHAnsi"/>
                <w:i/>
                <w:color w:val="AE9142" w:themeColor="text1"/>
                <w:szCs w:val="18"/>
              </w:rPr>
              <w:t>dferreira</w:t>
            </w:r>
            <w:r w:rsidRPr="002A2E4B">
              <w:rPr>
                <w:rFonts w:hint="eastAsia" w:eastAsia="Roboto Condensed" w:cstheme="minorHAnsi"/>
                <w:i/>
                <w:color w:val="AE9142" w:themeColor="text1"/>
                <w:szCs w:val="18"/>
              </w:rPr>
              <w:t>@FosterandPartners.com</w:t>
            </w: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311EEC25"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sidRPr="00702DEA">
              <w:rPr>
                <w:rFonts w:eastAsia="Roboto Condensed" w:cstheme="minorHAnsi"/>
                <w:i/>
                <w:color w:val="AE9142" w:themeColor="text1"/>
                <w:szCs w:val="18"/>
              </w:rPr>
              <w:t>+44 (0)20 7738 0455</w:t>
            </w:r>
          </w:p>
        </w:tc>
      </w:tr>
      <w:tr w:rsidRPr="008552A6" w:rsidR="00D31F1F" w:rsidTr="106F9EB5" w14:paraId="67659364"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702DEA" w:rsidR="00D31F1F" w:rsidP="00DA3F43" w:rsidRDefault="00D31F1F" w14:paraId="25DA323C" w14:textId="77777777">
            <w:pPr>
              <w:ind w:left="0"/>
              <w:jc w:val="left"/>
              <w:rPr>
                <w:b w:val="0"/>
                <w:i/>
              </w:rPr>
            </w:pPr>
            <w:r w:rsidRPr="00702DEA">
              <w:rPr>
                <w:rFonts w:hint="eastAsia"/>
                <w:b w:val="0"/>
                <w:i/>
              </w:rPr>
              <w:t>Task Information Manager - Lead</w:t>
            </w:r>
          </w:p>
        </w:tc>
        <w:tc>
          <w:tcPr>
            <w:tcW w:w="414" w:type="pct"/>
            <w:vMerge/>
            <w:vAlign w:val="center"/>
          </w:tcPr>
          <w:p w:rsidRPr="002A2E4B" w:rsidR="00D31F1F" w:rsidP="00DA3F43" w:rsidRDefault="00D31F1F" w14:paraId="3EC5EED4" w14:textId="77777777">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4A681C59"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2A2E4B">
              <w:rPr>
                <w:rFonts w:hint="eastAsia" w:eastAsia="Roboto Condensed" w:cstheme="minorHAnsi"/>
                <w:i/>
                <w:color w:val="AE9142" w:themeColor="text1"/>
                <w:szCs w:val="18"/>
              </w:rPr>
              <w:t xml:space="preserve">Radu </w:t>
            </w:r>
            <w:proofErr w:type="spellStart"/>
            <w:r w:rsidRPr="002A2E4B">
              <w:rPr>
                <w:rFonts w:hint="eastAsia" w:eastAsia="Roboto Condensed" w:cstheme="minorHAnsi"/>
                <w:i/>
                <w:color w:val="AE9142" w:themeColor="text1"/>
                <w:szCs w:val="18"/>
              </w:rPr>
              <w:t>Ionut</w:t>
            </w:r>
            <w:proofErr w:type="spellEnd"/>
            <w:r w:rsidRPr="002A2E4B">
              <w:rPr>
                <w:rFonts w:hint="eastAsia" w:eastAsia="Roboto Condensed" w:cstheme="minorHAnsi"/>
                <w:i/>
                <w:color w:val="AE9142" w:themeColor="text1"/>
                <w:szCs w:val="18"/>
              </w:rPr>
              <w:t xml:space="preserve"> </w:t>
            </w:r>
            <w:proofErr w:type="spellStart"/>
            <w:r w:rsidRPr="002A2E4B">
              <w:rPr>
                <w:rFonts w:hint="eastAsia" w:eastAsia="Roboto Condensed" w:cstheme="minorHAnsi"/>
                <w:i/>
                <w:color w:val="AE9142" w:themeColor="text1"/>
                <w:szCs w:val="18"/>
              </w:rPr>
              <w:t>Boeriu</w:t>
            </w:r>
            <w:proofErr w:type="spellEnd"/>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17145A4D"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2A2E4B">
              <w:rPr>
                <w:rFonts w:hint="eastAsia" w:eastAsia="Roboto Condensed" w:cstheme="minorHAnsi"/>
                <w:i/>
                <w:color w:val="AE9142" w:themeColor="text1"/>
                <w:szCs w:val="18"/>
              </w:rPr>
              <w:t>Foster + Partners</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02D8F8E5"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2A2E4B">
              <w:rPr>
                <w:rFonts w:hint="eastAsia" w:eastAsia="Roboto Condensed" w:cstheme="minorHAnsi"/>
                <w:i/>
                <w:color w:val="AE9142" w:themeColor="text1"/>
                <w:szCs w:val="18"/>
              </w:rPr>
              <w:t>riboeriu@FosterandPartners.com</w:t>
            </w: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58D11027"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702DEA">
              <w:rPr>
                <w:rFonts w:eastAsia="Roboto Condensed" w:cstheme="minorHAnsi"/>
                <w:i/>
                <w:color w:val="AE9142" w:themeColor="text1"/>
                <w:szCs w:val="18"/>
              </w:rPr>
              <w:t>+44 (0)20 7738 0455</w:t>
            </w:r>
          </w:p>
        </w:tc>
      </w:tr>
      <w:tr w:rsidRPr="008552A6" w:rsidR="00D31F1F" w:rsidTr="106F9EB5" w14:paraId="1EC5EB5A" w14:textId="77777777">
        <w:trPr>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702DEA" w:rsidR="00D31F1F" w:rsidP="00DA3F43" w:rsidRDefault="00D31F1F" w14:paraId="3ED45166" w14:textId="77777777">
            <w:pPr>
              <w:ind w:left="0"/>
              <w:jc w:val="left"/>
              <w:rPr>
                <w:b w:val="0"/>
                <w:i/>
              </w:rPr>
            </w:pPr>
            <w:r w:rsidRPr="00702DEA">
              <w:rPr>
                <w:rFonts w:hint="eastAsia"/>
                <w:b w:val="0"/>
                <w:i/>
              </w:rPr>
              <w:t xml:space="preserve">Task Information Manager </w:t>
            </w:r>
            <w:r w:rsidRPr="00702DEA">
              <w:rPr>
                <w:rFonts w:hint="eastAsia"/>
                <w:b w:val="0"/>
                <w:i/>
              </w:rPr>
              <w:t>–</w:t>
            </w:r>
            <w:r w:rsidRPr="00702DEA">
              <w:rPr>
                <w:rFonts w:hint="eastAsia"/>
                <w:b w:val="0"/>
                <w:i/>
              </w:rPr>
              <w:t xml:space="preserve"> Signature Architect</w:t>
            </w:r>
          </w:p>
        </w:tc>
        <w:tc>
          <w:tcPr>
            <w:tcW w:w="414" w:type="pct"/>
            <w:vMerge/>
            <w:vAlign w:val="center"/>
          </w:tcPr>
          <w:p w:rsidRPr="002A2E4B" w:rsidR="00D31F1F" w:rsidP="00DA3F43" w:rsidRDefault="00D31F1F" w14:paraId="7243895F" w14:textId="77777777">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D43A8" w:rsidR="00D31F1F" w:rsidP="00670976" w:rsidRDefault="5BD26170" w14:paraId="23FA011E" w14:textId="59D86D7A">
            <w:pPr>
              <w:spacing w:after="120"/>
              <w:ind w:left="0"/>
              <w:cnfStyle w:val="000000000000" w:firstRow="0" w:lastRow="0" w:firstColumn="0" w:lastColumn="0" w:oddVBand="0" w:evenVBand="0" w:oddHBand="0" w:evenHBand="0" w:firstRowFirstColumn="0" w:firstRowLastColumn="0" w:lastRowFirstColumn="0" w:lastRowLastColumn="0"/>
              <w:rPr>
                <w:i/>
                <w:iCs/>
                <w:color w:val="AE9142" w:themeColor="accent2"/>
                <w:szCs w:val="18"/>
              </w:rPr>
            </w:pPr>
            <w:r w:rsidRPr="5BD26170">
              <w:rPr>
                <w:i/>
                <w:iCs/>
                <w:color w:val="AE9142" w:themeColor="accent2"/>
              </w:rPr>
              <w:t>Diego Arellano Cruz</w:t>
            </w: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D43A8" w:rsidR="00D31F1F" w:rsidP="00DA3F43" w:rsidRDefault="00D31F1F" w14:paraId="49099C43"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sidRPr="009D43A8">
              <w:rPr>
                <w:rFonts w:hint="eastAsia" w:eastAsia="Roboto Condensed" w:cstheme="minorHAnsi"/>
                <w:i/>
                <w:color w:val="AE9142" w:themeColor="text1"/>
                <w:szCs w:val="18"/>
              </w:rPr>
              <w:t>Foster + Partners</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D43A8" w:rsidR="00D31F1F" w:rsidP="5BD26170" w:rsidRDefault="5BD26170" w14:paraId="10BC914E" w14:textId="7D2208EE">
            <w:pPr>
              <w:ind w:left="0"/>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text1"/>
              </w:rPr>
            </w:pPr>
            <w:r w:rsidRPr="5BD26170">
              <w:rPr>
                <w:i/>
                <w:iCs/>
                <w:color w:val="AE9142" w:themeColor="accent2"/>
              </w:rPr>
              <w:t>darellanocruz@fosterandpartners.com</w:t>
            </w: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2D1F2472"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sidRPr="00702DEA">
              <w:rPr>
                <w:rFonts w:eastAsia="Roboto Condensed" w:cstheme="minorHAnsi"/>
                <w:i/>
                <w:color w:val="AE9142" w:themeColor="text1"/>
                <w:szCs w:val="18"/>
              </w:rPr>
              <w:t>+44 (0)20 7738 0455</w:t>
            </w:r>
          </w:p>
        </w:tc>
      </w:tr>
      <w:tr w:rsidRPr="008552A6" w:rsidR="00D31F1F" w:rsidTr="106F9EB5" w14:paraId="7F735678"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702DEA" w:rsidR="00D31F1F" w:rsidP="00DA3F43" w:rsidRDefault="00D31F1F" w14:paraId="29E2AF8B" w14:textId="77777777">
            <w:pPr>
              <w:ind w:left="0"/>
              <w:jc w:val="left"/>
              <w:rPr>
                <w:b w:val="0"/>
                <w:i/>
              </w:rPr>
            </w:pPr>
            <w:r w:rsidRPr="00702DEA">
              <w:rPr>
                <w:rFonts w:hint="eastAsia"/>
                <w:b w:val="0"/>
                <w:i/>
              </w:rPr>
              <w:t>Project Design Manager</w:t>
            </w:r>
          </w:p>
        </w:tc>
        <w:tc>
          <w:tcPr>
            <w:tcW w:w="414" w:type="pct"/>
            <w:vMerge/>
            <w:vAlign w:val="center"/>
          </w:tcPr>
          <w:p w:rsidRPr="002A2E4B" w:rsidR="00D31F1F" w:rsidP="00DA3F43" w:rsidRDefault="00D31F1F" w14:paraId="787524C9" w14:textId="77777777">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41112330"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2A2E4B">
              <w:rPr>
                <w:rFonts w:hint="eastAsia" w:eastAsia="Roboto Condensed" w:cstheme="minorHAnsi"/>
                <w:i/>
                <w:color w:val="AE9142" w:themeColor="text1"/>
                <w:szCs w:val="18"/>
              </w:rPr>
              <w:t>David Mythen</w:t>
            </w: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497FBF21"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2A2E4B">
              <w:rPr>
                <w:rFonts w:eastAsia="Roboto Condensed" w:cstheme="minorHAnsi"/>
                <w:i/>
                <w:color w:val="AE9142" w:themeColor="text1"/>
                <w:szCs w:val="18"/>
              </w:rPr>
              <w:t>Foster + Partners</w:t>
            </w:r>
            <w:r w:rsidRPr="002A2E4B" w:rsidDel="00FA6B12">
              <w:rPr>
                <w:rFonts w:hint="eastAsia" w:eastAsia="Roboto Condensed" w:cstheme="minorHAnsi"/>
                <w:i/>
                <w:color w:val="AE9142" w:themeColor="text1"/>
                <w:szCs w:val="18"/>
              </w:rPr>
              <w:t xml:space="preserve"> </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44D434E6"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2A2E4B">
              <w:rPr>
                <w:rFonts w:eastAsia="Roboto Condensed" w:cstheme="minorHAnsi"/>
                <w:i/>
                <w:color w:val="AE9142" w:themeColor="text1"/>
                <w:szCs w:val="18"/>
              </w:rPr>
              <w:t>Dmythen@fosterandpartners.com</w:t>
            </w:r>
            <w:r w:rsidRPr="002A2E4B" w:rsidDel="00FA6B12">
              <w:rPr>
                <w:rFonts w:hint="eastAsia" w:eastAsia="Roboto Condensed" w:cstheme="minorHAnsi"/>
                <w:i/>
                <w:color w:val="AE9142" w:themeColor="text1"/>
                <w:szCs w:val="18"/>
              </w:rPr>
              <w:t xml:space="preserve"> </w:t>
            </w: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1BFE2237"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2D0723">
              <w:rPr>
                <w:rFonts w:eastAsia="Roboto Condensed" w:cstheme="minorHAnsi"/>
                <w:i/>
                <w:color w:val="AE9142" w:themeColor="text1"/>
                <w:szCs w:val="18"/>
              </w:rPr>
              <w:t>+44 (0)20 7738 0455</w:t>
            </w:r>
          </w:p>
        </w:tc>
      </w:tr>
      <w:tr w:rsidRPr="008552A6" w:rsidR="00D31F1F" w:rsidTr="106F9EB5" w14:paraId="2ADE515E" w14:textId="77777777">
        <w:trPr>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702DEA" w:rsidR="00D31F1F" w:rsidP="00DA3F43" w:rsidRDefault="00D31F1F" w14:paraId="06C9262B" w14:textId="77777777">
            <w:pPr>
              <w:ind w:left="0"/>
              <w:jc w:val="left"/>
              <w:rPr>
                <w:b w:val="0"/>
                <w:i/>
              </w:rPr>
            </w:pPr>
            <w:r w:rsidRPr="00702DEA">
              <w:rPr>
                <w:rFonts w:hint="eastAsia"/>
                <w:b w:val="0"/>
                <w:i/>
              </w:rPr>
              <w:t>PCIA*</w:t>
            </w:r>
            <w:r w:rsidRPr="00702DEA">
              <w:rPr>
                <w:rFonts w:hint="eastAsia"/>
                <w:b w:val="0"/>
                <w:i/>
              </w:rPr>
              <w:t>–</w:t>
            </w:r>
            <w:r w:rsidRPr="00702DEA">
              <w:rPr>
                <w:rFonts w:hint="eastAsia"/>
                <w:b w:val="0"/>
                <w:i/>
              </w:rPr>
              <w:t xml:space="preserve"> Architecture</w:t>
            </w:r>
          </w:p>
        </w:tc>
        <w:tc>
          <w:tcPr>
            <w:tcW w:w="414" w:type="pct"/>
            <w:vMerge/>
            <w:vAlign w:val="center"/>
          </w:tcPr>
          <w:p w:rsidRPr="002A2E4B" w:rsidR="00D31F1F" w:rsidP="00DA3F43" w:rsidRDefault="00D31F1F" w14:paraId="6DC9FABD" w14:textId="77777777">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78A50A8F" w14:textId="32AE93C8">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6E931159"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sidRPr="002A2E4B">
              <w:rPr>
                <w:rFonts w:eastAsia="Roboto Condensed" w:cstheme="minorHAnsi"/>
                <w:i/>
                <w:color w:val="AE9142" w:themeColor="text1"/>
                <w:szCs w:val="18"/>
              </w:rPr>
              <w:t>Foster + Partners</w:t>
            </w:r>
            <w:r w:rsidRPr="002A2E4B" w:rsidDel="00FA6B12">
              <w:rPr>
                <w:rFonts w:hint="eastAsia" w:eastAsia="Roboto Condensed" w:cstheme="minorHAnsi"/>
                <w:i/>
                <w:color w:val="AE9142" w:themeColor="text1"/>
                <w:szCs w:val="18"/>
              </w:rPr>
              <w:t xml:space="preserve"> </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1B0D77D9" w14:textId="6E68367F">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6EBB84B0"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sidRPr="002D0723">
              <w:rPr>
                <w:rFonts w:eastAsia="Roboto Condensed" w:cstheme="minorHAnsi"/>
                <w:i/>
                <w:color w:val="AE9142" w:themeColor="text1"/>
                <w:szCs w:val="18"/>
              </w:rPr>
              <w:t>+44 (0)20 7738 0455</w:t>
            </w:r>
          </w:p>
        </w:tc>
      </w:tr>
      <w:tr w:rsidRPr="008552A6" w:rsidR="009D43A8" w:rsidTr="106F9EB5" w14:paraId="6D09B283"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702DEA" w:rsidR="009D43A8" w:rsidP="009D43A8" w:rsidRDefault="009D43A8" w14:paraId="2DE45FB0" w14:textId="77777777">
            <w:pPr>
              <w:ind w:left="0"/>
              <w:jc w:val="left"/>
              <w:rPr>
                <w:b w:val="0"/>
                <w:i/>
              </w:rPr>
            </w:pPr>
            <w:r w:rsidRPr="00702DEA">
              <w:rPr>
                <w:rFonts w:hint="eastAsia"/>
                <w:b w:val="0"/>
                <w:i/>
              </w:rPr>
              <w:t>PCIA*</w:t>
            </w:r>
            <w:r w:rsidRPr="00702DEA">
              <w:rPr>
                <w:rFonts w:hint="eastAsia"/>
                <w:b w:val="0"/>
                <w:i/>
              </w:rPr>
              <w:t>–</w:t>
            </w:r>
            <w:r w:rsidRPr="00702DEA">
              <w:rPr>
                <w:rFonts w:hint="eastAsia"/>
                <w:b w:val="0"/>
                <w:i/>
              </w:rPr>
              <w:t xml:space="preserve"> Structure</w:t>
            </w:r>
          </w:p>
        </w:tc>
        <w:tc>
          <w:tcPr>
            <w:tcW w:w="414" w:type="pct"/>
            <w:vMerge w:val="restar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9D43A8" w:rsidP="009D43A8" w:rsidRDefault="009D43A8" w14:paraId="2D37A2EE" w14:textId="77777777">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D02</w:t>
            </w:r>
          </w:p>
        </w:tc>
        <w:tc>
          <w:tcPr>
            <w:tcW w:w="2563" w:type="dxa"/>
            <w:vMerge w:val="restar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13D28" w:rsidR="009D43A8" w:rsidP="009D43A8" w:rsidRDefault="009D43A8" w14:paraId="5D588567"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lang w:val="es-ES"/>
              </w:rPr>
            </w:pPr>
            <w:r w:rsidRPr="00613D28">
              <w:rPr>
                <w:rFonts w:eastAsia="Roboto Condensed" w:cstheme="minorHAnsi"/>
                <w:i/>
                <w:color w:val="AE9142" w:themeColor="text1"/>
                <w:szCs w:val="18"/>
                <w:lang w:val="es-ES"/>
              </w:rPr>
              <w:t>Ahmad-El-</w:t>
            </w:r>
            <w:proofErr w:type="spellStart"/>
            <w:r w:rsidRPr="00613D28">
              <w:rPr>
                <w:rFonts w:eastAsia="Roboto Condensed" w:cstheme="minorHAnsi"/>
                <w:i/>
                <w:color w:val="AE9142" w:themeColor="text1"/>
                <w:szCs w:val="18"/>
                <w:lang w:val="es-ES"/>
              </w:rPr>
              <w:t>Mani</w:t>
            </w:r>
            <w:proofErr w:type="spellEnd"/>
          </w:p>
          <w:p w:rsidRPr="00613D28" w:rsidR="009D43A8" w:rsidP="009D43A8" w:rsidRDefault="106F9EB5" w14:paraId="4A723C95" w14:textId="28029FBB">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lang w:val="es-ES"/>
              </w:rPr>
            </w:pPr>
            <w:proofErr w:type="spellStart"/>
            <w:r w:rsidRPr="00613D28">
              <w:rPr>
                <w:rFonts w:eastAsia="Roboto Condensed"/>
                <w:i/>
                <w:iCs/>
                <w:color w:val="AE9142" w:themeColor="accent2"/>
                <w:lang w:val="es-ES"/>
              </w:rPr>
              <w:t>Sharanu</w:t>
            </w:r>
            <w:proofErr w:type="spellEnd"/>
            <w:r w:rsidRPr="00613D28">
              <w:rPr>
                <w:rFonts w:eastAsia="Roboto Condensed"/>
                <w:i/>
                <w:iCs/>
                <w:color w:val="AE9142" w:themeColor="accent2"/>
                <w:lang w:val="es-ES"/>
              </w:rPr>
              <w:t xml:space="preserve"> </w:t>
            </w:r>
            <w:proofErr w:type="spellStart"/>
            <w:r w:rsidRPr="00613D28">
              <w:rPr>
                <w:rFonts w:eastAsia="Roboto Condensed"/>
                <w:i/>
                <w:iCs/>
                <w:color w:val="AE9142" w:themeColor="accent2"/>
                <w:lang w:val="es-ES"/>
              </w:rPr>
              <w:t>Motgi</w:t>
            </w:r>
            <w:proofErr w:type="spellEnd"/>
          </w:p>
          <w:p w:rsidR="106F9EB5" w:rsidP="106F9EB5" w:rsidRDefault="106F9EB5" w14:paraId="7773CE6F" w14:textId="424A074E">
            <w:pPr>
              <w:ind w:left="0"/>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lang w:val="it-IT"/>
              </w:rPr>
            </w:pPr>
            <w:r w:rsidRPr="106F9EB5">
              <w:rPr>
                <w:rFonts w:eastAsia="Roboto Condensed"/>
                <w:i/>
                <w:iCs/>
                <w:color w:val="AE9142" w:themeColor="accent2"/>
                <w:lang w:val="it-IT"/>
              </w:rPr>
              <w:t>Tiago Caldeira</w:t>
            </w:r>
          </w:p>
        </w:tc>
        <w:tc>
          <w:tcPr>
            <w:tcW w:w="2186" w:type="dxa"/>
            <w:vMerge w:val="restar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106F9EB5" w:rsidP="106F9EB5" w:rsidRDefault="106F9EB5" w14:paraId="0B5ADD3D" w14:textId="434D30D7">
            <w:pPr>
              <w:ind w:left="0"/>
              <w:jc w:val="left"/>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106F9EB5">
              <w:rPr>
                <w:rFonts w:eastAsia="Roboto Condensed"/>
                <w:i/>
                <w:iCs/>
                <w:color w:val="AE9142" w:themeColor="accent2"/>
              </w:rPr>
              <w:t>KEO</w:t>
            </w:r>
          </w:p>
        </w:tc>
        <w:tc>
          <w:tcPr>
            <w:tcW w:w="3886" w:type="dxa"/>
            <w:vMerge w:val="restar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D43A8" w:rsidR="009D43A8" w:rsidP="009D43A8" w:rsidRDefault="00A13466" w14:paraId="0FF39877"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hyperlink r:id="rId24">
              <w:r w:rsidRPr="009D43A8" w:rsidR="009D43A8">
                <w:rPr>
                  <w:rFonts w:eastAsia="Roboto Condensed" w:cstheme="minorHAnsi"/>
                  <w:color w:val="AE9142" w:themeColor="text1"/>
                </w:rPr>
                <w:t>Ahmad.elmani@keoic.com</w:t>
              </w:r>
            </w:hyperlink>
          </w:p>
          <w:p w:rsidRPr="002A2E4B" w:rsidR="009D43A8" w:rsidP="009D43A8" w:rsidRDefault="00A13466" w14:paraId="3DEC4D88" w14:textId="0F2CBB8A">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hyperlink r:id="rId25">
              <w:r w:rsidRPr="106F9EB5" w:rsidR="106F9EB5">
                <w:rPr>
                  <w:rFonts w:eastAsia="Roboto Condensed"/>
                  <w:color w:val="AE9142" w:themeColor="accent2"/>
                </w:rPr>
                <w:t>Sharanu.Motgi@keoic.com</w:t>
              </w:r>
            </w:hyperlink>
          </w:p>
          <w:p w:rsidR="106F9EB5" w:rsidP="106F9EB5" w:rsidRDefault="106F9EB5" w14:paraId="34AAB899" w14:textId="475AD86F">
            <w:pPr>
              <w:ind w:left="0"/>
              <w:cnfStyle w:val="000000100000" w:firstRow="0" w:lastRow="0" w:firstColumn="0" w:lastColumn="0" w:oddVBand="0" w:evenVBand="0" w:oddHBand="1" w:evenHBand="0" w:firstRowFirstColumn="0" w:firstRowLastColumn="0" w:lastRowFirstColumn="0" w:lastRowLastColumn="0"/>
              <w:rPr>
                <w:rFonts w:eastAsia="Roboto Condensed"/>
                <w:color w:val="AE9142" w:themeColor="accent2"/>
                <w:lang w:val="pt-PT"/>
              </w:rPr>
            </w:pPr>
            <w:r w:rsidRPr="106F9EB5">
              <w:rPr>
                <w:rFonts w:eastAsia="Roboto Condensed"/>
                <w:color w:val="AE9142" w:themeColor="accent2"/>
                <w:lang w:val="pt-PT"/>
              </w:rPr>
              <w:t>Tiago.Caldeira@keoic.com</w:t>
            </w:r>
          </w:p>
        </w:tc>
        <w:tc>
          <w:tcPr>
            <w:tcW w:w="2456" w:type="dxa"/>
            <w:vMerge w:val="restar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9D43A8" w:rsidP="106F9EB5" w:rsidRDefault="106F9EB5" w14:paraId="2D673FDC" w14:textId="21402B38">
            <w:pPr>
              <w:spacing w:after="120"/>
              <w:ind w:left="0"/>
              <w:jc w:val="center"/>
              <w:cnfStyle w:val="000000100000" w:firstRow="0" w:lastRow="0" w:firstColumn="0" w:lastColumn="0" w:oddVBand="0" w:evenVBand="0" w:oddHBand="1" w:evenHBand="0" w:firstRowFirstColumn="0" w:firstRowLastColumn="0" w:lastRowFirstColumn="0" w:lastRowLastColumn="0"/>
              <w:rPr>
                <w:rFonts w:ascii="Playfair Display" w:hAnsi="Playfair Display" w:eastAsia="Playfair Display" w:cs="Playfair Display"/>
                <w:color w:val="AE9142" w:themeColor="text1"/>
                <w:szCs w:val="18"/>
              </w:rPr>
            </w:pPr>
            <w:r w:rsidRPr="106F9EB5">
              <w:rPr>
                <w:rFonts w:eastAsia="Roboto Condensed"/>
                <w:i/>
                <w:iCs/>
                <w:color w:val="AE9142" w:themeColor="accent2"/>
                <w:szCs w:val="18"/>
              </w:rPr>
              <w:t xml:space="preserve">+971 2417 3263 </w:t>
            </w:r>
            <w:r w:rsidR="009D43A8">
              <w:br/>
            </w:r>
            <w:r w:rsidRPr="106F9EB5">
              <w:rPr>
                <w:rFonts w:eastAsia="Roboto Condensed"/>
                <w:i/>
                <w:iCs/>
                <w:color w:val="AE9142" w:themeColor="accent2"/>
                <w:szCs w:val="18"/>
              </w:rPr>
              <w:t xml:space="preserve">+965 2461 6000 </w:t>
            </w:r>
            <w:r w:rsidR="009D43A8">
              <w:br/>
            </w:r>
            <w:r w:rsidRPr="106F9EB5">
              <w:rPr>
                <w:rFonts w:eastAsia="Roboto Condensed"/>
                <w:i/>
                <w:iCs/>
                <w:color w:val="AE9142" w:themeColor="accent2"/>
                <w:szCs w:val="18"/>
              </w:rPr>
              <w:t>+351 962 655 78</w:t>
            </w:r>
            <w:r w:rsidRPr="106F9EB5">
              <w:rPr>
                <w:rFonts w:ascii="Playfair Display" w:hAnsi="Playfair Display" w:eastAsia="Playfair Display" w:cs="Playfair Display"/>
                <w:i/>
                <w:iCs/>
                <w:color w:val="AE9142" w:themeColor="accent2"/>
                <w:szCs w:val="18"/>
              </w:rPr>
              <w:t>9</w:t>
            </w:r>
          </w:p>
        </w:tc>
      </w:tr>
      <w:tr w:rsidRPr="008552A6" w:rsidR="009D43A8" w:rsidTr="106F9EB5" w14:paraId="1B2DEAB6" w14:textId="77777777">
        <w:trPr>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702DEA" w:rsidR="009D43A8" w:rsidP="009D43A8" w:rsidRDefault="009D43A8" w14:paraId="28123265" w14:textId="77777777">
            <w:pPr>
              <w:ind w:left="0"/>
              <w:jc w:val="left"/>
              <w:rPr>
                <w:b w:val="0"/>
                <w:i/>
              </w:rPr>
            </w:pPr>
            <w:r w:rsidRPr="00702DEA">
              <w:rPr>
                <w:rFonts w:hint="eastAsia"/>
                <w:b w:val="0"/>
                <w:i/>
              </w:rPr>
              <w:t>PCIA*</w:t>
            </w:r>
            <w:r w:rsidRPr="00702DEA">
              <w:rPr>
                <w:rFonts w:hint="eastAsia"/>
                <w:b w:val="0"/>
                <w:i/>
              </w:rPr>
              <w:t>–</w:t>
            </w:r>
            <w:r w:rsidRPr="00702DEA">
              <w:rPr>
                <w:rFonts w:hint="eastAsia"/>
                <w:b w:val="0"/>
                <w:i/>
              </w:rPr>
              <w:t xml:space="preserve"> MEP Design</w:t>
            </w:r>
          </w:p>
        </w:tc>
        <w:tc>
          <w:tcPr>
            <w:tcW w:w="414" w:type="pct"/>
            <w:vMerge/>
            <w:tcBorders>
              <w:left w:val="single" w:color="AE9142" w:themeColor="accent2" w:sz="4" w:space="0"/>
              <w:right w:val="single" w:color="AE9142" w:themeColor="accent2" w:sz="4" w:space="0"/>
            </w:tcBorders>
            <w:vAlign w:val="center"/>
          </w:tcPr>
          <w:p w:rsidRPr="002A2E4B" w:rsidR="009D43A8" w:rsidP="009D43A8" w:rsidRDefault="009D43A8" w14:paraId="5D240842" w14:textId="77777777">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c>
          <w:tcPr>
            <w:tcW w:w="2563" w:type="dxa"/>
            <w:vMerge/>
            <w:tcBorders>
              <w:left w:val="single" w:color="AE9142" w:themeColor="accent2" w:sz="4" w:space="0"/>
              <w:right w:val="single" w:color="AE9142" w:themeColor="accent2" w:sz="4" w:space="0"/>
            </w:tcBorders>
            <w:shd w:val="clear" w:color="auto" w:fill="auto"/>
            <w:vAlign w:val="center"/>
          </w:tcPr>
          <w:p w:rsidRPr="00613D28" w:rsidR="009D43A8" w:rsidP="009D43A8" w:rsidRDefault="009D43A8" w14:paraId="4E8B26A7"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lang w:val="es-ES"/>
              </w:rPr>
            </w:pPr>
            <w:r w:rsidRPr="00613D28">
              <w:rPr>
                <w:rFonts w:eastAsia="Roboto Condensed" w:cstheme="minorHAnsi"/>
                <w:i/>
                <w:color w:val="AE9142" w:themeColor="text1"/>
                <w:szCs w:val="18"/>
                <w:lang w:val="es-ES"/>
              </w:rPr>
              <w:t>Ahmad-El-</w:t>
            </w:r>
            <w:proofErr w:type="spellStart"/>
            <w:r w:rsidRPr="00613D28">
              <w:rPr>
                <w:rFonts w:eastAsia="Roboto Condensed" w:cstheme="minorHAnsi"/>
                <w:i/>
                <w:color w:val="AE9142" w:themeColor="text1"/>
                <w:szCs w:val="18"/>
                <w:lang w:val="es-ES"/>
              </w:rPr>
              <w:t>Mani</w:t>
            </w:r>
            <w:proofErr w:type="spellEnd"/>
          </w:p>
          <w:p w:rsidRPr="00613D28" w:rsidR="009D43A8" w:rsidP="009D43A8" w:rsidRDefault="009D43A8" w14:paraId="4A5DB553" w14:textId="4B56A19E">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lang w:val="es-ES"/>
              </w:rPr>
            </w:pPr>
            <w:proofErr w:type="spellStart"/>
            <w:r w:rsidRPr="00613D28">
              <w:rPr>
                <w:rFonts w:eastAsia="Roboto Condensed" w:cstheme="minorHAnsi"/>
                <w:i/>
                <w:color w:val="AE9142" w:themeColor="text1"/>
                <w:szCs w:val="18"/>
                <w:lang w:val="es-ES"/>
              </w:rPr>
              <w:t>Sharanu</w:t>
            </w:r>
            <w:proofErr w:type="spellEnd"/>
            <w:r w:rsidRPr="00613D28">
              <w:rPr>
                <w:rFonts w:eastAsia="Roboto Condensed" w:cstheme="minorHAnsi"/>
                <w:i/>
                <w:color w:val="AE9142" w:themeColor="text1"/>
                <w:szCs w:val="18"/>
                <w:lang w:val="es-ES"/>
              </w:rPr>
              <w:t xml:space="preserve"> </w:t>
            </w:r>
            <w:proofErr w:type="spellStart"/>
            <w:r w:rsidRPr="00613D28">
              <w:rPr>
                <w:rFonts w:eastAsia="Roboto Condensed" w:cstheme="minorHAnsi"/>
                <w:i/>
                <w:color w:val="AE9142" w:themeColor="text1"/>
                <w:szCs w:val="18"/>
                <w:lang w:val="es-ES"/>
              </w:rPr>
              <w:t>Motgi</w:t>
            </w:r>
            <w:proofErr w:type="spellEnd"/>
          </w:p>
        </w:tc>
        <w:tc>
          <w:tcPr>
            <w:tcW w:w="2186" w:type="dxa"/>
            <w:vMerge/>
            <w:tcBorders>
              <w:left w:val="single" w:color="AE9142" w:themeColor="accent2" w:sz="4" w:space="0"/>
              <w:right w:val="single" w:color="AE9142" w:themeColor="accent2" w:sz="4" w:space="0"/>
            </w:tcBorders>
            <w:shd w:val="clear" w:color="auto" w:fill="auto"/>
          </w:tcPr>
          <w:p w:rsidRPr="002A2E4B" w:rsidR="009D43A8" w:rsidP="009D43A8" w:rsidRDefault="009D43A8" w14:paraId="080219D5" w14:textId="5FA255E9">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sidRPr="009D43A8">
              <w:rPr>
                <w:rFonts w:eastAsia="Roboto Condensed" w:cstheme="minorHAnsi"/>
                <w:i/>
                <w:color w:val="AE9142" w:themeColor="text1"/>
                <w:szCs w:val="18"/>
              </w:rPr>
              <w:t>KEO</w:t>
            </w:r>
          </w:p>
        </w:tc>
        <w:tc>
          <w:tcPr>
            <w:tcW w:w="3886" w:type="dxa"/>
            <w:vMerge/>
            <w:tcBorders>
              <w:left w:val="single" w:color="AE9142" w:themeColor="accent2" w:sz="4" w:space="0"/>
              <w:right w:val="single" w:color="AE9142" w:themeColor="accent2" w:sz="4" w:space="0"/>
            </w:tcBorders>
            <w:shd w:val="clear" w:color="auto" w:fill="auto"/>
            <w:vAlign w:val="center"/>
          </w:tcPr>
          <w:p w:rsidRPr="009D43A8" w:rsidR="009D43A8" w:rsidP="009D43A8" w:rsidRDefault="00A13466" w14:paraId="0637C926"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hyperlink r:id="rId26">
              <w:r w:rsidRPr="009D43A8" w:rsidR="009D43A8">
                <w:rPr>
                  <w:rFonts w:eastAsia="Roboto Condensed" w:cstheme="minorHAnsi"/>
                  <w:color w:val="AE9142" w:themeColor="text1"/>
                </w:rPr>
                <w:t>Ahmad.elmani@keoic.com</w:t>
              </w:r>
            </w:hyperlink>
          </w:p>
          <w:p w:rsidRPr="002A2E4B" w:rsidR="009D43A8" w:rsidP="009D43A8" w:rsidRDefault="00A13466" w14:paraId="53A5AA56" w14:textId="252C6902">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hyperlink r:id="rId27">
              <w:r w:rsidRPr="009D43A8" w:rsidR="009D43A8">
                <w:rPr>
                  <w:rFonts w:eastAsia="Roboto Condensed" w:cstheme="minorHAnsi"/>
                  <w:color w:val="AE9142" w:themeColor="text1"/>
                </w:rPr>
                <w:t>Sharanu.Motgi@keoic.com</w:t>
              </w:r>
            </w:hyperlink>
          </w:p>
        </w:tc>
        <w:tc>
          <w:tcPr>
            <w:tcW w:w="2456" w:type="dxa"/>
            <w:vMerge/>
            <w:tcBorders>
              <w:left w:val="single" w:color="AE9142" w:themeColor="accent2" w:sz="4" w:space="0"/>
              <w:right w:val="single" w:color="AE9142" w:themeColor="accent2" w:sz="4" w:space="0"/>
            </w:tcBorders>
            <w:shd w:val="clear" w:color="auto" w:fill="auto"/>
            <w:vAlign w:val="center"/>
          </w:tcPr>
          <w:p w:rsidRPr="00702DEA" w:rsidR="009D43A8" w:rsidP="009D43A8" w:rsidRDefault="009D43A8" w14:paraId="15849AA8"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r>
      <w:tr w:rsidRPr="00613D28" w:rsidR="00D31F1F" w:rsidTr="106F9EB5" w14:paraId="5CFC9203"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702DEA" w:rsidR="00D31F1F" w:rsidP="00DA3F43" w:rsidRDefault="00D31F1F" w14:paraId="4B920D20" w14:textId="3853FB99">
            <w:pPr>
              <w:ind w:left="0"/>
              <w:jc w:val="left"/>
              <w:rPr>
                <w:b w:val="0"/>
                <w:i/>
              </w:rPr>
            </w:pPr>
            <w:r w:rsidRPr="00702DEA">
              <w:rPr>
                <w:rFonts w:hint="eastAsia"/>
                <w:b w:val="0"/>
                <w:i/>
              </w:rPr>
              <w:t xml:space="preserve">Task Information Manager </w:t>
            </w:r>
            <w:r w:rsidRPr="00702DEA">
              <w:rPr>
                <w:rFonts w:hint="eastAsia"/>
                <w:b w:val="0"/>
                <w:i/>
              </w:rPr>
              <w:t>–</w:t>
            </w:r>
            <w:r w:rsidRPr="00702DEA">
              <w:rPr>
                <w:rFonts w:hint="eastAsia"/>
                <w:b w:val="0"/>
                <w:i/>
              </w:rPr>
              <w:t xml:space="preserve"> </w:t>
            </w:r>
            <w:r w:rsidR="009D43A8">
              <w:rPr>
                <w:b w:val="0"/>
                <w:i/>
              </w:rPr>
              <w:t>Infrastructure</w:t>
            </w:r>
          </w:p>
        </w:tc>
        <w:tc>
          <w:tcPr>
            <w:tcW w:w="1228" w:type="dxa"/>
            <w:vMerge/>
            <w:tcBorders>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3D0E69A1" w14:textId="3309C1CD">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c>
          <w:tcPr>
            <w:tcW w:w="2563" w:type="dxa"/>
            <w:vMerge/>
            <w:tcBorders>
              <w:left w:val="single" w:color="AE9142" w:themeColor="accent2" w:sz="4" w:space="0"/>
              <w:bottom w:val="single" w:color="AE9142" w:themeColor="accent2" w:sz="4" w:space="0"/>
              <w:right w:val="single" w:color="AE9142" w:themeColor="accent2" w:sz="4" w:space="0"/>
            </w:tcBorders>
            <w:shd w:val="clear" w:color="auto" w:fill="auto"/>
            <w:vAlign w:val="center"/>
          </w:tcPr>
          <w:p w:rsidRPr="00DA3F43" w:rsidR="009D43A8" w:rsidP="009D43A8" w:rsidRDefault="009D43A8" w14:paraId="6184E4CA"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lang w:val="it-IT"/>
              </w:rPr>
            </w:pPr>
            <w:r w:rsidRPr="00DA3F43">
              <w:rPr>
                <w:rFonts w:eastAsia="Roboto Condensed" w:cstheme="minorHAnsi"/>
                <w:i/>
                <w:color w:val="AE9142" w:themeColor="text1"/>
                <w:szCs w:val="18"/>
                <w:lang w:val="it-IT"/>
              </w:rPr>
              <w:t>Ahmad El-mani</w:t>
            </w:r>
          </w:p>
          <w:p w:rsidRPr="00DA3F43" w:rsidR="00D31F1F" w:rsidP="009D43A8" w:rsidRDefault="009D43A8" w14:paraId="6CF719A1" w14:textId="424A074E">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lang w:val="it-IT"/>
              </w:rPr>
            </w:pPr>
            <w:r w:rsidRPr="00DA3F43">
              <w:rPr>
                <w:rFonts w:eastAsia="Roboto Condensed" w:cstheme="minorHAnsi"/>
                <w:i/>
                <w:color w:val="AE9142" w:themeColor="text1"/>
                <w:szCs w:val="18"/>
                <w:lang w:val="it-IT"/>
              </w:rPr>
              <w:t>Tiago Caldeira</w:t>
            </w:r>
          </w:p>
        </w:tc>
        <w:tc>
          <w:tcPr>
            <w:tcW w:w="2186" w:type="dxa"/>
            <w:vMerge/>
            <w:tcBorders>
              <w:left w:val="single" w:color="AE9142" w:themeColor="accent2" w:sz="4" w:space="0"/>
              <w:bottom w:val="single" w:color="AE9142" w:themeColor="accent2" w:sz="4" w:space="0"/>
              <w:right w:val="single" w:color="AE9142" w:themeColor="accent2" w:sz="4" w:space="0"/>
            </w:tcBorders>
            <w:shd w:val="clear" w:color="auto" w:fill="auto"/>
            <w:vAlign w:val="center"/>
          </w:tcPr>
          <w:p w:rsidRPr="009D43A8" w:rsidR="00D31F1F" w:rsidP="00DA3F43" w:rsidRDefault="009D43A8" w14:paraId="5E9F3504" w14:textId="1F3C1351">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lang w:val="pt-PT"/>
              </w:rPr>
            </w:pPr>
            <w:r w:rsidRPr="009D43A8">
              <w:rPr>
                <w:rFonts w:eastAsia="Roboto Condensed" w:cstheme="minorHAnsi"/>
                <w:i/>
                <w:color w:val="AE9142" w:themeColor="text1"/>
                <w:szCs w:val="18"/>
              </w:rPr>
              <w:t>KEO</w:t>
            </w:r>
          </w:p>
        </w:tc>
        <w:tc>
          <w:tcPr>
            <w:tcW w:w="3886" w:type="dxa"/>
            <w:vMerge/>
            <w:tcBorders>
              <w:left w:val="single" w:color="AE9142" w:themeColor="accent2" w:sz="4" w:space="0"/>
              <w:bottom w:val="single" w:color="AE9142" w:themeColor="accent2" w:sz="4" w:space="0"/>
              <w:right w:val="single" w:color="AE9142" w:themeColor="accent2" w:sz="4" w:space="0"/>
            </w:tcBorders>
            <w:shd w:val="clear" w:color="auto" w:fill="auto"/>
            <w:vAlign w:val="center"/>
          </w:tcPr>
          <w:p w:rsidRPr="00DA3F43" w:rsidR="009D43A8" w:rsidP="009D43A8" w:rsidRDefault="00A13466" w14:paraId="1153651E"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color w:val="AE9142" w:themeColor="text1"/>
                <w:lang w:val="pt-PT"/>
              </w:rPr>
            </w:pPr>
            <w:hyperlink r:id="rId28">
              <w:r w:rsidRPr="00DA3F43" w:rsidR="009D43A8">
                <w:rPr>
                  <w:rFonts w:eastAsia="Roboto Condensed" w:cstheme="minorHAnsi"/>
                  <w:color w:val="AE9142" w:themeColor="text1"/>
                  <w:lang w:val="pt-PT"/>
                </w:rPr>
                <w:t>Ahmad.elmani@keoic.com</w:t>
              </w:r>
            </w:hyperlink>
          </w:p>
          <w:p w:rsidRPr="00DA3F43" w:rsidR="00D31F1F" w:rsidP="009D43A8" w:rsidRDefault="009D43A8" w14:paraId="1CC1BA4A" w14:textId="475AD86F">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color w:val="AE9142" w:themeColor="text1"/>
                <w:lang w:val="pt-PT"/>
              </w:rPr>
            </w:pPr>
            <w:r w:rsidRPr="00DA3F43">
              <w:rPr>
                <w:rFonts w:eastAsia="Roboto Condensed" w:cstheme="minorHAnsi"/>
                <w:color w:val="AE9142" w:themeColor="text1"/>
                <w:lang w:val="pt-PT"/>
              </w:rPr>
              <w:t>Tiago.Caldeira@keoic.com</w:t>
            </w:r>
          </w:p>
        </w:tc>
        <w:tc>
          <w:tcPr>
            <w:tcW w:w="2456" w:type="dxa"/>
            <w:vMerge/>
            <w:tcBorders>
              <w:left w:val="single" w:color="AE9142" w:themeColor="accent2" w:sz="4" w:space="0"/>
              <w:bottom w:val="single" w:color="AE9142" w:themeColor="accent2" w:sz="4" w:space="0"/>
              <w:right w:val="single" w:color="AE9142" w:themeColor="accent2" w:sz="4" w:space="0"/>
            </w:tcBorders>
            <w:shd w:val="clear" w:color="auto" w:fill="auto"/>
            <w:vAlign w:val="center"/>
          </w:tcPr>
          <w:p w:rsidRPr="009D43A8" w:rsidR="00D31F1F" w:rsidP="00DA3F43" w:rsidRDefault="00D31F1F" w14:paraId="4F146892"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lang w:val="pt-PT"/>
              </w:rPr>
            </w:pPr>
          </w:p>
        </w:tc>
      </w:tr>
      <w:tr w:rsidRPr="008552A6" w:rsidR="00D31F1F" w:rsidTr="106F9EB5" w14:paraId="092F3539" w14:textId="77777777">
        <w:trPr>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702DEA" w:rsidR="00D31F1F" w:rsidP="00DA3F43" w:rsidRDefault="00D31F1F" w14:paraId="607A6949" w14:textId="77777777">
            <w:pPr>
              <w:ind w:left="0"/>
              <w:jc w:val="left"/>
              <w:rPr>
                <w:b w:val="0"/>
                <w:i/>
              </w:rPr>
            </w:pPr>
            <w:r w:rsidRPr="00702DEA">
              <w:rPr>
                <w:rFonts w:hint="eastAsia"/>
                <w:b w:val="0"/>
                <w:i/>
              </w:rPr>
              <w:t>PCIA*</w:t>
            </w:r>
            <w:r w:rsidRPr="00702DEA">
              <w:rPr>
                <w:rFonts w:hint="eastAsia"/>
                <w:b w:val="0"/>
                <w:i/>
              </w:rPr>
              <w:t>–</w:t>
            </w:r>
            <w:r w:rsidRPr="00702DEA">
              <w:rPr>
                <w:rFonts w:hint="eastAsia"/>
                <w:b w:val="0"/>
                <w:i/>
              </w:rPr>
              <w:t xml:space="preserve"> Interior Design</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5325FA72" w14:textId="77777777">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D04</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230790" w14:paraId="7305DAF3" w14:textId="647B0BE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ins w:author="Jordan Cully" w:date="2021-09-20T18:46:00Z" w:id="36">
              <w:r>
                <w:rPr>
                  <w:rFonts w:eastAsia="Roboto Condensed" w:cstheme="minorHAnsi"/>
                  <w:i/>
                  <w:color w:val="AE9142" w:themeColor="text1"/>
                  <w:szCs w:val="18"/>
                </w:rPr>
                <w:t>Jordan Cully</w:t>
              </w:r>
            </w:ins>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B659ED" w14:paraId="42AD9FED" w14:textId="549F5F4A">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Rockwell</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230790" w14:paraId="19DD267C" w14:textId="2E49C080">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ins w:author="Jordan Cully" w:date="2021-09-20T18:46:00Z" w:id="37">
              <w:r>
                <w:rPr>
                  <w:rFonts w:eastAsia="Roboto Condensed" w:cstheme="minorHAnsi"/>
                  <w:i/>
                  <w:color w:val="AE9142" w:themeColor="text1"/>
                  <w:szCs w:val="18"/>
                </w:rPr>
                <w:t>jcully@rockwellgroup.com</w:t>
              </w:r>
            </w:ins>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541A1F4A"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r>
      <w:tr w:rsidRPr="008552A6" w:rsidR="00D31F1F" w:rsidTr="106F9EB5" w14:paraId="0D1FDC6B"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915CB8" w:rsidR="00D31F1F" w:rsidP="00DA3F43" w:rsidRDefault="00D31F1F" w14:paraId="73198F4A" w14:textId="77777777">
            <w:pPr>
              <w:ind w:left="0"/>
              <w:jc w:val="left"/>
              <w:rPr>
                <w:b w:val="0"/>
                <w:i/>
              </w:rPr>
            </w:pPr>
            <w:r w:rsidRPr="00915CB8">
              <w:rPr>
                <w:b w:val="0"/>
                <w:i/>
              </w:rPr>
              <w:t>PCIA* - Landscape</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D31F1F" w:rsidP="00DA3F43" w:rsidRDefault="00D31F1F" w14:paraId="369B03F1" w14:textId="77777777">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D05</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116D1" w:rsidR="00A116D1" w:rsidP="341ABC4D" w:rsidRDefault="00A116D1" w14:paraId="1A6E8B7F" w14:textId="27E31929">
            <w:pPr>
              <w:ind w:left="0"/>
              <w:cnfStyle w:val="000000100000" w:firstRow="0" w:lastRow="0" w:firstColumn="0" w:lastColumn="0" w:oddVBand="0" w:evenVBand="0" w:oddHBand="1" w:evenHBand="0" w:firstRowFirstColumn="0" w:firstRowLastColumn="0" w:lastRowFirstColumn="0" w:lastRowLastColumn="0"/>
              <w:rPr>
                <w:del w:author="Jack Garcia" w:date="2021-09-14T12:45:00Z" w:id="38"/>
                <w:rFonts w:eastAsia="Roboto Condensed"/>
                <w:i/>
                <w:iCs/>
                <w:color w:val="AE9142" w:themeColor="text1"/>
              </w:rPr>
            </w:pPr>
            <w:del w:author="Jack Garcia" w:date="2021-09-14T12:45:00Z" w:id="39">
              <w:r w:rsidRPr="341ABC4D" w:rsidDel="341ABC4D">
                <w:rPr>
                  <w:rFonts w:eastAsia="Roboto Condensed"/>
                  <w:i/>
                  <w:iCs/>
                  <w:color w:val="AE9142" w:themeColor="accent2"/>
                </w:rPr>
                <w:delText>Jack Garcia</w:delText>
              </w:r>
            </w:del>
            <w:ins w:author="Jack Garcia" w:date="2021-09-14T12:45:00Z" w:id="40">
              <w:r w:rsidRPr="341ABC4D" w:rsidR="341ABC4D">
                <w:rPr>
                  <w:rFonts w:eastAsia="Roboto Condensed"/>
                  <w:i/>
                  <w:iCs/>
                  <w:color w:val="AE9142" w:themeColor="accent2"/>
                </w:rPr>
                <w:t xml:space="preserve">Florencia </w:t>
              </w:r>
              <w:proofErr w:type="spellStart"/>
              <w:r w:rsidRPr="341ABC4D" w:rsidR="341ABC4D">
                <w:rPr>
                  <w:rFonts w:eastAsia="Roboto Condensed"/>
                  <w:i/>
                  <w:iCs/>
                  <w:color w:val="AE9142" w:themeColor="accent2"/>
                </w:rPr>
                <w:t>Mischelejis</w:t>
              </w:r>
            </w:ins>
          </w:p>
          <w:p w:rsidRPr="00915CB8" w:rsidR="00D31F1F" w:rsidP="00462E9B" w:rsidRDefault="00A116D1" w14:paraId="73F30A57" w14:textId="0BC3FB56">
            <w:pPr>
              <w:spacing w:after="120"/>
              <w:ind w:left="0"/>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del w:author="Jack Garcia" w:date="2021-09-14T12:37:00Z" w:id="41">
              <w:r w:rsidRPr="25812850" w:rsidDel="25812850">
                <w:rPr>
                  <w:rFonts w:eastAsia="Roboto Condensed"/>
                  <w:i/>
                  <w:iCs/>
                  <w:color w:val="AE9142" w:themeColor="accent2"/>
                </w:rPr>
                <w:delText>Misha Ponomarenko</w:delText>
              </w:r>
            </w:del>
            <w:ins w:author="Jack Garcia" w:date="2021-09-14T12:37:00Z" w:id="42">
              <w:r w:rsidRPr="25812850" w:rsidR="25812850">
                <w:rPr>
                  <w:rFonts w:eastAsia="Roboto Condensed"/>
                  <w:i/>
                  <w:iCs/>
                  <w:color w:val="AE9142" w:themeColor="accent2"/>
                </w:rPr>
                <w:t>Martina</w:t>
              </w:r>
              <w:proofErr w:type="spellEnd"/>
              <w:r w:rsidRPr="25812850" w:rsidR="25812850">
                <w:rPr>
                  <w:rFonts w:eastAsia="Roboto Condensed"/>
                  <w:i/>
                  <w:iCs/>
                  <w:color w:val="AE9142" w:themeColor="accent2"/>
                </w:rPr>
                <w:t xml:space="preserve"> Prieto</w:t>
              </w:r>
            </w:ins>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00A116D1" w:rsidRDefault="00A116D1" w14:paraId="4DE0AAFC" w14:textId="0DFE638B">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EDSA</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116D1" w:rsidR="00A116D1" w:rsidP="341ABC4D" w:rsidRDefault="00D574F8" w14:paraId="0C0BAEF1" w14:textId="7D56886C">
            <w:pPr>
              <w:ind w:left="0"/>
              <w:cnfStyle w:val="000000100000" w:firstRow="0" w:lastRow="0" w:firstColumn="0" w:lastColumn="0" w:oddVBand="0" w:evenVBand="0" w:oddHBand="1" w:evenHBand="0" w:firstRowFirstColumn="0" w:firstRowLastColumn="0" w:lastRowFirstColumn="0" w:lastRowLastColumn="0"/>
              <w:rPr>
                <w:ins w:author="Jack Garcia" w:date="2021-09-14T12:46:00Z" w:id="43"/>
                <w:rStyle w:val="Hipervnculo"/>
                <w:rFonts w:eastAsia="Roboto Condensed"/>
              </w:rPr>
            </w:pPr>
            <w:r>
              <w:fldChar w:fldCharType="begin"/>
            </w:r>
            <w:r>
              <w:instrText xml:space="preserve">HYPERLINK "mailto:Jgarcia@edsaplan.com" </w:instrText>
            </w:r>
            <w:r>
              <w:fldChar w:fldCharType="separate"/>
            </w:r>
            <w:del w:author="Jack Garcia" w:date="2021-09-14T12:45:00Z" w:id="44">
              <w:r w:rsidRPr="341ABC4D" w:rsidDel="341ABC4D">
                <w:rPr>
                  <w:rFonts w:eastAsia="Roboto Condensed"/>
                  <w:color w:val="AE9142" w:themeColor="accent2"/>
                </w:rPr>
                <w:delText>Jgarcia</w:delText>
              </w:r>
            </w:del>
            <w:r w:rsidRPr="341ABC4D" w:rsidR="341ABC4D">
              <w:rPr>
                <w:rFonts w:eastAsia="Roboto Condensed"/>
                <w:color w:val="AE9142" w:themeColor="accent2"/>
              </w:rPr>
              <w:t>@edsaplan.com</w:t>
            </w:r>
            <w:ins w:author="Jack Garcia" w:date="2021-09-14T12:45:00Z" w:id="45">
              <w:r w:rsidRPr="341ABC4D" w:rsidR="341ABC4D">
                <w:rPr>
                  <w:rFonts w:eastAsia="Roboto Condensed"/>
                  <w:color w:val="AE9142" w:themeColor="accent2"/>
                </w:rPr>
                <w:t xml:space="preserve"> </w:t>
              </w:r>
            </w:ins>
            <w:r>
              <w:fldChar w:fldCharType="end"/>
            </w:r>
            <w:ins w:author="Jack Garcia" w:date="2021-09-14T12:45:00Z" w:id="46">
              <w:r w:rsidRPr="341ABC4D" w:rsidR="341ABC4D">
                <w:rPr>
                  <w:rFonts w:eastAsia="Roboto Condensed"/>
                  <w:color w:val="AE9142" w:themeColor="accent2"/>
                </w:rPr>
                <w:t xml:space="preserve"> </w:t>
              </w:r>
            </w:ins>
            <w:ins w:author="Jack Garcia" w:date="2021-09-14T12:46:00Z" w:id="47">
              <w:r>
                <w:fldChar w:fldCharType="begin"/>
              </w:r>
              <w:r>
                <w:instrText xml:space="preserve">HYPERLINK "mailto:fmischeljis@edsaplan.com" </w:instrText>
              </w:r>
              <w:r>
                <w:fldChar w:fldCharType="separate"/>
              </w:r>
            </w:ins>
            <w:proofErr w:type="spellStart"/>
            <w:ins w:author="Jack Garcia" w:date="2021-09-14T12:45:00Z" w:id="48">
              <w:r w:rsidRPr="341ABC4D" w:rsidR="341ABC4D">
                <w:rPr>
                  <w:rStyle w:val="Hipervnculo"/>
                  <w:rFonts w:eastAsia="Roboto Condensed"/>
                </w:rPr>
                <w:t>fmi</w:t>
              </w:r>
            </w:ins>
            <w:proofErr w:type="spellEnd"/>
            <w:ins w:author="Jack Garcia" w:date="2021-09-14T12:46:00Z" w:id="49">
              <w:r>
                <w:fldChar w:fldCharType="end"/>
              </w:r>
            </w:ins>
          </w:p>
          <w:p w:rsidR="341ABC4D" w:rsidP="341ABC4D" w:rsidRDefault="341ABC4D" w14:paraId="6B0AF195" w14:textId="4E423B4B">
            <w:pPr>
              <w:ind w:left="0"/>
              <w:cnfStyle w:val="000000100000" w:firstRow="0" w:lastRow="0" w:firstColumn="0" w:lastColumn="0" w:oddVBand="0" w:evenVBand="0" w:oddHBand="1" w:evenHBand="0" w:firstRowFirstColumn="0" w:firstRowLastColumn="0" w:lastRowFirstColumn="0" w:lastRowLastColumn="0"/>
              <w:rPr>
                <w:rFonts w:eastAsia="Roboto Condensed"/>
                <w:color w:val="AE9142" w:themeColor="accent2"/>
                <w:szCs w:val="18"/>
              </w:rPr>
            </w:pPr>
            <w:ins w:author="Jack Garcia" w:date="2021-09-14T12:46:00Z" w:id="50">
              <w:r w:rsidRPr="341ABC4D">
                <w:rPr>
                  <w:rFonts w:eastAsia="Roboto Condensed"/>
                  <w:color w:val="AE9142" w:themeColor="accent2"/>
                  <w:szCs w:val="18"/>
                </w:rPr>
                <w:t>Fmischelejis@edsaplan.com</w:t>
              </w:r>
            </w:ins>
          </w:p>
          <w:p w:rsidRPr="00A116D1" w:rsidR="00D31F1F" w:rsidP="25812850" w:rsidRDefault="00A116D1" w14:paraId="3F0C574B" w14:textId="7D8FBB2A">
            <w:pPr>
              <w:ind w:left="0"/>
              <w:cnfStyle w:val="000000100000" w:firstRow="0" w:lastRow="0" w:firstColumn="0" w:lastColumn="0" w:oddVBand="0" w:evenVBand="0" w:oddHBand="1" w:evenHBand="0" w:firstRowFirstColumn="0" w:firstRowLastColumn="0" w:lastRowFirstColumn="0" w:lastRowLastColumn="0"/>
              <w:rPr>
                <w:rFonts w:eastAsia="Roboto Condensed"/>
                <w:color w:val="AE9142" w:themeColor="text1"/>
              </w:rPr>
            </w:pPr>
            <w:del w:author="Jack Garcia" w:date="2021-09-14T12:38:00Z" w:id="51">
              <w:r w:rsidRPr="25812850" w:rsidDel="25812850">
                <w:rPr>
                  <w:rFonts w:eastAsia="Roboto Condensed"/>
                  <w:color w:val="AE9142" w:themeColor="accent2"/>
                </w:rPr>
                <w:delText>Mponomarenko</w:delText>
              </w:r>
            </w:del>
            <w:ins w:author="Jack Garcia" w:date="2021-09-14T12:38:00Z" w:id="52">
              <w:r w:rsidRPr="25812850" w:rsidR="25812850">
                <w:rPr>
                  <w:rFonts w:eastAsia="Roboto Condensed"/>
                  <w:color w:val="AE9142" w:themeColor="accent2"/>
                </w:rPr>
                <w:t>mprieto</w:t>
              </w:r>
            </w:ins>
            <w:hyperlink r:id="rId29">
              <w:r w:rsidRPr="25812850" w:rsidR="25812850">
                <w:rPr>
                  <w:rFonts w:eastAsia="Roboto Condensed"/>
                  <w:color w:val="AE9142" w:themeColor="accent2"/>
                </w:rPr>
                <w:t>@edsaplan.com</w:t>
              </w:r>
            </w:hyperlink>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577DB89A"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r>
      <w:tr w:rsidRPr="008552A6" w:rsidR="00D31F1F" w:rsidTr="106F9EB5" w14:paraId="5D926CAB" w14:textId="77777777">
        <w:trPr>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702DEA" w:rsidR="00D31F1F" w:rsidP="00DA3F43" w:rsidRDefault="00D31F1F" w14:paraId="1A579AA3" w14:textId="77777777">
            <w:pPr>
              <w:ind w:left="0"/>
              <w:jc w:val="left"/>
              <w:rPr>
                <w:i/>
              </w:rPr>
            </w:pPr>
            <w:r w:rsidRPr="00702DEA">
              <w:rPr>
                <w:rFonts w:hint="eastAsia"/>
                <w:b w:val="0"/>
                <w:i/>
              </w:rPr>
              <w:t>PCIA*</w:t>
            </w:r>
            <w:r w:rsidRPr="00702DEA">
              <w:rPr>
                <w:rFonts w:hint="eastAsia"/>
                <w:b w:val="0"/>
                <w:i/>
              </w:rPr>
              <w:t>–</w:t>
            </w:r>
            <w:r>
              <w:rPr>
                <w:rFonts w:hint="eastAsia"/>
                <w:b w:val="0"/>
                <w:i/>
              </w:rPr>
              <w:t xml:space="preserve"> </w:t>
            </w:r>
            <w:r>
              <w:rPr>
                <w:b w:val="0"/>
                <w:i/>
              </w:rPr>
              <w:t>SPA Technical</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D31F1F" w:rsidP="0BA232C8" w:rsidRDefault="0BA232C8" w14:paraId="2DD427AC" w14:textId="459A58B8">
            <w:pPr>
              <w:ind w:left="0"/>
              <w:jc w:val="center"/>
              <w:cnfStyle w:val="000000000000" w:firstRow="0" w:lastRow="0" w:firstColumn="0" w:lastColumn="0" w:oddVBand="0" w:evenVBand="0" w:oddHBand="0" w:evenHBand="0" w:firstRowFirstColumn="0" w:firstRowLastColumn="0" w:lastRowFirstColumn="0" w:lastRowLastColumn="0"/>
              <w:rPr>
                <w:i/>
                <w:iCs/>
                <w:color w:val="AE9142" w:themeColor="text1"/>
              </w:rPr>
            </w:pPr>
            <w:r w:rsidRPr="0BA232C8">
              <w:rPr>
                <w:i/>
                <w:iCs/>
              </w:rPr>
              <w:t>D07</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13BAFC45" w:rsidRDefault="13BAFC45" w14:paraId="3F02BDC3" w14:textId="669C74A7">
            <w:pPr>
              <w:ind w:left="0"/>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text1"/>
              </w:rPr>
            </w:pPr>
            <w:r w:rsidRPr="13BAFC45">
              <w:rPr>
                <w:rFonts w:eastAsia="Roboto Condensed"/>
                <w:i/>
                <w:iCs/>
                <w:color w:val="AE9142" w:themeColor="accent2"/>
              </w:rPr>
              <w:t xml:space="preserve">Nero </w:t>
            </w:r>
            <w:proofErr w:type="spellStart"/>
            <w:r w:rsidRPr="13BAFC45">
              <w:rPr>
                <w:rFonts w:eastAsia="Roboto Condensed"/>
                <w:i/>
                <w:iCs/>
                <w:color w:val="AE9142" w:themeColor="accent2"/>
              </w:rPr>
              <w:t>Camasin</w:t>
            </w:r>
            <w:proofErr w:type="spellEnd"/>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00DA3F43" w:rsidRDefault="00FD75F7" w14:paraId="6736B83B" w14:textId="04E1B976">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Barr &amp; Wray</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13BAFC45" w:rsidRDefault="13BAFC45" w14:paraId="394699D5" w14:textId="11F62FE0">
            <w:pPr>
              <w:ind w:left="0"/>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text1"/>
              </w:rPr>
            </w:pPr>
            <w:r w:rsidRPr="13BAFC45">
              <w:rPr>
                <w:rFonts w:eastAsia="Roboto Condensed"/>
                <w:i/>
                <w:iCs/>
                <w:color w:val="AE9142" w:themeColor="accent2"/>
              </w:rPr>
              <w:t>ncamasin@barrandwray.com</w:t>
            </w: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13BAFC45" w:rsidRDefault="13BAFC45" w14:paraId="64885785" w14:textId="3E9F9B4D">
            <w:pPr>
              <w:ind w:left="0"/>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text1"/>
              </w:rPr>
            </w:pPr>
            <w:r w:rsidRPr="13BAFC45">
              <w:rPr>
                <w:rFonts w:eastAsia="Roboto Condensed"/>
                <w:i/>
                <w:iCs/>
                <w:color w:val="AE9142" w:themeColor="accent2"/>
              </w:rPr>
              <w:t>+971 4 3206440</w:t>
            </w:r>
          </w:p>
        </w:tc>
      </w:tr>
      <w:tr w:rsidRPr="008552A6" w:rsidR="00D31F1F" w:rsidTr="106F9EB5" w14:paraId="6C5550DD"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915CB8" w:rsidR="00D31F1F" w:rsidP="00DA3F43" w:rsidRDefault="00B97BE2" w14:paraId="555FD6C7" w14:textId="7E7127E0">
            <w:pPr>
              <w:ind w:left="0"/>
              <w:jc w:val="left"/>
              <w:rPr>
                <w:b w:val="0"/>
                <w:i/>
              </w:rPr>
            </w:pPr>
            <w:ins w:author="Andrea Aita" w:date="2021-09-07T16:10:00Z" w:id="53">
              <w:r w:rsidRPr="00702DEA">
                <w:rPr>
                  <w:rFonts w:hint="eastAsia"/>
                  <w:b w:val="0"/>
                  <w:i/>
                </w:rPr>
                <w:t xml:space="preserve">Task Information Manager </w:t>
              </w:r>
            </w:ins>
            <w:del w:author="Andrea Aita" w:date="2021-09-07T16:10:00Z" w:id="54">
              <w:r w:rsidRPr="00915CB8" w:rsidDel="00B97BE2" w:rsidR="00D31F1F">
                <w:rPr>
                  <w:b w:val="0"/>
                  <w:i/>
                </w:rPr>
                <w:delText xml:space="preserve">PCIA* </w:delText>
              </w:r>
            </w:del>
            <w:r w:rsidRPr="00915CB8" w:rsidR="00D31F1F">
              <w:rPr>
                <w:b w:val="0"/>
                <w:i/>
              </w:rPr>
              <w:t>- Kitchen &amp; Laundry</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2E9B" w:rsidR="00D31F1F" w:rsidP="00DA3F43" w:rsidRDefault="00D31F1F" w14:paraId="58BF7765" w14:textId="77777777">
            <w:pPr>
              <w:ind w:left="0"/>
              <w:jc w:val="center"/>
              <w:cnfStyle w:val="000000100000" w:firstRow="0" w:lastRow="0" w:firstColumn="0" w:lastColumn="0" w:oddVBand="0" w:evenVBand="0" w:oddHBand="1" w:evenHBand="0" w:firstRowFirstColumn="0" w:firstRowLastColumn="0" w:lastRowFirstColumn="0" w:lastRowLastColumn="0"/>
              <w:rPr>
                <w:bCs/>
                <w:i/>
              </w:rPr>
            </w:pPr>
            <w:r w:rsidRPr="00462E9B">
              <w:rPr>
                <w:bCs/>
                <w:i/>
              </w:rPr>
              <w:t>F05</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2E9B" w:rsidR="00D31F1F" w:rsidP="00DA3F43" w:rsidRDefault="00B97BE2" w14:paraId="44543522" w14:textId="32EAA7EB">
            <w:pPr>
              <w:ind w:left="0"/>
              <w:cnfStyle w:val="000000100000" w:firstRow="0" w:lastRow="0" w:firstColumn="0" w:lastColumn="0" w:oddVBand="0" w:evenVBand="0" w:oddHBand="1" w:evenHBand="0" w:firstRowFirstColumn="0" w:firstRowLastColumn="0" w:lastRowFirstColumn="0" w:lastRowLastColumn="0"/>
              <w:rPr>
                <w:bCs/>
                <w:i/>
              </w:rPr>
            </w:pPr>
            <w:ins w:author="Andrea Aita" w:date="2021-09-07T16:10:00Z" w:id="55">
              <w:r w:rsidRPr="00462E9B">
                <w:rPr>
                  <w:bCs/>
                  <w:i/>
                </w:rPr>
                <w:t xml:space="preserve">Andrea </w:t>
              </w:r>
              <w:proofErr w:type="spellStart"/>
              <w:r w:rsidRPr="00462E9B">
                <w:rPr>
                  <w:bCs/>
                  <w:i/>
                </w:rPr>
                <w:t>Aita</w:t>
              </w:r>
            </w:ins>
            <w:proofErr w:type="spellEnd"/>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2E9B" w:rsidR="00D31F1F" w:rsidP="00DA3F43" w:rsidRDefault="00D31F1F" w14:paraId="6D873237" w14:textId="77777777">
            <w:pPr>
              <w:ind w:left="0"/>
              <w:cnfStyle w:val="000000100000" w:firstRow="0" w:lastRow="0" w:firstColumn="0" w:lastColumn="0" w:oddVBand="0" w:evenVBand="0" w:oddHBand="1" w:evenHBand="0" w:firstRowFirstColumn="0" w:firstRowLastColumn="0" w:lastRowFirstColumn="0" w:lastRowLastColumn="0"/>
              <w:rPr>
                <w:bCs/>
                <w:i/>
              </w:rPr>
            </w:pPr>
            <w:r w:rsidRPr="00462E9B">
              <w:rPr>
                <w:bCs/>
                <w:i/>
              </w:rPr>
              <w:t>Humble Arnold</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2E9B" w:rsidR="00D31F1F" w:rsidP="00DA3F43" w:rsidRDefault="00B97BE2" w14:paraId="769E5227" w14:textId="4E3EE35E">
            <w:pPr>
              <w:ind w:left="0"/>
              <w:cnfStyle w:val="000000100000" w:firstRow="0" w:lastRow="0" w:firstColumn="0" w:lastColumn="0" w:oddVBand="0" w:evenVBand="0" w:oddHBand="1" w:evenHBand="0" w:firstRowFirstColumn="0" w:firstRowLastColumn="0" w:lastRowFirstColumn="0" w:lastRowLastColumn="0"/>
              <w:rPr>
                <w:bCs/>
                <w:i/>
              </w:rPr>
            </w:pPr>
            <w:ins w:author="Andrea Aita" w:date="2021-09-07T16:10:00Z" w:id="56">
              <w:r w:rsidRPr="00462E9B">
                <w:rPr>
                  <w:bCs/>
                  <w:i/>
                </w:rPr>
                <w:t>Andrea.aita@humblearnold.com</w:t>
              </w:r>
            </w:ins>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2E9B" w:rsidR="00D31F1F" w:rsidP="00DA3F43" w:rsidRDefault="00B97BE2" w14:paraId="32C28AD8" w14:textId="6B03723A">
            <w:pPr>
              <w:ind w:left="0"/>
              <w:cnfStyle w:val="000000100000" w:firstRow="0" w:lastRow="0" w:firstColumn="0" w:lastColumn="0" w:oddVBand="0" w:evenVBand="0" w:oddHBand="1" w:evenHBand="0" w:firstRowFirstColumn="0" w:firstRowLastColumn="0" w:lastRowFirstColumn="0" w:lastRowLastColumn="0"/>
              <w:rPr>
                <w:bCs/>
                <w:i/>
              </w:rPr>
            </w:pPr>
            <w:ins w:author="Andrea Aita" w:date="2021-09-07T16:10:00Z" w:id="57">
              <w:r w:rsidRPr="00462E9B">
                <w:rPr>
                  <w:bCs/>
                  <w:i/>
                </w:rPr>
                <w:t>+44 (0) 14 3882 1444</w:t>
              </w:r>
            </w:ins>
          </w:p>
        </w:tc>
      </w:tr>
      <w:tr w:rsidRPr="008552A6" w:rsidR="00D31F1F" w:rsidTr="106F9EB5" w14:paraId="7097DA93" w14:textId="77777777">
        <w:trPr>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915CB8" w:rsidR="00D31F1F" w:rsidP="00DA3F43" w:rsidRDefault="00D31F1F" w14:paraId="200C2AAB" w14:textId="77777777">
            <w:pPr>
              <w:ind w:left="0"/>
              <w:jc w:val="left"/>
              <w:rPr>
                <w:b w:val="0"/>
                <w:i/>
              </w:rPr>
            </w:pPr>
            <w:r>
              <w:rPr>
                <w:b w:val="0"/>
                <w:i/>
              </w:rPr>
              <w:t>PCIA* - Sustainability</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D31F1F" w:rsidP="00DA3F43" w:rsidRDefault="00D31F1F" w14:paraId="0DCDA9AE" w14:textId="24FAED9D">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F</w:t>
            </w:r>
            <w:r w:rsidR="00A116D1">
              <w:rPr>
                <w:rFonts w:eastAsia="Roboto Condensed" w:cstheme="minorHAnsi"/>
                <w:i/>
                <w:color w:val="AE9142" w:themeColor="text1"/>
                <w:szCs w:val="18"/>
              </w:rPr>
              <w:t>28</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106F9EB5" w:rsidRDefault="106F9EB5" w14:paraId="25F33D99" w14:textId="30EB3116">
            <w:pPr>
              <w:ind w:left="0"/>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text1"/>
              </w:rPr>
            </w:pPr>
            <w:r w:rsidRPr="106F9EB5">
              <w:rPr>
                <w:rFonts w:eastAsia="Roboto Condensed"/>
                <w:i/>
                <w:iCs/>
                <w:color w:val="AE9142" w:themeColor="accent2"/>
              </w:rPr>
              <w:t xml:space="preserve">Nilesh Deshpande </w:t>
            </w: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106F9EB5" w:rsidRDefault="106F9EB5" w14:paraId="7F8ED1B2" w14:textId="43B84A68">
            <w:pPr>
              <w:ind w:left="0"/>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text1"/>
                <w:szCs w:val="18"/>
              </w:rPr>
            </w:pPr>
            <w:r w:rsidRPr="106F9EB5">
              <w:rPr>
                <w:rFonts w:eastAsia="Roboto Condensed"/>
                <w:i/>
                <w:iCs/>
                <w:color w:val="AE9142" w:themeColor="accent2"/>
              </w:rPr>
              <w:t>KEO</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106F9EB5" w:rsidRDefault="106F9EB5" w14:paraId="250FA5EF" w14:textId="7F77BB46">
            <w:pPr>
              <w:ind w:left="0"/>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text1"/>
                <w:szCs w:val="18"/>
              </w:rPr>
            </w:pPr>
            <w:r w:rsidRPr="106F9EB5">
              <w:rPr>
                <w:rFonts w:eastAsia="Roboto Condensed"/>
                <w:i/>
                <w:iCs/>
                <w:color w:val="AE9142" w:themeColor="accent2"/>
              </w:rPr>
              <w:t>Nilesh.Deshpande@keoic.com</w:t>
            </w: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106F9EB5" w:rsidRDefault="106F9EB5" w14:paraId="645D767F" w14:textId="1366D49E">
            <w:pPr>
              <w:ind w:left="0"/>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text1"/>
                <w:szCs w:val="18"/>
              </w:rPr>
            </w:pPr>
            <w:r w:rsidRPr="106F9EB5">
              <w:rPr>
                <w:rFonts w:eastAsia="Roboto Condensed"/>
                <w:i/>
                <w:iCs/>
                <w:color w:val="AE9142" w:themeColor="accent2"/>
              </w:rPr>
              <w:t>+971 4306 9805</w:t>
            </w:r>
          </w:p>
        </w:tc>
      </w:tr>
      <w:tr w:rsidRPr="008552A6" w:rsidR="00D31F1F" w:rsidTr="106F9EB5" w14:paraId="50C42185"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00D31F1F" w:rsidP="00DA3F43" w:rsidRDefault="00D31F1F" w14:paraId="0CA91D96" w14:textId="77777777">
            <w:pPr>
              <w:ind w:left="0"/>
              <w:jc w:val="left"/>
              <w:rPr>
                <w:b w:val="0"/>
                <w:i/>
              </w:rPr>
            </w:pPr>
            <w:r>
              <w:rPr>
                <w:b w:val="0"/>
                <w:i/>
              </w:rPr>
              <w:t>PCIA* - Fire and Life Safety</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D31F1F" w:rsidP="00DA3F43" w:rsidRDefault="00D31F1F" w14:paraId="4EE0B16C" w14:textId="04D3588F">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F2</w:t>
            </w:r>
            <w:r w:rsidR="00A116D1">
              <w:rPr>
                <w:rFonts w:eastAsia="Roboto Condensed" w:cstheme="minorHAnsi"/>
                <w:i/>
                <w:color w:val="AE9142" w:themeColor="text1"/>
                <w:szCs w:val="18"/>
              </w:rPr>
              <w:t>2</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00DA3F43" w:rsidRDefault="00D31F1F" w14:paraId="1D036357"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D31F1F" w:rsidP="00DA3F43" w:rsidRDefault="00A116D1" w14:paraId="2606B1AF" w14:textId="1CB8DAA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WSP</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00DA3F43" w:rsidRDefault="00D31F1F" w14:paraId="69DB5F70"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1FE935DD"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r>
      <w:tr w:rsidRPr="008552A6" w:rsidR="00D31F1F" w:rsidTr="106F9EB5" w14:paraId="5B5FF640" w14:textId="77777777">
        <w:trPr>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00D31F1F" w:rsidP="00DA3F43" w:rsidRDefault="00D31F1F" w14:paraId="0F46DB0A" w14:textId="77777777">
            <w:pPr>
              <w:ind w:left="0"/>
              <w:jc w:val="left"/>
              <w:rPr>
                <w:b w:val="0"/>
                <w:i/>
              </w:rPr>
            </w:pPr>
            <w:r>
              <w:rPr>
                <w:b w:val="0"/>
                <w:i/>
              </w:rPr>
              <w:t xml:space="preserve">PCIA* - </w:t>
            </w:r>
            <w:r w:rsidRPr="00F721FB">
              <w:rPr>
                <w:rFonts w:hint="eastAsia"/>
                <w:b w:val="0"/>
                <w:i/>
              </w:rPr>
              <w:t>Vertical Transportation</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D31F1F" w:rsidP="00DA3F43" w:rsidRDefault="00D31F1F" w14:paraId="2C4DBB71" w14:textId="77777777">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commentRangeStart w:id="58"/>
            <w:r>
              <w:rPr>
                <w:rFonts w:eastAsia="Roboto Condensed" w:cstheme="minorHAnsi"/>
                <w:i/>
                <w:color w:val="AE9142" w:themeColor="text1"/>
                <w:szCs w:val="18"/>
              </w:rPr>
              <w:t>F30</w:t>
            </w:r>
            <w:commentRangeEnd w:id="58"/>
            <w:r w:rsidR="005F7A3F">
              <w:rPr>
                <w:rStyle w:val="Refdecomentario"/>
              </w:rPr>
              <w:commentReference w:id="58"/>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00DA3F43" w:rsidRDefault="00D31F1F" w14:paraId="3D1CA95B"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721FB" w:rsidR="00D31F1F" w:rsidP="00DA3F43" w:rsidRDefault="00D31F1F" w14:paraId="0F99D098"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sidRPr="00F721FB">
              <w:rPr>
                <w:rFonts w:hint="eastAsia" w:eastAsia="Roboto Condensed" w:cstheme="minorHAnsi"/>
                <w:i/>
                <w:color w:val="AE9142" w:themeColor="text1"/>
                <w:szCs w:val="18"/>
              </w:rPr>
              <w:t>Barker Mohandas</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00DA3F43" w:rsidRDefault="005F7A3F" w14:paraId="1AE4041A"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commentRangeStart w:id="59"/>
            <w:commentRangeEnd w:id="59"/>
            <w:r>
              <w:rPr>
                <w:rStyle w:val="Refdecomentario"/>
              </w:rPr>
              <w:commentReference w:id="59"/>
            </w: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387E2BB8"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r>
      <w:tr w:rsidRPr="008552A6" w:rsidR="00D31F1F" w:rsidTr="106F9EB5" w14:paraId="0601943D"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00D31F1F" w:rsidP="00DA3F43" w:rsidRDefault="00D31F1F" w14:paraId="0B76EF3D" w14:textId="77777777">
            <w:pPr>
              <w:ind w:left="0"/>
              <w:jc w:val="left"/>
              <w:rPr>
                <w:b w:val="0"/>
                <w:i/>
              </w:rPr>
            </w:pPr>
            <w:r>
              <w:rPr>
                <w:b w:val="0"/>
                <w:i/>
              </w:rPr>
              <w:lastRenderedPageBreak/>
              <w:t>PCIA* – Acoustics</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D31F1F" w:rsidP="00DA3F43" w:rsidRDefault="00D31F1F" w14:paraId="6CC49F8B" w14:textId="77777777">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F61</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00DA3F43" w:rsidRDefault="00D31F1F" w14:paraId="4E299407"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721FB" w:rsidR="00D31F1F" w:rsidP="00DA3F43" w:rsidRDefault="00D31F1F" w14:paraId="2C20A630"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F721FB">
              <w:rPr>
                <w:rFonts w:hint="eastAsia" w:eastAsia="Roboto Condensed" w:cstheme="minorHAnsi"/>
                <w:i/>
                <w:color w:val="AE9142" w:themeColor="text1"/>
                <w:szCs w:val="18"/>
              </w:rPr>
              <w:t>Hann Tucker Associates Limited</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00DA3F43" w:rsidRDefault="00D31F1F" w14:paraId="7B944A83"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02FB83F2"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r>
      <w:tr w:rsidRPr="008552A6" w:rsidR="00D31F1F" w:rsidTr="106F9EB5" w14:paraId="61C765A0" w14:textId="77777777">
        <w:trPr>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00D31F1F" w:rsidP="00DA3F43" w:rsidRDefault="00D31F1F" w14:paraId="05A099EB" w14:textId="77777777">
            <w:pPr>
              <w:ind w:left="0"/>
              <w:jc w:val="left"/>
              <w:rPr>
                <w:b w:val="0"/>
                <w:i/>
              </w:rPr>
            </w:pPr>
            <w:r>
              <w:rPr>
                <w:b w:val="0"/>
                <w:i/>
              </w:rPr>
              <w:t xml:space="preserve">PCIA* - </w:t>
            </w:r>
            <w:r w:rsidRPr="00F721FB">
              <w:rPr>
                <w:rFonts w:hint="eastAsia"/>
                <w:b w:val="0"/>
                <w:i/>
              </w:rPr>
              <w:t>Cost Consultancy</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D31F1F" w:rsidP="00DA3F43" w:rsidRDefault="00D31F1F" w14:paraId="7D3D87DA" w14:textId="77777777">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M01</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00DA3F43" w:rsidRDefault="00D31F1F" w14:paraId="3C91AFAF"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721FB" w:rsidR="00D31F1F" w:rsidP="00DA3F43" w:rsidRDefault="00D31F1F" w14:paraId="3C0D9854"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sidRPr="00161050">
              <w:rPr>
                <w:rFonts w:hint="eastAsia" w:eastAsia="Roboto Condensed" w:cstheme="minorHAnsi"/>
                <w:i/>
                <w:color w:val="AE9142" w:themeColor="text1"/>
                <w:szCs w:val="18"/>
              </w:rPr>
              <w:t>Turner &amp; Townsend</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15CB8" w:rsidR="00D31F1F" w:rsidP="00DA3F43" w:rsidRDefault="00D31F1F" w14:paraId="70999A7E"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4FC8B4A8" w14:textId="77777777">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p>
        </w:tc>
      </w:tr>
      <w:tr w:rsidRPr="008552A6" w:rsidR="00D31F1F" w:rsidTr="106F9EB5" w14:paraId="097D7A16"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B97011" w:rsidR="00D31F1F" w:rsidP="00DA3F43" w:rsidRDefault="00D31F1F" w14:paraId="399287BD" w14:textId="77777777">
            <w:pPr>
              <w:ind w:left="0"/>
              <w:jc w:val="left"/>
              <w:rPr>
                <w:b w:val="0"/>
                <w:i/>
              </w:rPr>
            </w:pPr>
            <w:r w:rsidRPr="00B97011">
              <w:rPr>
                <w:rFonts w:hint="eastAsia"/>
                <w:b w:val="0"/>
                <w:i/>
              </w:rPr>
              <w:t>PCIA*</w:t>
            </w:r>
            <w:r w:rsidRPr="00B97011">
              <w:rPr>
                <w:rFonts w:hint="eastAsia"/>
                <w:b w:val="0"/>
                <w:i/>
              </w:rPr>
              <w:t>–</w:t>
            </w:r>
            <w:r w:rsidRPr="00B97011">
              <w:rPr>
                <w:rFonts w:hint="eastAsia"/>
                <w:b w:val="0"/>
                <w:i/>
              </w:rPr>
              <w:t xml:space="preserve"> MEP Fabrication</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456E249E" w14:textId="77777777">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2D7F9BC3"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138763EE" w14:textId="77777777">
            <w:pPr>
              <w:ind w:left="0"/>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rPr>
            </w:pP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31F1F" w:rsidP="00DA3F43" w:rsidRDefault="00D31F1F" w14:paraId="4C115E01"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31F1F" w:rsidP="00DA3F43" w:rsidRDefault="00D31F1F" w14:paraId="51501D36"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p>
        </w:tc>
      </w:tr>
      <w:tr w:rsidRPr="008552A6" w:rsidR="00D874B3" w:rsidTr="106F9EB5" w14:paraId="6F210602" w14:textId="77777777">
        <w:trPr>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B97011" w:rsidR="00D874B3" w:rsidP="00DA3F43" w:rsidRDefault="00D874B3" w14:paraId="0F50ABB8" w14:textId="2A02B3A4">
            <w:pPr>
              <w:ind w:left="0"/>
              <w:jc w:val="left"/>
              <w:rPr>
                <w:b w:val="0"/>
                <w:i/>
              </w:rPr>
            </w:pPr>
            <w:r w:rsidRPr="00702DEA">
              <w:rPr>
                <w:rFonts w:hint="eastAsia"/>
                <w:b w:val="0"/>
                <w:i/>
              </w:rPr>
              <w:t xml:space="preserve">Task Information Manager </w:t>
            </w:r>
            <w:r w:rsidR="00EC4F71">
              <w:rPr>
                <w:b w:val="0"/>
                <w:i/>
              </w:rPr>
              <w:t>–</w:t>
            </w:r>
            <w:r w:rsidRPr="00702DEA">
              <w:rPr>
                <w:rFonts w:hint="eastAsia"/>
                <w:b w:val="0"/>
                <w:i/>
              </w:rPr>
              <w:t xml:space="preserve"> Lead</w:t>
            </w:r>
            <w:r w:rsidR="00EC4F71">
              <w:rPr>
                <w:b w:val="0"/>
                <w:i/>
              </w:rPr>
              <w:t xml:space="preserve"> </w:t>
            </w:r>
            <w:r w:rsidRPr="00702DEA" w:rsidR="00EC4F71">
              <w:rPr>
                <w:rFonts w:hint="eastAsia"/>
                <w:b w:val="0"/>
                <w:i/>
              </w:rPr>
              <w:t>Executive Architect</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874B3" w:rsidP="00DA3F43" w:rsidRDefault="00D874B3" w14:paraId="24D8586F" w14:textId="221D3A35">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D</w:t>
            </w:r>
            <w:r w:rsidR="00EC4F71">
              <w:rPr>
                <w:rFonts w:eastAsia="Roboto Condensed" w:cstheme="minorHAnsi"/>
                <w:i/>
                <w:color w:val="AE9142" w:themeColor="text1"/>
                <w:szCs w:val="18"/>
              </w:rPr>
              <w:t>03</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874B3" w:rsidP="00DA3F43" w:rsidRDefault="00D874B3" w14:paraId="1AC562B5" w14:textId="4D03DB32">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 xml:space="preserve">Mohammad </w:t>
            </w:r>
            <w:r w:rsidR="00E45952">
              <w:rPr>
                <w:rFonts w:eastAsia="Roboto Condensed" w:cstheme="minorHAnsi"/>
                <w:i/>
                <w:color w:val="AE9142" w:themeColor="text1"/>
                <w:szCs w:val="18"/>
              </w:rPr>
              <w:t xml:space="preserve">Hamad </w:t>
            </w: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5952" w:rsidR="00D874B3" w:rsidP="00DA3F43" w:rsidRDefault="00D874B3" w14:paraId="21687F11" w14:textId="63DBF2AC">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r w:rsidRPr="00E45952">
              <w:rPr>
                <w:rFonts w:eastAsia="Roboto Condensed" w:cstheme="minorHAnsi"/>
                <w:i/>
                <w:color w:val="AE9142" w:themeColor="text1"/>
                <w:szCs w:val="18"/>
              </w:rPr>
              <w:t xml:space="preserve">Khatib &amp; </w:t>
            </w:r>
            <w:proofErr w:type="spellStart"/>
            <w:r w:rsidRPr="00E45952">
              <w:rPr>
                <w:rFonts w:eastAsia="Roboto Condensed" w:cstheme="minorHAnsi"/>
                <w:i/>
                <w:color w:val="AE9142" w:themeColor="text1"/>
                <w:szCs w:val="18"/>
              </w:rPr>
              <w:t>alami</w:t>
            </w:r>
            <w:proofErr w:type="spellEnd"/>
            <w:r w:rsidRPr="00E45952">
              <w:rPr>
                <w:rFonts w:eastAsia="Roboto Condensed" w:cstheme="minorHAnsi"/>
                <w:i/>
                <w:color w:val="AE9142" w:themeColor="text1"/>
                <w:szCs w:val="18"/>
              </w:rPr>
              <w:t xml:space="preserve"> </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874B3" w:rsidP="00DA3F43" w:rsidRDefault="00A13466" w14:paraId="40DF6353" w14:textId="1A2DC4A9">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szCs w:val="18"/>
              </w:rPr>
            </w:pPr>
            <w:hyperlink w:history="1" r:id="rId34">
              <w:r w:rsidRPr="00257168" w:rsidR="003B6A69">
                <w:rPr>
                  <w:rStyle w:val="Hipervnculo"/>
                  <w:rFonts w:eastAsia="Roboto Condensed" w:cstheme="minorHAnsi"/>
                  <w:i/>
                  <w:szCs w:val="18"/>
                </w:rPr>
                <w:t>Mohammad.hamad@khatibalami.com</w:t>
              </w:r>
            </w:hyperlink>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874B3" w:rsidP="00804E77" w:rsidRDefault="00BE79B1" w14:paraId="54F2512D" w14:textId="3AF3159B">
            <w:pPr>
              <w:spacing w:after="120"/>
              <w:cnfStyle w:val="000000000000" w:firstRow="0" w:lastRow="0" w:firstColumn="0" w:lastColumn="0" w:oddVBand="0" w:evenVBand="0" w:oddHBand="0" w:evenHBand="0" w:firstRowFirstColumn="0" w:firstRowLastColumn="0" w:lastRowFirstColumn="0" w:lastRowLastColumn="0"/>
              <w:rPr>
                <w:rFonts w:ascii="Playfair Display" w:hAnsi="Playfair Display" w:eastAsia="Playfair Display" w:cs="Playfair Display"/>
                <w:i/>
                <w:iCs/>
                <w:color w:val="AE9142" w:themeColor="text1"/>
                <w:szCs w:val="18"/>
              </w:rPr>
            </w:pPr>
            <w:r>
              <w:rPr>
                <w:rFonts w:ascii="Playfair Display" w:hAnsi="Playfair Display" w:eastAsia="Playfair Display" w:cs="Playfair Display"/>
                <w:i/>
                <w:iCs/>
                <w:color w:val="AE9142" w:themeColor="text1"/>
                <w:szCs w:val="18"/>
              </w:rPr>
              <w:t>+</w:t>
            </w:r>
            <w:r w:rsidR="00804E77">
              <w:rPr>
                <w:rFonts w:ascii="Playfair Display" w:hAnsi="Playfair Display" w:eastAsia="Playfair Display" w:cs="Playfair Display"/>
                <w:i/>
                <w:iCs/>
                <w:color w:val="AE9142" w:themeColor="text1"/>
                <w:szCs w:val="18"/>
              </w:rPr>
              <w:t>9613070987</w:t>
            </w:r>
          </w:p>
        </w:tc>
      </w:tr>
      <w:tr w:rsidRPr="008552A6" w:rsidR="00D874B3" w:rsidTr="106F9EB5" w14:paraId="642ADD12"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2F2F2" w:themeFill="background2" w:themeFillShade="F2"/>
            <w:vAlign w:val="center"/>
          </w:tcPr>
          <w:p w:rsidRPr="00B97011" w:rsidR="00D874B3" w:rsidP="00DA3F43" w:rsidRDefault="003B6A69" w14:paraId="7DFD8D3E" w14:textId="1CEA235A">
            <w:pPr>
              <w:ind w:left="0"/>
              <w:jc w:val="left"/>
              <w:rPr>
                <w:b w:val="0"/>
                <w:i/>
              </w:rPr>
            </w:pPr>
            <w:r w:rsidRPr="00702DEA">
              <w:rPr>
                <w:rFonts w:hint="eastAsia"/>
                <w:b w:val="0"/>
                <w:i/>
              </w:rPr>
              <w:t xml:space="preserve">Task Information Manager </w:t>
            </w:r>
            <w:r w:rsidR="00EC4F71">
              <w:rPr>
                <w:b w:val="0"/>
                <w:i/>
              </w:rPr>
              <w:t>–</w:t>
            </w:r>
            <w:r w:rsidRPr="00702DEA">
              <w:rPr>
                <w:rFonts w:hint="eastAsia"/>
                <w:b w:val="0"/>
                <w:i/>
              </w:rPr>
              <w:t xml:space="preserve"> Lead</w:t>
            </w:r>
            <w:r w:rsidR="00EC4F71">
              <w:rPr>
                <w:b w:val="0"/>
                <w:i/>
              </w:rPr>
              <w:t xml:space="preserve"> </w:t>
            </w:r>
            <w:r w:rsidRPr="00702DEA" w:rsidR="00EC4F71">
              <w:rPr>
                <w:rFonts w:hint="eastAsia"/>
                <w:b w:val="0"/>
                <w:i/>
              </w:rPr>
              <w:t>Executive Architect</w:t>
            </w:r>
          </w:p>
        </w:tc>
        <w:tc>
          <w:tcPr>
            <w:tcW w:w="41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874B3" w:rsidP="00DA3F43" w:rsidRDefault="003B6A69" w14:paraId="03207CC3" w14:textId="5BF8B2E5">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D</w:t>
            </w:r>
            <w:r w:rsidR="00EC4F71">
              <w:rPr>
                <w:rFonts w:eastAsia="Roboto Condensed" w:cstheme="minorHAnsi"/>
                <w:i/>
                <w:color w:val="AE9142" w:themeColor="text1"/>
                <w:szCs w:val="18"/>
              </w:rPr>
              <w:t>03</w:t>
            </w:r>
          </w:p>
        </w:tc>
        <w:tc>
          <w:tcPr>
            <w:tcW w:w="864"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874B3" w:rsidP="00DA3F43" w:rsidRDefault="003B6A69" w14:paraId="105EF46C" w14:textId="268B0FDC">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Pr>
                <w:rFonts w:eastAsia="Roboto Condensed" w:cstheme="minorHAnsi"/>
                <w:i/>
                <w:color w:val="AE9142" w:themeColor="text1"/>
                <w:szCs w:val="18"/>
              </w:rPr>
              <w:t xml:space="preserve">Imran khan </w:t>
            </w:r>
          </w:p>
        </w:tc>
        <w:tc>
          <w:tcPr>
            <w:tcW w:w="737"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5952" w:rsidR="00D874B3" w:rsidP="00DA3F43" w:rsidRDefault="003B6A69" w14:paraId="25D393D4" w14:textId="7D5AEF08">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r w:rsidRPr="00E45952">
              <w:rPr>
                <w:rFonts w:eastAsia="Roboto Condensed" w:cstheme="minorHAnsi"/>
                <w:i/>
                <w:color w:val="AE9142" w:themeColor="text1"/>
                <w:szCs w:val="18"/>
              </w:rPr>
              <w:t xml:space="preserve">Khatib &amp; </w:t>
            </w:r>
            <w:proofErr w:type="spellStart"/>
            <w:r w:rsidRPr="00E45952">
              <w:rPr>
                <w:rFonts w:eastAsia="Roboto Condensed" w:cstheme="minorHAnsi"/>
                <w:i/>
                <w:color w:val="AE9142" w:themeColor="text1"/>
                <w:szCs w:val="18"/>
              </w:rPr>
              <w:t>alami</w:t>
            </w:r>
            <w:proofErr w:type="spellEnd"/>
            <w:r w:rsidRPr="00E45952">
              <w:rPr>
                <w:rFonts w:eastAsia="Roboto Condensed" w:cstheme="minorHAnsi"/>
                <w:i/>
                <w:color w:val="AE9142" w:themeColor="text1"/>
                <w:szCs w:val="18"/>
              </w:rPr>
              <w:t xml:space="preserve"> </w:t>
            </w:r>
          </w:p>
        </w:tc>
        <w:tc>
          <w:tcPr>
            <w:tcW w:w="1310"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A2E4B" w:rsidR="00D874B3" w:rsidP="00DA3F43" w:rsidRDefault="00A13466" w14:paraId="40DAE629" w14:textId="235754F0">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szCs w:val="18"/>
              </w:rPr>
            </w:pPr>
            <w:hyperlink w:history="1" r:id="rId35">
              <w:r w:rsidRPr="00257168" w:rsidR="003B6A69">
                <w:rPr>
                  <w:rStyle w:val="Hipervnculo"/>
                  <w:rFonts w:eastAsia="Roboto Condensed" w:cstheme="minorHAnsi"/>
                  <w:i/>
                  <w:szCs w:val="18"/>
                </w:rPr>
                <w:t>Imran.khan@khatibalami.com</w:t>
              </w:r>
            </w:hyperlink>
          </w:p>
        </w:tc>
        <w:tc>
          <w:tcPr>
            <w:tcW w:w="828" w:type="pct"/>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02DEA" w:rsidR="00D874B3" w:rsidP="64ED8AC7" w:rsidRDefault="64ED8AC7" w14:paraId="28BC8AF0" w14:textId="19EF1F6B">
            <w:pPr>
              <w:spacing w:after="120"/>
              <w:ind w:left="0"/>
              <w:cnfStyle w:val="000000100000" w:firstRow="0" w:lastRow="0" w:firstColumn="0" w:lastColumn="0" w:oddVBand="0" w:evenVBand="0" w:oddHBand="1" w:evenHBand="0" w:firstRowFirstColumn="0" w:firstRowLastColumn="0" w:lastRowFirstColumn="0" w:lastRowLastColumn="0"/>
              <w:rPr>
                <w:rFonts w:ascii="Playfair Display" w:hAnsi="Playfair Display" w:eastAsia="Playfair Display" w:cs="Playfair Display"/>
                <w:i/>
                <w:iCs/>
                <w:color w:val="AE9142" w:themeColor="accent2"/>
              </w:rPr>
            </w:pPr>
            <w:r w:rsidRPr="64ED8AC7">
              <w:rPr>
                <w:rFonts w:ascii="Playfair Display" w:hAnsi="Playfair Display" w:eastAsia="Playfair Display" w:cs="Playfair Display"/>
                <w:i/>
                <w:iCs/>
                <w:color w:val="AE9142" w:themeColor="accent2"/>
              </w:rPr>
              <w:t>+971 6 5722444</w:t>
            </w:r>
          </w:p>
        </w:tc>
      </w:tr>
    </w:tbl>
    <w:p w:rsidRPr="00ED30E7" w:rsidR="00B640A1" w:rsidRDefault="00B640A1" w14:paraId="67537A08" w14:textId="17DBB841">
      <w:r w:rsidRPr="007726CB">
        <w:rPr>
          <w:i/>
        </w:rPr>
        <w:t>*</w:t>
      </w:r>
      <w:r w:rsidRPr="007726CB">
        <w:rPr>
          <w:b/>
          <w:i/>
        </w:rPr>
        <w:t>P</w:t>
      </w:r>
      <w:r w:rsidRPr="007726CB">
        <w:rPr>
          <w:i/>
        </w:rPr>
        <w:t xml:space="preserve">roject </w:t>
      </w:r>
      <w:r w:rsidRPr="007726CB">
        <w:rPr>
          <w:b/>
          <w:i/>
        </w:rPr>
        <w:t>C</w:t>
      </w:r>
      <w:r w:rsidRPr="007726CB">
        <w:rPr>
          <w:i/>
        </w:rPr>
        <w:t>onsultant/</w:t>
      </w:r>
      <w:r w:rsidRPr="007726CB">
        <w:rPr>
          <w:b/>
          <w:i/>
        </w:rPr>
        <w:t>C</w:t>
      </w:r>
      <w:r w:rsidRPr="007726CB">
        <w:rPr>
          <w:i/>
        </w:rPr>
        <w:t xml:space="preserve">ontractor </w:t>
      </w:r>
      <w:r w:rsidRPr="007726CB">
        <w:rPr>
          <w:b/>
          <w:i/>
        </w:rPr>
        <w:t>I</w:t>
      </w:r>
      <w:r w:rsidRPr="007726CB">
        <w:rPr>
          <w:i/>
        </w:rPr>
        <w:t xml:space="preserve">nformation </w:t>
      </w:r>
      <w:r w:rsidRPr="007726CB">
        <w:rPr>
          <w:b/>
          <w:i/>
        </w:rPr>
        <w:t>A</w:t>
      </w:r>
      <w:r w:rsidRPr="007726CB">
        <w:rPr>
          <w:i/>
        </w:rPr>
        <w:t>uthor</w:t>
      </w:r>
      <w:r w:rsidRPr="007726CB">
        <w:rPr>
          <w:b/>
          <w:i/>
        </w:rPr>
        <w:t xml:space="preserve"> </w:t>
      </w:r>
      <w:r w:rsidRPr="007726CB">
        <w:rPr>
          <w:i/>
        </w:rPr>
        <w:t>(</w:t>
      </w:r>
      <w:r w:rsidRPr="007726CB">
        <w:rPr>
          <w:b/>
          <w:i/>
        </w:rPr>
        <w:t>PCIA</w:t>
      </w:r>
      <w:r w:rsidRPr="007726CB">
        <w:rPr>
          <w:i/>
        </w:rPr>
        <w:t>)</w:t>
      </w:r>
    </w:p>
    <w:p w:rsidR="00D31F1F" w:rsidP="00D31F1F" w:rsidRDefault="00D31F1F" w14:paraId="3C9367A6" w14:textId="77777777">
      <w:bookmarkStart w:name="_Toc54059417" w:id="60"/>
      <w:bookmarkStart w:name="_Toc54059418" w:id="61"/>
      <w:bookmarkStart w:name="_Toc54059427" w:id="62"/>
      <w:bookmarkStart w:name="_Toc54059428" w:id="63"/>
      <w:bookmarkStart w:name="_Toc54059429" w:id="64"/>
      <w:bookmarkStart w:name="_Toc54059492" w:id="65"/>
      <w:bookmarkStart w:name="_Toc54059493" w:id="66"/>
      <w:bookmarkStart w:name="_Toc54059494" w:id="67"/>
      <w:bookmarkStart w:name="_Toc54059495" w:id="68"/>
      <w:bookmarkStart w:name="_Toc54059496" w:id="69"/>
      <w:bookmarkStart w:name="_Toc54059497" w:id="70"/>
      <w:bookmarkStart w:name="_Toc54059498" w:id="71"/>
      <w:bookmarkStart w:name="_Toc54059499" w:id="72"/>
      <w:bookmarkStart w:name="_Toc54059500" w:id="73"/>
      <w:bookmarkStart w:name="_Toc54059501" w:id="74"/>
      <w:bookmarkStart w:name="_Toc54059502" w:id="75"/>
      <w:bookmarkStart w:name="_Toc54059503" w:id="76"/>
      <w:bookmarkStart w:name="_Toc54059504" w:id="77"/>
      <w:bookmarkStart w:name="_Toc54059505" w:id="78"/>
      <w:bookmarkStart w:name="_Toc54059506" w:id="79"/>
      <w:bookmarkStart w:name="_Toc54059507" w:id="80"/>
      <w:bookmarkStart w:name="_Toc54059508" w:id="81"/>
      <w:bookmarkStart w:name="_Ref59117631" w:id="82"/>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rsidRPr="00D31F1F" w:rsidR="00D31F1F" w:rsidP="00D31F1F" w:rsidRDefault="00D31F1F" w14:paraId="7563F010" w14:textId="15FD96EB">
      <w:pPr>
        <w:sectPr w:rsidRPr="00D31F1F" w:rsidR="00D31F1F" w:rsidSect="00D31F1F">
          <w:pgSz w:w="16838" w:h="11906" w:orient="landscape" w:code="9"/>
          <w:pgMar w:top="1077" w:right="1077" w:bottom="794" w:left="431" w:header="1151" w:footer="289" w:gutter="0"/>
          <w:cols w:space="720"/>
          <w:docGrid w:linePitch="360"/>
        </w:sectPr>
      </w:pPr>
    </w:p>
    <w:p w:rsidRPr="00F7242C" w:rsidR="009D0C4C" w:rsidP="00060D81" w:rsidRDefault="00F71CF5" w14:paraId="6E581F5B" w14:textId="762B4787">
      <w:pPr>
        <w:pStyle w:val="Ttulo2"/>
        <w:numPr>
          <w:ilvl w:val="0"/>
          <w:numId w:val="0"/>
        </w:numPr>
      </w:pPr>
      <w:bookmarkStart w:name="_Toc79671779" w:id="83"/>
      <w:r>
        <w:lastRenderedPageBreak/>
        <w:t>4.3</w:t>
      </w:r>
      <w:r w:rsidRPr="00F7242C" w:rsidR="009D0C4C">
        <w:t>Training/Induction</w:t>
      </w:r>
      <w:bookmarkEnd w:id="82"/>
      <w:bookmarkEnd w:id="83"/>
    </w:p>
    <w:p w:rsidR="009D0C4C" w:rsidP="007160E1" w:rsidRDefault="009D0C4C" w14:paraId="26136CF5" w14:textId="3271F523">
      <w:r>
        <w:t xml:space="preserve">It is the responsibility of all parties and each Design Sub-Contractor to supply competent staff trained in the applications and tools they will be required to use </w:t>
      </w:r>
      <w:r w:rsidRPr="007746FE">
        <w:rPr>
          <w:rFonts w:hint="eastAsia"/>
        </w:rPr>
        <w:t xml:space="preserve">on </w:t>
      </w:r>
      <w:r w:rsidRPr="007746FE">
        <w:rPr>
          <w:rFonts w:hint="eastAsia"/>
          <w:b/>
        </w:rPr>
        <w:t>The Red Sea</w:t>
      </w:r>
      <w:r w:rsidRPr="00ED30E7" w:rsidR="006233FD">
        <w:rPr>
          <w:rFonts w:hint="eastAsia"/>
          <w:b/>
        </w:rPr>
        <w:t xml:space="preserve"> </w:t>
      </w:r>
      <w:r w:rsidRPr="00ED30E7" w:rsidR="00607FFC">
        <w:rPr>
          <w:rFonts w:hint="eastAsia"/>
        </w:rPr>
        <w:t>R0</w:t>
      </w:r>
      <w:r w:rsidR="00F43F19">
        <w:t>8</w:t>
      </w:r>
      <w:r w:rsidRPr="00ED30E7" w:rsidR="00607FFC">
        <w:rPr>
          <w:rFonts w:hint="eastAsia"/>
        </w:rPr>
        <w:t>-H</w:t>
      </w:r>
      <w:r w:rsidR="00F43F19">
        <w:t>E2</w:t>
      </w:r>
      <w:r w:rsidRPr="00ED30E7" w:rsidR="00607FFC">
        <w:rPr>
          <w:rFonts w:hint="eastAsia"/>
        </w:rPr>
        <w:t xml:space="preserve"> - </w:t>
      </w:r>
      <w:proofErr w:type="spellStart"/>
      <w:r w:rsidRPr="00ED30E7" w:rsidR="00607FFC">
        <w:rPr>
          <w:rFonts w:hint="eastAsia"/>
        </w:rPr>
        <w:t>Shurayrah</w:t>
      </w:r>
      <w:proofErr w:type="spellEnd"/>
      <w:r w:rsidRPr="00ED30E7" w:rsidR="00607FFC">
        <w:rPr>
          <w:rFonts w:hint="eastAsia"/>
        </w:rPr>
        <w:t xml:space="preserve"> </w:t>
      </w:r>
      <w:proofErr w:type="gramStart"/>
      <w:r w:rsidR="00F71CF5">
        <w:t>The</w:t>
      </w:r>
      <w:proofErr w:type="gramEnd"/>
      <w:r w:rsidR="00F71CF5">
        <w:t xml:space="preserve"> Trail</w:t>
      </w:r>
    </w:p>
    <w:p w:rsidRPr="00531E77" w:rsidR="007160E1" w:rsidP="00531E77" w:rsidRDefault="5F10705B" w14:paraId="5A01C338" w14:textId="1C1619FF">
      <w:r>
        <w:t>The Consultants are responsible for providing guidance on the requirements applicable to the Project.</w:t>
      </w:r>
    </w:p>
    <w:tbl>
      <w:tblPr>
        <w:tblW w:w="9192" w:type="dxa"/>
        <w:jc w:val="center"/>
        <w:tblLook w:val="04A0" w:firstRow="1" w:lastRow="0" w:firstColumn="1" w:lastColumn="0" w:noHBand="0" w:noVBand="1"/>
      </w:tblPr>
      <w:tblGrid>
        <w:gridCol w:w="3740"/>
        <w:gridCol w:w="776"/>
        <w:gridCol w:w="20"/>
        <w:gridCol w:w="776"/>
        <w:gridCol w:w="776"/>
        <w:gridCol w:w="776"/>
        <w:gridCol w:w="765"/>
        <w:gridCol w:w="787"/>
        <w:gridCol w:w="776"/>
      </w:tblGrid>
      <w:tr w:rsidRPr="00594F77" w:rsidR="00FD75F7" w:rsidTr="24E7F45E" w14:paraId="3E910257" w14:textId="77777777">
        <w:trPr>
          <w:trHeight w:val="315"/>
          <w:jc w:val="center"/>
        </w:trPr>
        <w:tc>
          <w:tcPr>
            <w:tcW w:w="3740" w:type="dxa"/>
            <w:vMerge w:val="restart"/>
            <w:tcBorders>
              <w:top w:val="single" w:color="auto" w:sz="8" w:space="0"/>
              <w:left w:val="single" w:color="auto" w:sz="8" w:space="0"/>
              <w:bottom w:val="single" w:color="auto" w:sz="8" w:space="0"/>
              <w:right w:val="single" w:color="auto" w:sz="8" w:space="0"/>
            </w:tcBorders>
            <w:shd w:val="clear" w:color="auto" w:fill="AE9142" w:themeFill="accent2"/>
            <w:noWrap/>
            <w:vAlign w:val="center"/>
            <w:hideMark/>
          </w:tcPr>
          <w:p w:rsidRPr="00594F77" w:rsidR="00FD75F7" w:rsidP="005D7B5A" w:rsidRDefault="00FD75F7" w14:paraId="10AB1A48" w14:textId="77777777">
            <w:pPr>
              <w:spacing w:after="0"/>
              <w:ind w:left="0"/>
              <w:jc w:val="center"/>
              <w:rPr>
                <w:rFonts w:eastAsia="Times New Roman" w:cs="Arial"/>
                <w:b/>
                <w:bCs/>
                <w:color w:val="FFFFFF"/>
                <w:szCs w:val="18"/>
                <w:lang w:val="en-GB" w:eastAsia="en-GB"/>
              </w:rPr>
            </w:pPr>
            <w:r w:rsidRPr="00594F77">
              <w:rPr>
                <w:rFonts w:eastAsia="Times New Roman" w:cs="Arial"/>
                <w:b/>
                <w:bCs/>
                <w:color w:val="FFFFFF"/>
                <w:szCs w:val="18"/>
                <w:lang w:val="en-GB" w:eastAsia="en-GB"/>
              </w:rPr>
              <w:t>Training / Induction</w:t>
            </w:r>
          </w:p>
        </w:tc>
        <w:tc>
          <w:tcPr>
            <w:tcW w:w="776" w:type="dxa"/>
            <w:tcBorders>
              <w:top w:val="single" w:color="auto" w:sz="8" w:space="0"/>
              <w:left w:val="nil"/>
              <w:bottom w:val="single" w:color="auto" w:sz="4" w:space="0"/>
              <w:right w:val="nil"/>
            </w:tcBorders>
            <w:shd w:val="clear" w:color="auto" w:fill="AE9142" w:themeFill="accent2"/>
          </w:tcPr>
          <w:p w:rsidRPr="00594F77" w:rsidR="00FD75F7" w:rsidP="00D118E1" w:rsidRDefault="00FD75F7" w14:paraId="3D025E48" w14:textId="77777777">
            <w:pPr>
              <w:spacing w:after="0"/>
              <w:ind w:left="0"/>
              <w:jc w:val="center"/>
              <w:rPr>
                <w:rFonts w:eastAsia="Times New Roman" w:cs="Arial"/>
                <w:b/>
                <w:bCs/>
                <w:color w:val="FFFFFF"/>
                <w:szCs w:val="18"/>
                <w:lang w:val="en-GB" w:eastAsia="en-GB"/>
              </w:rPr>
            </w:pPr>
          </w:p>
        </w:tc>
        <w:tc>
          <w:tcPr>
            <w:tcW w:w="4676" w:type="dxa"/>
            <w:gridSpan w:val="7"/>
            <w:tcBorders>
              <w:top w:val="single" w:color="auto" w:sz="8" w:space="0"/>
              <w:left w:val="nil"/>
              <w:bottom w:val="single" w:color="auto" w:sz="4" w:space="0"/>
              <w:right w:val="single" w:color="auto" w:sz="8" w:space="0"/>
            </w:tcBorders>
            <w:shd w:val="clear" w:color="auto" w:fill="AE9142" w:themeFill="accent2"/>
            <w:vAlign w:val="center"/>
          </w:tcPr>
          <w:p w:rsidRPr="00594F77" w:rsidR="00FD75F7" w:rsidP="00D118E1" w:rsidRDefault="00FD75F7" w14:paraId="0F1BF4F5" w14:textId="198C78C8">
            <w:pPr>
              <w:spacing w:after="0"/>
              <w:ind w:left="0"/>
              <w:jc w:val="center"/>
              <w:rPr>
                <w:rFonts w:eastAsia="Times New Roman" w:cs="Arial"/>
                <w:b/>
                <w:bCs/>
                <w:color w:val="FFFFFF"/>
                <w:szCs w:val="18"/>
                <w:lang w:val="en-GB" w:eastAsia="en-GB"/>
              </w:rPr>
            </w:pPr>
            <w:r w:rsidRPr="00594F77">
              <w:rPr>
                <w:rFonts w:eastAsia="Times New Roman" w:cs="Arial"/>
                <w:b/>
                <w:bCs/>
                <w:color w:val="FFFFFF"/>
                <w:szCs w:val="18"/>
                <w:lang w:val="en-GB" w:eastAsia="en-GB"/>
              </w:rPr>
              <w:t>Consultant</w:t>
            </w:r>
          </w:p>
        </w:tc>
      </w:tr>
      <w:tr w:rsidRPr="00594F77" w:rsidR="00FD75F7" w:rsidTr="24E7F45E" w14:paraId="24C4CF1F" w14:textId="77777777">
        <w:trPr>
          <w:trHeight w:val="315"/>
          <w:jc w:val="center"/>
        </w:trPr>
        <w:tc>
          <w:tcPr>
            <w:tcW w:w="3740" w:type="dxa"/>
            <w:vMerge/>
            <w:vAlign w:val="center"/>
            <w:hideMark/>
          </w:tcPr>
          <w:p w:rsidRPr="00F83F47" w:rsidR="00FD75F7" w:rsidP="005D7B5A" w:rsidRDefault="00FD75F7" w14:paraId="5C13AB4E" w14:textId="77777777">
            <w:pPr>
              <w:spacing w:after="0"/>
              <w:ind w:left="0"/>
              <w:jc w:val="left"/>
              <w:rPr>
                <w:rFonts w:eastAsia="Times New Roman" w:cs="Arial"/>
                <w:b/>
                <w:bCs/>
                <w:color w:val="FFFFFF"/>
                <w:szCs w:val="18"/>
                <w:lang w:val="en-GB" w:eastAsia="en-GB"/>
              </w:rPr>
            </w:pPr>
          </w:p>
        </w:tc>
        <w:tc>
          <w:tcPr>
            <w:tcW w:w="796" w:type="dxa"/>
            <w:gridSpan w:val="2"/>
            <w:tcBorders>
              <w:top w:val="nil"/>
              <w:left w:val="single" w:color="auto" w:sz="8" w:space="0"/>
              <w:bottom w:val="single" w:color="auto" w:sz="8" w:space="0"/>
              <w:right w:val="single" w:color="auto" w:sz="4" w:space="0"/>
            </w:tcBorders>
            <w:shd w:val="clear" w:color="auto" w:fill="AE9142" w:themeFill="accent2"/>
            <w:noWrap/>
            <w:vAlign w:val="center"/>
            <w:hideMark/>
          </w:tcPr>
          <w:p w:rsidRPr="00594F77" w:rsidR="00FD75F7" w:rsidP="005D7B5A" w:rsidRDefault="00FD75F7" w14:paraId="799FB828" w14:textId="77777777">
            <w:pPr>
              <w:spacing w:after="0"/>
              <w:ind w:left="0"/>
              <w:jc w:val="center"/>
              <w:rPr>
                <w:rFonts w:eastAsia="Times New Roman" w:cs="Arial"/>
                <w:b/>
                <w:bCs/>
                <w:color w:val="FFFFFF"/>
                <w:szCs w:val="18"/>
                <w:lang w:val="en-GB" w:eastAsia="en-GB"/>
              </w:rPr>
            </w:pPr>
            <w:r w:rsidRPr="00C224B8">
              <w:rPr>
                <w:rFonts w:eastAsia="Times New Roman" w:cs="Arial"/>
                <w:b/>
                <w:bCs/>
                <w:color w:val="FFFFFF"/>
                <w:szCs w:val="18"/>
                <w:lang w:val="en-GB" w:eastAsia="en-GB"/>
              </w:rPr>
              <w:t>FOS</w:t>
            </w:r>
          </w:p>
        </w:tc>
        <w:tc>
          <w:tcPr>
            <w:tcW w:w="776" w:type="dxa"/>
            <w:tcBorders>
              <w:top w:val="nil"/>
              <w:left w:val="nil"/>
              <w:bottom w:val="single" w:color="auto" w:sz="8" w:space="0"/>
              <w:right w:val="single" w:color="auto" w:sz="4" w:space="0"/>
            </w:tcBorders>
            <w:shd w:val="clear" w:color="auto" w:fill="AE9142" w:themeFill="accent2"/>
            <w:noWrap/>
            <w:vAlign w:val="center"/>
            <w:hideMark/>
          </w:tcPr>
          <w:p w:rsidRPr="00594F77" w:rsidR="00FD75F7" w:rsidP="005D7B5A" w:rsidRDefault="00FD75F7" w14:paraId="7F68DB27" w14:textId="3C6E130B">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KEO</w:t>
            </w:r>
          </w:p>
        </w:tc>
        <w:tc>
          <w:tcPr>
            <w:tcW w:w="776" w:type="dxa"/>
            <w:tcBorders>
              <w:top w:val="nil"/>
              <w:left w:val="nil"/>
              <w:bottom w:val="single" w:color="auto" w:sz="8" w:space="0"/>
              <w:right w:val="single" w:color="auto" w:sz="4" w:space="0"/>
            </w:tcBorders>
            <w:shd w:val="clear" w:color="auto" w:fill="AE9142" w:themeFill="accent2"/>
            <w:noWrap/>
            <w:vAlign w:val="center"/>
            <w:hideMark/>
          </w:tcPr>
          <w:p w:rsidRPr="00594F77" w:rsidR="00FD75F7" w:rsidP="005D7B5A" w:rsidRDefault="00FD75F7" w14:paraId="74AC547C" w14:textId="5D12E32E">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KAA</w:t>
            </w:r>
          </w:p>
        </w:tc>
        <w:tc>
          <w:tcPr>
            <w:tcW w:w="776" w:type="dxa"/>
            <w:tcBorders>
              <w:top w:val="nil"/>
              <w:left w:val="nil"/>
              <w:bottom w:val="single" w:color="auto" w:sz="8" w:space="0"/>
              <w:right w:val="single" w:color="auto" w:sz="4" w:space="0"/>
            </w:tcBorders>
            <w:shd w:val="clear" w:color="auto" w:fill="AE9142" w:themeFill="accent2"/>
            <w:noWrap/>
            <w:vAlign w:val="center"/>
            <w:hideMark/>
          </w:tcPr>
          <w:p w:rsidRPr="00594F77" w:rsidR="00FD75F7" w:rsidP="005D7B5A" w:rsidRDefault="00FD75F7" w14:paraId="123219DA" w14:textId="7C23702E">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HAA</w:t>
            </w:r>
          </w:p>
        </w:tc>
        <w:tc>
          <w:tcPr>
            <w:tcW w:w="765" w:type="dxa"/>
            <w:tcBorders>
              <w:top w:val="nil"/>
              <w:left w:val="nil"/>
              <w:bottom w:val="single" w:color="auto" w:sz="8" w:space="0"/>
              <w:right w:val="single" w:color="auto" w:sz="4" w:space="0"/>
            </w:tcBorders>
            <w:shd w:val="clear" w:color="auto" w:fill="AE9142" w:themeFill="accent2"/>
            <w:vAlign w:val="center"/>
          </w:tcPr>
          <w:p w:rsidRPr="00D118E1" w:rsidR="00FD75F7" w:rsidP="00D118E1" w:rsidRDefault="00FD75F7" w14:paraId="1528ECDA" w14:textId="507FF351">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ROK</w:t>
            </w:r>
          </w:p>
        </w:tc>
        <w:tc>
          <w:tcPr>
            <w:tcW w:w="787" w:type="dxa"/>
            <w:tcBorders>
              <w:top w:val="nil"/>
              <w:left w:val="single" w:color="auto" w:sz="4" w:space="0"/>
              <w:bottom w:val="single" w:color="auto" w:sz="8" w:space="0"/>
              <w:right w:val="single" w:color="auto" w:sz="4" w:space="0"/>
            </w:tcBorders>
            <w:shd w:val="clear" w:color="auto" w:fill="AE9142" w:themeFill="accent2"/>
            <w:vAlign w:val="center"/>
          </w:tcPr>
          <w:p w:rsidRPr="00D118E1" w:rsidR="00FD75F7" w:rsidP="00FD75F7" w:rsidRDefault="00FD75F7" w14:paraId="3E458169" w14:textId="1DDA5BCB">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EDS</w:t>
            </w:r>
          </w:p>
        </w:tc>
        <w:tc>
          <w:tcPr>
            <w:tcW w:w="776" w:type="dxa"/>
            <w:tcBorders>
              <w:top w:val="nil"/>
              <w:left w:val="single" w:color="auto" w:sz="4" w:space="0"/>
              <w:bottom w:val="single" w:color="auto" w:sz="8" w:space="0"/>
              <w:right w:val="single" w:color="auto" w:sz="8" w:space="0"/>
            </w:tcBorders>
            <w:shd w:val="clear" w:color="auto" w:fill="AE9142" w:themeFill="accent2"/>
            <w:noWrap/>
            <w:vAlign w:val="center"/>
            <w:hideMark/>
          </w:tcPr>
          <w:p w:rsidRPr="00D118E1" w:rsidR="00FD75F7" w:rsidP="005D7B5A" w:rsidRDefault="00FD75F7" w14:paraId="27167CF7" w14:textId="35CD8CE9">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BAR</w:t>
            </w:r>
          </w:p>
        </w:tc>
      </w:tr>
      <w:tr w:rsidRPr="00594F77" w:rsidR="00FD75F7" w:rsidTr="24E7F45E" w14:paraId="339B43E0" w14:textId="77777777">
        <w:trPr>
          <w:trHeight w:val="315"/>
          <w:jc w:val="center"/>
        </w:trPr>
        <w:tc>
          <w:tcPr>
            <w:tcW w:w="3740" w:type="dxa"/>
            <w:tcBorders>
              <w:top w:val="single" w:color="auto" w:sz="8" w:space="0"/>
              <w:left w:val="single" w:color="auto" w:sz="8" w:space="0"/>
              <w:bottom w:val="single" w:color="auto" w:sz="4" w:space="0"/>
              <w:right w:val="single" w:color="auto" w:sz="8" w:space="0"/>
            </w:tcBorders>
            <w:shd w:val="clear" w:color="auto" w:fill="C7AF6B"/>
            <w:vAlign w:val="bottom"/>
            <w:hideMark/>
          </w:tcPr>
          <w:p w:rsidRPr="00594F77" w:rsidR="00FD75F7" w:rsidP="005D7B5A" w:rsidRDefault="00FD75F7" w14:paraId="2D4AA55D" w14:textId="77777777">
            <w:pPr>
              <w:spacing w:after="0"/>
              <w:ind w:left="0"/>
              <w:jc w:val="left"/>
              <w:rPr>
                <w:rFonts w:eastAsia="Times New Roman" w:cs="Arial"/>
                <w:szCs w:val="18"/>
                <w:lang w:val="en-GB" w:eastAsia="en-GB"/>
              </w:rPr>
            </w:pPr>
            <w:r w:rsidRPr="00594F77">
              <w:rPr>
                <w:rFonts w:eastAsia="Times New Roman" w:cs="Arial"/>
                <w:szCs w:val="18"/>
                <w:lang w:val="en-GB" w:eastAsia="en-GB"/>
              </w:rPr>
              <w:t>BIM 360</w:t>
            </w:r>
          </w:p>
        </w:tc>
        <w:tc>
          <w:tcPr>
            <w:tcW w:w="776" w:type="dxa"/>
            <w:tcBorders>
              <w:top w:val="single" w:color="auto" w:sz="8" w:space="0"/>
              <w:left w:val="nil"/>
              <w:bottom w:val="single" w:color="auto" w:sz="4" w:space="0"/>
              <w:right w:val="nil"/>
            </w:tcBorders>
            <w:shd w:val="clear" w:color="auto" w:fill="C7AF6B"/>
          </w:tcPr>
          <w:p w:rsidRPr="00594F77" w:rsidR="00FD75F7" w:rsidP="005D7B5A" w:rsidRDefault="00FD75F7" w14:paraId="271D383D" w14:textId="77777777">
            <w:pPr>
              <w:spacing w:after="0"/>
              <w:ind w:left="0"/>
              <w:jc w:val="center"/>
              <w:rPr>
                <w:rFonts w:ascii="AkzidenzGroteskStd-Light" w:hAnsi="AkzidenzGroteskStd-Light" w:eastAsia="Times New Roman" w:cs="Times New Roman"/>
                <w:color w:val="000000"/>
                <w:szCs w:val="18"/>
                <w:lang w:val="en-GB" w:eastAsia="en-GB"/>
              </w:rPr>
            </w:pPr>
          </w:p>
        </w:tc>
        <w:tc>
          <w:tcPr>
            <w:tcW w:w="4676" w:type="dxa"/>
            <w:gridSpan w:val="7"/>
            <w:tcBorders>
              <w:top w:val="single" w:color="auto" w:sz="8" w:space="0"/>
              <w:left w:val="nil"/>
              <w:bottom w:val="single" w:color="auto" w:sz="4" w:space="0"/>
              <w:right w:val="single" w:color="auto" w:sz="8" w:space="0"/>
            </w:tcBorders>
            <w:shd w:val="clear" w:color="auto" w:fill="C7AF6B"/>
          </w:tcPr>
          <w:p w:rsidRPr="00594F77" w:rsidR="00FD75F7" w:rsidP="005D7B5A" w:rsidRDefault="00FD75F7" w14:paraId="23B6B71B" w14:textId="0B827709">
            <w:pPr>
              <w:spacing w:after="0"/>
              <w:ind w:left="0"/>
              <w:jc w:val="center"/>
              <w:rPr>
                <w:rFonts w:ascii="AkzidenzGroteskStd-Light" w:hAnsi="AkzidenzGroteskStd-Light" w:eastAsia="Times New Roman" w:cs="Times New Roman"/>
                <w:color w:val="000000"/>
                <w:szCs w:val="18"/>
                <w:lang w:val="en-GB" w:eastAsia="en-GB"/>
              </w:rPr>
            </w:pPr>
            <w:r w:rsidRPr="00594F77">
              <w:rPr>
                <w:rFonts w:hint="eastAsia" w:ascii="AkzidenzGroteskStd-Light" w:hAnsi="AkzidenzGroteskStd-Light" w:eastAsia="Times New Roman" w:cs="Times New Roman"/>
                <w:color w:val="000000"/>
                <w:szCs w:val="18"/>
                <w:lang w:val="en-GB" w:eastAsia="en-GB"/>
              </w:rPr>
              <w:t> </w:t>
            </w:r>
          </w:p>
        </w:tc>
      </w:tr>
      <w:tr w:rsidRPr="00594F77" w:rsidR="00FD75F7" w:rsidTr="24E7F45E" w14:paraId="42143BF9" w14:textId="77777777">
        <w:trPr>
          <w:trHeight w:val="450"/>
          <w:jc w:val="center"/>
        </w:trPr>
        <w:tc>
          <w:tcPr>
            <w:tcW w:w="3740" w:type="dxa"/>
            <w:tcBorders>
              <w:top w:val="nil"/>
              <w:left w:val="single" w:color="auto" w:sz="8" w:space="0"/>
              <w:bottom w:val="single" w:color="auto" w:sz="4" w:space="0"/>
              <w:right w:val="single" w:color="auto" w:sz="8" w:space="0"/>
            </w:tcBorders>
            <w:shd w:val="clear" w:color="auto" w:fill="auto"/>
            <w:vAlign w:val="bottom"/>
            <w:hideMark/>
          </w:tcPr>
          <w:p w:rsidRPr="00594F77" w:rsidR="00FD75F7" w:rsidP="00060952" w:rsidRDefault="00FD75F7" w14:paraId="6687C3A3" w14:textId="77777777">
            <w:pPr>
              <w:spacing w:after="0"/>
              <w:ind w:left="0" w:firstLine="180" w:firstLineChars="100"/>
              <w:jc w:val="left"/>
              <w:rPr>
                <w:rFonts w:eastAsia="Times New Roman" w:cs="Arial"/>
                <w:b/>
                <w:bCs/>
                <w:szCs w:val="18"/>
                <w:lang w:val="en-GB" w:eastAsia="en-GB"/>
              </w:rPr>
            </w:pPr>
            <w:r w:rsidRPr="00594F77">
              <w:rPr>
                <w:rFonts w:eastAsia="Times New Roman" w:cs="Arial"/>
                <w:b/>
                <w:bCs/>
                <w:szCs w:val="18"/>
                <w:lang w:val="en-GB" w:eastAsia="en-GB"/>
              </w:rPr>
              <w:t>BIM 360 Overview</w:t>
            </w:r>
          </w:p>
        </w:tc>
        <w:tc>
          <w:tcPr>
            <w:tcW w:w="796" w:type="dxa"/>
            <w:gridSpan w:val="2"/>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01692733" w14:textId="77777777">
            <w:pPr>
              <w:spacing w:after="0"/>
              <w:ind w:left="0"/>
              <w:jc w:val="center"/>
              <w:rPr>
                <w:rFonts w:ascii="AkzidenzGroteskStd-Light" w:hAnsi="AkzidenzGroteskStd-Light" w:eastAsia="Times New Roman" w:cs="Times New Roman"/>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5ACA28EB" w:rsidRDefault="00FD75F7" w14:paraId="3A1180FB" w14:textId="6E1108FE">
            <w:pPr>
              <w:spacing w:after="0"/>
              <w:ind w:left="0"/>
              <w:jc w:val="center"/>
              <w:rPr>
                <w:rFonts w:ascii="AkzidenzGroteskStd-Light" w:hAnsi="AkzidenzGroteskStd-Light" w:eastAsia="Times New Roman" w:cs="Times New Roman"/>
                <w:color w:val="000000"/>
                <w:lang w:val="en-GB" w:eastAsia="en-GB"/>
              </w:rPr>
            </w:pPr>
            <w:r w:rsidRPr="5ACA28EB">
              <w:rPr>
                <w:rFonts w:ascii="AkzidenzGroteskStd-Light" w:hAnsi="AkzidenzGroteskStd-Light" w:eastAsia="Times New Roman" w:cs="Times New Roman"/>
                <w:color w:val="000000"/>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4C8DF287" w14:textId="69ECC1A7">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7C9E0612" w14:textId="3ACE1F13">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65" w:type="dxa"/>
            <w:tcBorders>
              <w:top w:val="nil"/>
              <w:left w:val="nil"/>
              <w:bottom w:val="single" w:color="auto" w:sz="4" w:space="0"/>
              <w:right w:val="single" w:color="auto" w:sz="4" w:space="0"/>
            </w:tcBorders>
            <w:vAlign w:val="center"/>
          </w:tcPr>
          <w:p w:rsidRPr="00594F77" w:rsidR="00FD75F7" w:rsidP="5AC3F5A3" w:rsidRDefault="5AC3F5A3" w14:paraId="43EB29F0" w14:textId="270EA5A5">
            <w:pPr>
              <w:spacing w:after="0"/>
              <w:ind w:left="0"/>
              <w:jc w:val="center"/>
              <w:rPr>
                <w:rFonts w:ascii="Times New Roman" w:hAnsi="Times New Roman" w:eastAsia="Times New Roman" w:cs="Times New Roman"/>
                <w:color w:val="000000"/>
                <w:szCs w:val="18"/>
                <w:lang w:val="en-GB"/>
              </w:rPr>
            </w:pPr>
            <w:r w:rsidRPr="5AC3F5A3">
              <w:rPr>
                <w:rFonts w:ascii="Times New Roman" w:hAnsi="Times New Roman" w:eastAsia="Times New Roman" w:cs="Times New Roman"/>
                <w:color w:val="000000"/>
                <w:szCs w:val="18"/>
                <w:lang w:val="en-GB"/>
              </w:rPr>
              <w:t>√</w:t>
            </w:r>
          </w:p>
        </w:tc>
        <w:tc>
          <w:tcPr>
            <w:tcW w:w="787" w:type="dxa"/>
            <w:tcBorders>
              <w:top w:val="nil"/>
              <w:left w:val="single" w:color="auto" w:sz="4" w:space="0"/>
              <w:bottom w:val="single" w:color="auto" w:sz="4" w:space="0"/>
              <w:right w:val="single" w:color="auto" w:sz="4" w:space="0"/>
            </w:tcBorders>
          </w:tcPr>
          <w:p w:rsidRPr="00594F77" w:rsidR="00FD75F7" w:rsidP="1CAA6C72" w:rsidRDefault="1CAA6C72" w14:paraId="415B4579" w14:textId="4CC1E657">
            <w:pPr>
              <w:spacing w:after="0"/>
              <w:ind w:left="0"/>
              <w:jc w:val="center"/>
              <w:rPr>
                <w:rFonts w:ascii="Times New Roman" w:hAnsi="Times New Roman" w:eastAsia="Times New Roman" w:cs="Times New Roman"/>
                <w:color w:val="000000"/>
                <w:szCs w:val="18"/>
                <w:lang w:val="en-GB"/>
              </w:rPr>
            </w:pPr>
            <w:r w:rsidRPr="1CAA6C72">
              <w:rPr>
                <w:rFonts w:ascii="Times New Roman" w:hAnsi="Times New Roman" w:eastAsia="Times New Roman" w:cs="Times New Roman"/>
                <w:color w:val="000000"/>
                <w:szCs w:val="18"/>
                <w:lang w:val="en-GB"/>
              </w:rPr>
              <w:t>√</w:t>
            </w:r>
          </w:p>
        </w:tc>
        <w:tc>
          <w:tcPr>
            <w:tcW w:w="776" w:type="dxa"/>
            <w:tcBorders>
              <w:top w:val="nil"/>
              <w:left w:val="single" w:color="auto" w:sz="4" w:space="0"/>
              <w:bottom w:val="single" w:color="auto" w:sz="4" w:space="0"/>
              <w:right w:val="single" w:color="auto" w:sz="8" w:space="0"/>
            </w:tcBorders>
            <w:shd w:val="clear" w:color="auto" w:fill="auto"/>
            <w:noWrap/>
            <w:vAlign w:val="center"/>
            <w:hideMark/>
          </w:tcPr>
          <w:p w:rsidRPr="00594F77" w:rsidR="00FD75F7" w:rsidP="24E7F45E" w:rsidRDefault="24E7F45E" w14:paraId="0BCBAA04" w14:textId="4CC1E657">
            <w:pPr>
              <w:spacing w:after="0"/>
              <w:ind w:left="0"/>
              <w:jc w:val="center"/>
              <w:rPr>
                <w:rFonts w:ascii="Times New Roman" w:hAnsi="Times New Roman" w:eastAsia="Times New Roman" w:cs="Times New Roman"/>
                <w:color w:val="000000"/>
                <w:lang w:val="en-GB"/>
              </w:rPr>
            </w:pPr>
            <w:r w:rsidRPr="24E7F45E">
              <w:rPr>
                <w:rFonts w:ascii="Times New Roman" w:hAnsi="Times New Roman" w:eastAsia="Times New Roman" w:cs="Times New Roman"/>
                <w:color w:val="000000"/>
                <w:lang w:val="en-GB"/>
              </w:rPr>
              <w:t>√</w:t>
            </w:r>
          </w:p>
          <w:p w:rsidRPr="00594F77" w:rsidR="00FD75F7" w:rsidP="24E7F45E" w:rsidRDefault="00FD75F7" w14:paraId="555BE95B" w14:textId="21172F28">
            <w:pPr>
              <w:spacing w:after="0"/>
              <w:ind w:left="0"/>
              <w:jc w:val="center"/>
              <w:rPr>
                <w:rFonts w:ascii="Arial" w:hAnsi="Arial" w:eastAsia="Times New Roman" w:cs="Arial"/>
                <w:color w:val="000000"/>
                <w:szCs w:val="18"/>
                <w:lang w:val="en-GB" w:eastAsia="en-GB"/>
              </w:rPr>
            </w:pPr>
          </w:p>
        </w:tc>
      </w:tr>
      <w:tr w:rsidRPr="00594F77" w:rsidR="00FD75F7" w:rsidTr="24E7F45E" w14:paraId="4E61C041" w14:textId="77777777">
        <w:trPr>
          <w:trHeight w:val="300"/>
          <w:jc w:val="center"/>
        </w:trPr>
        <w:tc>
          <w:tcPr>
            <w:tcW w:w="3740" w:type="dxa"/>
            <w:tcBorders>
              <w:top w:val="nil"/>
              <w:left w:val="single" w:color="auto" w:sz="8" w:space="0"/>
              <w:bottom w:val="single" w:color="auto" w:sz="4" w:space="0"/>
              <w:right w:val="single" w:color="auto" w:sz="8" w:space="0"/>
            </w:tcBorders>
            <w:shd w:val="clear" w:color="auto" w:fill="auto"/>
            <w:vAlign w:val="bottom"/>
            <w:hideMark/>
          </w:tcPr>
          <w:p w:rsidRPr="00594F77" w:rsidR="00FD75F7" w:rsidP="00060952" w:rsidRDefault="00FD75F7" w14:paraId="1D4D9939" w14:textId="77777777">
            <w:pPr>
              <w:spacing w:after="0"/>
              <w:ind w:left="0" w:firstLine="180" w:firstLineChars="100"/>
              <w:jc w:val="left"/>
              <w:rPr>
                <w:rFonts w:eastAsia="Times New Roman" w:cs="Arial"/>
                <w:b/>
                <w:bCs/>
                <w:szCs w:val="18"/>
                <w:lang w:val="en-GB" w:eastAsia="en-GB"/>
              </w:rPr>
            </w:pPr>
            <w:r w:rsidRPr="00594F77">
              <w:rPr>
                <w:rFonts w:eastAsia="Times New Roman" w:cs="Arial"/>
                <w:b/>
                <w:bCs/>
                <w:szCs w:val="18"/>
                <w:lang w:val="en-GB" w:eastAsia="en-GB"/>
              </w:rPr>
              <w:t>Document Management Module</w:t>
            </w:r>
          </w:p>
        </w:tc>
        <w:tc>
          <w:tcPr>
            <w:tcW w:w="796" w:type="dxa"/>
            <w:gridSpan w:val="2"/>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44FBEA69" w14:textId="77777777">
            <w:pPr>
              <w:spacing w:after="0"/>
              <w:ind w:left="0"/>
              <w:jc w:val="center"/>
              <w:rPr>
                <w:rFonts w:ascii="AkzidenzGroteskStd-Light" w:hAnsi="AkzidenzGroteskStd-Light" w:eastAsia="Times New Roman" w:cs="Times New Roman"/>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5ACA28EB" w:rsidRDefault="00FD75F7" w14:paraId="0F5C9BA9" w14:textId="6C3A7330">
            <w:pPr>
              <w:spacing w:after="0"/>
              <w:ind w:left="0"/>
              <w:jc w:val="center"/>
              <w:rPr>
                <w:rFonts w:ascii="AkzidenzGroteskStd-Light" w:hAnsi="AkzidenzGroteskStd-Light" w:eastAsia="Times New Roman" w:cs="Times New Roman"/>
                <w:color w:val="000000"/>
                <w:lang w:val="en-GB" w:eastAsia="en-GB"/>
              </w:rPr>
            </w:pPr>
            <w:r w:rsidRPr="5ACA28EB">
              <w:rPr>
                <w:rFonts w:ascii="AkzidenzGroteskStd-Light" w:hAnsi="AkzidenzGroteskStd-Light" w:eastAsia="Times New Roman" w:cs="Times New Roman"/>
                <w:color w:val="000000"/>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6ECC49E1" w14:textId="39F319FB">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2E3B3261" w14:textId="3E387924">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65" w:type="dxa"/>
            <w:tcBorders>
              <w:top w:val="single" w:color="auto" w:sz="4" w:space="0"/>
              <w:left w:val="nil"/>
              <w:bottom w:val="single" w:color="auto" w:sz="4" w:space="0"/>
              <w:right w:val="single" w:color="auto" w:sz="4" w:space="0"/>
            </w:tcBorders>
            <w:vAlign w:val="center"/>
          </w:tcPr>
          <w:p w:rsidRPr="00594F77" w:rsidR="00FD75F7" w:rsidP="5AC3F5A3" w:rsidRDefault="5AC3F5A3" w14:paraId="41C966F3" w14:textId="1034C6D1">
            <w:pPr>
              <w:spacing w:after="0"/>
              <w:ind w:left="0"/>
              <w:jc w:val="center"/>
              <w:rPr>
                <w:rFonts w:ascii="Times New Roman" w:hAnsi="Times New Roman" w:eastAsia="Times New Roman" w:cs="Times New Roman"/>
                <w:color w:val="000000"/>
                <w:szCs w:val="18"/>
                <w:lang w:val="en-GB"/>
              </w:rPr>
            </w:pPr>
            <w:r w:rsidRPr="5AC3F5A3">
              <w:rPr>
                <w:rFonts w:ascii="Times New Roman" w:hAnsi="Times New Roman" w:eastAsia="Times New Roman" w:cs="Times New Roman"/>
                <w:color w:val="000000"/>
                <w:szCs w:val="18"/>
                <w:lang w:val="en-GB"/>
              </w:rPr>
              <w:t>√</w:t>
            </w:r>
          </w:p>
        </w:tc>
        <w:tc>
          <w:tcPr>
            <w:tcW w:w="787" w:type="dxa"/>
            <w:tcBorders>
              <w:top w:val="nil"/>
              <w:left w:val="single" w:color="auto" w:sz="4" w:space="0"/>
              <w:bottom w:val="single" w:color="auto" w:sz="4" w:space="0"/>
              <w:right w:val="single" w:color="auto" w:sz="4" w:space="0"/>
            </w:tcBorders>
          </w:tcPr>
          <w:p w:rsidRPr="00594F77" w:rsidR="00FD75F7" w:rsidP="1CAA6C72" w:rsidRDefault="1CAA6C72" w14:paraId="3A6B9540" w14:textId="3F8C6204">
            <w:pPr>
              <w:spacing w:after="0"/>
              <w:ind w:left="0"/>
              <w:jc w:val="center"/>
              <w:rPr>
                <w:rFonts w:ascii="Times New Roman" w:hAnsi="Times New Roman" w:eastAsia="Times New Roman" w:cs="Times New Roman"/>
                <w:color w:val="000000"/>
                <w:szCs w:val="18"/>
                <w:lang w:val="en-GB"/>
              </w:rPr>
            </w:pPr>
            <w:r w:rsidRPr="1CAA6C72">
              <w:rPr>
                <w:rFonts w:ascii="Times New Roman" w:hAnsi="Times New Roman" w:eastAsia="Times New Roman" w:cs="Times New Roman"/>
                <w:color w:val="000000"/>
                <w:szCs w:val="18"/>
                <w:lang w:val="en-GB"/>
              </w:rPr>
              <w:t>√</w:t>
            </w:r>
          </w:p>
        </w:tc>
        <w:tc>
          <w:tcPr>
            <w:tcW w:w="776" w:type="dxa"/>
            <w:tcBorders>
              <w:top w:val="nil"/>
              <w:left w:val="single" w:color="auto" w:sz="4" w:space="0"/>
              <w:bottom w:val="single" w:color="auto" w:sz="4" w:space="0"/>
              <w:right w:val="single" w:color="auto" w:sz="8" w:space="0"/>
            </w:tcBorders>
            <w:shd w:val="clear" w:color="auto" w:fill="auto"/>
            <w:noWrap/>
            <w:vAlign w:val="center"/>
            <w:hideMark/>
          </w:tcPr>
          <w:p w:rsidRPr="00594F77" w:rsidR="00FD75F7" w:rsidP="24E7F45E" w:rsidRDefault="24E7F45E" w14:paraId="61025448" w14:textId="4CC1E657">
            <w:pPr>
              <w:spacing w:after="0"/>
              <w:ind w:left="0"/>
              <w:jc w:val="center"/>
              <w:rPr>
                <w:rFonts w:ascii="Times New Roman" w:hAnsi="Times New Roman" w:eastAsia="Times New Roman" w:cs="Times New Roman"/>
                <w:color w:val="000000"/>
                <w:lang w:val="en-GB"/>
              </w:rPr>
            </w:pPr>
            <w:r w:rsidRPr="24E7F45E">
              <w:rPr>
                <w:rFonts w:ascii="Times New Roman" w:hAnsi="Times New Roman" w:eastAsia="Times New Roman" w:cs="Times New Roman"/>
                <w:color w:val="000000"/>
                <w:lang w:val="en-GB"/>
              </w:rPr>
              <w:t>√</w:t>
            </w:r>
          </w:p>
          <w:p w:rsidRPr="00594F77" w:rsidR="00FD75F7" w:rsidP="24E7F45E" w:rsidRDefault="00FD75F7" w14:paraId="30086D9C" w14:textId="2F783B5E">
            <w:pPr>
              <w:spacing w:after="0"/>
              <w:ind w:left="0"/>
              <w:jc w:val="center"/>
              <w:rPr>
                <w:rFonts w:ascii="Arial" w:hAnsi="Arial" w:eastAsia="Times New Roman" w:cs="Arial"/>
                <w:color w:val="000000"/>
                <w:szCs w:val="18"/>
                <w:lang w:val="en-GB" w:eastAsia="en-GB"/>
              </w:rPr>
            </w:pPr>
          </w:p>
        </w:tc>
      </w:tr>
      <w:tr w:rsidRPr="00594F77" w:rsidR="00FD75F7" w:rsidTr="24E7F45E" w14:paraId="368C2EB2" w14:textId="77777777">
        <w:trPr>
          <w:trHeight w:val="300"/>
          <w:jc w:val="center"/>
        </w:trPr>
        <w:tc>
          <w:tcPr>
            <w:tcW w:w="3740" w:type="dxa"/>
            <w:tcBorders>
              <w:top w:val="nil"/>
              <w:left w:val="single" w:color="auto" w:sz="8" w:space="0"/>
              <w:bottom w:val="single" w:color="auto" w:sz="4" w:space="0"/>
              <w:right w:val="single" w:color="auto" w:sz="8" w:space="0"/>
            </w:tcBorders>
            <w:shd w:val="clear" w:color="auto" w:fill="auto"/>
            <w:vAlign w:val="bottom"/>
            <w:hideMark/>
          </w:tcPr>
          <w:p w:rsidRPr="00594F77" w:rsidR="00FD75F7" w:rsidP="00060952" w:rsidRDefault="00FD75F7" w14:paraId="17195B80" w14:textId="77777777">
            <w:pPr>
              <w:spacing w:after="0"/>
              <w:ind w:left="0" w:firstLine="360" w:firstLineChars="200"/>
              <w:jc w:val="left"/>
              <w:rPr>
                <w:rFonts w:eastAsia="Times New Roman" w:cs="Arial"/>
                <w:szCs w:val="18"/>
                <w:lang w:val="en-GB" w:eastAsia="en-GB"/>
              </w:rPr>
            </w:pPr>
            <w:r w:rsidRPr="00594F77">
              <w:rPr>
                <w:rFonts w:eastAsia="Times New Roman" w:cs="Arial"/>
                <w:szCs w:val="18"/>
                <w:lang w:val="en-GB" w:eastAsia="en-GB"/>
              </w:rPr>
              <w:tab/>
            </w:r>
            <w:r w:rsidRPr="00594F77">
              <w:rPr>
                <w:rFonts w:eastAsia="Times New Roman" w:cs="Arial"/>
                <w:szCs w:val="18"/>
                <w:lang w:val="en-GB" w:eastAsia="en-GB"/>
              </w:rPr>
              <w:t>Folder Structure</w:t>
            </w:r>
          </w:p>
        </w:tc>
        <w:tc>
          <w:tcPr>
            <w:tcW w:w="796" w:type="dxa"/>
            <w:gridSpan w:val="2"/>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42D807D4" w14:textId="77777777">
            <w:pPr>
              <w:spacing w:after="0"/>
              <w:ind w:left="0"/>
              <w:jc w:val="center"/>
              <w:rPr>
                <w:rFonts w:ascii="AkzidenzGroteskStd-Light" w:hAnsi="AkzidenzGroteskStd-Light" w:eastAsia="Times New Roman" w:cs="Times New Roman"/>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5ACA28EB" w:rsidRDefault="00FD75F7" w14:paraId="74B1310B" w14:textId="7637223F">
            <w:pPr>
              <w:spacing w:after="0"/>
              <w:ind w:left="0"/>
              <w:jc w:val="center"/>
              <w:rPr>
                <w:rFonts w:ascii="AkzidenzGroteskStd-Light" w:hAnsi="AkzidenzGroteskStd-Light" w:eastAsia="Times New Roman" w:cs="Times New Roman"/>
                <w:color w:val="000000"/>
                <w:lang w:val="en-GB" w:eastAsia="en-GB"/>
              </w:rPr>
            </w:pPr>
            <w:r w:rsidRPr="5ACA28EB">
              <w:rPr>
                <w:rFonts w:ascii="AkzidenzGroteskStd-Light" w:hAnsi="AkzidenzGroteskStd-Light" w:eastAsia="Times New Roman" w:cs="Times New Roman"/>
                <w:color w:val="000000"/>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4CB37BD1" w14:textId="2C7FB49F">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1CA1CE7B" w14:textId="3A41089C">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65" w:type="dxa"/>
            <w:tcBorders>
              <w:top w:val="single" w:color="auto" w:sz="4" w:space="0"/>
              <w:left w:val="nil"/>
              <w:bottom w:val="single" w:color="auto" w:sz="4" w:space="0"/>
              <w:right w:val="single" w:color="auto" w:sz="4" w:space="0"/>
            </w:tcBorders>
            <w:vAlign w:val="center"/>
          </w:tcPr>
          <w:p w:rsidRPr="00594F77" w:rsidR="00FD75F7" w:rsidP="5AC3F5A3" w:rsidRDefault="5AC3F5A3" w14:paraId="3CF140E8" w14:textId="3B8A014F">
            <w:pPr>
              <w:spacing w:after="0"/>
              <w:ind w:left="0"/>
              <w:jc w:val="center"/>
              <w:rPr>
                <w:rFonts w:ascii="Times New Roman" w:hAnsi="Times New Roman" w:eastAsia="Times New Roman" w:cs="Times New Roman"/>
                <w:color w:val="000000"/>
                <w:szCs w:val="18"/>
                <w:lang w:val="en-GB"/>
              </w:rPr>
            </w:pPr>
            <w:r w:rsidRPr="5AC3F5A3">
              <w:rPr>
                <w:rFonts w:ascii="Times New Roman" w:hAnsi="Times New Roman" w:eastAsia="Times New Roman" w:cs="Times New Roman"/>
                <w:color w:val="000000"/>
                <w:szCs w:val="18"/>
                <w:lang w:val="en-GB"/>
              </w:rPr>
              <w:t>√</w:t>
            </w:r>
          </w:p>
        </w:tc>
        <w:tc>
          <w:tcPr>
            <w:tcW w:w="787" w:type="dxa"/>
            <w:tcBorders>
              <w:top w:val="nil"/>
              <w:left w:val="single" w:color="auto" w:sz="4" w:space="0"/>
              <w:bottom w:val="single" w:color="auto" w:sz="4" w:space="0"/>
              <w:right w:val="single" w:color="auto" w:sz="4" w:space="0"/>
            </w:tcBorders>
          </w:tcPr>
          <w:p w:rsidRPr="00594F77" w:rsidR="00FD75F7" w:rsidP="1CAA6C72" w:rsidRDefault="1CAA6C72" w14:paraId="3C6DD9ED" w14:textId="2AD39BC3">
            <w:pPr>
              <w:spacing w:after="0"/>
              <w:ind w:left="0"/>
              <w:jc w:val="center"/>
              <w:rPr>
                <w:rFonts w:ascii="Arial" w:hAnsi="Arial" w:eastAsia="Times New Roman" w:cs="Arial"/>
                <w:color w:val="000000"/>
                <w:lang w:val="en-GB" w:eastAsia="en-GB"/>
              </w:rPr>
            </w:pPr>
            <w:r w:rsidRPr="1CAA6C72">
              <w:rPr>
                <w:rFonts w:ascii="Arial" w:hAnsi="Arial" w:eastAsia="Times New Roman" w:cs="Arial"/>
                <w:color w:val="000000"/>
                <w:lang w:val="en-GB" w:eastAsia="en-GB"/>
              </w:rPr>
              <w:t>√</w:t>
            </w:r>
          </w:p>
        </w:tc>
        <w:tc>
          <w:tcPr>
            <w:tcW w:w="776" w:type="dxa"/>
            <w:tcBorders>
              <w:top w:val="nil"/>
              <w:left w:val="single" w:color="auto" w:sz="4" w:space="0"/>
              <w:bottom w:val="single" w:color="auto" w:sz="4" w:space="0"/>
              <w:right w:val="single" w:color="auto" w:sz="8" w:space="0"/>
            </w:tcBorders>
            <w:shd w:val="clear" w:color="auto" w:fill="auto"/>
            <w:noWrap/>
            <w:vAlign w:val="center"/>
            <w:hideMark/>
          </w:tcPr>
          <w:p w:rsidRPr="00594F77" w:rsidR="00FD75F7" w:rsidP="24E7F45E" w:rsidRDefault="24E7F45E" w14:paraId="5A46A805" w14:textId="4CC1E657">
            <w:pPr>
              <w:spacing w:after="0"/>
              <w:ind w:left="0"/>
              <w:jc w:val="center"/>
              <w:rPr>
                <w:rFonts w:ascii="Times New Roman" w:hAnsi="Times New Roman" w:eastAsia="Times New Roman" w:cs="Times New Roman"/>
                <w:color w:val="000000"/>
                <w:lang w:val="en-GB"/>
              </w:rPr>
            </w:pPr>
            <w:r w:rsidRPr="24E7F45E">
              <w:rPr>
                <w:rFonts w:ascii="Times New Roman" w:hAnsi="Times New Roman" w:eastAsia="Times New Roman" w:cs="Times New Roman"/>
                <w:color w:val="000000"/>
                <w:lang w:val="en-GB"/>
              </w:rPr>
              <w:t>√</w:t>
            </w:r>
          </w:p>
          <w:p w:rsidRPr="00594F77" w:rsidR="00FD75F7" w:rsidP="24E7F45E" w:rsidRDefault="00FD75F7" w14:paraId="067AF817" w14:textId="6CD813A6">
            <w:pPr>
              <w:spacing w:after="0"/>
              <w:ind w:left="0"/>
              <w:jc w:val="center"/>
              <w:rPr>
                <w:rFonts w:ascii="Arial" w:hAnsi="Arial" w:eastAsia="Times New Roman" w:cs="Arial"/>
                <w:color w:val="000000"/>
                <w:szCs w:val="18"/>
                <w:lang w:val="en-GB" w:eastAsia="en-GB"/>
              </w:rPr>
            </w:pPr>
          </w:p>
        </w:tc>
      </w:tr>
      <w:tr w:rsidRPr="00594F77" w:rsidR="00FD75F7" w:rsidTr="24E7F45E" w14:paraId="6E45E88E" w14:textId="77777777">
        <w:trPr>
          <w:trHeight w:val="300"/>
          <w:jc w:val="center"/>
        </w:trPr>
        <w:tc>
          <w:tcPr>
            <w:tcW w:w="3740" w:type="dxa"/>
            <w:tcBorders>
              <w:top w:val="nil"/>
              <w:left w:val="single" w:color="auto" w:sz="8" w:space="0"/>
              <w:bottom w:val="single" w:color="auto" w:sz="4" w:space="0"/>
              <w:right w:val="single" w:color="auto" w:sz="8" w:space="0"/>
            </w:tcBorders>
            <w:shd w:val="clear" w:color="auto" w:fill="auto"/>
            <w:vAlign w:val="bottom"/>
            <w:hideMark/>
          </w:tcPr>
          <w:p w:rsidRPr="00594F77" w:rsidR="00FD75F7" w:rsidP="00060952" w:rsidRDefault="00FD75F7" w14:paraId="3AE8402D" w14:textId="77777777">
            <w:pPr>
              <w:spacing w:after="0"/>
              <w:ind w:left="0" w:firstLine="180" w:firstLineChars="100"/>
              <w:jc w:val="left"/>
              <w:rPr>
                <w:rFonts w:eastAsia="Times New Roman" w:cs="Arial"/>
                <w:b/>
                <w:bCs/>
                <w:szCs w:val="18"/>
                <w:lang w:val="en-GB" w:eastAsia="en-GB"/>
              </w:rPr>
            </w:pPr>
            <w:r w:rsidRPr="00594F77">
              <w:rPr>
                <w:rFonts w:eastAsia="Times New Roman" w:cs="Arial"/>
                <w:b/>
                <w:bCs/>
                <w:szCs w:val="18"/>
                <w:lang w:val="en-GB" w:eastAsia="en-GB"/>
              </w:rPr>
              <w:t>Project Management Module</w:t>
            </w:r>
          </w:p>
        </w:tc>
        <w:tc>
          <w:tcPr>
            <w:tcW w:w="796" w:type="dxa"/>
            <w:gridSpan w:val="2"/>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7AF2CC32" w14:textId="77777777">
            <w:pPr>
              <w:spacing w:after="0"/>
              <w:ind w:left="0"/>
              <w:jc w:val="center"/>
              <w:rPr>
                <w:rFonts w:ascii="AkzidenzGroteskStd-Light" w:hAnsi="AkzidenzGroteskStd-Light" w:eastAsia="Times New Roman" w:cs="Times New Roman"/>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5ACA28EB" w:rsidRDefault="00FD75F7" w14:paraId="4F908FCD" w14:textId="70B813D3">
            <w:pPr>
              <w:spacing w:after="0"/>
              <w:ind w:left="0"/>
              <w:jc w:val="center"/>
              <w:rPr>
                <w:rFonts w:ascii="AkzidenzGroteskStd-Light" w:hAnsi="AkzidenzGroteskStd-Light" w:eastAsia="Times New Roman" w:cs="Times New Roman"/>
                <w:color w:val="000000"/>
                <w:lang w:val="en-GB" w:eastAsia="en-GB"/>
              </w:rPr>
            </w:pPr>
            <w:r w:rsidRPr="5ACA28EB">
              <w:rPr>
                <w:rFonts w:ascii="AkzidenzGroteskStd-Light" w:hAnsi="AkzidenzGroteskStd-Light" w:eastAsia="Times New Roman" w:cs="Times New Roman"/>
                <w:color w:val="000000"/>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77E98C34" w14:textId="7D5B4B59">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55B493D6" w14:textId="32668F04">
            <w:pPr>
              <w:spacing w:after="0"/>
              <w:ind w:left="0"/>
              <w:jc w:val="center"/>
              <w:rPr>
                <w:rFonts w:ascii="Arial" w:hAnsi="Arial" w:eastAsia="Times New Roman" w:cs="Arial"/>
                <w:color w:val="000000"/>
                <w:szCs w:val="18"/>
                <w:lang w:val="en-GB" w:eastAsia="en-GB"/>
              </w:rPr>
            </w:pPr>
          </w:p>
        </w:tc>
        <w:tc>
          <w:tcPr>
            <w:tcW w:w="765" w:type="dxa"/>
            <w:tcBorders>
              <w:top w:val="single" w:color="auto" w:sz="4" w:space="0"/>
              <w:left w:val="nil"/>
              <w:bottom w:val="single" w:color="auto" w:sz="4" w:space="0"/>
              <w:right w:val="single" w:color="auto" w:sz="4" w:space="0"/>
            </w:tcBorders>
            <w:vAlign w:val="center"/>
          </w:tcPr>
          <w:p w:rsidRPr="00594F77" w:rsidR="00FD75F7" w:rsidP="5AC3F5A3" w:rsidRDefault="5AC3F5A3" w14:paraId="43EFEC40" w14:textId="78057C40">
            <w:pPr>
              <w:spacing w:after="0"/>
              <w:ind w:left="0"/>
              <w:jc w:val="center"/>
              <w:rPr>
                <w:rFonts w:ascii="Times New Roman" w:hAnsi="Times New Roman" w:eastAsia="Times New Roman" w:cs="Times New Roman"/>
                <w:color w:val="000000"/>
                <w:szCs w:val="18"/>
                <w:lang w:val="en-GB"/>
              </w:rPr>
            </w:pPr>
            <w:r w:rsidRPr="5AC3F5A3">
              <w:rPr>
                <w:rFonts w:ascii="Times New Roman" w:hAnsi="Times New Roman" w:eastAsia="Times New Roman" w:cs="Times New Roman"/>
                <w:color w:val="000000"/>
                <w:szCs w:val="18"/>
                <w:lang w:val="en-GB"/>
              </w:rPr>
              <w:t>√</w:t>
            </w:r>
          </w:p>
        </w:tc>
        <w:tc>
          <w:tcPr>
            <w:tcW w:w="787" w:type="dxa"/>
            <w:tcBorders>
              <w:top w:val="nil"/>
              <w:left w:val="single" w:color="auto" w:sz="4" w:space="0"/>
              <w:bottom w:val="single" w:color="auto" w:sz="4" w:space="0"/>
              <w:right w:val="single" w:color="auto" w:sz="4" w:space="0"/>
            </w:tcBorders>
          </w:tcPr>
          <w:p w:rsidRPr="00594F77" w:rsidR="00FD75F7" w:rsidP="1CAA6C72" w:rsidRDefault="1CAA6C72" w14:paraId="1B473B66" w14:textId="09381832">
            <w:pPr>
              <w:spacing w:after="0"/>
              <w:ind w:left="0"/>
              <w:jc w:val="center"/>
              <w:rPr>
                <w:rFonts w:ascii="Times New Roman" w:hAnsi="Times New Roman" w:eastAsia="Times New Roman" w:cs="Times New Roman"/>
                <w:color w:val="000000"/>
                <w:szCs w:val="18"/>
                <w:lang w:val="en-GB"/>
              </w:rPr>
            </w:pPr>
            <w:r w:rsidRPr="1CAA6C72">
              <w:rPr>
                <w:rFonts w:ascii="Times New Roman" w:hAnsi="Times New Roman" w:eastAsia="Times New Roman" w:cs="Times New Roman"/>
                <w:color w:val="000000"/>
                <w:szCs w:val="18"/>
                <w:lang w:val="en-GB"/>
              </w:rPr>
              <w:t>√</w:t>
            </w:r>
          </w:p>
        </w:tc>
        <w:tc>
          <w:tcPr>
            <w:tcW w:w="776" w:type="dxa"/>
            <w:tcBorders>
              <w:top w:val="nil"/>
              <w:left w:val="single" w:color="auto" w:sz="4" w:space="0"/>
              <w:bottom w:val="single" w:color="auto" w:sz="4" w:space="0"/>
              <w:right w:val="single" w:color="auto" w:sz="8" w:space="0"/>
            </w:tcBorders>
            <w:shd w:val="clear" w:color="auto" w:fill="auto"/>
            <w:noWrap/>
            <w:vAlign w:val="center"/>
            <w:hideMark/>
          </w:tcPr>
          <w:p w:rsidRPr="00594F77" w:rsidR="00FD75F7" w:rsidP="24E7F45E" w:rsidRDefault="24E7F45E" w14:paraId="09A940B6" w14:textId="4CC1E657">
            <w:pPr>
              <w:spacing w:after="0"/>
              <w:ind w:left="0"/>
              <w:jc w:val="center"/>
              <w:rPr>
                <w:rFonts w:ascii="Times New Roman" w:hAnsi="Times New Roman" w:eastAsia="Times New Roman" w:cs="Times New Roman"/>
                <w:color w:val="000000"/>
                <w:lang w:val="en-GB"/>
              </w:rPr>
            </w:pPr>
            <w:r w:rsidRPr="24E7F45E">
              <w:rPr>
                <w:rFonts w:ascii="Times New Roman" w:hAnsi="Times New Roman" w:eastAsia="Times New Roman" w:cs="Times New Roman"/>
                <w:color w:val="000000"/>
                <w:lang w:val="en-GB"/>
              </w:rPr>
              <w:t>√</w:t>
            </w:r>
          </w:p>
          <w:p w:rsidRPr="00594F77" w:rsidR="00FD75F7" w:rsidP="24E7F45E" w:rsidRDefault="00FD75F7" w14:paraId="0B9856C8" w14:textId="090EEDA8">
            <w:pPr>
              <w:spacing w:after="0"/>
              <w:ind w:left="0"/>
              <w:jc w:val="center"/>
              <w:rPr>
                <w:rFonts w:ascii="Arial" w:hAnsi="Arial" w:eastAsia="Times New Roman" w:cs="Arial"/>
                <w:color w:val="000000"/>
                <w:szCs w:val="18"/>
                <w:lang w:val="en-GB" w:eastAsia="en-GB"/>
              </w:rPr>
            </w:pPr>
          </w:p>
        </w:tc>
      </w:tr>
      <w:tr w:rsidRPr="00594F77" w:rsidR="00FD75F7" w:rsidTr="24E7F45E" w14:paraId="1C09F3B8" w14:textId="77777777">
        <w:trPr>
          <w:trHeight w:val="300"/>
          <w:jc w:val="center"/>
        </w:trPr>
        <w:tc>
          <w:tcPr>
            <w:tcW w:w="3740" w:type="dxa"/>
            <w:tcBorders>
              <w:top w:val="nil"/>
              <w:left w:val="single" w:color="auto" w:sz="8" w:space="0"/>
              <w:bottom w:val="single" w:color="auto" w:sz="4" w:space="0"/>
              <w:right w:val="single" w:color="auto" w:sz="8" w:space="0"/>
            </w:tcBorders>
            <w:shd w:val="clear" w:color="auto" w:fill="auto"/>
            <w:vAlign w:val="bottom"/>
            <w:hideMark/>
          </w:tcPr>
          <w:p w:rsidRPr="00594F77" w:rsidR="00FD75F7" w:rsidP="00060952" w:rsidRDefault="00FD75F7" w14:paraId="0AF78EBE" w14:textId="77777777">
            <w:pPr>
              <w:spacing w:after="0"/>
              <w:ind w:left="0" w:firstLine="360" w:firstLineChars="200"/>
              <w:jc w:val="left"/>
              <w:rPr>
                <w:rFonts w:eastAsia="Times New Roman" w:cs="Arial"/>
                <w:szCs w:val="18"/>
                <w:lang w:val="en-GB" w:eastAsia="en-GB"/>
              </w:rPr>
            </w:pPr>
            <w:r w:rsidRPr="00594F77">
              <w:rPr>
                <w:rFonts w:eastAsia="Times New Roman" w:cs="Arial"/>
                <w:szCs w:val="18"/>
                <w:lang w:val="en-GB" w:eastAsia="en-GB"/>
              </w:rPr>
              <w:tab/>
            </w:r>
            <w:r w:rsidRPr="00594F77">
              <w:rPr>
                <w:rFonts w:eastAsia="Times New Roman" w:cs="Arial"/>
                <w:szCs w:val="18"/>
                <w:lang w:val="en-GB" w:eastAsia="en-GB"/>
              </w:rPr>
              <w:t>Setting-up Meetings</w:t>
            </w:r>
          </w:p>
        </w:tc>
        <w:tc>
          <w:tcPr>
            <w:tcW w:w="796" w:type="dxa"/>
            <w:gridSpan w:val="2"/>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562BCBF0" w14:textId="77777777">
            <w:pPr>
              <w:spacing w:after="0"/>
              <w:ind w:left="0"/>
              <w:jc w:val="center"/>
              <w:rPr>
                <w:rFonts w:ascii="AkzidenzGroteskStd-Light" w:hAnsi="AkzidenzGroteskStd-Light" w:eastAsia="Times New Roman" w:cs="Times New Roman"/>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5ACA28EB" w:rsidRDefault="00FD75F7" w14:paraId="693BA9E0" w14:textId="58699573">
            <w:pPr>
              <w:spacing w:after="0"/>
              <w:ind w:left="0"/>
              <w:jc w:val="center"/>
              <w:rPr>
                <w:rFonts w:ascii="AkzidenzGroteskStd-Light" w:hAnsi="AkzidenzGroteskStd-Light" w:eastAsia="Times New Roman" w:cs="Times New Roman"/>
                <w:color w:val="000000"/>
                <w:lang w:val="en-GB" w:eastAsia="en-GB"/>
              </w:rPr>
            </w:pPr>
            <w:r w:rsidRPr="5ACA28EB">
              <w:rPr>
                <w:rFonts w:ascii="AkzidenzGroteskStd-Light" w:hAnsi="AkzidenzGroteskStd-Light" w:eastAsia="Times New Roman" w:cs="Times New Roman"/>
                <w:color w:val="000000"/>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30F0E199" w14:textId="03FCEDA4">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240B81A7" w14:textId="19355172">
            <w:pPr>
              <w:spacing w:after="0"/>
              <w:ind w:left="0"/>
              <w:jc w:val="center"/>
              <w:rPr>
                <w:rFonts w:ascii="Arial" w:hAnsi="Arial" w:eastAsia="Times New Roman" w:cs="Arial"/>
                <w:color w:val="000000"/>
                <w:szCs w:val="18"/>
                <w:lang w:val="en-GB" w:eastAsia="en-GB"/>
              </w:rPr>
            </w:pPr>
          </w:p>
        </w:tc>
        <w:tc>
          <w:tcPr>
            <w:tcW w:w="765" w:type="dxa"/>
            <w:tcBorders>
              <w:top w:val="single" w:color="auto" w:sz="4" w:space="0"/>
              <w:left w:val="nil"/>
              <w:bottom w:val="single" w:color="auto" w:sz="4" w:space="0"/>
              <w:right w:val="single" w:color="auto" w:sz="4" w:space="0"/>
            </w:tcBorders>
            <w:vAlign w:val="center"/>
          </w:tcPr>
          <w:p w:rsidRPr="00594F77" w:rsidR="00FD75F7" w:rsidP="5AC3F5A3" w:rsidRDefault="5AC3F5A3" w14:paraId="545A345D" w14:textId="08D9F201">
            <w:pPr>
              <w:spacing w:after="0"/>
              <w:ind w:left="0"/>
              <w:jc w:val="center"/>
              <w:rPr>
                <w:rFonts w:ascii="Times New Roman" w:hAnsi="Times New Roman" w:eastAsia="Times New Roman" w:cs="Times New Roman"/>
                <w:color w:val="000000"/>
                <w:szCs w:val="18"/>
                <w:lang w:val="en-GB"/>
              </w:rPr>
            </w:pPr>
            <w:r w:rsidRPr="5AC3F5A3">
              <w:rPr>
                <w:rFonts w:ascii="Times New Roman" w:hAnsi="Times New Roman" w:eastAsia="Times New Roman" w:cs="Times New Roman"/>
                <w:color w:val="000000"/>
                <w:szCs w:val="18"/>
                <w:lang w:val="en-GB"/>
              </w:rPr>
              <w:t>√</w:t>
            </w:r>
          </w:p>
        </w:tc>
        <w:tc>
          <w:tcPr>
            <w:tcW w:w="787" w:type="dxa"/>
            <w:tcBorders>
              <w:top w:val="nil"/>
              <w:left w:val="single" w:color="auto" w:sz="4" w:space="0"/>
              <w:bottom w:val="single" w:color="auto" w:sz="4" w:space="0"/>
              <w:right w:val="single" w:color="auto" w:sz="4" w:space="0"/>
            </w:tcBorders>
          </w:tcPr>
          <w:p w:rsidRPr="00594F77" w:rsidR="00FD75F7" w:rsidP="1CAA6C72" w:rsidRDefault="1CAA6C72" w14:paraId="22A30CE8" w14:textId="6CE51640">
            <w:pPr>
              <w:spacing w:after="0"/>
              <w:ind w:left="0"/>
              <w:jc w:val="center"/>
              <w:rPr>
                <w:rFonts w:ascii="Times New Roman" w:hAnsi="Times New Roman" w:eastAsia="Times New Roman" w:cs="Times New Roman"/>
                <w:color w:val="000000"/>
                <w:szCs w:val="18"/>
                <w:lang w:val="en-GB"/>
              </w:rPr>
            </w:pPr>
            <w:r w:rsidRPr="1CAA6C72">
              <w:rPr>
                <w:rFonts w:ascii="Times New Roman" w:hAnsi="Times New Roman" w:eastAsia="Times New Roman" w:cs="Times New Roman"/>
                <w:color w:val="000000"/>
                <w:szCs w:val="18"/>
                <w:lang w:val="en-GB"/>
              </w:rPr>
              <w:t>√</w:t>
            </w:r>
          </w:p>
        </w:tc>
        <w:tc>
          <w:tcPr>
            <w:tcW w:w="776" w:type="dxa"/>
            <w:tcBorders>
              <w:top w:val="nil"/>
              <w:left w:val="single" w:color="auto" w:sz="4" w:space="0"/>
              <w:bottom w:val="single" w:color="auto" w:sz="4" w:space="0"/>
              <w:right w:val="single" w:color="auto" w:sz="8" w:space="0"/>
            </w:tcBorders>
            <w:shd w:val="clear" w:color="auto" w:fill="auto"/>
            <w:noWrap/>
            <w:vAlign w:val="center"/>
            <w:hideMark/>
          </w:tcPr>
          <w:p w:rsidRPr="00594F77" w:rsidR="00FD75F7" w:rsidP="24E7F45E" w:rsidRDefault="00FD75F7" w14:paraId="240922F8" w14:textId="40031EDF">
            <w:pPr>
              <w:spacing w:after="0"/>
              <w:ind w:left="0"/>
              <w:jc w:val="center"/>
              <w:rPr>
                <w:rFonts w:ascii="Times New Roman" w:hAnsi="Times New Roman" w:eastAsia="Times New Roman" w:cs="Times New Roman"/>
                <w:color w:val="000000"/>
                <w:lang w:val="en-GB"/>
              </w:rPr>
            </w:pPr>
          </w:p>
          <w:p w:rsidRPr="00594F77" w:rsidR="00FD75F7" w:rsidP="24E7F45E" w:rsidRDefault="00FD75F7" w14:paraId="687999B0" w14:textId="34DA46F9">
            <w:pPr>
              <w:spacing w:after="0"/>
              <w:ind w:left="0"/>
              <w:jc w:val="center"/>
              <w:rPr>
                <w:rFonts w:ascii="Arial" w:hAnsi="Arial" w:eastAsia="Times New Roman" w:cs="Arial"/>
                <w:color w:val="000000"/>
                <w:szCs w:val="18"/>
                <w:lang w:val="en-GB" w:eastAsia="en-GB"/>
              </w:rPr>
            </w:pPr>
          </w:p>
        </w:tc>
      </w:tr>
      <w:tr w:rsidRPr="00594F77" w:rsidR="00FD75F7" w:rsidTr="24E7F45E" w14:paraId="7D3D8FD1" w14:textId="77777777">
        <w:trPr>
          <w:trHeight w:val="300"/>
          <w:jc w:val="center"/>
        </w:trPr>
        <w:tc>
          <w:tcPr>
            <w:tcW w:w="3740" w:type="dxa"/>
            <w:tcBorders>
              <w:top w:val="nil"/>
              <w:left w:val="single" w:color="auto" w:sz="8" w:space="0"/>
              <w:bottom w:val="single" w:color="auto" w:sz="4" w:space="0"/>
              <w:right w:val="single" w:color="auto" w:sz="8" w:space="0"/>
            </w:tcBorders>
            <w:shd w:val="clear" w:color="auto" w:fill="auto"/>
            <w:vAlign w:val="bottom"/>
            <w:hideMark/>
          </w:tcPr>
          <w:p w:rsidRPr="00594F77" w:rsidR="00FD75F7" w:rsidP="00060952" w:rsidRDefault="00FD75F7" w14:paraId="44D79A35" w14:textId="77777777">
            <w:pPr>
              <w:spacing w:after="0"/>
              <w:ind w:left="0" w:firstLine="180" w:firstLineChars="100"/>
              <w:jc w:val="left"/>
              <w:rPr>
                <w:rFonts w:eastAsia="Times New Roman" w:cs="Arial"/>
                <w:b/>
                <w:bCs/>
                <w:szCs w:val="18"/>
                <w:lang w:val="en-GB" w:eastAsia="en-GB"/>
              </w:rPr>
            </w:pPr>
            <w:r w:rsidRPr="00594F77">
              <w:rPr>
                <w:rFonts w:eastAsia="Times New Roman" w:cs="Arial"/>
                <w:b/>
                <w:bCs/>
                <w:szCs w:val="18"/>
                <w:lang w:val="en-GB" w:eastAsia="en-GB"/>
              </w:rPr>
              <w:t>Design Collaboration Module</w:t>
            </w:r>
          </w:p>
        </w:tc>
        <w:tc>
          <w:tcPr>
            <w:tcW w:w="796" w:type="dxa"/>
            <w:gridSpan w:val="2"/>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1E43BE38" w14:textId="77777777">
            <w:pPr>
              <w:spacing w:after="0"/>
              <w:ind w:left="0"/>
              <w:jc w:val="center"/>
              <w:rPr>
                <w:rFonts w:ascii="AkzidenzGroteskStd-Light" w:hAnsi="AkzidenzGroteskStd-Light" w:eastAsia="Times New Roman" w:cs="Times New Roman"/>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5ACA28EB" w:rsidRDefault="00FD75F7" w14:paraId="27E53174" w14:textId="0DCABF0F">
            <w:pPr>
              <w:spacing w:after="0"/>
              <w:ind w:left="0"/>
              <w:jc w:val="center"/>
              <w:rPr>
                <w:rFonts w:ascii="AkzidenzGroteskStd-Light" w:hAnsi="AkzidenzGroteskStd-Light" w:eastAsia="Times New Roman" w:cs="Times New Roman"/>
                <w:color w:val="000000"/>
                <w:lang w:val="en-GB" w:eastAsia="en-GB"/>
              </w:rPr>
            </w:pPr>
            <w:r w:rsidRPr="5ACA28EB">
              <w:rPr>
                <w:rFonts w:ascii="AkzidenzGroteskStd-Light" w:hAnsi="AkzidenzGroteskStd-Light" w:eastAsia="Times New Roman" w:cs="Times New Roman"/>
                <w:color w:val="000000"/>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1EA6F114" w14:textId="57ABF455">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057B601D" w14:textId="7AC94F3F">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65" w:type="dxa"/>
            <w:tcBorders>
              <w:top w:val="single" w:color="auto" w:sz="4" w:space="0"/>
              <w:left w:val="nil"/>
              <w:bottom w:val="single" w:color="auto" w:sz="4" w:space="0"/>
              <w:right w:val="single" w:color="auto" w:sz="4" w:space="0"/>
            </w:tcBorders>
            <w:vAlign w:val="center"/>
          </w:tcPr>
          <w:p w:rsidRPr="00594F77" w:rsidR="00FD75F7" w:rsidP="00B659ED" w:rsidRDefault="00FD75F7" w14:paraId="0BB912A3" w14:textId="77777777">
            <w:pPr>
              <w:spacing w:after="0"/>
              <w:ind w:left="0"/>
              <w:jc w:val="center"/>
              <w:rPr>
                <w:rFonts w:ascii="Arial" w:hAnsi="Arial" w:eastAsia="Times New Roman" w:cs="Arial"/>
                <w:color w:val="000000"/>
                <w:szCs w:val="18"/>
                <w:lang w:val="en-GB" w:eastAsia="en-GB"/>
              </w:rPr>
            </w:pPr>
          </w:p>
        </w:tc>
        <w:tc>
          <w:tcPr>
            <w:tcW w:w="787" w:type="dxa"/>
            <w:tcBorders>
              <w:top w:val="nil"/>
              <w:left w:val="single" w:color="auto" w:sz="4" w:space="0"/>
              <w:bottom w:val="single" w:color="auto" w:sz="4" w:space="0"/>
              <w:right w:val="single" w:color="auto" w:sz="4" w:space="0"/>
            </w:tcBorders>
          </w:tcPr>
          <w:p w:rsidRPr="00594F77" w:rsidR="00FD75F7" w:rsidP="1CAA6C72" w:rsidRDefault="1CAA6C72" w14:paraId="10EC1D5F" w14:textId="48653190">
            <w:pPr>
              <w:spacing w:after="0"/>
              <w:ind w:left="0"/>
              <w:jc w:val="center"/>
              <w:rPr>
                <w:rFonts w:ascii="Times New Roman" w:hAnsi="Times New Roman" w:eastAsia="Times New Roman" w:cs="Times New Roman"/>
                <w:color w:val="000000"/>
                <w:szCs w:val="18"/>
                <w:lang w:val="en-GB"/>
              </w:rPr>
            </w:pPr>
            <w:r w:rsidRPr="1CAA6C72">
              <w:rPr>
                <w:rFonts w:ascii="Times New Roman" w:hAnsi="Times New Roman" w:eastAsia="Times New Roman" w:cs="Times New Roman"/>
                <w:color w:val="000000"/>
                <w:szCs w:val="18"/>
                <w:lang w:val="en-GB"/>
              </w:rPr>
              <w:t>√</w:t>
            </w:r>
          </w:p>
        </w:tc>
        <w:tc>
          <w:tcPr>
            <w:tcW w:w="776" w:type="dxa"/>
            <w:tcBorders>
              <w:top w:val="nil"/>
              <w:left w:val="single" w:color="auto" w:sz="4" w:space="0"/>
              <w:bottom w:val="single" w:color="auto" w:sz="4" w:space="0"/>
              <w:right w:val="single" w:color="auto" w:sz="8" w:space="0"/>
            </w:tcBorders>
            <w:shd w:val="clear" w:color="auto" w:fill="auto"/>
            <w:noWrap/>
            <w:vAlign w:val="center"/>
            <w:hideMark/>
          </w:tcPr>
          <w:p w:rsidRPr="00594F77" w:rsidR="00FD75F7" w:rsidP="24E7F45E" w:rsidRDefault="24E7F45E" w14:paraId="125CCCDF" w14:textId="4CC1E657">
            <w:pPr>
              <w:spacing w:after="0"/>
              <w:ind w:left="0"/>
              <w:jc w:val="center"/>
              <w:rPr>
                <w:rFonts w:ascii="Times New Roman" w:hAnsi="Times New Roman" w:eastAsia="Times New Roman" w:cs="Times New Roman"/>
                <w:color w:val="000000"/>
                <w:lang w:val="en-GB"/>
              </w:rPr>
            </w:pPr>
            <w:r w:rsidRPr="24E7F45E">
              <w:rPr>
                <w:rFonts w:ascii="Times New Roman" w:hAnsi="Times New Roman" w:eastAsia="Times New Roman" w:cs="Times New Roman"/>
                <w:color w:val="000000"/>
                <w:lang w:val="en-GB"/>
              </w:rPr>
              <w:t>√</w:t>
            </w:r>
          </w:p>
          <w:p w:rsidRPr="00594F77" w:rsidR="00FD75F7" w:rsidP="24E7F45E" w:rsidRDefault="00FD75F7" w14:paraId="6922F5D3" w14:textId="6DE166D9">
            <w:pPr>
              <w:spacing w:after="0"/>
              <w:ind w:left="0"/>
              <w:jc w:val="center"/>
              <w:rPr>
                <w:rFonts w:ascii="Arial" w:hAnsi="Arial" w:eastAsia="Times New Roman" w:cs="Arial"/>
                <w:color w:val="000000"/>
                <w:szCs w:val="18"/>
                <w:lang w:val="en-GB" w:eastAsia="en-GB"/>
              </w:rPr>
            </w:pPr>
          </w:p>
        </w:tc>
      </w:tr>
      <w:tr w:rsidRPr="00594F77" w:rsidR="00FD75F7" w:rsidTr="24E7F45E" w14:paraId="65B851D3" w14:textId="77777777">
        <w:trPr>
          <w:trHeight w:val="300"/>
          <w:jc w:val="center"/>
        </w:trPr>
        <w:tc>
          <w:tcPr>
            <w:tcW w:w="3740" w:type="dxa"/>
            <w:tcBorders>
              <w:top w:val="nil"/>
              <w:left w:val="single" w:color="auto" w:sz="8" w:space="0"/>
              <w:bottom w:val="single" w:color="auto" w:sz="4" w:space="0"/>
              <w:right w:val="single" w:color="auto" w:sz="8" w:space="0"/>
            </w:tcBorders>
            <w:shd w:val="clear" w:color="auto" w:fill="auto"/>
            <w:vAlign w:val="bottom"/>
            <w:hideMark/>
          </w:tcPr>
          <w:p w:rsidRPr="00594F77" w:rsidR="00FD75F7" w:rsidP="00060952" w:rsidRDefault="00FD75F7" w14:paraId="3DC341E8" w14:textId="77777777">
            <w:pPr>
              <w:spacing w:after="0"/>
              <w:ind w:left="0" w:firstLine="360" w:firstLineChars="200"/>
              <w:jc w:val="left"/>
              <w:rPr>
                <w:rFonts w:eastAsia="Times New Roman" w:cs="Arial"/>
                <w:szCs w:val="18"/>
                <w:lang w:val="en-GB" w:eastAsia="en-GB"/>
              </w:rPr>
            </w:pPr>
            <w:r w:rsidRPr="00594F77">
              <w:rPr>
                <w:rFonts w:eastAsia="Times New Roman" w:cs="Arial"/>
                <w:szCs w:val="18"/>
                <w:lang w:val="en-GB" w:eastAsia="en-GB"/>
              </w:rPr>
              <w:tab/>
            </w:r>
            <w:r w:rsidRPr="00594F77">
              <w:rPr>
                <w:rFonts w:eastAsia="Times New Roman" w:cs="Arial"/>
                <w:szCs w:val="18"/>
                <w:lang w:val="en-GB" w:eastAsia="en-GB"/>
              </w:rPr>
              <w:t>Share Packages</w:t>
            </w:r>
          </w:p>
        </w:tc>
        <w:tc>
          <w:tcPr>
            <w:tcW w:w="796" w:type="dxa"/>
            <w:gridSpan w:val="2"/>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06C43A3A" w14:textId="77777777">
            <w:pPr>
              <w:spacing w:after="0"/>
              <w:ind w:left="0"/>
              <w:jc w:val="center"/>
              <w:rPr>
                <w:rFonts w:ascii="AkzidenzGroteskStd-Light" w:hAnsi="AkzidenzGroteskStd-Light" w:eastAsia="Times New Roman" w:cs="Times New Roman"/>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5ACA28EB" w:rsidRDefault="00FD75F7" w14:paraId="30FA677D" w14:textId="0E540E4A">
            <w:pPr>
              <w:spacing w:after="0"/>
              <w:ind w:left="0"/>
              <w:jc w:val="center"/>
              <w:rPr>
                <w:rFonts w:ascii="AkzidenzGroteskStd-Light" w:hAnsi="AkzidenzGroteskStd-Light" w:eastAsia="Times New Roman" w:cs="Times New Roman"/>
                <w:color w:val="000000"/>
                <w:lang w:val="en-GB" w:eastAsia="en-GB"/>
              </w:rPr>
            </w:pPr>
            <w:r w:rsidRPr="5ACA28EB">
              <w:rPr>
                <w:rFonts w:ascii="AkzidenzGroteskStd-Light" w:hAnsi="AkzidenzGroteskStd-Light" w:eastAsia="Times New Roman" w:cs="Times New Roman"/>
                <w:color w:val="000000"/>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1160E487" w14:textId="7F50F8C0">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4D2BD8C6" w14:textId="6063CA05">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65" w:type="dxa"/>
            <w:tcBorders>
              <w:top w:val="single" w:color="auto" w:sz="4" w:space="0"/>
              <w:left w:val="nil"/>
              <w:bottom w:val="single" w:color="auto" w:sz="4" w:space="0"/>
              <w:right w:val="single" w:color="auto" w:sz="4" w:space="0"/>
            </w:tcBorders>
            <w:vAlign w:val="center"/>
          </w:tcPr>
          <w:p w:rsidRPr="00594F77" w:rsidR="00FD75F7" w:rsidP="00B659ED" w:rsidRDefault="00FD75F7" w14:paraId="41C31A08" w14:textId="77777777">
            <w:pPr>
              <w:spacing w:after="0"/>
              <w:ind w:left="0"/>
              <w:jc w:val="center"/>
              <w:rPr>
                <w:rFonts w:ascii="Arial" w:hAnsi="Arial" w:eastAsia="Times New Roman" w:cs="Arial"/>
                <w:color w:val="000000"/>
                <w:szCs w:val="18"/>
                <w:lang w:val="en-GB" w:eastAsia="en-GB"/>
              </w:rPr>
            </w:pPr>
          </w:p>
        </w:tc>
        <w:tc>
          <w:tcPr>
            <w:tcW w:w="787" w:type="dxa"/>
            <w:tcBorders>
              <w:top w:val="nil"/>
              <w:left w:val="single" w:color="auto" w:sz="4" w:space="0"/>
              <w:bottom w:val="single" w:color="auto" w:sz="4" w:space="0"/>
              <w:right w:val="single" w:color="auto" w:sz="4" w:space="0"/>
            </w:tcBorders>
          </w:tcPr>
          <w:p w:rsidRPr="00594F77" w:rsidR="00FD75F7" w:rsidP="1CAA6C72" w:rsidRDefault="1CAA6C72" w14:paraId="3107D62B" w14:textId="7BED7E30">
            <w:pPr>
              <w:spacing w:after="0"/>
              <w:ind w:left="0"/>
              <w:jc w:val="center"/>
              <w:rPr>
                <w:rFonts w:ascii="Times New Roman" w:hAnsi="Times New Roman" w:eastAsia="Times New Roman" w:cs="Times New Roman"/>
                <w:color w:val="000000"/>
                <w:szCs w:val="18"/>
                <w:lang w:val="en-GB"/>
              </w:rPr>
            </w:pPr>
            <w:r w:rsidRPr="1CAA6C72">
              <w:rPr>
                <w:rFonts w:ascii="Times New Roman" w:hAnsi="Times New Roman" w:eastAsia="Times New Roman" w:cs="Times New Roman"/>
                <w:color w:val="000000"/>
                <w:szCs w:val="18"/>
                <w:lang w:val="en-GB"/>
              </w:rPr>
              <w:t>√</w:t>
            </w:r>
          </w:p>
        </w:tc>
        <w:tc>
          <w:tcPr>
            <w:tcW w:w="776" w:type="dxa"/>
            <w:tcBorders>
              <w:top w:val="nil"/>
              <w:left w:val="single" w:color="auto" w:sz="4" w:space="0"/>
              <w:bottom w:val="single" w:color="auto" w:sz="4" w:space="0"/>
              <w:right w:val="single" w:color="auto" w:sz="8" w:space="0"/>
            </w:tcBorders>
            <w:shd w:val="clear" w:color="auto" w:fill="auto"/>
            <w:noWrap/>
            <w:vAlign w:val="center"/>
            <w:hideMark/>
          </w:tcPr>
          <w:p w:rsidRPr="00594F77" w:rsidR="00FD75F7" w:rsidP="24E7F45E" w:rsidRDefault="24E7F45E" w14:paraId="6D788D5D" w14:textId="4CC1E657">
            <w:pPr>
              <w:spacing w:after="0"/>
              <w:ind w:left="0"/>
              <w:jc w:val="center"/>
              <w:rPr>
                <w:rFonts w:ascii="Times New Roman" w:hAnsi="Times New Roman" w:eastAsia="Times New Roman" w:cs="Times New Roman"/>
                <w:color w:val="000000"/>
                <w:lang w:val="en-GB"/>
              </w:rPr>
            </w:pPr>
            <w:r w:rsidRPr="24E7F45E">
              <w:rPr>
                <w:rFonts w:ascii="Times New Roman" w:hAnsi="Times New Roman" w:eastAsia="Times New Roman" w:cs="Times New Roman"/>
                <w:color w:val="000000"/>
                <w:lang w:val="en-GB"/>
              </w:rPr>
              <w:t>√</w:t>
            </w:r>
          </w:p>
          <w:p w:rsidRPr="00594F77" w:rsidR="00FD75F7" w:rsidP="24E7F45E" w:rsidRDefault="00FD75F7" w14:paraId="2627F395" w14:textId="2C774FCD">
            <w:pPr>
              <w:spacing w:after="0"/>
              <w:ind w:left="0"/>
              <w:jc w:val="center"/>
              <w:rPr>
                <w:rFonts w:ascii="Arial" w:hAnsi="Arial" w:eastAsia="Times New Roman" w:cs="Arial"/>
                <w:color w:val="000000"/>
                <w:szCs w:val="18"/>
                <w:lang w:val="en-GB" w:eastAsia="en-GB"/>
              </w:rPr>
            </w:pPr>
          </w:p>
        </w:tc>
      </w:tr>
      <w:tr w:rsidRPr="00594F77" w:rsidR="00FD75F7" w:rsidTr="24E7F45E" w14:paraId="40053AE8" w14:textId="77777777">
        <w:trPr>
          <w:trHeight w:val="300"/>
          <w:jc w:val="center"/>
        </w:trPr>
        <w:tc>
          <w:tcPr>
            <w:tcW w:w="3740" w:type="dxa"/>
            <w:tcBorders>
              <w:top w:val="nil"/>
              <w:left w:val="single" w:color="auto" w:sz="8" w:space="0"/>
              <w:bottom w:val="single" w:color="auto" w:sz="4" w:space="0"/>
              <w:right w:val="single" w:color="auto" w:sz="8" w:space="0"/>
            </w:tcBorders>
            <w:shd w:val="clear" w:color="auto" w:fill="auto"/>
            <w:vAlign w:val="bottom"/>
            <w:hideMark/>
          </w:tcPr>
          <w:p w:rsidRPr="00594F77" w:rsidR="00FD75F7" w:rsidP="00060952" w:rsidRDefault="00FD75F7" w14:paraId="6B27FC6B" w14:textId="77777777">
            <w:pPr>
              <w:spacing w:after="0"/>
              <w:ind w:left="0" w:firstLine="360" w:firstLineChars="200"/>
              <w:jc w:val="left"/>
              <w:rPr>
                <w:rFonts w:eastAsia="Times New Roman" w:cs="Arial"/>
                <w:szCs w:val="18"/>
                <w:lang w:val="en-GB" w:eastAsia="en-GB"/>
              </w:rPr>
            </w:pPr>
            <w:r w:rsidRPr="00594F77">
              <w:rPr>
                <w:rFonts w:eastAsia="Times New Roman" w:cs="Arial"/>
                <w:szCs w:val="18"/>
                <w:lang w:val="en-GB" w:eastAsia="en-GB"/>
              </w:rPr>
              <w:tab/>
            </w:r>
            <w:r w:rsidRPr="00594F77">
              <w:rPr>
                <w:rFonts w:eastAsia="Times New Roman" w:cs="Arial"/>
                <w:szCs w:val="18"/>
                <w:lang w:val="en-GB" w:eastAsia="en-GB"/>
              </w:rPr>
              <w:t>Consume Packages</w:t>
            </w:r>
          </w:p>
        </w:tc>
        <w:tc>
          <w:tcPr>
            <w:tcW w:w="796" w:type="dxa"/>
            <w:gridSpan w:val="2"/>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780B7CDE" w14:textId="77777777">
            <w:pPr>
              <w:spacing w:after="0"/>
              <w:ind w:left="0"/>
              <w:jc w:val="center"/>
              <w:rPr>
                <w:rFonts w:ascii="AkzidenzGroteskStd-Light" w:hAnsi="AkzidenzGroteskStd-Light" w:eastAsia="Times New Roman" w:cs="Times New Roman"/>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5ACA28EB" w:rsidRDefault="00FD75F7" w14:paraId="6BC25558" w14:textId="488FE848">
            <w:pPr>
              <w:spacing w:after="0"/>
              <w:ind w:left="0"/>
              <w:jc w:val="center"/>
              <w:rPr>
                <w:rFonts w:ascii="AkzidenzGroteskStd-Light" w:hAnsi="AkzidenzGroteskStd-Light" w:eastAsia="Times New Roman" w:cs="Times New Roman"/>
                <w:color w:val="000000"/>
                <w:lang w:val="en-GB" w:eastAsia="en-GB"/>
              </w:rPr>
            </w:pPr>
            <w:r w:rsidRPr="5ACA28EB">
              <w:rPr>
                <w:rFonts w:ascii="AkzidenzGroteskStd-Light" w:hAnsi="AkzidenzGroteskStd-Light" w:eastAsia="Times New Roman" w:cs="Times New Roman"/>
                <w:color w:val="000000"/>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1951052F" w14:textId="1E9E4553">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5440AB6C" w14:textId="38D636F4">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65" w:type="dxa"/>
            <w:tcBorders>
              <w:top w:val="single" w:color="auto" w:sz="4" w:space="0"/>
              <w:left w:val="nil"/>
              <w:bottom w:val="single" w:color="auto" w:sz="4" w:space="0"/>
              <w:right w:val="single" w:color="auto" w:sz="4" w:space="0"/>
            </w:tcBorders>
            <w:vAlign w:val="center"/>
          </w:tcPr>
          <w:p w:rsidRPr="00594F77" w:rsidR="00FD75F7" w:rsidP="00B659ED" w:rsidRDefault="00FD75F7" w14:paraId="144B3B25" w14:textId="77777777">
            <w:pPr>
              <w:spacing w:after="0"/>
              <w:ind w:left="0"/>
              <w:jc w:val="center"/>
              <w:rPr>
                <w:rFonts w:ascii="Arial" w:hAnsi="Arial" w:eastAsia="Times New Roman" w:cs="Arial"/>
                <w:color w:val="000000"/>
                <w:szCs w:val="18"/>
                <w:lang w:val="en-GB" w:eastAsia="en-GB"/>
              </w:rPr>
            </w:pPr>
          </w:p>
        </w:tc>
        <w:tc>
          <w:tcPr>
            <w:tcW w:w="787" w:type="dxa"/>
            <w:tcBorders>
              <w:top w:val="nil"/>
              <w:left w:val="single" w:color="auto" w:sz="4" w:space="0"/>
              <w:bottom w:val="single" w:color="auto" w:sz="4" w:space="0"/>
              <w:right w:val="single" w:color="auto" w:sz="4" w:space="0"/>
            </w:tcBorders>
          </w:tcPr>
          <w:p w:rsidRPr="00594F77" w:rsidR="00FD75F7" w:rsidP="1CAA6C72" w:rsidRDefault="1CAA6C72" w14:paraId="4130FC7D" w14:textId="60076E33">
            <w:pPr>
              <w:spacing w:after="0"/>
              <w:ind w:left="0"/>
              <w:jc w:val="center"/>
              <w:rPr>
                <w:rFonts w:ascii="Times New Roman" w:hAnsi="Times New Roman" w:eastAsia="Times New Roman" w:cs="Times New Roman"/>
                <w:color w:val="000000"/>
                <w:szCs w:val="18"/>
                <w:lang w:val="en-GB"/>
              </w:rPr>
            </w:pPr>
            <w:r w:rsidRPr="1CAA6C72">
              <w:rPr>
                <w:rFonts w:ascii="Times New Roman" w:hAnsi="Times New Roman" w:eastAsia="Times New Roman" w:cs="Times New Roman"/>
                <w:color w:val="000000"/>
                <w:szCs w:val="18"/>
                <w:lang w:val="en-GB"/>
              </w:rPr>
              <w:t>√</w:t>
            </w:r>
          </w:p>
        </w:tc>
        <w:tc>
          <w:tcPr>
            <w:tcW w:w="776" w:type="dxa"/>
            <w:tcBorders>
              <w:top w:val="nil"/>
              <w:left w:val="single" w:color="auto" w:sz="4" w:space="0"/>
              <w:bottom w:val="single" w:color="auto" w:sz="4" w:space="0"/>
              <w:right w:val="single" w:color="auto" w:sz="8" w:space="0"/>
            </w:tcBorders>
            <w:shd w:val="clear" w:color="auto" w:fill="auto"/>
            <w:noWrap/>
            <w:vAlign w:val="center"/>
            <w:hideMark/>
          </w:tcPr>
          <w:p w:rsidRPr="00594F77" w:rsidR="00FD75F7" w:rsidP="24E7F45E" w:rsidRDefault="24E7F45E" w14:paraId="5E8D8D11" w14:textId="4CC1E657">
            <w:pPr>
              <w:spacing w:after="0"/>
              <w:ind w:left="0"/>
              <w:jc w:val="center"/>
              <w:rPr>
                <w:rFonts w:ascii="Times New Roman" w:hAnsi="Times New Roman" w:eastAsia="Times New Roman" w:cs="Times New Roman"/>
                <w:color w:val="000000"/>
                <w:lang w:val="en-GB"/>
              </w:rPr>
            </w:pPr>
            <w:r w:rsidRPr="24E7F45E">
              <w:rPr>
                <w:rFonts w:ascii="Times New Roman" w:hAnsi="Times New Roman" w:eastAsia="Times New Roman" w:cs="Times New Roman"/>
                <w:color w:val="000000"/>
                <w:lang w:val="en-GB"/>
              </w:rPr>
              <w:t>√</w:t>
            </w:r>
          </w:p>
          <w:p w:rsidRPr="00594F77" w:rsidR="00FD75F7" w:rsidP="24E7F45E" w:rsidRDefault="00FD75F7" w14:paraId="4FFD35C9" w14:textId="1D578D4C">
            <w:pPr>
              <w:spacing w:after="0"/>
              <w:ind w:left="0"/>
              <w:jc w:val="center"/>
              <w:rPr>
                <w:rFonts w:ascii="Arial" w:hAnsi="Arial" w:eastAsia="Times New Roman" w:cs="Arial"/>
                <w:color w:val="000000"/>
                <w:szCs w:val="18"/>
                <w:lang w:val="en-GB" w:eastAsia="en-GB"/>
              </w:rPr>
            </w:pPr>
          </w:p>
        </w:tc>
      </w:tr>
      <w:tr w:rsidRPr="00594F77" w:rsidR="00FD75F7" w:rsidTr="24E7F45E" w14:paraId="02ACE5C9" w14:textId="77777777">
        <w:trPr>
          <w:trHeight w:val="315"/>
          <w:jc w:val="center"/>
        </w:trPr>
        <w:tc>
          <w:tcPr>
            <w:tcW w:w="3740" w:type="dxa"/>
            <w:tcBorders>
              <w:top w:val="nil"/>
              <w:left w:val="single" w:color="auto" w:sz="8" w:space="0"/>
              <w:bottom w:val="single" w:color="auto" w:sz="4" w:space="0"/>
              <w:right w:val="single" w:color="auto" w:sz="8" w:space="0"/>
            </w:tcBorders>
            <w:shd w:val="clear" w:color="auto" w:fill="auto"/>
            <w:vAlign w:val="bottom"/>
            <w:hideMark/>
          </w:tcPr>
          <w:p w:rsidRPr="00594F77" w:rsidR="00FD75F7" w:rsidP="00060952" w:rsidRDefault="00FD75F7" w14:paraId="23B1BCC9" w14:textId="77777777">
            <w:pPr>
              <w:spacing w:after="0"/>
              <w:ind w:left="0" w:firstLine="180" w:firstLineChars="100"/>
              <w:jc w:val="left"/>
              <w:rPr>
                <w:rFonts w:eastAsia="Times New Roman" w:cs="Arial"/>
                <w:b/>
                <w:bCs/>
                <w:szCs w:val="18"/>
                <w:lang w:val="en-GB" w:eastAsia="en-GB"/>
              </w:rPr>
            </w:pPr>
            <w:r w:rsidRPr="00594F77">
              <w:rPr>
                <w:rFonts w:eastAsia="Times New Roman" w:cs="Arial"/>
                <w:b/>
                <w:bCs/>
                <w:szCs w:val="18"/>
                <w:lang w:val="en-GB" w:eastAsia="en-GB"/>
              </w:rPr>
              <w:t>Model Coordination Module</w:t>
            </w:r>
          </w:p>
        </w:tc>
        <w:tc>
          <w:tcPr>
            <w:tcW w:w="796" w:type="dxa"/>
            <w:gridSpan w:val="2"/>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74A43113" w14:textId="5E848EE5">
            <w:pPr>
              <w:spacing w:after="0"/>
              <w:ind w:left="0"/>
              <w:jc w:val="center"/>
              <w:rPr>
                <w:rFonts w:ascii="AkzidenzGroteskStd-Light" w:hAnsi="AkzidenzGroteskStd-Light" w:eastAsia="Times New Roman" w:cs="Times New Roman"/>
                <w:color w:val="000000"/>
                <w:szCs w:val="18"/>
                <w:lang w:val="en-GB" w:eastAsia="en-GB"/>
              </w:rPr>
            </w:pP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59FB9FBC" w14:textId="1E6AC108">
            <w:pPr>
              <w:spacing w:after="0"/>
              <w:ind w:left="0"/>
              <w:jc w:val="center"/>
              <w:rPr>
                <w:rFonts w:ascii="Arial" w:hAnsi="Arial" w:eastAsia="Times New Roman" w:cs="Arial"/>
                <w:color w:val="000000"/>
                <w:szCs w:val="18"/>
                <w:lang w:val="en-GB" w:eastAsia="en-GB"/>
              </w:rPr>
            </w:pP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252BD6A0" w14:textId="007C2195">
            <w:pPr>
              <w:spacing w:after="0"/>
              <w:ind w:left="0"/>
              <w:jc w:val="center"/>
              <w:rPr>
                <w:rFonts w:ascii="Arial" w:hAnsi="Arial" w:eastAsia="Times New Roman" w:cs="Arial"/>
                <w:color w:val="000000"/>
                <w:szCs w:val="18"/>
                <w:lang w:val="en-GB" w:eastAsia="en-GB"/>
              </w:rPr>
            </w:pPr>
          </w:p>
        </w:tc>
        <w:tc>
          <w:tcPr>
            <w:tcW w:w="776" w:type="dxa"/>
            <w:tcBorders>
              <w:top w:val="nil"/>
              <w:left w:val="nil"/>
              <w:bottom w:val="single" w:color="auto" w:sz="4" w:space="0"/>
              <w:right w:val="single" w:color="auto" w:sz="4" w:space="0"/>
            </w:tcBorders>
            <w:shd w:val="clear" w:color="auto" w:fill="auto"/>
            <w:noWrap/>
            <w:vAlign w:val="center"/>
            <w:hideMark/>
          </w:tcPr>
          <w:p w:rsidRPr="00594F77" w:rsidR="00FD75F7" w:rsidP="00B659ED" w:rsidRDefault="00FD75F7" w14:paraId="1DD57E1C" w14:textId="35210428">
            <w:pPr>
              <w:spacing w:after="0"/>
              <w:ind w:left="0"/>
              <w:jc w:val="center"/>
              <w:rPr>
                <w:rFonts w:ascii="Arial" w:hAnsi="Arial" w:eastAsia="Times New Roman" w:cs="Arial"/>
                <w:color w:val="000000"/>
                <w:szCs w:val="18"/>
                <w:lang w:val="en-GB" w:eastAsia="en-GB"/>
              </w:rPr>
            </w:pPr>
          </w:p>
        </w:tc>
        <w:tc>
          <w:tcPr>
            <w:tcW w:w="765" w:type="dxa"/>
            <w:tcBorders>
              <w:top w:val="single" w:color="auto" w:sz="4" w:space="0"/>
              <w:left w:val="nil"/>
              <w:bottom w:val="single" w:color="auto" w:sz="8" w:space="0"/>
              <w:right w:val="single" w:color="auto" w:sz="4" w:space="0"/>
            </w:tcBorders>
            <w:vAlign w:val="center"/>
          </w:tcPr>
          <w:p w:rsidRPr="00594F77" w:rsidR="00FD75F7" w:rsidP="00B659ED" w:rsidRDefault="00FD75F7" w14:paraId="246B64A2" w14:textId="77777777">
            <w:pPr>
              <w:spacing w:after="0"/>
              <w:ind w:left="0"/>
              <w:jc w:val="center"/>
              <w:rPr>
                <w:rFonts w:ascii="Arial" w:hAnsi="Arial" w:eastAsia="Times New Roman" w:cs="Arial"/>
                <w:color w:val="000000"/>
                <w:szCs w:val="18"/>
                <w:lang w:val="en-GB" w:eastAsia="en-GB"/>
              </w:rPr>
            </w:pPr>
          </w:p>
        </w:tc>
        <w:tc>
          <w:tcPr>
            <w:tcW w:w="787" w:type="dxa"/>
            <w:tcBorders>
              <w:top w:val="nil"/>
              <w:left w:val="single" w:color="auto" w:sz="4" w:space="0"/>
              <w:bottom w:val="single" w:color="auto" w:sz="4" w:space="0"/>
              <w:right w:val="single" w:color="auto" w:sz="4" w:space="0"/>
            </w:tcBorders>
          </w:tcPr>
          <w:p w:rsidRPr="00594F77" w:rsidR="00FD75F7" w:rsidP="00B659ED" w:rsidRDefault="00FD75F7" w14:paraId="0021891A" w14:textId="77777777">
            <w:pPr>
              <w:spacing w:after="0"/>
              <w:ind w:left="0"/>
              <w:jc w:val="center"/>
              <w:rPr>
                <w:rFonts w:ascii="Arial" w:hAnsi="Arial" w:eastAsia="Times New Roman" w:cs="Arial"/>
                <w:color w:val="000000"/>
                <w:szCs w:val="18"/>
                <w:lang w:val="en-GB" w:eastAsia="en-GB"/>
              </w:rPr>
            </w:pPr>
          </w:p>
        </w:tc>
        <w:tc>
          <w:tcPr>
            <w:tcW w:w="776" w:type="dxa"/>
            <w:tcBorders>
              <w:top w:val="nil"/>
              <w:left w:val="single" w:color="auto" w:sz="4" w:space="0"/>
              <w:bottom w:val="single" w:color="auto" w:sz="4" w:space="0"/>
              <w:right w:val="single" w:color="auto" w:sz="8" w:space="0"/>
            </w:tcBorders>
            <w:shd w:val="clear" w:color="auto" w:fill="auto"/>
            <w:noWrap/>
            <w:vAlign w:val="center"/>
            <w:hideMark/>
          </w:tcPr>
          <w:p w:rsidRPr="00594F77" w:rsidR="00FD75F7" w:rsidP="00B659ED" w:rsidRDefault="00FD75F7" w14:paraId="2253C4AD" w14:textId="0F530CDF">
            <w:pPr>
              <w:spacing w:after="0"/>
              <w:ind w:left="0"/>
              <w:jc w:val="center"/>
              <w:rPr>
                <w:rFonts w:ascii="Arial" w:hAnsi="Arial" w:eastAsia="Times New Roman" w:cs="Arial"/>
                <w:color w:val="000000"/>
                <w:szCs w:val="18"/>
                <w:lang w:val="en-GB" w:eastAsia="en-GB"/>
              </w:rPr>
            </w:pPr>
          </w:p>
        </w:tc>
      </w:tr>
      <w:tr w:rsidRPr="00594F77" w:rsidR="00FD75F7" w:rsidTr="24E7F45E" w14:paraId="4E4C4F78" w14:textId="77777777">
        <w:trPr>
          <w:trHeight w:val="315"/>
          <w:jc w:val="center"/>
        </w:trPr>
        <w:tc>
          <w:tcPr>
            <w:tcW w:w="3740" w:type="dxa"/>
            <w:tcBorders>
              <w:top w:val="nil"/>
              <w:left w:val="single" w:color="auto" w:sz="8" w:space="0"/>
              <w:bottom w:val="single" w:color="auto" w:sz="4" w:space="0"/>
              <w:right w:val="single" w:color="auto" w:sz="8" w:space="0"/>
            </w:tcBorders>
            <w:shd w:val="clear" w:color="auto" w:fill="C7AF6B"/>
            <w:vAlign w:val="bottom"/>
            <w:hideMark/>
          </w:tcPr>
          <w:p w:rsidRPr="00594F77" w:rsidR="00FD75F7" w:rsidP="00060952" w:rsidRDefault="00FD75F7" w14:paraId="3DF807B1" w14:textId="77777777">
            <w:pPr>
              <w:spacing w:after="0"/>
              <w:ind w:left="0"/>
              <w:jc w:val="left"/>
              <w:rPr>
                <w:rFonts w:eastAsia="Times New Roman" w:cs="Arial"/>
                <w:szCs w:val="18"/>
                <w:lang w:val="en-GB" w:eastAsia="en-GB"/>
              </w:rPr>
            </w:pPr>
            <w:r w:rsidRPr="00594F77">
              <w:rPr>
                <w:rFonts w:eastAsia="Times New Roman" w:cs="Arial"/>
                <w:szCs w:val="18"/>
                <w:lang w:val="en-GB" w:eastAsia="en-GB"/>
              </w:rPr>
              <w:t>Aconex</w:t>
            </w:r>
          </w:p>
        </w:tc>
        <w:tc>
          <w:tcPr>
            <w:tcW w:w="776" w:type="dxa"/>
            <w:tcBorders>
              <w:top w:val="nil"/>
              <w:left w:val="single" w:color="auto" w:sz="8" w:space="0"/>
              <w:bottom w:val="single" w:color="auto" w:sz="4" w:space="0"/>
              <w:right w:val="single" w:color="auto" w:sz="8" w:space="0"/>
            </w:tcBorders>
            <w:shd w:val="clear" w:color="auto" w:fill="C7AF6B"/>
          </w:tcPr>
          <w:p w:rsidRPr="00594F77" w:rsidR="00FD75F7" w:rsidP="00060952" w:rsidRDefault="00FD75F7" w14:paraId="7B71AAB2" w14:textId="77777777">
            <w:pPr>
              <w:spacing w:after="0"/>
              <w:ind w:left="0"/>
              <w:jc w:val="center"/>
              <w:rPr>
                <w:rFonts w:ascii="AkzidenzGroteskStd-Light" w:hAnsi="AkzidenzGroteskStd-Light" w:eastAsia="Times New Roman" w:cs="Times New Roman"/>
                <w:color w:val="000000"/>
                <w:szCs w:val="18"/>
                <w:lang w:val="en-GB" w:eastAsia="en-GB"/>
              </w:rPr>
            </w:pPr>
          </w:p>
        </w:tc>
        <w:tc>
          <w:tcPr>
            <w:tcW w:w="4676" w:type="dxa"/>
            <w:gridSpan w:val="7"/>
            <w:tcBorders>
              <w:top w:val="nil"/>
              <w:left w:val="single" w:color="auto" w:sz="8" w:space="0"/>
              <w:bottom w:val="single" w:color="auto" w:sz="4" w:space="0"/>
              <w:right w:val="single" w:color="auto" w:sz="8" w:space="0"/>
            </w:tcBorders>
            <w:shd w:val="clear" w:color="auto" w:fill="C7AF6B"/>
          </w:tcPr>
          <w:p w:rsidRPr="00594F77" w:rsidR="00FD75F7" w:rsidP="00060952" w:rsidRDefault="00FD75F7" w14:paraId="6F4BE991" w14:textId="219565DE">
            <w:pPr>
              <w:spacing w:after="0"/>
              <w:ind w:left="0"/>
              <w:jc w:val="center"/>
              <w:rPr>
                <w:rFonts w:ascii="AkzidenzGroteskStd-Light" w:hAnsi="AkzidenzGroteskStd-Light" w:eastAsia="Times New Roman" w:cs="Times New Roman"/>
                <w:color w:val="000000"/>
                <w:szCs w:val="18"/>
                <w:lang w:val="en-GB" w:eastAsia="en-GB"/>
              </w:rPr>
            </w:pPr>
            <w:r w:rsidRPr="00594F77">
              <w:rPr>
                <w:rFonts w:hint="eastAsia" w:ascii="AkzidenzGroteskStd-Light" w:hAnsi="AkzidenzGroteskStd-Light" w:eastAsia="Times New Roman" w:cs="Times New Roman"/>
                <w:color w:val="000000"/>
                <w:szCs w:val="18"/>
                <w:lang w:val="en-GB" w:eastAsia="en-GB"/>
              </w:rPr>
              <w:t> </w:t>
            </w:r>
          </w:p>
        </w:tc>
      </w:tr>
      <w:tr w:rsidRPr="00586205" w:rsidR="00FD75F7" w:rsidTr="24E7F45E" w14:paraId="1AE18BB5" w14:textId="77777777">
        <w:trPr>
          <w:trHeight w:val="300"/>
          <w:jc w:val="center"/>
        </w:trPr>
        <w:tc>
          <w:tcPr>
            <w:tcW w:w="3740" w:type="dxa"/>
            <w:tcBorders>
              <w:top w:val="nil"/>
              <w:left w:val="single" w:color="auto" w:sz="8" w:space="0"/>
              <w:bottom w:val="single" w:color="auto" w:sz="8" w:space="0"/>
              <w:right w:val="single" w:color="auto" w:sz="8" w:space="0"/>
            </w:tcBorders>
            <w:shd w:val="clear" w:color="auto" w:fill="auto"/>
            <w:vAlign w:val="bottom"/>
            <w:hideMark/>
          </w:tcPr>
          <w:p w:rsidRPr="00594F77" w:rsidR="00FD75F7" w:rsidP="00060952" w:rsidRDefault="00FD75F7" w14:paraId="609188BB" w14:textId="77777777">
            <w:pPr>
              <w:spacing w:after="0"/>
              <w:ind w:left="0" w:firstLine="180" w:firstLineChars="100"/>
              <w:jc w:val="left"/>
              <w:rPr>
                <w:rFonts w:eastAsia="Times New Roman" w:cs="Arial"/>
                <w:b/>
                <w:bCs/>
                <w:szCs w:val="18"/>
                <w:lang w:val="en-GB" w:eastAsia="en-GB"/>
              </w:rPr>
            </w:pPr>
            <w:r w:rsidRPr="00594F77">
              <w:rPr>
                <w:rFonts w:eastAsia="Times New Roman" w:cs="Arial"/>
                <w:b/>
                <w:bCs/>
                <w:szCs w:val="18"/>
                <w:lang w:val="en-GB" w:eastAsia="en-GB"/>
              </w:rPr>
              <w:t>Aconex</w:t>
            </w:r>
          </w:p>
        </w:tc>
        <w:tc>
          <w:tcPr>
            <w:tcW w:w="796" w:type="dxa"/>
            <w:gridSpan w:val="2"/>
            <w:tcBorders>
              <w:top w:val="nil"/>
              <w:left w:val="nil"/>
              <w:bottom w:val="single" w:color="auto" w:sz="8" w:space="0"/>
              <w:right w:val="single" w:color="auto" w:sz="4" w:space="0"/>
            </w:tcBorders>
            <w:shd w:val="clear" w:color="auto" w:fill="auto"/>
            <w:noWrap/>
            <w:vAlign w:val="center"/>
            <w:hideMark/>
          </w:tcPr>
          <w:p w:rsidRPr="00F04AE3" w:rsidR="00FD75F7" w:rsidP="00B659ED" w:rsidRDefault="00FD75F7" w14:paraId="4A375B7A" w14:textId="77777777">
            <w:pPr>
              <w:spacing w:after="0"/>
              <w:ind w:left="0"/>
              <w:jc w:val="center"/>
              <w:rPr>
                <w:rFonts w:ascii="AkzidenzGroteskStd-Light" w:hAnsi="AkzidenzGroteskStd-Light" w:eastAsia="Times New Roman" w:cs="Times New Roman"/>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8" w:space="0"/>
              <w:right w:val="single" w:color="auto" w:sz="4" w:space="0"/>
            </w:tcBorders>
            <w:shd w:val="clear" w:color="auto" w:fill="auto"/>
            <w:noWrap/>
            <w:vAlign w:val="center"/>
            <w:hideMark/>
          </w:tcPr>
          <w:p w:rsidRPr="00F04AE3" w:rsidR="00FD75F7" w:rsidP="5ACA28EB" w:rsidRDefault="00FD75F7" w14:paraId="48BD4697" w14:textId="1E0AD53E">
            <w:pPr>
              <w:spacing w:after="0"/>
              <w:ind w:left="0"/>
              <w:jc w:val="center"/>
              <w:rPr>
                <w:rFonts w:ascii="AkzidenzGroteskStd-Light" w:hAnsi="AkzidenzGroteskStd-Light" w:eastAsia="Times New Roman" w:cs="Times New Roman"/>
                <w:color w:val="000000"/>
                <w:lang w:val="en-GB" w:eastAsia="en-GB"/>
              </w:rPr>
            </w:pPr>
            <w:r w:rsidRPr="5ACA28EB">
              <w:rPr>
                <w:rFonts w:ascii="AkzidenzGroteskStd-Light" w:hAnsi="AkzidenzGroteskStd-Light" w:eastAsia="Times New Roman" w:cs="Times New Roman"/>
                <w:color w:val="000000"/>
                <w:lang w:val="en-GB" w:eastAsia="en-GB"/>
              </w:rPr>
              <w:t>√</w:t>
            </w:r>
          </w:p>
        </w:tc>
        <w:tc>
          <w:tcPr>
            <w:tcW w:w="776" w:type="dxa"/>
            <w:tcBorders>
              <w:top w:val="nil"/>
              <w:left w:val="nil"/>
              <w:bottom w:val="single" w:color="auto" w:sz="8" w:space="0"/>
              <w:right w:val="single" w:color="auto" w:sz="4" w:space="0"/>
            </w:tcBorders>
            <w:shd w:val="clear" w:color="auto" w:fill="auto"/>
            <w:noWrap/>
            <w:vAlign w:val="center"/>
            <w:hideMark/>
          </w:tcPr>
          <w:p w:rsidRPr="00F04AE3" w:rsidR="00FD75F7" w:rsidP="00B659ED" w:rsidRDefault="00FD75F7" w14:paraId="2049DE95" w14:textId="01076481">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76" w:type="dxa"/>
            <w:tcBorders>
              <w:top w:val="nil"/>
              <w:left w:val="nil"/>
              <w:bottom w:val="single" w:color="auto" w:sz="8" w:space="0"/>
              <w:right w:val="single" w:color="auto" w:sz="4" w:space="0"/>
            </w:tcBorders>
            <w:shd w:val="clear" w:color="auto" w:fill="auto"/>
            <w:noWrap/>
            <w:vAlign w:val="center"/>
            <w:hideMark/>
          </w:tcPr>
          <w:p w:rsidRPr="00F04AE3" w:rsidR="00FD75F7" w:rsidP="00B659ED" w:rsidRDefault="00FD75F7" w14:paraId="4CECB7CB" w14:textId="13A74CE8">
            <w:pPr>
              <w:spacing w:after="0"/>
              <w:ind w:left="0"/>
              <w:jc w:val="center"/>
              <w:rPr>
                <w:rFonts w:ascii="Arial" w:hAnsi="Arial" w:eastAsia="Times New Roman" w:cs="Arial"/>
                <w:color w:val="000000"/>
                <w:szCs w:val="18"/>
                <w:lang w:val="en-GB" w:eastAsia="en-GB"/>
              </w:rPr>
            </w:pPr>
            <w:r w:rsidRPr="00594F77">
              <w:rPr>
                <w:rFonts w:ascii="AkzidenzGroteskStd-Light" w:hAnsi="AkzidenzGroteskStd-Light" w:eastAsia="Times New Roman" w:cs="Times New Roman"/>
                <w:color w:val="000000"/>
                <w:szCs w:val="18"/>
                <w:lang w:val="en-GB" w:eastAsia="en-GB"/>
              </w:rPr>
              <w:t>√</w:t>
            </w:r>
          </w:p>
        </w:tc>
        <w:tc>
          <w:tcPr>
            <w:tcW w:w="765" w:type="dxa"/>
            <w:tcBorders>
              <w:top w:val="nil"/>
              <w:left w:val="nil"/>
              <w:bottom w:val="single" w:color="auto" w:sz="8" w:space="0"/>
              <w:right w:val="single" w:color="auto" w:sz="4" w:space="0"/>
            </w:tcBorders>
            <w:vAlign w:val="center"/>
          </w:tcPr>
          <w:p w:rsidRPr="00F04AE3" w:rsidR="00FD75F7" w:rsidP="00B659ED" w:rsidRDefault="00FD75F7" w14:paraId="5C7A5182" w14:textId="77777777">
            <w:pPr>
              <w:spacing w:after="0"/>
              <w:ind w:left="0"/>
              <w:jc w:val="center"/>
              <w:rPr>
                <w:rFonts w:ascii="Arial" w:hAnsi="Arial" w:eastAsia="Times New Roman" w:cs="Arial"/>
                <w:color w:val="000000"/>
                <w:szCs w:val="18"/>
                <w:lang w:val="en-GB" w:eastAsia="en-GB"/>
              </w:rPr>
            </w:pPr>
          </w:p>
        </w:tc>
        <w:tc>
          <w:tcPr>
            <w:tcW w:w="787" w:type="dxa"/>
            <w:tcBorders>
              <w:top w:val="nil"/>
              <w:left w:val="single" w:color="auto" w:sz="4" w:space="0"/>
              <w:bottom w:val="single" w:color="auto" w:sz="8" w:space="0"/>
              <w:right w:val="single" w:color="auto" w:sz="4" w:space="0"/>
            </w:tcBorders>
          </w:tcPr>
          <w:p w:rsidRPr="00F04AE3" w:rsidR="00FD75F7" w:rsidP="1CAA6C72" w:rsidRDefault="1CAA6C72" w14:paraId="08BD8DF3" w14:textId="67FCB580">
            <w:pPr>
              <w:spacing w:after="0"/>
              <w:ind w:left="0"/>
              <w:jc w:val="center"/>
              <w:rPr>
                <w:rFonts w:ascii="Times New Roman" w:hAnsi="Times New Roman" w:eastAsia="Times New Roman" w:cs="Times New Roman"/>
                <w:color w:val="000000"/>
                <w:szCs w:val="18"/>
                <w:lang w:val="en-GB"/>
              </w:rPr>
            </w:pPr>
            <w:r w:rsidRPr="1CAA6C72">
              <w:rPr>
                <w:rFonts w:ascii="Times New Roman" w:hAnsi="Times New Roman" w:eastAsia="Times New Roman" w:cs="Times New Roman"/>
                <w:color w:val="000000"/>
                <w:szCs w:val="18"/>
                <w:lang w:val="en-GB"/>
              </w:rPr>
              <w:t>√</w:t>
            </w:r>
          </w:p>
        </w:tc>
        <w:tc>
          <w:tcPr>
            <w:tcW w:w="776" w:type="dxa"/>
            <w:tcBorders>
              <w:top w:val="nil"/>
              <w:left w:val="single" w:color="auto" w:sz="4" w:space="0"/>
              <w:bottom w:val="single" w:color="auto" w:sz="8" w:space="0"/>
              <w:right w:val="single" w:color="auto" w:sz="8" w:space="0"/>
            </w:tcBorders>
            <w:shd w:val="clear" w:color="auto" w:fill="auto"/>
            <w:noWrap/>
            <w:vAlign w:val="center"/>
            <w:hideMark/>
          </w:tcPr>
          <w:p w:rsidRPr="00F04AE3" w:rsidR="00FD75F7" w:rsidP="24E7F45E" w:rsidRDefault="24E7F45E" w14:paraId="3053D365" w14:textId="22F31188">
            <w:pPr>
              <w:spacing w:after="0"/>
              <w:ind w:left="0"/>
              <w:jc w:val="center"/>
              <w:rPr>
                <w:rFonts w:ascii="Times New Roman" w:hAnsi="Times New Roman" w:eastAsia="Times New Roman" w:cs="Times New Roman"/>
                <w:color w:val="000000"/>
                <w:lang w:val="en-GB"/>
              </w:rPr>
            </w:pPr>
            <w:r w:rsidRPr="24E7F45E">
              <w:rPr>
                <w:rFonts w:ascii="Times New Roman" w:hAnsi="Times New Roman" w:eastAsia="Times New Roman" w:cs="Times New Roman"/>
                <w:color w:val="000000"/>
                <w:lang w:val="en-GB"/>
              </w:rPr>
              <w:t>√</w:t>
            </w:r>
          </w:p>
        </w:tc>
      </w:tr>
    </w:tbl>
    <w:p w:rsidR="5F10705B" w:rsidP="007160E1" w:rsidRDefault="5F10705B" w14:paraId="4585551E" w14:textId="266C927A">
      <w:pPr>
        <w:spacing w:line="264" w:lineRule="auto"/>
        <w:ind w:left="0"/>
      </w:pPr>
    </w:p>
    <w:p w:rsidRPr="007160E1" w:rsidR="00641CEF" w:rsidP="007160E1" w:rsidRDefault="00641CEF" w14:paraId="78DCC862" w14:textId="77777777">
      <w:pPr>
        <w:spacing w:line="264" w:lineRule="auto"/>
        <w:ind w:left="0"/>
      </w:pPr>
      <w:r>
        <w:br w:type="page"/>
      </w:r>
    </w:p>
    <w:p w:rsidR="00891A79" w:rsidP="007604A7" w:rsidRDefault="09E162F8" w14:paraId="1B1075A3" w14:textId="0FBDA12C">
      <w:pPr>
        <w:pStyle w:val="Ttulo1"/>
      </w:pPr>
      <w:bookmarkStart w:name="_Toc79671780" w:id="84"/>
      <w:r>
        <w:lastRenderedPageBreak/>
        <w:t>BIM DELIVERABLES</w:t>
      </w:r>
      <w:bookmarkEnd w:id="84"/>
    </w:p>
    <w:p w:rsidR="00D841F6" w:rsidP="00060D81" w:rsidRDefault="00024DCC" w14:paraId="37A1F0CE" w14:textId="678B9BC3">
      <w:pPr>
        <w:pStyle w:val="Ttulo2"/>
        <w:numPr>
          <w:ilvl w:val="0"/>
          <w:numId w:val="0"/>
        </w:numPr>
      </w:pPr>
      <w:bookmarkStart w:name="_Matrix_of_Responsibilities" w:id="85"/>
      <w:bookmarkStart w:name="_Toc3698222" w:id="86"/>
      <w:bookmarkStart w:name="_Ref59117849" w:id="87"/>
      <w:bookmarkStart w:name="_Toc79671781" w:id="88"/>
      <w:bookmarkEnd w:id="85"/>
      <w:r>
        <w:t>5.1</w:t>
      </w:r>
      <w:r w:rsidR="09E162F8">
        <w:t>Matrix of Responsibilities across the Supply Chain</w:t>
      </w:r>
      <w:bookmarkEnd w:id="86"/>
      <w:bookmarkEnd w:id="87"/>
      <w:bookmarkEnd w:id="88"/>
    </w:p>
    <w:p w:rsidR="00D87CB3" w:rsidP="00ED30E7" w:rsidRDefault="00D841F6" w14:paraId="606BB7CB" w14:textId="3DBD9F31">
      <w:r w:rsidRPr="00D841F6">
        <w:t>The following table identifies BIM deliverables (high-level) and who models what (the BIM Author) and to what Level of Model Definition (LOMD)</w:t>
      </w:r>
      <w:r w:rsidR="004A7809">
        <w:t xml:space="preserve"> in a summarized format</w:t>
      </w:r>
      <w:r w:rsidRPr="00D841F6">
        <w:t xml:space="preserve">. The Model Production Delivery Table </w:t>
      </w:r>
      <w:r w:rsidRPr="00D841F6">
        <w:rPr>
          <w:color w:val="AE9142" w:themeColor="text1"/>
        </w:rPr>
        <w:t>[MPDT]</w:t>
      </w:r>
      <w:r w:rsidR="00D87CB3">
        <w:rPr>
          <w:color w:val="AE9142" w:themeColor="text1"/>
        </w:rPr>
        <w:t xml:space="preserve"> </w:t>
      </w:r>
      <w:r w:rsidR="00055EDB">
        <w:rPr>
          <w:color w:val="AE9142" w:themeColor="text1"/>
        </w:rPr>
        <w:t xml:space="preserve">(Appendix </w:t>
      </w:r>
      <w:r w:rsidR="00EC71C8">
        <w:rPr>
          <w:color w:val="AE9142" w:themeColor="text1"/>
        </w:rPr>
        <w:t>D</w:t>
      </w:r>
      <w:r w:rsidR="00055EDB">
        <w:rPr>
          <w:color w:val="AE9142" w:themeColor="text1"/>
        </w:rPr>
        <w:t xml:space="preserve">) </w:t>
      </w:r>
      <w:r w:rsidRPr="00D841F6">
        <w:t>will define the breakdown of individual model elements regarding their geometrical and information status as some elements will be required to be developed at different stages and with different levels of definition.</w:t>
      </w:r>
    </w:p>
    <w:p w:rsidRPr="004A7809" w:rsidR="004A7809" w:rsidP="004A7809" w:rsidRDefault="004A7809" w14:paraId="2AB7D418" w14:textId="68EB2D76">
      <w:pPr>
        <w:rPr>
          <w:rFonts w:cstheme="minorHAnsi"/>
          <w:i/>
          <w:color w:val="00968F" w:themeColor="accent3"/>
        </w:rPr>
      </w:pPr>
      <w:r>
        <w:rPr>
          <w:rFonts w:cstheme="minorHAnsi"/>
          <w:i/>
          <w:color w:val="00968F" w:themeColor="accent3"/>
          <w:highlight w:val="lightGray"/>
        </w:rPr>
        <w:t xml:space="preserve">The following table has been filled out indicatively. </w:t>
      </w:r>
      <w:r w:rsidRPr="0082034F">
        <w:rPr>
          <w:rFonts w:cstheme="minorHAnsi"/>
          <w:i/>
          <w:color w:val="00968F" w:themeColor="accent3"/>
          <w:highlight w:val="lightGray"/>
        </w:rPr>
        <w:t xml:space="preserve">Please </w:t>
      </w:r>
      <w:r>
        <w:rPr>
          <w:rFonts w:cstheme="minorHAnsi"/>
          <w:i/>
          <w:color w:val="00968F" w:themeColor="accent3"/>
          <w:highlight w:val="lightGray"/>
        </w:rPr>
        <w:t xml:space="preserve">refer to the EIR and </w:t>
      </w:r>
      <w:r w:rsidRPr="0082034F">
        <w:rPr>
          <w:rFonts w:cstheme="minorHAnsi"/>
          <w:i/>
          <w:color w:val="00968F" w:themeColor="accent3"/>
          <w:highlight w:val="lightGray"/>
        </w:rPr>
        <w:t>omit or amend sections</w:t>
      </w:r>
      <w:r>
        <w:rPr>
          <w:rFonts w:cstheme="minorHAnsi"/>
          <w:i/>
          <w:color w:val="00968F" w:themeColor="accent3"/>
          <w:highlight w:val="lightGray"/>
        </w:rPr>
        <w:t xml:space="preserve"> </w:t>
      </w:r>
      <w:r w:rsidRPr="0082034F">
        <w:rPr>
          <w:rFonts w:cstheme="minorHAnsi"/>
          <w:i/>
          <w:color w:val="00968F" w:themeColor="accent3"/>
          <w:highlight w:val="lightGray"/>
        </w:rPr>
        <w:t xml:space="preserve">to follow </w:t>
      </w:r>
      <w:r>
        <w:rPr>
          <w:rFonts w:cstheme="minorHAnsi"/>
          <w:i/>
          <w:color w:val="00968F" w:themeColor="accent3"/>
          <w:highlight w:val="lightGray"/>
        </w:rPr>
        <w:t>project specific requirements</w:t>
      </w:r>
      <w:r w:rsidRPr="0082034F">
        <w:rPr>
          <w:rFonts w:cstheme="minorHAnsi"/>
          <w:i/>
          <w:color w:val="00968F" w:themeColor="accent3"/>
          <w:highlight w:val="lightGray"/>
        </w:rPr>
        <w:t>. Please remove this text following any changes.</w:t>
      </w:r>
    </w:p>
    <w:tbl>
      <w:tblPr>
        <w:tblStyle w:val="GridTable441"/>
        <w:tblW w:w="9923" w:type="dxa"/>
        <w:tblInd w:w="-5" w:type="dxa"/>
        <w:tblLayout w:type="fixed"/>
        <w:tblLook w:val="04A0" w:firstRow="1" w:lastRow="0" w:firstColumn="1" w:lastColumn="0" w:noHBand="0" w:noVBand="1"/>
      </w:tblPr>
      <w:tblGrid>
        <w:gridCol w:w="1418"/>
        <w:gridCol w:w="850"/>
        <w:gridCol w:w="567"/>
        <w:gridCol w:w="851"/>
        <w:gridCol w:w="567"/>
        <w:gridCol w:w="850"/>
        <w:gridCol w:w="709"/>
        <w:gridCol w:w="851"/>
        <w:gridCol w:w="786"/>
        <w:gridCol w:w="808"/>
        <w:gridCol w:w="535"/>
        <w:gridCol w:w="600"/>
        <w:gridCol w:w="531"/>
      </w:tblGrid>
      <w:tr w:rsidRPr="00B340FD" w:rsidR="0093505D" w:rsidTr="073AE32B" w14:paraId="3F34772C" w14:textId="50A1FCD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8"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ED30E7" w:rsidR="00470CA4" w:rsidP="00A6657D" w:rsidRDefault="00470CA4" w14:paraId="6553D1A3" w14:textId="2B5B8F30">
            <w:pPr>
              <w:ind w:left="0"/>
              <w:jc w:val="left"/>
              <w:rPr>
                <w:sz w:val="17"/>
                <w:szCs w:val="17"/>
              </w:rPr>
            </w:pPr>
            <w:r w:rsidRPr="00ED30E7">
              <w:rPr>
                <w:rFonts w:hint="eastAsia"/>
                <w:sz w:val="17"/>
                <w:szCs w:val="17"/>
              </w:rPr>
              <w:t>Design Phases</w:t>
            </w:r>
          </w:p>
        </w:tc>
        <w:tc>
          <w:tcPr>
            <w:tcW w:w="1417" w:type="dxa"/>
            <w:gridSpan w:val="2"/>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tcPr>
          <w:p w:rsidRPr="00ED30E7" w:rsidR="00470CA4" w:rsidP="00D662AC" w:rsidRDefault="00470CA4" w14:paraId="4360CBEB" w14:textId="6B269F24">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ED30E7">
              <w:rPr>
                <w:rFonts w:hint="eastAsia"/>
                <w:sz w:val="17"/>
                <w:szCs w:val="17"/>
              </w:rPr>
              <w:t xml:space="preserve">Concept Design </w:t>
            </w:r>
          </w:p>
        </w:tc>
        <w:tc>
          <w:tcPr>
            <w:tcW w:w="1418" w:type="dxa"/>
            <w:gridSpan w:val="2"/>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ED30E7" w:rsidR="00470CA4" w:rsidP="00D662AC" w:rsidRDefault="00470CA4" w14:paraId="6B965570" w14:textId="4185C198">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ED30E7">
              <w:rPr>
                <w:rFonts w:hint="eastAsia"/>
                <w:sz w:val="17"/>
                <w:szCs w:val="17"/>
              </w:rPr>
              <w:t>Schematic Design</w:t>
            </w:r>
          </w:p>
        </w:tc>
        <w:tc>
          <w:tcPr>
            <w:tcW w:w="1559" w:type="dxa"/>
            <w:gridSpan w:val="2"/>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ED30E7" w:rsidR="00470CA4" w:rsidP="00A6657D" w:rsidRDefault="00470CA4" w14:paraId="63C8E6E5" w14:textId="6A3CB65F">
            <w:pPr>
              <w:ind w:left="0"/>
              <w:jc w:val="center"/>
              <w:cnfStyle w:val="100000000000" w:firstRow="1" w:lastRow="0" w:firstColumn="0" w:lastColumn="0" w:oddVBand="0" w:evenVBand="0" w:oddHBand="0" w:evenHBand="0" w:firstRowFirstColumn="0" w:firstRowLastColumn="0" w:lastRowFirstColumn="0" w:lastRowLastColumn="0"/>
              <w:rPr>
                <w:bCs w:val="0"/>
                <w:sz w:val="17"/>
                <w:szCs w:val="17"/>
              </w:rPr>
            </w:pPr>
            <w:r w:rsidRPr="00ED30E7">
              <w:rPr>
                <w:rFonts w:hint="eastAsia"/>
                <w:sz w:val="17"/>
                <w:szCs w:val="17"/>
              </w:rPr>
              <w:t>Design Development</w:t>
            </w:r>
          </w:p>
        </w:tc>
        <w:tc>
          <w:tcPr>
            <w:tcW w:w="1637" w:type="dxa"/>
            <w:gridSpan w:val="2"/>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ED30E7" w:rsidR="00470CA4" w:rsidP="00A6657D" w:rsidRDefault="00470CA4" w14:paraId="38D24BAC" w14:textId="4018EF4C">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ED30E7">
              <w:rPr>
                <w:rFonts w:hint="eastAsia"/>
                <w:sz w:val="17"/>
                <w:szCs w:val="17"/>
              </w:rPr>
              <w:t>Construction Doc.</w:t>
            </w:r>
          </w:p>
        </w:tc>
        <w:tc>
          <w:tcPr>
            <w:tcW w:w="1343" w:type="dxa"/>
            <w:gridSpan w:val="2"/>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ED30E7" w:rsidR="00470CA4" w:rsidP="00D662AC" w:rsidRDefault="00470CA4" w14:paraId="6C95706A" w14:textId="75A4C41F">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ED30E7">
              <w:rPr>
                <w:rFonts w:hint="eastAsia"/>
                <w:sz w:val="17"/>
                <w:szCs w:val="17"/>
              </w:rPr>
              <w:t>Shop Drawings</w:t>
            </w:r>
          </w:p>
        </w:tc>
        <w:tc>
          <w:tcPr>
            <w:tcW w:w="1131" w:type="dxa"/>
            <w:gridSpan w:val="2"/>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ED30E7" w:rsidR="00470CA4" w:rsidP="00A6657D" w:rsidRDefault="00470CA4" w14:paraId="716E55AA" w14:textId="44B4F12F">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ED30E7">
              <w:rPr>
                <w:rFonts w:hint="eastAsia"/>
                <w:sz w:val="17"/>
                <w:szCs w:val="17"/>
              </w:rPr>
              <w:t>Handover &amp; Closeout</w:t>
            </w:r>
          </w:p>
        </w:tc>
      </w:tr>
      <w:tr w:rsidRPr="00D87CB3" w:rsidR="00FA6E0A" w:rsidTr="073AE32B" w14:paraId="3663D916"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8"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P="00091234" w:rsidRDefault="00470CA4" w14:paraId="2492003A" w14:textId="6F4C0275">
            <w:pPr>
              <w:ind w:left="0"/>
              <w:jc w:val="left"/>
              <w:rPr>
                <w:color w:val="FFFFFF" w:themeColor="background1"/>
                <w:sz w:val="17"/>
                <w:szCs w:val="17"/>
              </w:rPr>
            </w:pPr>
            <w:r w:rsidRPr="00ED30E7">
              <w:rPr>
                <w:rFonts w:hint="eastAsia"/>
                <w:color w:val="FFFFFF" w:themeColor="background1"/>
                <w:sz w:val="17"/>
                <w:szCs w:val="17"/>
              </w:rPr>
              <w:t>Model</w:t>
            </w:r>
          </w:p>
        </w:tc>
        <w:tc>
          <w:tcPr>
            <w:tcW w:w="850"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RDefault="00FA5F3C" w14:paraId="0B2A2A6E" w14:textId="03614770">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ED30E7">
              <w:rPr>
                <w:rFonts w:hint="eastAsia"/>
                <w:b/>
                <w:color w:val="FFFFFF" w:themeColor="background1"/>
                <w:sz w:val="17"/>
                <w:szCs w:val="17"/>
              </w:rPr>
              <w:t>BIM Author</w:t>
            </w:r>
          </w:p>
        </w:tc>
        <w:tc>
          <w:tcPr>
            <w:tcW w:w="567"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RDefault="00FA5F3C" w14:paraId="0A68E507" w14:textId="090C2B69">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ED30E7">
              <w:rPr>
                <w:rFonts w:hint="eastAsia"/>
                <w:b/>
                <w:color w:val="FFFFFF" w:themeColor="background1"/>
                <w:sz w:val="17"/>
                <w:szCs w:val="17"/>
              </w:rPr>
              <w:t>LOD</w:t>
            </w:r>
          </w:p>
        </w:tc>
        <w:tc>
          <w:tcPr>
            <w:tcW w:w="851"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RDefault="00470CA4" w14:paraId="25BF73C2" w14:textId="780F9F8D">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ED30E7">
              <w:rPr>
                <w:rFonts w:hint="eastAsia"/>
                <w:b/>
                <w:color w:val="FFFFFF" w:themeColor="background1"/>
                <w:sz w:val="17"/>
                <w:szCs w:val="17"/>
              </w:rPr>
              <w:t>BIM Author</w:t>
            </w:r>
          </w:p>
        </w:tc>
        <w:tc>
          <w:tcPr>
            <w:tcW w:w="567"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RDefault="00470CA4" w14:paraId="3DCB8BFF" w14:textId="28AB44C8">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ED30E7">
              <w:rPr>
                <w:rFonts w:hint="eastAsia"/>
                <w:b/>
                <w:color w:val="FFFFFF" w:themeColor="background1"/>
                <w:sz w:val="17"/>
                <w:szCs w:val="17"/>
              </w:rPr>
              <w:t>LOD</w:t>
            </w:r>
          </w:p>
        </w:tc>
        <w:tc>
          <w:tcPr>
            <w:tcW w:w="850"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RDefault="00470CA4" w14:paraId="101F831F" w14:textId="01589151">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ED30E7">
              <w:rPr>
                <w:rFonts w:hint="eastAsia"/>
                <w:b/>
                <w:color w:val="FFFFFF" w:themeColor="background1"/>
                <w:sz w:val="17"/>
                <w:szCs w:val="17"/>
              </w:rPr>
              <w:t>BIM Author</w:t>
            </w:r>
          </w:p>
        </w:tc>
        <w:tc>
          <w:tcPr>
            <w:tcW w:w="709"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RDefault="00470CA4" w14:paraId="23F5EBC5" w14:textId="4B374920">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ED30E7">
              <w:rPr>
                <w:rFonts w:hint="eastAsia"/>
                <w:b/>
                <w:color w:val="FFFFFF" w:themeColor="background1"/>
                <w:sz w:val="17"/>
                <w:szCs w:val="17"/>
              </w:rPr>
              <w:t>LOD</w:t>
            </w:r>
          </w:p>
        </w:tc>
        <w:tc>
          <w:tcPr>
            <w:tcW w:w="851"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RDefault="00470CA4" w14:paraId="2C629E30" w14:textId="22FD400C">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ED30E7">
              <w:rPr>
                <w:rFonts w:hint="eastAsia"/>
                <w:b/>
                <w:color w:val="FFFFFF" w:themeColor="background1"/>
                <w:sz w:val="17"/>
                <w:szCs w:val="17"/>
              </w:rPr>
              <w:t>BIM Author</w:t>
            </w:r>
          </w:p>
        </w:tc>
        <w:tc>
          <w:tcPr>
            <w:tcW w:w="786"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RDefault="00470CA4" w14:paraId="5E5B6510" w14:textId="688EC3A8">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ED30E7">
              <w:rPr>
                <w:rFonts w:hint="eastAsia"/>
                <w:b/>
                <w:color w:val="FFFFFF" w:themeColor="background1"/>
                <w:sz w:val="17"/>
                <w:szCs w:val="17"/>
              </w:rPr>
              <w:t>LOD</w:t>
            </w:r>
          </w:p>
        </w:tc>
        <w:tc>
          <w:tcPr>
            <w:tcW w:w="808"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RDefault="00470CA4" w14:paraId="5D99C179" w14:textId="7CCED405">
            <w:pPr>
              <w:ind w:left="0"/>
              <w:jc w:val="center"/>
              <w:cnfStyle w:val="000000100000" w:firstRow="0" w:lastRow="0" w:firstColumn="0" w:lastColumn="0" w:oddVBand="0" w:evenVBand="0" w:oddHBand="1" w:evenHBand="0" w:firstRowFirstColumn="0" w:firstRowLastColumn="0" w:lastRowFirstColumn="0" w:lastRowLastColumn="0"/>
              <w:rPr>
                <w:color w:val="AE9142" w:themeColor="text1"/>
                <w:sz w:val="17"/>
                <w:szCs w:val="17"/>
              </w:rPr>
            </w:pPr>
            <w:r w:rsidRPr="00ED30E7">
              <w:rPr>
                <w:rFonts w:hint="eastAsia"/>
                <w:b/>
                <w:color w:val="FFFFFF" w:themeColor="background1"/>
                <w:sz w:val="17"/>
                <w:szCs w:val="17"/>
              </w:rPr>
              <w:t>BIM Author</w:t>
            </w:r>
          </w:p>
        </w:tc>
        <w:tc>
          <w:tcPr>
            <w:tcW w:w="535"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RDefault="00470CA4" w14:paraId="5E5A79EF" w14:textId="25A8C239">
            <w:pPr>
              <w:ind w:left="0"/>
              <w:jc w:val="center"/>
              <w:cnfStyle w:val="000000100000" w:firstRow="0" w:lastRow="0" w:firstColumn="0" w:lastColumn="0" w:oddVBand="0" w:evenVBand="0" w:oddHBand="1" w:evenHBand="0" w:firstRowFirstColumn="0" w:firstRowLastColumn="0" w:lastRowFirstColumn="0" w:lastRowLastColumn="0"/>
              <w:rPr>
                <w:color w:val="AE9142" w:themeColor="text1"/>
                <w:sz w:val="17"/>
                <w:szCs w:val="17"/>
              </w:rPr>
            </w:pPr>
            <w:r w:rsidRPr="00ED30E7">
              <w:rPr>
                <w:rFonts w:hint="eastAsia"/>
                <w:b/>
                <w:color w:val="FFFFFF" w:themeColor="background1"/>
                <w:sz w:val="17"/>
                <w:szCs w:val="17"/>
              </w:rPr>
              <w:t>LOD</w:t>
            </w:r>
          </w:p>
        </w:tc>
        <w:tc>
          <w:tcPr>
            <w:tcW w:w="600"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P="00091234" w:rsidRDefault="00470CA4" w14:paraId="7340F78B" w14:textId="3C06724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ED30E7">
              <w:rPr>
                <w:rFonts w:hint="eastAsia"/>
                <w:b/>
                <w:color w:val="FFFFFF" w:themeColor="background1"/>
                <w:sz w:val="17"/>
                <w:szCs w:val="17"/>
              </w:rPr>
              <w:t>BIM Author</w:t>
            </w:r>
          </w:p>
        </w:tc>
        <w:tc>
          <w:tcPr>
            <w:tcW w:w="531"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shd w:val="clear" w:color="auto" w:fill="AE9142" w:themeFill="accent2"/>
            <w:vAlign w:val="center"/>
          </w:tcPr>
          <w:p w:rsidRPr="00ED30E7" w:rsidR="00470CA4" w:rsidP="00091234" w:rsidRDefault="00470CA4" w14:paraId="1E657C72" w14:textId="183B4253">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ED30E7">
              <w:rPr>
                <w:rFonts w:hint="eastAsia"/>
                <w:b/>
                <w:color w:val="FFFFFF" w:themeColor="background1"/>
                <w:sz w:val="17"/>
                <w:szCs w:val="17"/>
              </w:rPr>
              <w:t>LOD</w:t>
            </w:r>
          </w:p>
        </w:tc>
      </w:tr>
      <w:tr w:rsidRPr="004A7809" w:rsidR="001C363C" w:rsidTr="073AE32B" w14:paraId="406681D2" w14:textId="30D9617B">
        <w:trPr>
          <w:trHeight w:val="440"/>
        </w:trPr>
        <w:tc>
          <w:tcPr>
            <w:cnfStyle w:val="001000000000" w:firstRow="0" w:lastRow="0" w:firstColumn="1" w:lastColumn="0" w:oddVBand="0" w:evenVBand="0" w:oddHBand="0" w:evenHBand="0" w:firstRowFirstColumn="0" w:firstRowLastColumn="0" w:lastRowFirstColumn="0" w:lastRowLastColumn="0"/>
            <w:tcW w:w="1418"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160E1" w:rsidR="001C363C" w:rsidP="001C363C" w:rsidRDefault="001C363C" w14:paraId="5ACCB969" w14:textId="0C6D2B92">
            <w:pPr>
              <w:ind w:left="0"/>
              <w:jc w:val="left"/>
              <w:rPr>
                <w:i/>
                <w:sz w:val="17"/>
                <w:szCs w:val="17"/>
              </w:rPr>
            </w:pPr>
            <w:r w:rsidRPr="00ED30E7">
              <w:rPr>
                <w:rFonts w:hint="eastAsia"/>
                <w:i/>
                <w:sz w:val="17"/>
                <w:szCs w:val="17"/>
              </w:rPr>
              <w:t>Architecture Design</w:t>
            </w:r>
            <w:r>
              <w:rPr>
                <w:i/>
                <w:sz w:val="17"/>
                <w:szCs w:val="17"/>
              </w:rPr>
              <w:t xml:space="preserve"> (Sign)</w:t>
            </w:r>
          </w:p>
        </w:tc>
        <w:tc>
          <w:tcPr>
            <w:tcW w:w="85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1C363C" w:rsidP="001C363C" w:rsidRDefault="001C363C" w14:paraId="04691C73" w14:textId="001F75B4">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A50FCE">
              <w:rPr>
                <w:i/>
                <w:iCs/>
                <w:sz w:val="17"/>
                <w:szCs w:val="17"/>
              </w:rPr>
              <w:t>FOS</w:t>
            </w:r>
          </w:p>
        </w:tc>
        <w:tc>
          <w:tcPr>
            <w:tcW w:w="567"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1C363C" w:rsidP="001C363C" w:rsidRDefault="001C363C" w14:paraId="085771A9" w14:textId="48D2127A">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A50FCE">
              <w:rPr>
                <w:i/>
                <w:iCs/>
                <w:sz w:val="17"/>
                <w:szCs w:val="17"/>
              </w:rPr>
              <w:t>100</w:t>
            </w:r>
          </w:p>
        </w:tc>
        <w:tc>
          <w:tcPr>
            <w:tcW w:w="851"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1C363C" w:rsidP="001C363C" w:rsidRDefault="001C363C" w14:paraId="76722BB0" w14:textId="2E90EBCD">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A50FCE">
              <w:rPr>
                <w:i/>
                <w:iCs/>
                <w:sz w:val="17"/>
                <w:szCs w:val="17"/>
              </w:rPr>
              <w:t>FOS</w:t>
            </w:r>
          </w:p>
        </w:tc>
        <w:tc>
          <w:tcPr>
            <w:tcW w:w="567"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1C363C" w:rsidP="001C363C" w:rsidRDefault="001C363C" w14:paraId="0D0E5FE7" w14:textId="5B281EFB">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A50FCE">
              <w:rPr>
                <w:rFonts w:hint="eastAsia"/>
                <w:i/>
                <w:iCs/>
                <w:sz w:val="17"/>
                <w:szCs w:val="17"/>
              </w:rPr>
              <w:t>200</w:t>
            </w:r>
          </w:p>
        </w:tc>
        <w:tc>
          <w:tcPr>
            <w:tcW w:w="85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1C363C" w:rsidP="001C363C" w:rsidRDefault="001C363C" w14:paraId="7AF1D698" w14:textId="08B2D884">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A50FCE">
              <w:rPr>
                <w:i/>
                <w:iCs/>
                <w:sz w:val="17"/>
                <w:szCs w:val="17"/>
              </w:rPr>
              <w:t>FOS</w:t>
            </w:r>
          </w:p>
        </w:tc>
        <w:tc>
          <w:tcPr>
            <w:tcW w:w="709"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1C363C" w:rsidP="001C363C" w:rsidRDefault="001C363C" w14:paraId="435ED413" w14:textId="5028E68A">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A50FCE">
              <w:rPr>
                <w:rFonts w:hint="eastAsia"/>
                <w:i/>
                <w:iCs/>
                <w:sz w:val="17"/>
                <w:szCs w:val="17"/>
              </w:rPr>
              <w:t>300</w:t>
            </w:r>
          </w:p>
        </w:tc>
        <w:tc>
          <w:tcPr>
            <w:tcW w:w="851"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1C363C" w:rsidR="001C363C" w:rsidP="001C363C" w:rsidRDefault="001C363C" w14:paraId="2AC2832D" w14:textId="2B813525">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1C363C">
              <w:rPr>
                <w:i/>
                <w:iCs/>
                <w:sz w:val="17"/>
                <w:szCs w:val="17"/>
              </w:rPr>
              <w:t>N/A</w:t>
            </w:r>
          </w:p>
        </w:tc>
        <w:tc>
          <w:tcPr>
            <w:tcW w:w="786"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1C363C" w:rsidP="001C363C" w:rsidRDefault="001C363C" w14:paraId="049744C6" w14:textId="322C985C">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C5FBC">
              <w:rPr>
                <w:i/>
                <w:iCs/>
                <w:sz w:val="17"/>
                <w:szCs w:val="17"/>
              </w:rPr>
              <w:t>N/A</w:t>
            </w:r>
          </w:p>
        </w:tc>
        <w:tc>
          <w:tcPr>
            <w:tcW w:w="808"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1C363C" w:rsidP="001C363C" w:rsidRDefault="001C363C" w14:paraId="1059CAF9" w14:textId="2051351A">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C5FBC">
              <w:rPr>
                <w:i/>
                <w:iCs/>
                <w:sz w:val="17"/>
                <w:szCs w:val="17"/>
              </w:rPr>
              <w:t>N/A</w:t>
            </w:r>
          </w:p>
        </w:tc>
        <w:tc>
          <w:tcPr>
            <w:tcW w:w="535"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1C363C" w:rsidP="001C363C" w:rsidRDefault="001C363C" w14:paraId="61677523" w14:textId="47C76C18">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C5FBC">
              <w:rPr>
                <w:i/>
                <w:iCs/>
                <w:sz w:val="17"/>
                <w:szCs w:val="17"/>
              </w:rPr>
              <w:t>N/A</w:t>
            </w:r>
          </w:p>
        </w:tc>
        <w:tc>
          <w:tcPr>
            <w:tcW w:w="60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1C363C" w:rsidP="001C363C" w:rsidRDefault="001C363C" w14:paraId="032F15DD" w14:textId="0A26C355">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C5FBC">
              <w:rPr>
                <w:i/>
                <w:iCs/>
                <w:sz w:val="17"/>
                <w:szCs w:val="17"/>
              </w:rPr>
              <w:t>N/A</w:t>
            </w:r>
          </w:p>
        </w:tc>
        <w:tc>
          <w:tcPr>
            <w:tcW w:w="531"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1C363C" w:rsidP="001C363C" w:rsidRDefault="001C363C" w14:paraId="1E7D75F1" w14:textId="4F8626E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C5FBC">
              <w:rPr>
                <w:i/>
                <w:iCs/>
                <w:sz w:val="17"/>
                <w:szCs w:val="17"/>
              </w:rPr>
              <w:t>N/A</w:t>
            </w:r>
          </w:p>
        </w:tc>
      </w:tr>
      <w:tr w:rsidRPr="004A7809" w:rsidR="00FA6E0A" w:rsidTr="073AE32B" w14:paraId="4324C12B"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8"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3505D" w:rsidR="00FE73F6" w:rsidP="00FE73F6" w:rsidRDefault="00FE73F6" w14:paraId="5CDCD36A" w14:textId="2092C2EE">
            <w:pPr>
              <w:ind w:left="0"/>
              <w:jc w:val="left"/>
              <w:rPr>
                <w:i/>
                <w:sz w:val="17"/>
                <w:szCs w:val="17"/>
              </w:rPr>
            </w:pPr>
            <w:r w:rsidRPr="007160E1">
              <w:rPr>
                <w:rFonts w:hint="eastAsia"/>
                <w:i/>
                <w:sz w:val="17"/>
                <w:szCs w:val="17"/>
              </w:rPr>
              <w:t>Architecture Design (Exe)</w:t>
            </w:r>
          </w:p>
        </w:tc>
        <w:tc>
          <w:tcPr>
            <w:tcW w:w="85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FE73F6" w:rsidP="001C363C" w:rsidRDefault="1DB2B200" w14:paraId="1EA76226" w14:textId="26E30C89">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1DB2B200">
              <w:rPr>
                <w:i/>
                <w:iCs/>
                <w:sz w:val="17"/>
                <w:szCs w:val="17"/>
              </w:rPr>
              <w:t>KAA</w:t>
            </w:r>
          </w:p>
        </w:tc>
        <w:tc>
          <w:tcPr>
            <w:tcW w:w="567"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3505D" w:rsidR="00FE73F6" w:rsidP="001C363C" w:rsidRDefault="1DB2B200" w14:paraId="166D2113" w14:textId="66D0A75C">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E7BC4">
              <w:rPr>
                <w:rFonts w:hint="eastAsia"/>
                <w:i/>
                <w:iCs/>
                <w:sz w:val="17"/>
                <w:szCs w:val="17"/>
              </w:rPr>
              <w:t>100</w:t>
            </w:r>
          </w:p>
        </w:tc>
        <w:tc>
          <w:tcPr>
            <w:tcW w:w="851"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3505D" w:rsidR="00FE73F6" w:rsidP="001C363C" w:rsidRDefault="1DB2B200" w14:paraId="739AA480" w14:textId="6F64A2BF">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1DB2B200">
              <w:rPr>
                <w:i/>
                <w:iCs/>
                <w:sz w:val="17"/>
                <w:szCs w:val="17"/>
              </w:rPr>
              <w:t>KAA</w:t>
            </w:r>
          </w:p>
        </w:tc>
        <w:tc>
          <w:tcPr>
            <w:tcW w:w="567"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3505D" w:rsidR="00FE73F6" w:rsidP="001C363C" w:rsidRDefault="1DB2B200" w14:paraId="0EA5B119" w14:textId="3DBA318F">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E7BC4">
              <w:rPr>
                <w:rFonts w:hint="eastAsia"/>
                <w:i/>
                <w:iCs/>
                <w:sz w:val="17"/>
                <w:szCs w:val="17"/>
              </w:rPr>
              <w:t>200</w:t>
            </w:r>
          </w:p>
        </w:tc>
        <w:tc>
          <w:tcPr>
            <w:tcW w:w="85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FE73F6" w:rsidP="001C363C" w:rsidRDefault="1DB2B200" w14:paraId="0587C375" w14:textId="02C459B6">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1DB2B200">
              <w:rPr>
                <w:i/>
                <w:iCs/>
                <w:sz w:val="17"/>
                <w:szCs w:val="17"/>
              </w:rPr>
              <w:t>KAA</w:t>
            </w:r>
          </w:p>
        </w:tc>
        <w:tc>
          <w:tcPr>
            <w:tcW w:w="709"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93505D" w:rsidR="00FE73F6" w:rsidDel="003168C7" w:rsidP="001C363C" w:rsidRDefault="1DB2B200" w14:paraId="44621BE5" w14:textId="070837C5">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E7BC4">
              <w:rPr>
                <w:rFonts w:hint="eastAsia"/>
                <w:i/>
                <w:iCs/>
                <w:sz w:val="17"/>
                <w:szCs w:val="17"/>
              </w:rPr>
              <w:t>300</w:t>
            </w:r>
          </w:p>
        </w:tc>
        <w:tc>
          <w:tcPr>
            <w:tcW w:w="851"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FE73F6" w:rsidP="001C363C" w:rsidRDefault="1DB2B200" w14:paraId="02D50978" w14:textId="41B24E98">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1DB2B200">
              <w:rPr>
                <w:i/>
                <w:iCs/>
                <w:sz w:val="17"/>
                <w:szCs w:val="17"/>
              </w:rPr>
              <w:t>KAA</w:t>
            </w:r>
          </w:p>
        </w:tc>
        <w:tc>
          <w:tcPr>
            <w:tcW w:w="786"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FE7BC4" w:rsidR="00FE73F6" w:rsidP="001C363C" w:rsidRDefault="1DB2B200" w14:paraId="41D8FBF0" w14:textId="135C0B8E">
            <w:pPr>
              <w:ind w:left="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sz w:val="22"/>
                <w:szCs w:val="22"/>
                <w:lang w:val="en-CA"/>
              </w:rPr>
            </w:pPr>
            <w:r w:rsidRPr="00024DCC">
              <w:rPr>
                <w:rFonts w:hint="eastAsia"/>
                <w:i/>
                <w:iCs/>
                <w:sz w:val="17"/>
                <w:szCs w:val="17"/>
              </w:rPr>
              <w:t>300 350</w:t>
            </w:r>
            <w:r w:rsidRPr="1DB2B200">
              <w:rPr>
                <w:i/>
                <w:iCs/>
                <w:sz w:val="17"/>
                <w:szCs w:val="17"/>
              </w:rPr>
              <w:t>*</w:t>
            </w:r>
          </w:p>
        </w:tc>
        <w:tc>
          <w:tcPr>
            <w:tcW w:w="808"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93505D" w:rsidR="00FE73F6" w:rsidP="001C363C" w:rsidRDefault="00FE73F6" w14:paraId="3C45FAA2" w14:textId="2FED38ED">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TBC</w:t>
            </w:r>
          </w:p>
        </w:tc>
        <w:tc>
          <w:tcPr>
            <w:tcW w:w="535"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93505D" w:rsidR="00FE73F6" w:rsidP="001C363C" w:rsidRDefault="00FE73F6" w14:paraId="63ACFE87" w14:textId="3AADA94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400</w:t>
            </w:r>
          </w:p>
        </w:tc>
        <w:tc>
          <w:tcPr>
            <w:tcW w:w="60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93505D" w:rsidR="00FE73F6" w:rsidP="001C363C" w:rsidRDefault="00FE73F6" w14:paraId="7EAD6D89" w14:textId="3343BFB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TBC</w:t>
            </w:r>
          </w:p>
        </w:tc>
        <w:tc>
          <w:tcPr>
            <w:tcW w:w="531"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93505D" w:rsidR="00FE73F6" w:rsidP="001C363C" w:rsidRDefault="00FE73F6" w14:paraId="5E502192" w14:textId="491EAECA">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500</w:t>
            </w:r>
          </w:p>
        </w:tc>
      </w:tr>
      <w:tr w:rsidRPr="004A7809" w:rsidR="00FA6E0A" w:rsidTr="073AE32B" w14:paraId="08D41E0E" w14:textId="4E225240">
        <w:trPr>
          <w:trHeight w:val="440"/>
        </w:trPr>
        <w:tc>
          <w:tcPr>
            <w:cnfStyle w:val="001000000000" w:firstRow="0" w:lastRow="0" w:firstColumn="1" w:lastColumn="0" w:oddVBand="0" w:evenVBand="0" w:oddHBand="0" w:evenHBand="0" w:firstRowFirstColumn="0" w:firstRowLastColumn="0" w:lastRowFirstColumn="0" w:lastRowLastColumn="0"/>
            <w:tcW w:w="141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386665" w:rsidR="00FE73F6" w:rsidP="3C258B04" w:rsidRDefault="3C258B04" w14:paraId="378F3A85" w14:textId="09C6938F">
            <w:pPr>
              <w:ind w:left="0"/>
              <w:jc w:val="left"/>
              <w:rPr>
                <w:i/>
                <w:sz w:val="17"/>
                <w:szCs w:val="17"/>
              </w:rPr>
            </w:pPr>
            <w:r w:rsidRPr="00386665">
              <w:rPr>
                <w:i/>
                <w:sz w:val="17"/>
                <w:szCs w:val="17"/>
              </w:rPr>
              <w:t>Structure Design</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FE73F6" w:rsidP="001C363C" w:rsidRDefault="3C258B04" w14:paraId="48C6D196" w14:textId="6B471374">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KEO</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FE73F6" w:rsidP="001C363C" w:rsidRDefault="3C258B04" w14:paraId="3D079D77" w14:textId="4C894FA2">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100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FE73F6" w:rsidP="001C363C" w:rsidRDefault="3C258B04" w14:paraId="2C3FB9A4" w14:textId="46F45905">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KEO</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FE73F6" w:rsidP="001C363C" w:rsidRDefault="3C258B04" w14:paraId="41DD1469" w14:textId="0F3943C2">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200</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FE73F6" w:rsidP="001C363C" w:rsidRDefault="3C258B04" w14:paraId="0CC4DA02" w14:textId="115C0004">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KEO</w:t>
            </w:r>
          </w:p>
        </w:tc>
        <w:tc>
          <w:tcPr>
            <w:tcW w:w="70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FE73F6" w:rsidP="001C363C" w:rsidRDefault="3C258B04" w14:paraId="574FF38F" w14:textId="2F76BF0C">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300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FE73F6" w:rsidP="001C363C" w:rsidRDefault="3C258B04" w14:paraId="76EC4275" w14:textId="6470959A">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KEO</w:t>
            </w:r>
          </w:p>
        </w:tc>
        <w:tc>
          <w:tcPr>
            <w:tcW w:w="78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5ACA28EB" w:rsidRDefault="5ACA28EB" w14:paraId="44D5EE02" w14:textId="5DBE0FEE">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ACA28EB">
              <w:rPr>
                <w:i/>
                <w:iCs/>
                <w:sz w:val="17"/>
                <w:szCs w:val="17"/>
              </w:rPr>
              <w:t>300 / 350*</w:t>
            </w:r>
          </w:p>
        </w:tc>
        <w:tc>
          <w:tcPr>
            <w:tcW w:w="80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3F91D1F2" w14:textId="603E06F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492DF3BF" w14:textId="6DFDB42C">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400</w:t>
            </w:r>
          </w:p>
        </w:tc>
        <w:tc>
          <w:tcPr>
            <w:tcW w:w="6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60BE8A7F" w14:textId="5905A8EA">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15BA47D4" w14:textId="17F984AD">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500</w:t>
            </w:r>
          </w:p>
        </w:tc>
      </w:tr>
      <w:tr w:rsidRPr="004A7809" w:rsidR="00FA6E0A" w:rsidTr="073AE32B" w14:paraId="557E2EE4" w14:textId="26625D0B">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386665" w:rsidR="00FE73F6" w:rsidP="3C258B04" w:rsidRDefault="3C258B04" w14:paraId="4C91B27C" w14:textId="7CA885F4">
            <w:pPr>
              <w:ind w:left="0"/>
              <w:jc w:val="left"/>
              <w:rPr>
                <w:i/>
                <w:sz w:val="17"/>
                <w:szCs w:val="17"/>
              </w:rPr>
            </w:pPr>
            <w:r w:rsidRPr="00386665">
              <w:rPr>
                <w:i/>
                <w:sz w:val="17"/>
                <w:szCs w:val="17"/>
              </w:rPr>
              <w:t>MEP Design</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FE73F6" w:rsidP="001C363C" w:rsidRDefault="3C258B04" w14:paraId="14D81C70" w14:textId="11AF9230">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3C258B04">
              <w:rPr>
                <w:i/>
                <w:iCs/>
                <w:sz w:val="17"/>
                <w:szCs w:val="17"/>
              </w:rPr>
              <w:t>KEO</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FE73F6" w:rsidP="001C363C" w:rsidRDefault="3C258B04" w14:paraId="51CF9A2A" w14:textId="73C7CA31">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3C258B04">
              <w:rPr>
                <w:i/>
                <w:iCs/>
                <w:sz w:val="17"/>
                <w:szCs w:val="17"/>
              </w:rPr>
              <w:t>100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FE73F6" w:rsidP="001C363C" w:rsidRDefault="3C258B04" w14:paraId="542DAF50" w14:textId="4F248B45">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3C258B04">
              <w:rPr>
                <w:i/>
                <w:iCs/>
                <w:sz w:val="17"/>
                <w:szCs w:val="17"/>
              </w:rPr>
              <w:t>KEO</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FE73F6" w:rsidP="001C363C" w:rsidRDefault="3C258B04" w14:paraId="0DC361F2" w14:textId="62FD3A5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3C258B04">
              <w:rPr>
                <w:i/>
                <w:iCs/>
                <w:sz w:val="17"/>
                <w:szCs w:val="17"/>
              </w:rPr>
              <w:t>200</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FE73F6" w:rsidP="001C363C" w:rsidRDefault="3C258B04" w14:paraId="0C79301E" w14:textId="41AADCBE">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3C258B04">
              <w:rPr>
                <w:i/>
                <w:iCs/>
                <w:sz w:val="17"/>
                <w:szCs w:val="17"/>
              </w:rPr>
              <w:t>KEO</w:t>
            </w:r>
          </w:p>
        </w:tc>
        <w:tc>
          <w:tcPr>
            <w:tcW w:w="70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FE73F6" w:rsidP="001C363C" w:rsidRDefault="3C258B04" w14:paraId="6E66EC47" w14:textId="0C639A0A">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3C258B04">
              <w:rPr>
                <w:i/>
                <w:iCs/>
                <w:sz w:val="17"/>
                <w:szCs w:val="17"/>
              </w:rPr>
              <w:t>300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FE73F6" w:rsidP="001C363C" w:rsidRDefault="3C258B04" w14:paraId="2037A60C" w14:textId="6A741D28">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3C258B04">
              <w:rPr>
                <w:i/>
                <w:iCs/>
                <w:sz w:val="17"/>
                <w:szCs w:val="17"/>
              </w:rPr>
              <w:t>KEO</w:t>
            </w:r>
          </w:p>
        </w:tc>
        <w:tc>
          <w:tcPr>
            <w:tcW w:w="78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FE73F6" w:rsidP="5ACA28EB" w:rsidRDefault="5ACA28EB" w14:paraId="72606B27" w14:textId="2ACDF6A6">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ACA28EB">
              <w:rPr>
                <w:i/>
                <w:iCs/>
                <w:sz w:val="17"/>
                <w:szCs w:val="17"/>
              </w:rPr>
              <w:t>300 / 350*</w:t>
            </w:r>
          </w:p>
        </w:tc>
        <w:tc>
          <w:tcPr>
            <w:tcW w:w="80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445EB3B4" w14:textId="469D6FDE">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4F6664F1" w14:textId="38F5DF31">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400</w:t>
            </w:r>
          </w:p>
        </w:tc>
        <w:tc>
          <w:tcPr>
            <w:tcW w:w="6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11E9E837" w14:textId="02ECBEF5">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26983E59" w14:textId="5A63A0C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500</w:t>
            </w:r>
          </w:p>
        </w:tc>
      </w:tr>
      <w:tr w:rsidRPr="004A7809" w:rsidR="00FA6E0A" w:rsidTr="073AE32B" w14:paraId="179C3884" w14:textId="399C9D85">
        <w:trPr>
          <w:trHeight w:val="440"/>
        </w:trPr>
        <w:tc>
          <w:tcPr>
            <w:cnfStyle w:val="001000000000" w:firstRow="0" w:lastRow="0" w:firstColumn="1" w:lastColumn="0" w:oddVBand="0" w:evenVBand="0" w:oddHBand="0" w:evenHBand="0" w:firstRowFirstColumn="0" w:firstRowLastColumn="0" w:lastRowFirstColumn="0" w:lastRowLastColumn="0"/>
            <w:tcW w:w="141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386665" w:rsidR="00FE73F6" w:rsidP="00386665" w:rsidRDefault="3C258B04" w14:paraId="64D9C169" w14:textId="33117137">
            <w:pPr>
              <w:ind w:left="0"/>
              <w:jc w:val="left"/>
              <w:rPr>
                <w:i/>
                <w:sz w:val="17"/>
                <w:szCs w:val="17"/>
              </w:rPr>
            </w:pPr>
            <w:r w:rsidRPr="00386665">
              <w:rPr>
                <w:i/>
                <w:sz w:val="17"/>
                <w:szCs w:val="17"/>
              </w:rPr>
              <w:t xml:space="preserve"> Civil Design</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FE73F6" w:rsidP="001C363C" w:rsidRDefault="3C258B04" w14:paraId="337FBC2A" w14:textId="4162DF1F">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KEO</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FE73F6" w:rsidP="001C363C" w:rsidRDefault="3C258B04" w14:paraId="494951CC" w14:textId="3B0D05AC">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100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FE73F6" w:rsidP="001C363C" w:rsidRDefault="3C258B04" w14:paraId="075525B9" w14:textId="67CBF166">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KEO</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FE73F6" w:rsidP="001C363C" w:rsidRDefault="3C258B04" w14:paraId="2D3A6A80" w14:textId="3DBC4982">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200</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3C258B04" w14:paraId="10DDB828" w14:textId="66CAA6C6">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KEO</w:t>
            </w:r>
          </w:p>
        </w:tc>
        <w:tc>
          <w:tcPr>
            <w:tcW w:w="70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3C258B04" w14:paraId="3040B6D7" w14:textId="33D3F34B">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300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3C258B04" w14:paraId="24EE964C" w14:textId="4EF4FCC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C258B04">
              <w:rPr>
                <w:i/>
                <w:iCs/>
                <w:sz w:val="17"/>
                <w:szCs w:val="17"/>
              </w:rPr>
              <w:t>KEO</w:t>
            </w:r>
          </w:p>
        </w:tc>
        <w:tc>
          <w:tcPr>
            <w:tcW w:w="78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FE73F6" w:rsidP="001C363C" w:rsidRDefault="4F696946" w14:paraId="0EE48731" w14:textId="688F2D54">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4F696946">
              <w:rPr>
                <w:i/>
                <w:iCs/>
                <w:sz w:val="17"/>
                <w:szCs w:val="17"/>
              </w:rPr>
              <w:t>300</w:t>
            </w:r>
          </w:p>
        </w:tc>
        <w:tc>
          <w:tcPr>
            <w:tcW w:w="80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04AEFA26" w14:textId="20D97E74">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4AB7104A" w14:textId="4B802128">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400</w:t>
            </w:r>
          </w:p>
        </w:tc>
        <w:tc>
          <w:tcPr>
            <w:tcW w:w="6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7008AB30" w14:textId="263B444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4853D234" w14:textId="3B1B305B">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500</w:t>
            </w:r>
          </w:p>
        </w:tc>
      </w:tr>
      <w:tr w:rsidRPr="004A7809" w:rsidR="00FA6E0A" w:rsidTr="073AE32B" w14:paraId="6DC69C32" w14:textId="52B3FB64">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386665" w:rsidR="00FE73F6" w:rsidP="00386665" w:rsidRDefault="00FE73F6" w14:paraId="5F30DEF7" w14:textId="67748911">
            <w:pPr>
              <w:ind w:left="0"/>
              <w:jc w:val="left"/>
              <w:rPr>
                <w:i/>
                <w:sz w:val="17"/>
                <w:szCs w:val="17"/>
              </w:rPr>
            </w:pPr>
            <w:r w:rsidRPr="00386665">
              <w:rPr>
                <w:rFonts w:hint="eastAsia"/>
                <w:i/>
                <w:sz w:val="17"/>
                <w:szCs w:val="17"/>
              </w:rPr>
              <w:t>Landscape Design</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FE73F6" w:rsidP="001C363C" w:rsidRDefault="03FCF3AE" w14:paraId="233653C8" w14:textId="03701B00">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3FCF3AE">
              <w:rPr>
                <w:i/>
                <w:iCs/>
                <w:sz w:val="17"/>
                <w:szCs w:val="17"/>
              </w:rPr>
              <w:t>EDSA</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FE73F6" w:rsidP="001C363C" w:rsidRDefault="568BD4F6" w14:paraId="6686DC87" w14:textId="5F0C4D70">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68BD4F6">
              <w:rPr>
                <w:i/>
                <w:iCs/>
                <w:sz w:val="17"/>
                <w:szCs w:val="17"/>
              </w:rPr>
              <w:t>100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50FCE" w:rsidR="00FE73F6" w:rsidP="001C363C" w:rsidRDefault="03FCF3AE" w14:paraId="2FF2AC4D" w14:textId="41C82E53">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3FCF3AE">
              <w:rPr>
                <w:i/>
                <w:iCs/>
                <w:sz w:val="17"/>
                <w:szCs w:val="17"/>
              </w:rPr>
              <w:t>EDSA</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FE73F6" w:rsidP="001C363C" w:rsidRDefault="568BD4F6" w14:paraId="6EA78D50" w14:textId="238133DF">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68BD4F6">
              <w:rPr>
                <w:i/>
                <w:iCs/>
                <w:sz w:val="17"/>
                <w:szCs w:val="17"/>
              </w:rPr>
              <w:t>200</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A50FCE" w:rsidR="00FE73F6" w:rsidP="001C363C" w:rsidRDefault="03FCF3AE" w14:paraId="70E6A0B7" w14:textId="00F10D9F">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3FCF3AE">
              <w:rPr>
                <w:i/>
                <w:iCs/>
                <w:sz w:val="17"/>
                <w:szCs w:val="17"/>
              </w:rPr>
              <w:t>EDSA</w:t>
            </w:r>
          </w:p>
        </w:tc>
        <w:tc>
          <w:tcPr>
            <w:tcW w:w="70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568BD4F6" w14:paraId="1A0A5937" w14:textId="24DCC1E0">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68BD4F6">
              <w:rPr>
                <w:i/>
                <w:iCs/>
                <w:sz w:val="17"/>
                <w:szCs w:val="17"/>
              </w:rPr>
              <w:t>300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5AB07767" w14:textId="43E1E54E">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78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0FB55577" w14:textId="17D3F6FD">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300 350</w:t>
            </w:r>
          </w:p>
        </w:tc>
        <w:tc>
          <w:tcPr>
            <w:tcW w:w="80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0C657477" w14:textId="52D4E3B5">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40C70DB9" w14:textId="0D84EAE1">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400</w:t>
            </w:r>
          </w:p>
        </w:tc>
        <w:tc>
          <w:tcPr>
            <w:tcW w:w="6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3EE18C0D" w14:textId="6BF8BF12">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FE73F6" w:rsidP="001C363C" w:rsidRDefault="00FE73F6" w14:paraId="5DC017BF" w14:textId="1D1AF2E5">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500</w:t>
            </w:r>
          </w:p>
        </w:tc>
      </w:tr>
      <w:tr w:rsidRPr="004A7809" w:rsidR="00060952" w:rsidTr="073AE32B" w14:paraId="0134E76A" w14:textId="77777777">
        <w:trPr>
          <w:trHeight w:val="440"/>
        </w:trPr>
        <w:tc>
          <w:tcPr>
            <w:cnfStyle w:val="001000000000" w:firstRow="0" w:lastRow="0" w:firstColumn="1" w:lastColumn="0" w:oddVBand="0" w:evenVBand="0" w:oddHBand="0" w:evenHBand="0" w:firstRowFirstColumn="0" w:firstRowLastColumn="0" w:lastRowFirstColumn="0" w:lastRowLastColumn="0"/>
            <w:tcW w:w="141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386665" w:rsidR="00060952" w:rsidP="00060952" w:rsidRDefault="00060952" w14:paraId="3E0A35B7" w14:textId="5DAF8FBC">
            <w:pPr>
              <w:ind w:left="0"/>
              <w:jc w:val="left"/>
              <w:rPr>
                <w:i/>
                <w:sz w:val="17"/>
                <w:szCs w:val="17"/>
              </w:rPr>
            </w:pPr>
            <w:r>
              <w:rPr>
                <w:i/>
                <w:sz w:val="17"/>
                <w:szCs w:val="17"/>
              </w:rPr>
              <w:t>Kitchen &amp; Laundry</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3FCF3AE" w:rsidR="00060952" w:rsidP="001C363C" w:rsidRDefault="00060952" w14:paraId="28BB7F3B" w14:textId="423CC059">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1938A2">
              <w:rPr>
                <w:bCs/>
                <w:i/>
                <w:sz w:val="17"/>
                <w:szCs w:val="17"/>
              </w:rPr>
              <w:t>HAA</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568BD4F6" w:rsidR="00060952" w:rsidP="001C363C" w:rsidRDefault="00060952" w14:paraId="3C0CB46E" w14:textId="2A14B92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1938A2">
              <w:rPr>
                <w:bCs/>
                <w:i/>
                <w:sz w:val="17"/>
                <w:szCs w:val="17"/>
              </w:rPr>
              <w:t>100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3FCF3AE" w:rsidR="00060952" w:rsidP="001C363C" w:rsidRDefault="00060952" w14:paraId="4E72AA11" w14:textId="780FCA15">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1938A2">
              <w:rPr>
                <w:bCs/>
                <w:i/>
                <w:sz w:val="17"/>
                <w:szCs w:val="17"/>
              </w:rPr>
              <w:t>HAA</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568BD4F6" w:rsidR="00060952" w:rsidP="001C363C" w:rsidRDefault="00060952" w14:paraId="1FF31A4E" w14:textId="10C87B52">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1938A2">
              <w:rPr>
                <w:bCs/>
                <w:i/>
                <w:sz w:val="17"/>
                <w:szCs w:val="17"/>
              </w:rPr>
              <w:t>200</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3FCF3AE" w:rsidR="00060952" w:rsidP="001C363C" w:rsidRDefault="00060952" w14:paraId="4C44EACB" w14:textId="762FBDA5">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1938A2">
              <w:rPr>
                <w:bCs/>
                <w:i/>
                <w:sz w:val="17"/>
                <w:szCs w:val="17"/>
              </w:rPr>
              <w:t>HAA</w:t>
            </w:r>
          </w:p>
        </w:tc>
        <w:tc>
          <w:tcPr>
            <w:tcW w:w="70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568BD4F6" w:rsidR="00060952" w:rsidP="001C363C" w:rsidRDefault="00060952" w14:paraId="0AF03A07" w14:textId="208B6060">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1938A2">
              <w:rPr>
                <w:bCs/>
                <w:i/>
                <w:sz w:val="17"/>
                <w:szCs w:val="17"/>
              </w:rPr>
              <w:t>300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3CEECE93" w14:textId="1DFCF90D">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78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3077A170" w14:textId="0CEB27B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300 350</w:t>
            </w:r>
          </w:p>
        </w:tc>
        <w:tc>
          <w:tcPr>
            <w:tcW w:w="80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78791CD3" w14:textId="345F4F9A">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53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5953D45F" w14:textId="477DA2A8">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400</w:t>
            </w:r>
          </w:p>
        </w:tc>
        <w:tc>
          <w:tcPr>
            <w:tcW w:w="6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000714F6" w14:textId="39D5ED75">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53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2ABBC9AE" w14:textId="5F0386F5">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500</w:t>
            </w:r>
          </w:p>
        </w:tc>
      </w:tr>
      <w:tr w:rsidRPr="004A7809" w:rsidR="00060952" w:rsidTr="073AE32B" w14:paraId="4B995CD9" w14:textId="2D5BF43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386665" w:rsidR="00060952" w:rsidP="00060952" w:rsidRDefault="00060952" w14:paraId="77632352" w14:textId="60B046CA">
            <w:pPr>
              <w:ind w:left="0"/>
              <w:jc w:val="left"/>
              <w:rPr>
                <w:i/>
                <w:sz w:val="17"/>
                <w:szCs w:val="17"/>
              </w:rPr>
            </w:pPr>
            <w:r w:rsidRPr="00386665">
              <w:rPr>
                <w:rFonts w:hint="eastAsia"/>
                <w:i/>
                <w:sz w:val="17"/>
                <w:szCs w:val="17"/>
              </w:rPr>
              <w:t>Interior Design</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386665" w:rsidR="00060952" w:rsidP="001C363C" w:rsidRDefault="001C363C" w14:paraId="1B2BA15A" w14:textId="30C64B1F">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Pr>
                <w:i/>
                <w:iCs/>
                <w:sz w:val="17"/>
                <w:szCs w:val="17"/>
              </w:rPr>
              <w:t>ROK</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060952" w:rsidP="001C363C" w:rsidRDefault="00060952" w14:paraId="3D46DAA7" w14:textId="255D33EA">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del w:author="Jordan Cully" w:date="2021-09-20T18:47:00Z" w:id="89">
              <w:r w:rsidRPr="00613D28" w:rsidDel="00230790">
                <w:rPr>
                  <w:bCs/>
                  <w:i/>
                  <w:sz w:val="17"/>
                  <w:szCs w:val="17"/>
                </w:rPr>
                <w:delText>100</w:delText>
              </w:r>
            </w:del>
            <w:r w:rsidRPr="00613D28" w:rsidR="00613D28">
              <w:rPr>
                <w:bCs/>
                <w:i/>
                <w:sz w:val="17"/>
                <w:szCs w:val="17"/>
              </w:rPr>
              <w:t>100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060952" w:rsidP="00613D28" w:rsidRDefault="00060952" w14:paraId="3411024E" w14:textId="421DB8AB">
            <w:pPr>
              <w:spacing w:after="120"/>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del w:author="Jordan Cully" w:date="2021-09-20T18:47:00Z" w:id="90">
              <w:r w:rsidRPr="00613D28" w:rsidDel="00230790">
                <w:rPr>
                  <w:rFonts w:hint="eastAsia"/>
                  <w:i/>
                  <w:iCs/>
                  <w:sz w:val="17"/>
                  <w:szCs w:val="17"/>
                </w:rPr>
                <w:delText>TBC</w:delText>
              </w:r>
            </w:del>
            <w:ins w:author="Jordan Cully" w:date="2021-09-20T18:47:00Z" w:id="91">
              <w:r w:rsidRPr="00613D28" w:rsidR="00230790">
                <w:rPr>
                  <w:i/>
                  <w:iCs/>
                  <w:sz w:val="17"/>
                  <w:szCs w:val="17"/>
                </w:rPr>
                <w:t>ROK</w:t>
              </w:r>
            </w:ins>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060952" w:rsidP="00613D28" w:rsidRDefault="00060952" w14:paraId="6C660E3B" w14:textId="66BDABFF">
            <w:pPr>
              <w:spacing w:after="120"/>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del w:author="Jordan Cully" w:date="2021-09-20T18:47:00Z" w:id="92">
              <w:r w:rsidRPr="00613D28" w:rsidDel="00230790">
                <w:rPr>
                  <w:rFonts w:hint="eastAsia"/>
                  <w:i/>
                  <w:iCs/>
                  <w:sz w:val="17"/>
                  <w:szCs w:val="17"/>
                </w:rPr>
                <w:delText>200</w:delText>
              </w:r>
            </w:del>
            <w:ins w:author="Jordan Cully" w:date="2021-09-20T18:47:00Z" w:id="93">
              <w:r w:rsidRPr="00613D28" w:rsidR="00230790">
                <w:rPr>
                  <w:i/>
                  <w:iCs/>
                  <w:sz w:val="17"/>
                  <w:szCs w:val="17"/>
                </w:rPr>
                <w:t>200</w:t>
              </w:r>
            </w:ins>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613D28" w:rsidRDefault="00060952" w14:paraId="314EF60E" w14:textId="67B25156">
            <w:pPr>
              <w:spacing w:after="120"/>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del w:author="Jordan Cully" w:date="2021-09-20T18:47:00Z" w:id="94">
              <w:r w:rsidRPr="00613D28" w:rsidDel="00230790">
                <w:rPr>
                  <w:rFonts w:hint="eastAsia"/>
                  <w:i/>
                  <w:iCs/>
                  <w:sz w:val="17"/>
                  <w:szCs w:val="17"/>
                </w:rPr>
                <w:delText>TBC</w:delText>
              </w:r>
            </w:del>
            <w:ins w:author="Jordan Cully" w:date="2021-09-20T18:47:00Z" w:id="95">
              <w:r w:rsidRPr="00613D28" w:rsidR="00230790">
                <w:rPr>
                  <w:i/>
                  <w:iCs/>
                  <w:sz w:val="17"/>
                  <w:szCs w:val="17"/>
                </w:rPr>
                <w:t>ROK</w:t>
              </w:r>
            </w:ins>
          </w:p>
        </w:tc>
        <w:tc>
          <w:tcPr>
            <w:tcW w:w="70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613D28" w:rsidRDefault="00060952" w14:paraId="0C826F17" w14:textId="09040521">
            <w:pPr>
              <w:spacing w:after="120"/>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del w:author="Jordan Cully" w:date="2021-09-20T18:47:00Z" w:id="96">
              <w:r w:rsidRPr="00613D28" w:rsidDel="00230790">
                <w:rPr>
                  <w:rFonts w:hint="eastAsia"/>
                  <w:i/>
                  <w:iCs/>
                  <w:sz w:val="17"/>
                  <w:szCs w:val="17"/>
                </w:rPr>
                <w:delText>300</w:delText>
              </w:r>
            </w:del>
            <w:ins w:author="Jordan Cully" w:date="2021-09-20T18:47:00Z" w:id="97">
              <w:r w:rsidRPr="00613D28" w:rsidR="00230790">
                <w:rPr>
                  <w:i/>
                  <w:iCs/>
                  <w:sz w:val="17"/>
                  <w:szCs w:val="17"/>
                </w:rPr>
                <w:t>300</w:t>
              </w:r>
            </w:ins>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3D4234E7" w14:textId="4C26B98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78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1DF791C6" w14:textId="3CF649B4">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300 350</w:t>
            </w:r>
          </w:p>
        </w:tc>
        <w:tc>
          <w:tcPr>
            <w:tcW w:w="80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2B68112E" w14:textId="4C30801A">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0485A2C2" w14:textId="3F336A11">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400</w:t>
            </w:r>
          </w:p>
        </w:tc>
        <w:tc>
          <w:tcPr>
            <w:tcW w:w="6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2FF45624" w14:textId="2F665989">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60952" w:rsidP="001C363C" w:rsidRDefault="00060952" w14:paraId="3BB4EF85" w14:textId="2DE4FAE2">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500</w:t>
            </w:r>
          </w:p>
        </w:tc>
      </w:tr>
      <w:tr w:rsidRPr="004A7809" w:rsidR="000E2C06" w:rsidTr="073AE32B" w14:paraId="103443E0" w14:textId="77777777">
        <w:trPr>
          <w:trHeight w:val="440"/>
        </w:trPr>
        <w:tc>
          <w:tcPr>
            <w:cnfStyle w:val="001000000000" w:firstRow="0" w:lastRow="0" w:firstColumn="1" w:lastColumn="0" w:oddVBand="0" w:evenVBand="0" w:oddHBand="0" w:evenHBand="0" w:firstRowFirstColumn="0" w:firstRowLastColumn="0" w:lastRowFirstColumn="0" w:lastRowLastColumn="0"/>
            <w:tcW w:w="141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386665" w:rsidR="000E2C06" w:rsidP="000E2C06" w:rsidRDefault="000E2C06" w14:paraId="33C6F3F2" w14:textId="2FD0D0A7">
            <w:pPr>
              <w:ind w:left="0"/>
              <w:jc w:val="left"/>
              <w:rPr>
                <w:i/>
                <w:sz w:val="17"/>
                <w:szCs w:val="17"/>
              </w:rPr>
            </w:pPr>
            <w:r>
              <w:rPr>
                <w:i/>
                <w:sz w:val="17"/>
                <w:szCs w:val="17"/>
              </w:rPr>
              <w:t>SPA Consultant</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0E2C06" w:rsidP="073AE32B" w:rsidRDefault="073AE32B" w14:paraId="72895E88" w14:textId="59B8019B">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73AE32B">
              <w:rPr>
                <w:i/>
                <w:iCs/>
                <w:sz w:val="17"/>
                <w:szCs w:val="17"/>
              </w:rPr>
              <w:t>BAR</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0E2C06" w:rsidP="073AE32B" w:rsidRDefault="073AE32B" w14:paraId="1AFC7C86" w14:textId="615850CD">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073AE32B">
              <w:rPr>
                <w:i/>
                <w:iCs/>
                <w:sz w:val="17"/>
                <w:szCs w:val="17"/>
              </w:rPr>
              <w:t>100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0E2C06" w:rsidP="073AE32B" w:rsidRDefault="073AE32B" w14:paraId="6341D08F" w14:textId="0356C8B5">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073AE32B">
              <w:rPr>
                <w:i/>
                <w:iCs/>
                <w:sz w:val="17"/>
                <w:szCs w:val="17"/>
              </w:rPr>
              <w:t>BAR</w:t>
            </w:r>
          </w:p>
        </w:tc>
        <w:tc>
          <w:tcPr>
            <w:tcW w:w="5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0E2C06" w:rsidP="073AE32B" w:rsidRDefault="073AE32B" w14:paraId="6EEADA68" w14:textId="479A33B6">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073AE32B">
              <w:rPr>
                <w:i/>
                <w:iCs/>
                <w:sz w:val="17"/>
                <w:szCs w:val="17"/>
              </w:rPr>
              <w:t>200</w:t>
            </w:r>
          </w:p>
        </w:tc>
        <w:tc>
          <w:tcPr>
            <w:tcW w:w="85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E2C06" w:rsidP="073AE32B" w:rsidRDefault="073AE32B" w14:paraId="42C9CD87" w14:textId="2C3A7847">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073AE32B">
              <w:rPr>
                <w:i/>
                <w:iCs/>
                <w:sz w:val="17"/>
                <w:szCs w:val="17"/>
              </w:rPr>
              <w:t>BAR</w:t>
            </w:r>
          </w:p>
        </w:tc>
        <w:tc>
          <w:tcPr>
            <w:tcW w:w="70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E2C06" w:rsidP="073AE32B" w:rsidRDefault="073AE32B" w14:paraId="52DE96B9" w14:textId="09C75A4D">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073AE32B">
              <w:rPr>
                <w:i/>
                <w:iCs/>
                <w:sz w:val="17"/>
                <w:szCs w:val="17"/>
              </w:rPr>
              <w:t>300</w:t>
            </w:r>
          </w:p>
        </w:tc>
        <w:tc>
          <w:tcPr>
            <w:tcW w:w="8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E2C06" w:rsidP="073AE32B" w:rsidRDefault="073AE32B" w14:paraId="40491983" w14:textId="325C5781">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073AE32B">
              <w:rPr>
                <w:i/>
                <w:iCs/>
                <w:sz w:val="17"/>
                <w:szCs w:val="17"/>
              </w:rPr>
              <w:t>BAR</w:t>
            </w:r>
          </w:p>
        </w:tc>
        <w:tc>
          <w:tcPr>
            <w:tcW w:w="78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E2C06" w:rsidP="073AE32B" w:rsidRDefault="073AE32B" w14:paraId="4F649C6B" w14:textId="0CEC37B4">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073AE32B">
              <w:rPr>
                <w:i/>
                <w:iCs/>
                <w:sz w:val="17"/>
                <w:szCs w:val="17"/>
              </w:rPr>
              <w:t>300 350</w:t>
            </w:r>
          </w:p>
        </w:tc>
        <w:tc>
          <w:tcPr>
            <w:tcW w:w="80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E2C06" w:rsidP="000E2C06" w:rsidRDefault="000E2C06" w14:paraId="61D188F0" w14:textId="5D21BDAB">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E2C06" w:rsidP="000E2C06" w:rsidRDefault="000E2C06" w14:paraId="3E7F57BF" w14:textId="72763BAF">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400</w:t>
            </w:r>
          </w:p>
        </w:tc>
        <w:tc>
          <w:tcPr>
            <w:tcW w:w="6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E2C06" w:rsidP="000E2C06" w:rsidRDefault="000E2C06" w14:paraId="36561E31" w14:textId="3CDC9E5D">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TBC</w:t>
            </w:r>
          </w:p>
        </w:tc>
        <w:tc>
          <w:tcPr>
            <w:tcW w:w="53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FFFFFF" w:themeFill="background2"/>
            <w:vAlign w:val="center"/>
          </w:tcPr>
          <w:p w:rsidRPr="00ED30E7" w:rsidR="000E2C06" w:rsidP="000E2C06" w:rsidRDefault="000E2C06" w14:paraId="20D1158B" w14:textId="76B41DF0">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ED30E7">
              <w:rPr>
                <w:rFonts w:hint="eastAsia"/>
                <w:i/>
                <w:color w:val="BFBFBF" w:themeColor="background1" w:themeShade="BF"/>
                <w:sz w:val="17"/>
                <w:szCs w:val="17"/>
              </w:rPr>
              <w:t>500</w:t>
            </w:r>
          </w:p>
        </w:tc>
      </w:tr>
    </w:tbl>
    <w:p w:rsidR="106F9EB5" w:rsidP="106F9EB5" w:rsidRDefault="106F9EB5" w14:paraId="6B04EEE9" w14:textId="6E03B110">
      <w:pPr>
        <w:rPr>
          <w:rFonts w:ascii="Playfair Display" w:hAnsi="Playfair Display" w:eastAsia="Playfair Display" w:cs="Playfair Display"/>
          <w:color w:val="000000"/>
          <w:sz w:val="17"/>
          <w:szCs w:val="17"/>
          <w:lang w:val="en-CA"/>
        </w:rPr>
      </w:pPr>
      <w:r w:rsidRPr="106F9EB5">
        <w:rPr>
          <w:rFonts w:ascii="Playfair Display" w:hAnsi="Playfair Display" w:eastAsia="Playfair Display" w:cs="Playfair Display"/>
          <w:color w:val="000000"/>
          <w:szCs w:val="18"/>
        </w:rPr>
        <w:t xml:space="preserve">* </w:t>
      </w:r>
      <w:r w:rsidRPr="106F9EB5">
        <w:rPr>
          <w:rFonts w:ascii="Playfair Display" w:hAnsi="Playfair Display" w:eastAsia="Playfair Display" w:cs="Playfair Display"/>
          <w:i/>
          <w:iCs/>
          <w:color w:val="000000"/>
          <w:sz w:val="17"/>
          <w:szCs w:val="17"/>
        </w:rPr>
        <w:t xml:space="preserve">Some </w:t>
      </w:r>
      <w:r w:rsidRPr="106F9EB5">
        <w:rPr>
          <w:rFonts w:ascii="Playfair Display" w:hAnsi="Playfair Display" w:eastAsia="Playfair Display" w:cs="Playfair Display"/>
          <w:i/>
          <w:iCs/>
          <w:color w:val="000000"/>
          <w:sz w:val="17"/>
          <w:szCs w:val="17"/>
          <w:lang w:val="en-CA"/>
        </w:rPr>
        <w:t>specific elements that need further developing would be later defined or Covered in Notes and Construction Details</w:t>
      </w:r>
    </w:p>
    <w:p w:rsidR="106F9EB5" w:rsidP="106F9EB5" w:rsidRDefault="106F9EB5" w14:paraId="5E6C7669" w14:textId="591A40DD">
      <w:pPr>
        <w:rPr>
          <w:i/>
          <w:iCs/>
          <w:szCs w:val="18"/>
          <w:lang w:val="en-CA"/>
        </w:rPr>
      </w:pPr>
    </w:p>
    <w:p w:rsidR="00A50FCE" w:rsidP="00D841F6" w:rsidRDefault="00A50FCE" w14:paraId="61A40AA0" w14:textId="77777777"/>
    <w:p w:rsidR="5F10705B" w:rsidP="5F10705B" w:rsidRDefault="5F10705B" w14:paraId="4CE5CF26" w14:textId="66662C6E">
      <w:r w:rsidRPr="5F10705B">
        <w:rPr>
          <w:szCs w:val="18"/>
        </w:rPr>
        <w:t xml:space="preserve">The </w:t>
      </w:r>
      <w:r w:rsidRPr="5F10705B">
        <w:rPr>
          <w:rFonts w:ascii="Segoe UI" w:hAnsi="Segoe UI" w:eastAsia="Segoe UI" w:cs="Segoe UI"/>
          <w:color w:val="AD9042"/>
          <w:szCs w:val="18"/>
        </w:rPr>
        <w:t>BIM Timeline Table [BIM Timeline] (Appendix M)</w:t>
      </w:r>
      <w:r w:rsidRPr="5F10705B">
        <w:rPr>
          <w:szCs w:val="18"/>
        </w:rPr>
        <w:t xml:space="preserve"> defines when all stakeholders should be exchanging and submitting their models to be used by the other consultants to coordinate and produce high quality drawings.</w:t>
      </w:r>
    </w:p>
    <w:p w:rsidR="002E13F0" w:rsidP="00060D81" w:rsidRDefault="000247B7" w14:paraId="0ABB843C" w14:textId="4B19FAAC">
      <w:pPr>
        <w:pStyle w:val="Ttulo2"/>
        <w:numPr>
          <w:ilvl w:val="0"/>
          <w:numId w:val="0"/>
        </w:numPr>
      </w:pPr>
      <w:bookmarkStart w:name="_Ref59118003" w:id="98"/>
      <w:bookmarkStart w:name="_Toc79671782" w:id="99"/>
      <w:r>
        <w:t>5.2</w:t>
      </w:r>
      <w:r w:rsidR="09E162F8">
        <w:t>Model Production Delivery Table</w:t>
      </w:r>
      <w:bookmarkEnd w:id="98"/>
      <w:bookmarkEnd w:id="99"/>
    </w:p>
    <w:p w:rsidR="002E13F0" w:rsidP="002E13F0" w:rsidRDefault="002E13F0" w14:paraId="39ED0DFC" w14:textId="00E3B5F4">
      <w:r>
        <w:t xml:space="preserve">The Model Production Delivery Table </w:t>
      </w:r>
      <w:r w:rsidRPr="002E13F0">
        <w:rPr>
          <w:color w:val="AE9142" w:themeColor="text1"/>
        </w:rPr>
        <w:t>[MPDT]</w:t>
      </w:r>
      <w:r w:rsidR="00055EDB">
        <w:rPr>
          <w:color w:val="AE9142" w:themeColor="text1"/>
        </w:rPr>
        <w:t xml:space="preserve"> (Appendix </w:t>
      </w:r>
      <w:r w:rsidR="00EC71C8">
        <w:rPr>
          <w:color w:val="AE9142" w:themeColor="text1"/>
        </w:rPr>
        <w:t>D</w:t>
      </w:r>
      <w:r w:rsidRPr="00AD4978" w:rsidR="00055EDB">
        <w:rPr>
          <w:color w:val="AE9142" w:themeColor="text1"/>
        </w:rPr>
        <w:t>)</w:t>
      </w:r>
      <w:r w:rsidRPr="002E13F0">
        <w:rPr>
          <w:color w:val="AE9142" w:themeColor="text1"/>
        </w:rPr>
        <w:t xml:space="preserve"> </w:t>
      </w:r>
      <w:r>
        <w:t xml:space="preserve">represents a responsibility matrix for the various model elements as well as definitions for Level of Development (LOD) and Level of Information (LOI). </w:t>
      </w:r>
    </w:p>
    <w:p w:rsidR="002E13F0" w:rsidP="00240AF9" w:rsidRDefault="002E13F0" w14:paraId="563E6179" w14:textId="77777777">
      <w:pPr>
        <w:spacing w:after="0"/>
      </w:pPr>
    </w:p>
    <w:p w:rsidR="002E13F0" w:rsidP="002E13F0" w:rsidRDefault="002E13F0" w14:paraId="322E527F" w14:textId="77777777">
      <w:r>
        <w:t>This matrix is essential to outline the following items:</w:t>
      </w:r>
    </w:p>
    <w:p w:rsidR="002E13F0" w:rsidP="00DF4F70" w:rsidRDefault="002E13F0" w14:paraId="361FAF6C" w14:textId="5EFFFC8E">
      <w:pPr>
        <w:pStyle w:val="Prrafodelista"/>
        <w:numPr>
          <w:ilvl w:val="0"/>
          <w:numId w:val="19"/>
        </w:numPr>
        <w:spacing w:after="0"/>
      </w:pPr>
      <w:r>
        <w:t>How the project is broken down into model elements at each project phase</w:t>
      </w:r>
    </w:p>
    <w:p w:rsidR="002E13F0" w:rsidP="00DF4F70" w:rsidRDefault="002E13F0" w14:paraId="7899A18A" w14:textId="4F7661AC">
      <w:pPr>
        <w:pStyle w:val="Prrafodelista"/>
        <w:numPr>
          <w:ilvl w:val="0"/>
          <w:numId w:val="19"/>
        </w:numPr>
        <w:spacing w:after="0"/>
      </w:pPr>
      <w:r>
        <w:t xml:space="preserve">Which elements are to be </w:t>
      </w:r>
      <w:proofErr w:type="gramStart"/>
      <w:r w:rsidR="00CF7E5E">
        <w:t>modelled</w:t>
      </w:r>
      <w:r w:rsidR="003B6FFF">
        <w:t>.</w:t>
      </w:r>
      <w:proofErr w:type="gramEnd"/>
      <w:r w:rsidR="003B6FFF">
        <w:t xml:space="preserve"> </w:t>
      </w:r>
    </w:p>
    <w:p w:rsidR="002E13F0" w:rsidP="00DF4F70" w:rsidRDefault="002E13F0" w14:paraId="38D72D22" w14:textId="0B8DD0D0">
      <w:pPr>
        <w:pStyle w:val="Prrafodelista"/>
        <w:numPr>
          <w:ilvl w:val="0"/>
          <w:numId w:val="19"/>
        </w:numPr>
        <w:spacing w:after="0"/>
      </w:pPr>
      <w:r>
        <w:t xml:space="preserve">Who is responsible for modelling each </w:t>
      </w:r>
      <w:proofErr w:type="gramStart"/>
      <w:r w:rsidR="00CF7E5E">
        <w:t>element</w:t>
      </w:r>
      <w:r w:rsidR="003B6FFF">
        <w:t>.</w:t>
      </w:r>
      <w:proofErr w:type="gramEnd"/>
      <w:r w:rsidR="003B6FFF">
        <w:t xml:space="preserve"> </w:t>
      </w:r>
    </w:p>
    <w:p w:rsidR="002E13F0" w:rsidP="00DF4F70" w:rsidRDefault="002E13F0" w14:paraId="31EB50E3" w14:textId="6D263C2A">
      <w:pPr>
        <w:pStyle w:val="Prrafodelista"/>
        <w:numPr>
          <w:ilvl w:val="0"/>
          <w:numId w:val="19"/>
        </w:numPr>
        <w:spacing w:after="0"/>
      </w:pPr>
      <w:r>
        <w:t>What the minimum LOD and LOI each element is to be modelled to</w:t>
      </w:r>
    </w:p>
    <w:p w:rsidR="002E13F0" w:rsidP="00DF4F70" w:rsidRDefault="002E13F0" w14:paraId="3A1889A3" w14:textId="30212296">
      <w:pPr>
        <w:pStyle w:val="Prrafodelista"/>
        <w:numPr>
          <w:ilvl w:val="0"/>
          <w:numId w:val="19"/>
        </w:numPr>
        <w:spacing w:after="0"/>
      </w:pPr>
      <w:r>
        <w:t>If and when the responsibility of elements change ownership</w:t>
      </w:r>
    </w:p>
    <w:p w:rsidR="004A0706" w:rsidP="00240AF9" w:rsidRDefault="004A0706" w14:paraId="023891A3" w14:textId="77777777">
      <w:pPr>
        <w:pStyle w:val="Prrafodelista"/>
        <w:spacing w:after="0"/>
        <w:ind w:left="1296"/>
      </w:pPr>
    </w:p>
    <w:p w:rsidR="004A0706" w:rsidP="00E843CD" w:rsidRDefault="004A0706" w14:paraId="7E19FC88" w14:textId="0D6D25DD">
      <w:r>
        <w:lastRenderedPageBreak/>
        <w:t>Each Model Element Author’s content is intended to be shared with subsequent Model Element Authors</w:t>
      </w:r>
      <w:r w:rsidR="0028773E">
        <w:t xml:space="preserve"> (MEA)</w:t>
      </w:r>
      <w:r>
        <w:t xml:space="preserve"> and Model Users throughout the course of the Project. Abbreviations are inserted for each MEA identified in </w:t>
      </w:r>
      <w:r w:rsidRPr="002E13F0" w:rsidR="00FE1164">
        <w:rPr>
          <w:color w:val="AE9142" w:themeColor="text1"/>
        </w:rPr>
        <w:t>[MPDT]</w:t>
      </w:r>
      <w:r w:rsidR="00FE1164">
        <w:rPr>
          <w:color w:val="AE9142" w:themeColor="text1"/>
        </w:rPr>
        <w:t xml:space="preserve"> (Appendix D</w:t>
      </w:r>
      <w:r w:rsidRPr="00AD4978" w:rsidR="00FE1164">
        <w:rPr>
          <w:color w:val="AE9142" w:themeColor="text1"/>
        </w:rPr>
        <w:t>)</w:t>
      </w:r>
      <w:r w:rsidRPr="002E13F0" w:rsidR="00FE1164">
        <w:rPr>
          <w:color w:val="AE9142" w:themeColor="text1"/>
        </w:rPr>
        <w:t xml:space="preserve"> </w:t>
      </w:r>
      <w:r>
        <w:t xml:space="preserve">such </w:t>
      </w:r>
      <w:r w:rsidRPr="00352446">
        <w:t xml:space="preserve">as </w:t>
      </w:r>
      <w:r w:rsidRPr="00352446" w:rsidR="001C363C">
        <w:rPr>
          <w:szCs w:val="18"/>
        </w:rPr>
        <w:t>“</w:t>
      </w:r>
      <w:r w:rsidR="00E843CD">
        <w:rPr>
          <w:szCs w:val="18"/>
        </w:rPr>
        <w:t>KAA</w:t>
      </w:r>
      <w:r w:rsidRPr="00352446" w:rsidR="001C363C">
        <w:rPr>
          <w:szCs w:val="18"/>
        </w:rPr>
        <w:t xml:space="preserve"> – Architect,” or “KEO – Lead Engineer”.</w:t>
      </w:r>
      <w:r w:rsidRPr="00352446" w:rsidR="001C363C">
        <w:rPr>
          <w:rFonts w:hint="eastAsia"/>
          <w:szCs w:val="18"/>
        </w:rPr>
        <w:t xml:space="preserve"> </w:t>
      </w:r>
      <w:r w:rsidRPr="00352446">
        <w:t xml:space="preserve"> LODs must be adapted for the unique</w:t>
      </w:r>
      <w:r>
        <w:t xml:space="preserve"> characteristics of each Project.</w:t>
      </w:r>
    </w:p>
    <w:p w:rsidR="004A0706" w:rsidP="001454AC" w:rsidRDefault="004A0706" w14:paraId="1DC48686" w14:textId="24E1CE3D">
      <w:r>
        <w:t xml:space="preserve">The LOD Specification defines and illustrates characteristics of model elements of different building systems at different Levels of Development. This clear articulation allows model authors to define what their models can be relied on for and allows downstream users to clearly understand the usability and the limitations of models they are receiving. </w:t>
      </w:r>
    </w:p>
    <w:p w:rsidRPr="00ED30E7" w:rsidR="003F23F5" w:rsidP="00ED30E7" w:rsidRDefault="003F23F5" w14:paraId="05B1B535" w14:textId="7E1267B2">
      <w:pPr>
        <w:spacing w:after="0"/>
        <w:rPr>
          <w:b/>
        </w:rPr>
      </w:pPr>
      <w:r>
        <w:t xml:space="preserve">The Model Production Delivery Table information will be collated by the </w:t>
      </w:r>
      <w:r w:rsidR="00953B6A">
        <w:rPr>
          <w:b/>
        </w:rPr>
        <w:t xml:space="preserve">Task Information Manger – Lead </w:t>
      </w:r>
      <w:r w:rsidRPr="00281337" w:rsidR="00953B6A">
        <w:rPr>
          <w:bCs/>
          <w:i/>
          <w:iCs/>
        </w:rPr>
        <w:t>(Lead</w:t>
      </w:r>
      <w:r w:rsidR="00953B6A">
        <w:rPr>
          <w:bCs/>
          <w:i/>
          <w:iCs/>
        </w:rPr>
        <w:t xml:space="preserve"> A</w:t>
      </w:r>
      <w:r w:rsidRPr="00281337" w:rsidR="00953B6A">
        <w:rPr>
          <w:bCs/>
          <w:i/>
          <w:iCs/>
        </w:rPr>
        <w:t>ppointed Party)</w:t>
      </w:r>
      <w:r w:rsidR="003C4A37">
        <w:rPr>
          <w:bCs/>
          <w:i/>
          <w:iCs/>
        </w:rPr>
        <w:t xml:space="preserve"> </w:t>
      </w:r>
      <w:r w:rsidRPr="00ED30E7" w:rsidR="003C4A37">
        <w:rPr>
          <w:rFonts w:hint="eastAsia"/>
        </w:rPr>
        <w:t>once the contractors are onboard</w:t>
      </w:r>
      <w:r w:rsidR="00AC4083">
        <w:t xml:space="preserve"> based on their Task Information Delivery Table</w:t>
      </w:r>
      <w:r w:rsidR="009233FE">
        <w:t xml:space="preserve"> TIDP</w:t>
      </w:r>
      <w:r w:rsidR="00FD1D13">
        <w:t xml:space="preserve">. </w:t>
      </w:r>
      <w:r w:rsidR="00FD1D13">
        <w:rPr>
          <w:rFonts w:hint="eastAsia"/>
        </w:rPr>
        <w:t>T</w:t>
      </w:r>
      <w:r w:rsidR="00FD1D13">
        <w:t>his will be an ongoing process</w:t>
      </w:r>
      <w:r w:rsidRPr="00ED30E7" w:rsidR="005E56A5">
        <w:rPr>
          <w:rFonts w:hint="eastAsia"/>
        </w:rPr>
        <w:t xml:space="preserve"> and might be stretched during multiple design stages.</w:t>
      </w:r>
      <w:r w:rsidR="005E56A5">
        <w:rPr>
          <w:b/>
        </w:rPr>
        <w:t xml:space="preserve"> </w:t>
      </w:r>
      <w:r w:rsidR="009233FE">
        <w:rPr>
          <w:b/>
        </w:rPr>
        <w:t xml:space="preserve"> </w:t>
      </w:r>
      <w:r w:rsidRPr="00ED30E7" w:rsidR="009233FE">
        <w:rPr>
          <w:rFonts w:hint="eastAsia"/>
        </w:rPr>
        <w:t>The</w:t>
      </w:r>
      <w:r w:rsidR="009233FE">
        <w:rPr>
          <w:b/>
        </w:rPr>
        <w:t xml:space="preserve"> Task Information Manger – Lead </w:t>
      </w:r>
      <w:r w:rsidRPr="00281337" w:rsidR="009233FE">
        <w:rPr>
          <w:bCs/>
          <w:i/>
          <w:iCs/>
        </w:rPr>
        <w:t>(Lead</w:t>
      </w:r>
      <w:r w:rsidR="009233FE">
        <w:rPr>
          <w:bCs/>
          <w:i/>
          <w:iCs/>
        </w:rPr>
        <w:t xml:space="preserve"> A</w:t>
      </w:r>
      <w:r w:rsidRPr="00281337" w:rsidR="009233FE">
        <w:rPr>
          <w:bCs/>
          <w:i/>
          <w:iCs/>
        </w:rPr>
        <w:t>ppointed Party)</w:t>
      </w:r>
      <w:r w:rsidR="009233FE">
        <w:rPr>
          <w:bCs/>
          <w:i/>
          <w:iCs/>
        </w:rPr>
        <w:t xml:space="preserve">, </w:t>
      </w:r>
      <w:r w:rsidRPr="00ED30E7" w:rsidR="009233FE">
        <w:rPr>
          <w:rFonts w:hint="eastAsia"/>
        </w:rPr>
        <w:t>will start the collection of TIDP</w:t>
      </w:r>
      <w:r w:rsidRPr="00ED30E7" w:rsidR="009233FE">
        <w:rPr>
          <w:rFonts w:hint="eastAsia"/>
        </w:rPr>
        <w:t>’</w:t>
      </w:r>
      <w:r w:rsidRPr="00ED30E7" w:rsidR="009233FE">
        <w:rPr>
          <w:rFonts w:hint="eastAsia"/>
        </w:rPr>
        <w:t xml:space="preserve">s </w:t>
      </w:r>
      <w:r w:rsidRPr="00ED30E7" w:rsidR="00AA7F4B">
        <w:rPr>
          <w:rFonts w:hint="eastAsia"/>
        </w:rPr>
        <w:t xml:space="preserve">on Schematic </w:t>
      </w:r>
      <w:r w:rsidRPr="00AA7F4B" w:rsidR="00334E24">
        <w:rPr>
          <w:rFonts w:hint="eastAsia"/>
        </w:rPr>
        <w:t>Design</w:t>
      </w:r>
      <w:r w:rsidRPr="00ED30E7" w:rsidR="00AA7F4B">
        <w:rPr>
          <w:rFonts w:hint="eastAsia"/>
        </w:rPr>
        <w:t xml:space="preserve"> Stage.</w:t>
      </w:r>
      <w:r w:rsidR="00AA7F4B">
        <w:rPr>
          <w:bCs/>
          <w:i/>
          <w:iCs/>
        </w:rPr>
        <w:t xml:space="preserve"> </w:t>
      </w:r>
    </w:p>
    <w:p w:rsidR="004A0706" w:rsidP="004A0706" w:rsidRDefault="004A0706" w14:paraId="176994F4" w14:textId="04F20958">
      <w:r>
        <w:t xml:space="preserve">The </w:t>
      </w:r>
      <w:r w:rsidR="00033F1E">
        <w:t xml:space="preserve">Red Sea </w:t>
      </w:r>
      <w:r w:rsidRPr="00ED30E7" w:rsidR="006507DB">
        <w:rPr>
          <w:rFonts w:hint="eastAsia"/>
          <w:b/>
          <w:bCs/>
        </w:rPr>
        <w:t>Project Information Manger</w:t>
      </w:r>
      <w:r w:rsidR="006507DB">
        <w:t xml:space="preserve"> </w:t>
      </w:r>
      <w:r w:rsidRPr="00ED30E7" w:rsidR="006507DB">
        <w:rPr>
          <w:rFonts w:hint="eastAsia"/>
          <w:i/>
          <w:iCs/>
        </w:rPr>
        <w:t>(Appointing Party)</w:t>
      </w:r>
      <w:r w:rsidR="001454AC">
        <w:t xml:space="preserve"> </w:t>
      </w:r>
      <w:r>
        <w:t xml:space="preserve">will review and follow up with </w:t>
      </w:r>
      <w:r w:rsidR="00F72892">
        <w:t>a BIM</w:t>
      </w:r>
      <w:r>
        <w:t xml:space="preserve"> meeting with </w:t>
      </w:r>
      <w:r w:rsidR="00F72892">
        <w:t xml:space="preserve">all </w:t>
      </w:r>
      <w:r w:rsidR="00334E24">
        <w:t>Task Information Mangers</w:t>
      </w:r>
      <w:r>
        <w:t xml:space="preserve"> to confirm and clarify assigned responsibilities of element/component production assigned and outline any scope gaps or discrepancies with each party, concerning their required output for delivery. </w:t>
      </w:r>
    </w:p>
    <w:p w:rsidR="004A0706" w:rsidP="00240AF9" w:rsidRDefault="004A0706" w14:paraId="4884190D" w14:textId="77777777">
      <w:pPr>
        <w:spacing w:after="0"/>
        <w:ind w:left="936"/>
      </w:pPr>
    </w:p>
    <w:p w:rsidR="004A0706" w:rsidP="004A0706" w:rsidRDefault="004A0706" w14:paraId="75C6C22B" w14:textId="4F37D615">
      <w:r>
        <w:t>Upon agreement this will then form the part of the guidelines to adhere to for BIM for the project which all parties will have to comply to. As stated in all Scope of services agreements issued with contract appointments the BEP and Appendices form the basis of what is required to be delivered by all parties on the project.</w:t>
      </w:r>
    </w:p>
    <w:p w:rsidRPr="00F0790A" w:rsidR="004A0706" w:rsidP="00060D81" w:rsidRDefault="0096004D" w14:paraId="0C9CAF23" w14:textId="5FC8E082">
      <w:pPr>
        <w:pStyle w:val="Ttulo2"/>
        <w:numPr>
          <w:ilvl w:val="0"/>
          <w:numId w:val="0"/>
        </w:numPr>
      </w:pPr>
      <w:bookmarkStart w:name="_Ref59118060" w:id="100"/>
      <w:bookmarkStart w:name="_Toc79671783" w:id="101"/>
      <w:r>
        <w:t>5.3</w:t>
      </w:r>
      <w:r w:rsidR="09E162F8">
        <w:t>Handover Deliverables</w:t>
      </w:r>
      <w:bookmarkEnd w:id="100"/>
      <w:bookmarkEnd w:id="101"/>
    </w:p>
    <w:p w:rsidRPr="00A50FCE" w:rsidR="00BB2E43" w:rsidP="00BB2E43" w:rsidRDefault="00BB2E43" w14:paraId="220BB213" w14:textId="53AC1501">
      <w:pPr>
        <w:rPr>
          <w:sz w:val="22"/>
          <w:lang w:val="en-GB"/>
        </w:rPr>
      </w:pPr>
      <w:r w:rsidRPr="00A50FCE">
        <w:rPr>
          <w:lang w:val="en-GB"/>
        </w:rPr>
        <w:t>In the circumstances of a project handover from Signature Architect to Executive Architect, it is expected that all BIM information will be transferred. This will be centred around the latest BIM Execution Plan (BEP) which will outline the current state of development for the project. This along with related BIM documentation such as the Model Production Delivery Table (MPDT) and the Asset Information Requirements (AIR) will be handed over alongside any and all models required to continue the development of the project. If non-BIM models are required for certain design aspects such as complex geometry or site context, they must be included in any package.</w:t>
      </w:r>
    </w:p>
    <w:p w:rsidRPr="00A50FCE" w:rsidR="00BB2E43" w:rsidP="004A0706" w:rsidRDefault="00BB2E43" w14:paraId="117DB16C" w14:textId="77777777"/>
    <w:p w:rsidRPr="00A50FCE" w:rsidR="5F10705B" w:rsidP="5F10705B" w:rsidRDefault="5F10705B" w14:paraId="06045FA8" w14:textId="042334AD">
      <w:pPr>
        <w:rPr>
          <w:rFonts w:eastAsia="Segoe UI" w:cs="Segoe UI"/>
          <w:color w:val="000000"/>
          <w:szCs w:val="18"/>
        </w:rPr>
      </w:pPr>
      <w:r w:rsidRPr="00A50FCE">
        <w:rPr>
          <w:rFonts w:eastAsia="Segoe UI" w:cs="Segoe UI"/>
          <w:color w:val="000000"/>
          <w:szCs w:val="18"/>
        </w:rPr>
        <w:t>At construction handover, the Client requires a complete Asset Information Model (AIM). Therefore, consultants on design stage and contractors on construction stage should work on an optimal way to make this happen.</w:t>
      </w:r>
    </w:p>
    <w:p w:rsidRPr="00A50FCE" w:rsidR="5F10705B" w:rsidP="5F10705B" w:rsidRDefault="5F10705B" w14:paraId="739174EC" w14:textId="26B617E0">
      <w:pPr>
        <w:rPr>
          <w:rFonts w:eastAsia="Segoe UI" w:cs="Segoe UI"/>
          <w:color w:val="000000"/>
          <w:szCs w:val="18"/>
        </w:rPr>
      </w:pPr>
    </w:p>
    <w:p w:rsidRPr="00A50FCE" w:rsidR="5F10705B" w:rsidP="5F10705B" w:rsidRDefault="5F10705B" w14:paraId="677555F0" w14:textId="38A78CFF">
      <w:pPr>
        <w:rPr>
          <w:rFonts w:eastAsia="Segoe UI" w:cs="Segoe UI"/>
          <w:color w:val="000000"/>
          <w:szCs w:val="18"/>
        </w:rPr>
      </w:pPr>
      <w:r w:rsidRPr="00A50FCE">
        <w:rPr>
          <w:rFonts w:eastAsia="Segoe UI" w:cs="Segoe UI"/>
          <w:color w:val="000000"/>
          <w:szCs w:val="18"/>
        </w:rPr>
        <w:t>The model will be revised as work packages are completed to record the as-built status of the works. The LOD for completed objects recorded as constructed by field staff will be updated to LOD 500 (Please refer to the</w:t>
      </w:r>
      <w:r w:rsidRPr="00A50FCE">
        <w:rPr>
          <w:rFonts w:eastAsia="Segoe UI" w:cs="Segoe UI"/>
          <w:color w:val="AE9142" w:themeColor="accent2"/>
          <w:szCs w:val="18"/>
        </w:rPr>
        <w:t xml:space="preserve"> [Model Production Delivery Ta</w:t>
      </w:r>
      <w:r w:rsidRPr="00A50FCE">
        <w:rPr>
          <w:rFonts w:eastAsia="Segoe UI" w:cs="Segoe UI"/>
          <w:color w:val="AD9042"/>
          <w:szCs w:val="18"/>
        </w:rPr>
        <w:t>ble] (Appendix D)</w:t>
      </w:r>
      <w:r w:rsidRPr="00A50FCE">
        <w:rPr>
          <w:rFonts w:eastAsia="Segoe UI" w:cs="Segoe UI"/>
          <w:color w:val="AE9142" w:themeColor="accent2"/>
          <w:szCs w:val="18"/>
        </w:rPr>
        <w:t xml:space="preserve"> </w:t>
      </w:r>
      <w:r w:rsidRPr="00A50FCE">
        <w:rPr>
          <w:rFonts w:eastAsia="Segoe UI" w:cs="Segoe UI"/>
          <w:color w:val="000000"/>
          <w:szCs w:val="18"/>
        </w:rPr>
        <w:t>for more information).</w:t>
      </w:r>
    </w:p>
    <w:p w:rsidRPr="00A50FCE" w:rsidR="5F10705B" w:rsidP="5F10705B" w:rsidRDefault="5F10705B" w14:paraId="3DB2B7CE" w14:textId="48E46828">
      <w:pPr>
        <w:rPr>
          <w:rFonts w:eastAsia="Segoe UI" w:cs="Segoe UI"/>
          <w:color w:val="000000"/>
          <w:szCs w:val="18"/>
        </w:rPr>
      </w:pPr>
    </w:p>
    <w:p w:rsidRPr="00A50FCE" w:rsidR="5F10705B" w:rsidP="5F10705B" w:rsidRDefault="5F10705B" w14:paraId="3E98B8AB" w14:textId="47638F4B">
      <w:pPr>
        <w:rPr>
          <w:rFonts w:eastAsia="Segoe UI" w:cs="Segoe UI"/>
          <w:color w:val="000000"/>
          <w:szCs w:val="18"/>
        </w:rPr>
      </w:pPr>
      <w:r w:rsidRPr="00A50FCE">
        <w:rPr>
          <w:rFonts w:eastAsia="Segoe UI" w:cs="Segoe UI"/>
          <w:color w:val="000000"/>
          <w:szCs w:val="18"/>
        </w:rPr>
        <w:t>The data structure which outlines requirements shall be further refined in the</w:t>
      </w:r>
      <w:r w:rsidRPr="00A50FCE">
        <w:rPr>
          <w:rFonts w:eastAsia="Segoe UI" w:cs="Segoe UI"/>
          <w:color w:val="AE9142" w:themeColor="accent2"/>
          <w:szCs w:val="18"/>
        </w:rPr>
        <w:t xml:space="preserve"> [AIR] </w:t>
      </w:r>
      <w:r w:rsidRPr="00A50FCE">
        <w:rPr>
          <w:rFonts w:eastAsia="Segoe UI" w:cs="Segoe UI"/>
          <w:color w:val="000000"/>
          <w:szCs w:val="18"/>
        </w:rPr>
        <w:t>to be developed following engagement with the Client FM team.</w:t>
      </w:r>
    </w:p>
    <w:p w:rsidRPr="00A50FCE" w:rsidR="5F10705B" w:rsidP="5F10705B" w:rsidRDefault="5F10705B" w14:paraId="59AEB97E" w14:textId="4047F217">
      <w:pPr>
        <w:rPr>
          <w:rFonts w:eastAsia="Segoe UI" w:cs="Segoe UI"/>
          <w:color w:val="000000"/>
          <w:szCs w:val="18"/>
        </w:rPr>
      </w:pPr>
      <w:r w:rsidRPr="00A50FCE">
        <w:rPr>
          <w:rFonts w:eastAsia="Segoe UI" w:cs="Segoe UI"/>
          <w:color w:val="000000"/>
          <w:szCs w:val="18"/>
        </w:rPr>
        <w:t xml:space="preserve"> </w:t>
      </w:r>
    </w:p>
    <w:p w:rsidRPr="00A50FCE" w:rsidR="5F10705B" w:rsidP="5F10705B" w:rsidRDefault="5F10705B" w14:paraId="2B572192" w14:textId="5F2DFFDA">
      <w:pPr>
        <w:rPr>
          <w:rFonts w:eastAsia="Segoe UI" w:cs="Segoe UI"/>
          <w:color w:val="000000"/>
          <w:szCs w:val="18"/>
        </w:rPr>
      </w:pPr>
      <w:r w:rsidRPr="00A50FCE">
        <w:rPr>
          <w:rFonts w:eastAsia="Segoe UI" w:cs="Segoe UI"/>
          <w:color w:val="000000"/>
          <w:szCs w:val="18"/>
        </w:rPr>
        <w:t xml:space="preserve">The importance of the interoperability and transfer of data that will be created for Handover to the Client shall be understood by all parties. The </w:t>
      </w:r>
      <w:r w:rsidRPr="00A50FCE">
        <w:rPr>
          <w:rFonts w:eastAsia="Segoe UI" w:cs="Segoe UI"/>
          <w:b/>
          <w:bCs/>
          <w:color w:val="000000"/>
          <w:szCs w:val="18"/>
        </w:rPr>
        <w:t xml:space="preserve">Task Information Manger – Lead </w:t>
      </w:r>
      <w:r w:rsidRPr="00A50FCE">
        <w:rPr>
          <w:rFonts w:eastAsia="Segoe UI" w:cs="Segoe UI"/>
          <w:i/>
          <w:iCs/>
          <w:color w:val="000000"/>
          <w:szCs w:val="18"/>
        </w:rPr>
        <w:t xml:space="preserve">(Lead Appointed Party) </w:t>
      </w:r>
      <w:r w:rsidRPr="00A50FCE">
        <w:rPr>
          <w:rFonts w:eastAsia="Segoe UI" w:cs="Segoe UI"/>
          <w:color w:val="000000"/>
          <w:szCs w:val="18"/>
        </w:rPr>
        <w:t xml:space="preserve">will work closely with the Client in order to advise and ensure that the efficient transfer of data created integrates seamlessly with the desired FM system of choice by the Client. </w:t>
      </w:r>
    </w:p>
    <w:p w:rsidRPr="00A50FCE" w:rsidR="5F10705B" w:rsidP="5F10705B" w:rsidRDefault="5F10705B" w14:paraId="5F842EB6" w14:textId="1805A607">
      <w:pPr>
        <w:rPr>
          <w:rFonts w:eastAsia="Segoe UI" w:cs="Segoe UI"/>
          <w:color w:val="000000"/>
          <w:szCs w:val="18"/>
        </w:rPr>
      </w:pPr>
      <w:r w:rsidRPr="00A50FCE">
        <w:rPr>
          <w:rFonts w:eastAsia="Segoe UI" w:cs="Segoe UI"/>
          <w:color w:val="000000"/>
          <w:szCs w:val="18"/>
        </w:rPr>
        <w:t xml:space="preserve"> </w:t>
      </w:r>
    </w:p>
    <w:p w:rsidRPr="00A50FCE" w:rsidR="5F10705B" w:rsidP="5F10705B" w:rsidRDefault="5F10705B" w14:paraId="6B5726EC" w14:textId="6760C7E1">
      <w:pPr>
        <w:rPr>
          <w:rFonts w:eastAsia="Segoe UI" w:cs="Segoe UI"/>
          <w:color w:val="0078D4"/>
          <w:szCs w:val="18"/>
        </w:rPr>
      </w:pPr>
      <w:r w:rsidRPr="00A50FCE">
        <w:rPr>
          <w:rFonts w:eastAsia="Segoe UI" w:cs="Segoe UI"/>
          <w:color w:val="000000"/>
          <w:szCs w:val="18"/>
        </w:rPr>
        <w:t>Assets will be assessed with the intention of providing a list of proposed maintainable assets to the Client for discussion and agreement.</w:t>
      </w:r>
      <w:r w:rsidRPr="00A50FCE">
        <w:rPr>
          <w:rFonts w:eastAsia="Segoe UI" w:cs="Segoe UI"/>
          <w:strike/>
          <w:color w:val="0078D4"/>
          <w:szCs w:val="18"/>
        </w:rPr>
        <w:t xml:space="preserve"> </w:t>
      </w:r>
    </w:p>
    <w:p w:rsidRPr="00A50FCE" w:rsidR="5F10705B" w:rsidP="5F10705B" w:rsidRDefault="5F10705B" w14:paraId="3E736338" w14:textId="73138AFD">
      <w:pPr>
        <w:rPr>
          <w:rFonts w:eastAsia="Segoe UI" w:cs="Segoe UI"/>
          <w:color w:val="000000"/>
          <w:szCs w:val="18"/>
        </w:rPr>
      </w:pPr>
    </w:p>
    <w:p w:rsidRPr="00A50FCE" w:rsidR="5F10705B" w:rsidP="5F10705B" w:rsidRDefault="5F10705B" w14:paraId="2C5C93D9" w14:textId="47D67B30">
      <w:pPr>
        <w:rPr>
          <w:rFonts w:eastAsia="Segoe UI" w:cs="Segoe UI"/>
          <w:color w:val="000000"/>
          <w:szCs w:val="18"/>
        </w:rPr>
      </w:pPr>
      <w:r w:rsidRPr="00A50FCE">
        <w:rPr>
          <w:rFonts w:eastAsia="Segoe UI" w:cs="Segoe UI"/>
          <w:color w:val="000000"/>
          <w:szCs w:val="18"/>
        </w:rPr>
        <w:t xml:space="preserve">For a more detailed information on what should be delivered and when per project submission, please refer to </w:t>
      </w:r>
      <w:r w:rsidRPr="00A50FCE">
        <w:rPr>
          <w:rFonts w:eastAsia="Segoe UI" w:cs="Segoe UI"/>
          <w:color w:val="AE9142" w:themeColor="accent2"/>
          <w:szCs w:val="18"/>
        </w:rPr>
        <w:t>[Master Information Delivery Plan (MIDT)] (Appendix j).</w:t>
      </w:r>
    </w:p>
    <w:p w:rsidR="5F10705B" w:rsidP="5F10705B" w:rsidRDefault="5F10705B" w14:paraId="146EE1A3" w14:textId="492BC16A"/>
    <w:p w:rsidR="004A0706" w:rsidRDefault="004A0706" w14:paraId="0C8AA02D" w14:textId="3D2F878F">
      <w:pPr>
        <w:spacing w:line="264" w:lineRule="auto"/>
        <w:ind w:left="0"/>
        <w:jc w:val="left"/>
      </w:pPr>
      <w:r>
        <w:br w:type="page"/>
      </w:r>
    </w:p>
    <w:p w:rsidR="004A0706" w:rsidP="004A0706" w:rsidRDefault="09E162F8" w14:paraId="0C5AA2D7" w14:textId="64DAEDCE">
      <w:pPr>
        <w:pStyle w:val="Ttulo1"/>
      </w:pPr>
      <w:bookmarkStart w:name="_Toc79671784" w:id="102"/>
      <w:r>
        <w:lastRenderedPageBreak/>
        <w:t>TECHNICAL MODELLING PROTOCOL</w:t>
      </w:r>
      <w:bookmarkEnd w:id="102"/>
    </w:p>
    <w:p w:rsidR="004A0706" w:rsidP="00060D81" w:rsidRDefault="0096004D" w14:paraId="3DE1E455" w14:textId="2233371B">
      <w:pPr>
        <w:pStyle w:val="Ttulo2"/>
        <w:numPr>
          <w:ilvl w:val="0"/>
          <w:numId w:val="0"/>
        </w:numPr>
      </w:pPr>
      <w:bookmarkStart w:name="_Ref59118109" w:id="103"/>
      <w:bookmarkStart w:name="_Toc79671785" w:id="104"/>
      <w:r>
        <w:t>6.1</w:t>
      </w:r>
      <w:r w:rsidR="09E162F8">
        <w:t>Modelling Methods</w:t>
      </w:r>
      <w:bookmarkEnd w:id="103"/>
      <w:bookmarkEnd w:id="104"/>
    </w:p>
    <w:p w:rsidR="004A0706" w:rsidP="004A0706" w:rsidRDefault="004A0706" w14:paraId="28770454" w14:textId="5F5EC286">
      <w:r>
        <w:t xml:space="preserve">Model information shall take account of construction methodology. Elements are to be modelled in line with how they are typically constructed </w:t>
      </w:r>
      <w:proofErr w:type="gramStart"/>
      <w:r>
        <w:t>e.g.</w:t>
      </w:r>
      <w:proofErr w:type="gramEnd"/>
      <w:r>
        <w:t xml:space="preserve"> walls span from structural floor to structural soffit and curtain walling is assigned to the ground floor level spanning multiple floors</w:t>
      </w:r>
      <w:r w:rsidR="00170741">
        <w:t xml:space="preserve"> unless </w:t>
      </w:r>
      <w:r w:rsidR="0026658B">
        <w:t>modular construction applies</w:t>
      </w:r>
      <w:r>
        <w:t xml:space="preserve">. </w:t>
      </w:r>
    </w:p>
    <w:p w:rsidR="004A0706" w:rsidP="00ED30E7" w:rsidRDefault="00115569" w14:paraId="78EDE181" w14:textId="4D6574BC">
      <w:r w:rsidRPr="00ED30E7">
        <w:t>Some model elements may be modelled by using model in Place method when required, to take advantage of references in the</w:t>
      </w:r>
      <w:r w:rsidR="00BF55EE">
        <w:t xml:space="preserve"> </w:t>
      </w:r>
      <w:r w:rsidRPr="00ED30E7">
        <w:t xml:space="preserve">main model and the modelling tools in this method, in particular during early stages such a: Concept Design and </w:t>
      </w:r>
      <w:r w:rsidRPr="00310C29">
        <w:t>Schematic Design.</w:t>
      </w:r>
      <w:r w:rsidRPr="00310C29" w:rsidR="00310C29">
        <w:t xml:space="preserve"> </w:t>
      </w:r>
      <w:bookmarkStart w:name="_Hlk63700761" w:id="105"/>
      <w:r w:rsidRPr="00310C29" w:rsidR="00310C29">
        <w:t>Any in-Place modeled must be added to the Exemption list and approved by TRSDC.</w:t>
      </w:r>
      <w:bookmarkEnd w:id="105"/>
    </w:p>
    <w:p w:rsidR="004A0706" w:rsidP="5F10705B" w:rsidRDefault="5F10705B" w14:paraId="3466A454" w14:textId="5BDA9D39">
      <w:pPr>
        <w:rPr>
          <w:rFonts w:ascii="Playfair Display" w:hAnsi="Playfair Display" w:eastAsia="Playfair Display" w:cs="Playfair Display"/>
          <w:color w:val="0078D4"/>
          <w:szCs w:val="18"/>
        </w:rPr>
      </w:pPr>
      <w:r>
        <w:t>All model elements should only exist in a single model, by a single contributor so there is no duplication of the same information (</w:t>
      </w:r>
      <w:proofErr w:type="gramStart"/>
      <w:r>
        <w:t>e.g.</w:t>
      </w:r>
      <w:proofErr w:type="gramEnd"/>
      <w:r>
        <w:t xml:space="preserve"> only one contributor models any given floor at any given LOD).  A special attention needs to be considered between the Architect </w:t>
      </w:r>
      <w:r w:rsidRPr="5F10705B">
        <w:rPr>
          <w:i/>
          <w:iCs/>
        </w:rPr>
        <w:t>(Signature &amp; Executive)</w:t>
      </w:r>
      <w:r>
        <w:t xml:space="preserve"> while interfacing with the Interior Design contractor. The core walls ownership will stay with the Architect while finishes will be owned by the Interior Design Team. Areas and Rooms ownership will always fall under Architect responsibility. For a better understanding of the </w:t>
      </w:r>
      <w:proofErr w:type="gramStart"/>
      <w:r>
        <w:t>disciplines</w:t>
      </w:r>
      <w:proofErr w:type="gramEnd"/>
      <w:r>
        <w:t xml:space="preserve"> interfaces, please refer to </w:t>
      </w:r>
      <w:r w:rsidRPr="5F10705B">
        <w:rPr>
          <w:rFonts w:ascii="Segoe UI" w:hAnsi="Segoe UI" w:eastAsia="Segoe UI" w:cs="Segoe UI"/>
          <w:color w:val="AE9142" w:themeColor="accent2"/>
          <w:szCs w:val="18"/>
        </w:rPr>
        <w:t xml:space="preserve">Appendix N </w:t>
      </w:r>
      <w:r w:rsidRPr="5F10705B">
        <w:rPr>
          <w:szCs w:val="18"/>
        </w:rPr>
        <w:t>– Consultants Interface.</w:t>
      </w:r>
    </w:p>
    <w:p w:rsidR="004A0706" w:rsidP="5F10705B" w:rsidRDefault="004A0706" w14:paraId="58F10DA5" w14:textId="796141F2"/>
    <w:p w:rsidR="004A0706" w:rsidP="00240AF9" w:rsidRDefault="004A0706" w14:paraId="32A54F7B" w14:textId="77777777">
      <w:pPr>
        <w:spacing w:after="0"/>
      </w:pPr>
      <w:r>
        <w:t xml:space="preserve"> </w:t>
      </w:r>
    </w:p>
    <w:p w:rsidR="004A0706" w:rsidP="004A0706" w:rsidRDefault="004A0706" w14:paraId="0AE6E1AD" w14:textId="77777777">
      <w:r>
        <w:t>All design changes will be done in the source Information Model with relevant drawings re-exported and not as amendments to any exports (</w:t>
      </w:r>
      <w:proofErr w:type="gramStart"/>
      <w:r>
        <w:t>i.e.</w:t>
      </w:r>
      <w:proofErr w:type="gramEnd"/>
      <w:r>
        <w:t xml:space="preserve"> no changes to the 2D drawing). All model elements shall be created adhering to the boundaries of the project volumes where specified.  </w:t>
      </w:r>
    </w:p>
    <w:p w:rsidR="004A0706" w:rsidP="00240AF9" w:rsidRDefault="5F10705B" w14:paraId="566C61F8" w14:textId="77777777">
      <w:pPr>
        <w:spacing w:after="0"/>
      </w:pPr>
      <w:r w:rsidRPr="5F10705B">
        <w:rPr>
          <w:szCs w:val="18"/>
        </w:rPr>
        <w:t xml:space="preserve"> </w:t>
      </w:r>
    </w:p>
    <w:p w:rsidR="5F10705B" w:rsidP="5F10705B" w:rsidRDefault="5F10705B" w14:paraId="6B698DBC" w14:textId="78038C56">
      <w:r w:rsidRPr="5F10705B">
        <w:rPr>
          <w:szCs w:val="18"/>
        </w:rPr>
        <w:t>Rhino models may be used during the design development, but they will be converted into native Revit elements once the design progresses. If the Rhino models are required at the later design stages due to the complexity of the designed geometry, additional guidance and clarifications will be provides by the Rhino models authors to TRSDC and enlarge project team. Such scenarios will be highlighted as part of the BIM Exemption List. Any native Rhino/Grasshopper scripts will be provided as part of the sharing information. If specifics plug-ins or add-ins were used to aid with the interoperability process between Rhino and Revit, those will be documented and named within the BIM Exemption List.</w:t>
      </w:r>
    </w:p>
    <w:p w:rsidR="5F10705B" w:rsidP="5F10705B" w:rsidRDefault="5F10705B" w14:paraId="4EF12C6B" w14:textId="63B0160F"/>
    <w:p w:rsidR="004A0706" w:rsidP="004A0706" w:rsidRDefault="004A0706" w14:paraId="16F742CF" w14:textId="77777777">
      <w:r>
        <w:t xml:space="preserve">The design review and approval process of 2D information derived from the models will be in accordance with the Design Management Procedure. </w:t>
      </w:r>
    </w:p>
    <w:p w:rsidR="004A0706" w:rsidP="00240AF9" w:rsidRDefault="004A0706" w14:paraId="26CABF44" w14:textId="77777777">
      <w:pPr>
        <w:spacing w:after="0"/>
      </w:pPr>
      <w:r>
        <w:t xml:space="preserve"> </w:t>
      </w:r>
    </w:p>
    <w:p w:rsidR="004A0706" w:rsidP="004A0706" w:rsidRDefault="004A0706" w14:paraId="4B1852CB" w14:textId="77777777">
      <w:r>
        <w:t xml:space="preserve">Each model contributors modelling obligations will be: </w:t>
      </w:r>
    </w:p>
    <w:p w:rsidR="004A0706" w:rsidP="00DF4F70" w:rsidRDefault="004A0706" w14:paraId="7E65830A" w14:textId="35E5CEE6">
      <w:pPr>
        <w:pStyle w:val="Prrafodelista"/>
        <w:numPr>
          <w:ilvl w:val="0"/>
          <w:numId w:val="20"/>
        </w:numPr>
        <w:spacing w:after="0"/>
      </w:pPr>
      <w:r>
        <w:t>Contributors will concurrently develop the design and model as an iterative process.</w:t>
      </w:r>
    </w:p>
    <w:p w:rsidR="004A0706" w:rsidP="00DF4F70" w:rsidRDefault="004A0706" w14:paraId="17611EEE" w14:textId="4C3F2CDD">
      <w:pPr>
        <w:pStyle w:val="Prrafodelista"/>
        <w:numPr>
          <w:ilvl w:val="0"/>
          <w:numId w:val="20"/>
        </w:numPr>
        <w:spacing w:after="0"/>
      </w:pPr>
      <w:r>
        <w:t>Any element within a model which is illustrated on drawings will be derived from the model.</w:t>
      </w:r>
    </w:p>
    <w:p w:rsidR="004A0706" w:rsidP="00DF4F70" w:rsidRDefault="004A0706" w14:paraId="03EC5387" w14:textId="3C3C5263">
      <w:pPr>
        <w:pStyle w:val="Prrafodelista"/>
        <w:numPr>
          <w:ilvl w:val="0"/>
          <w:numId w:val="20"/>
        </w:numPr>
        <w:spacing w:after="0"/>
      </w:pPr>
      <w:r>
        <w:t>Contributors will use models as an explicit means to communicate design.</w:t>
      </w:r>
    </w:p>
    <w:p w:rsidR="004A0706" w:rsidP="00DF4F70" w:rsidRDefault="004A0706" w14:paraId="54863498" w14:textId="657F93DB">
      <w:pPr>
        <w:pStyle w:val="Prrafodelista"/>
        <w:numPr>
          <w:ilvl w:val="0"/>
          <w:numId w:val="20"/>
        </w:numPr>
        <w:spacing w:after="0"/>
      </w:pPr>
      <w:r>
        <w:t>Contributors will ensure accuracy of the attribute data applied to elements.</w:t>
      </w:r>
    </w:p>
    <w:p w:rsidR="004A0706" w:rsidP="00060D81" w:rsidRDefault="00073043" w14:paraId="632D1B2A" w14:textId="56A65F60">
      <w:pPr>
        <w:pStyle w:val="Ttulo2"/>
        <w:numPr>
          <w:ilvl w:val="0"/>
          <w:numId w:val="0"/>
        </w:numPr>
      </w:pPr>
      <w:bookmarkStart w:name="_Ref59118178" w:id="106"/>
      <w:bookmarkStart w:name="_Toc79671786" w:id="107"/>
      <w:r>
        <w:t>6.2</w:t>
      </w:r>
      <w:r w:rsidR="09E162F8">
        <w:t>Model Setup</w:t>
      </w:r>
      <w:bookmarkEnd w:id="106"/>
      <w:bookmarkEnd w:id="107"/>
    </w:p>
    <w:p w:rsidR="006046E0" w:rsidP="006046E0" w:rsidRDefault="004A0706" w14:paraId="52B92CCC" w14:textId="77777777">
      <w:r w:rsidRPr="004A0706">
        <w:t>The Units for the projects shall be defined in metric units set to millimeters with rounding to the nearest millimeter. If alternate units are required, then dimensions shall be modified and developed to reflect alternate unit values.</w:t>
      </w:r>
    </w:p>
    <w:p w:rsidRPr="006046E0" w:rsidR="006046E0" w:rsidP="006046E0" w:rsidRDefault="006046E0" w14:paraId="35856DA5" w14:textId="02DBFD7D">
      <w:r w:rsidRPr="006046E0">
        <w:rPr>
          <w:rFonts w:hint="eastAsia"/>
        </w:rPr>
        <w:t xml:space="preserve"> Angles to use the decimal degrees and t</w:t>
      </w:r>
      <w:r w:rsidRPr="006046E0">
        <w:t xml:space="preserve">o be round up to the </w:t>
      </w:r>
      <w:r w:rsidR="001201C7">
        <w:t>fourth</w:t>
      </w:r>
      <w:r w:rsidRPr="00FD5427" w:rsidR="001201C7">
        <w:t xml:space="preserve"> </w:t>
      </w:r>
      <w:r w:rsidRPr="006046E0">
        <w:t>decimal after the full angle</w:t>
      </w:r>
      <w:r w:rsidRPr="006046E0">
        <w:rPr>
          <w:rFonts w:hint="eastAsia"/>
        </w:rPr>
        <w:t xml:space="preserve">. Annotations related to angles should also be round up to the second </w:t>
      </w:r>
      <w:r w:rsidR="001201C7">
        <w:t>fourth</w:t>
      </w:r>
      <w:r w:rsidRPr="00FD5427" w:rsidR="001201C7">
        <w:t xml:space="preserve"> </w:t>
      </w:r>
      <w:r w:rsidRPr="006046E0">
        <w:rPr>
          <w:rFonts w:hint="eastAsia"/>
        </w:rPr>
        <w:t xml:space="preserve">after the full angle.   </w:t>
      </w:r>
    </w:p>
    <w:p w:rsidRPr="006046E0" w:rsidR="006046E0" w:rsidP="006046E0" w:rsidRDefault="006046E0" w14:paraId="5ACC110E" w14:textId="315FB558">
      <w:r w:rsidRPr="006046E0">
        <w:rPr>
          <w:rFonts w:hint="eastAsia"/>
        </w:rPr>
        <w:t>E.G 20.57</w:t>
      </w:r>
      <w:r w:rsidR="00670976">
        <w:t>38</w:t>
      </w:r>
      <w:r w:rsidRPr="006046E0">
        <w:rPr>
          <w:rFonts w:ascii="Cambria" w:hAnsi="Cambria"/>
        </w:rPr>
        <w:t>⁰</w:t>
      </w:r>
    </w:p>
    <w:p w:rsidRPr="006046E0" w:rsidR="006046E0" w:rsidP="006046E0" w:rsidRDefault="006046E0" w14:paraId="61B7362D" w14:textId="18889744">
      <w:pPr>
        <w:spacing w:after="0"/>
      </w:pPr>
      <w:r w:rsidRPr="006046E0">
        <w:rPr>
          <w:rFonts w:hint="eastAsia"/>
        </w:rPr>
        <w:t xml:space="preserve">Setting-out annotations related to building geolocations Easting, Northing and Site Elevation coordinates to be round up to the nearest millimeter and to be in </w:t>
      </w:r>
      <w:proofErr w:type="spellStart"/>
      <w:r w:rsidRPr="006046E0">
        <w:rPr>
          <w:rFonts w:hint="eastAsia"/>
        </w:rPr>
        <w:t>sync</w:t>
      </w:r>
      <w:r>
        <w:t>’</w:t>
      </w:r>
      <w:r w:rsidRPr="006046E0">
        <w:rPr>
          <w:rFonts w:hint="eastAsia"/>
        </w:rPr>
        <w:t>ed</w:t>
      </w:r>
      <w:proofErr w:type="spellEnd"/>
      <w:r w:rsidRPr="006046E0">
        <w:rPr>
          <w:rFonts w:hint="eastAsia"/>
        </w:rPr>
        <w:t xml:space="preserve"> with the overall project set-up coordinates please see </w:t>
      </w:r>
      <w:hyperlink w:history="1" w:anchor="_Model_Coordinates">
        <w:r w:rsidRPr="006046E0">
          <w:rPr>
            <w:rStyle w:val="Hipervnculo"/>
            <w:rFonts w:hint="eastAsia"/>
          </w:rPr>
          <w:t xml:space="preserve">Section </w:t>
        </w:r>
        <w:r w:rsidRPr="006046E0">
          <w:rPr>
            <w:rStyle w:val="Hipervnculo"/>
            <w:rFonts w:hint="eastAsia"/>
            <w:b/>
          </w:rPr>
          <w:t>6.3</w:t>
        </w:r>
        <w:r w:rsidRPr="006046E0">
          <w:rPr>
            <w:rStyle w:val="Hipervnculo"/>
            <w:rFonts w:hint="eastAsia"/>
          </w:rPr>
          <w:t xml:space="preserve"> </w:t>
        </w:r>
        <w:r w:rsidRPr="006046E0">
          <w:rPr>
            <w:rStyle w:val="Hipervnculo"/>
            <w:rFonts w:hint="eastAsia"/>
          </w:rPr>
          <w:t>–</w:t>
        </w:r>
        <w:r w:rsidRPr="006046E0">
          <w:rPr>
            <w:rStyle w:val="Hipervnculo"/>
            <w:rFonts w:hint="eastAsia"/>
          </w:rPr>
          <w:t xml:space="preserve"> Model Coordinates</w:t>
        </w:r>
      </w:hyperlink>
      <w:r w:rsidRPr="006046E0">
        <w:rPr>
          <w:rFonts w:hint="eastAsia"/>
        </w:rPr>
        <w:t xml:space="preserve">. </w:t>
      </w:r>
    </w:p>
    <w:p w:rsidRPr="006046E0" w:rsidR="004A0706" w:rsidP="006046E0" w:rsidRDefault="006046E0" w14:paraId="15A4066E" w14:textId="67E76945">
      <w:pPr>
        <w:spacing w:after="0"/>
      </w:pPr>
      <w:r w:rsidRPr="006046E0">
        <w:rPr>
          <w:rFonts w:hint="eastAsia"/>
        </w:rPr>
        <w:t xml:space="preserve">Orientation to True North to follow where possible the angles round-up to the </w:t>
      </w:r>
      <w:r w:rsidR="001201C7">
        <w:t>fourth</w:t>
      </w:r>
      <w:r w:rsidRPr="00FD5427" w:rsidR="001201C7">
        <w:t xml:space="preserve"> </w:t>
      </w:r>
      <w:r w:rsidRPr="006046E0">
        <w:rPr>
          <w:rFonts w:hint="eastAsia"/>
        </w:rPr>
        <w:t>decimal after the full angle. In order to avoid any confusion generated by the Revit sensibility over the model</w:t>
      </w:r>
      <w:r>
        <w:t>’</w:t>
      </w:r>
      <w:r w:rsidRPr="006046E0">
        <w:rPr>
          <w:rFonts w:hint="eastAsia"/>
        </w:rPr>
        <w:t>s locations, it is recommended that the building locations are acquired, published or transferred between different consultants</w:t>
      </w:r>
      <w:r>
        <w:t xml:space="preserve">’ </w:t>
      </w:r>
      <w:r w:rsidRPr="006046E0">
        <w:rPr>
          <w:rFonts w:hint="eastAsia"/>
        </w:rPr>
        <w:t xml:space="preserve">models rather than manually input them. Annotating the angle to True North will be round up to the </w:t>
      </w:r>
      <w:r w:rsidR="001201C7">
        <w:t>fourth</w:t>
      </w:r>
      <w:r w:rsidRPr="00FD5427" w:rsidR="001201C7">
        <w:t xml:space="preserve"> </w:t>
      </w:r>
      <w:r w:rsidRPr="006046E0">
        <w:rPr>
          <w:rFonts w:hint="eastAsia"/>
        </w:rPr>
        <w:t>decimal after the full angle.</w:t>
      </w:r>
      <w:r>
        <w:t xml:space="preserve">  </w:t>
      </w:r>
    </w:p>
    <w:p w:rsidR="004A0706" w:rsidP="00060D81" w:rsidRDefault="00073043" w14:paraId="08D8F45C" w14:textId="1BF1D2E8">
      <w:pPr>
        <w:pStyle w:val="Ttulo2"/>
        <w:numPr>
          <w:ilvl w:val="0"/>
          <w:numId w:val="0"/>
        </w:numPr>
      </w:pPr>
      <w:bookmarkStart w:name="_Ref59118205" w:id="108"/>
      <w:bookmarkStart w:name="_Toc79671787" w:id="109"/>
      <w:r>
        <w:lastRenderedPageBreak/>
        <w:t>6.3</w:t>
      </w:r>
      <w:r w:rsidR="09E162F8">
        <w:t>Model Coordinates</w:t>
      </w:r>
      <w:bookmarkEnd w:id="108"/>
      <w:bookmarkEnd w:id="109"/>
    </w:p>
    <w:p w:rsidR="004A0706" w:rsidP="004A0706" w:rsidRDefault="004A0706" w14:paraId="0D53D1D4" w14:textId="69C68B02">
      <w:r>
        <w:t>Model Coordinates should always be set to world coordinates, including (where known) the elevation. Project base points should be located to a Grid intersection, to the bottom left of the building (in project north), and survey point, should be located on a</w:t>
      </w:r>
      <w:r w:rsidR="0026658B">
        <w:t xml:space="preserve"> Project coordinate system </w:t>
      </w:r>
      <w:r w:rsidR="00030E85">
        <w:t>‘</w:t>
      </w:r>
      <w:r w:rsidR="0026658B">
        <w:t>WGS</w:t>
      </w:r>
      <w:r w:rsidR="00030E85">
        <w:t xml:space="preserve"> 19</w:t>
      </w:r>
      <w:r w:rsidR="009D418A">
        <w:t>84</w:t>
      </w:r>
      <w:r w:rsidR="00030E85">
        <w:t xml:space="preserve"> UTM Zone 37N’ </w:t>
      </w:r>
      <w:r>
        <w:t xml:space="preserve">tile intersection to ensure accuracy or left at 0,0,0 for reference. </w:t>
      </w:r>
    </w:p>
    <w:p w:rsidR="004A0706" w:rsidP="00240AF9" w:rsidRDefault="004A0706" w14:paraId="63A56531" w14:textId="77777777">
      <w:pPr>
        <w:spacing w:after="0"/>
      </w:pPr>
    </w:p>
    <w:p w:rsidRPr="00ED30E7" w:rsidR="00542D1F" w:rsidP="000154EB" w:rsidRDefault="5F10705B" w14:paraId="7C4E8E3F" w14:textId="5D525530">
      <w:pPr>
        <w:rPr>
          <w:szCs w:val="18"/>
        </w:rPr>
      </w:pPr>
      <w:r w:rsidRPr="5F10705B">
        <w:rPr>
          <w:szCs w:val="18"/>
        </w:rPr>
        <w:t>Coordinates are shown below for each type. Care should be taken to ensure that coordinates are clipped and pinned in place, to avoid them being moved. If a project base or survey points require moving, the original and proposed coordinates should be documented, and the design team made aware of this change.</w:t>
      </w:r>
    </w:p>
    <w:p w:rsidRPr="00ED30E7" w:rsidR="00542D1F" w:rsidP="5F10705B" w:rsidRDefault="00542D1F" w14:paraId="759DACE6" w14:textId="011AAEA8">
      <w:pPr>
        <w:pStyle w:val="Default"/>
        <w:rPr>
          <w:rFonts w:asciiTheme="minorHAnsi" w:hAnsiTheme="minorHAnsi" w:cstheme="minorBidi"/>
          <w:color w:val="auto"/>
          <w:sz w:val="18"/>
          <w:szCs w:val="18"/>
          <w:lang w:val="en-US"/>
        </w:rPr>
      </w:pPr>
    </w:p>
    <w:p w:rsidRPr="00A50FCE" w:rsidR="00542D1F" w:rsidP="00E843CD" w:rsidRDefault="5F10705B" w14:paraId="500F681E" w14:textId="43DCE17C">
      <w:pPr>
        <w:rPr>
          <w:szCs w:val="18"/>
        </w:rPr>
      </w:pPr>
      <w:r w:rsidRPr="00A50FCE">
        <w:rPr>
          <w:szCs w:val="18"/>
        </w:rPr>
        <w:t xml:space="preserve"> For files with multiple </w:t>
      </w:r>
      <w:r w:rsidRPr="000154EB">
        <w:t>coordinates</w:t>
      </w:r>
      <w:r w:rsidRPr="00A50FCE">
        <w:rPr>
          <w:szCs w:val="18"/>
        </w:rPr>
        <w:t xml:space="preserve"> refer to the </w:t>
      </w:r>
      <w:r w:rsidRPr="00A50FCE">
        <w:rPr>
          <w:color w:val="AE9142" w:themeColor="accent2"/>
          <w:szCs w:val="18"/>
        </w:rPr>
        <w:t xml:space="preserve">Appendix I </w:t>
      </w:r>
      <w:r w:rsidRPr="00A50FCE" w:rsidR="009A7A45">
        <w:rPr>
          <w:color w:val="AE9142" w:themeColor="accent2"/>
          <w:szCs w:val="18"/>
        </w:rPr>
        <w:t>R08-HE2D0</w:t>
      </w:r>
      <w:r w:rsidR="00E843CD">
        <w:rPr>
          <w:color w:val="AE9142" w:themeColor="accent2"/>
          <w:szCs w:val="18"/>
        </w:rPr>
        <w:t>3</w:t>
      </w:r>
      <w:r w:rsidRPr="00A50FCE" w:rsidR="009A7A45">
        <w:rPr>
          <w:color w:val="AE9142" w:themeColor="accent2"/>
          <w:szCs w:val="18"/>
        </w:rPr>
        <w:t>-</w:t>
      </w:r>
      <w:r w:rsidR="00E843CD">
        <w:rPr>
          <w:color w:val="AE9142" w:themeColor="accent2"/>
          <w:szCs w:val="18"/>
        </w:rPr>
        <w:t>KAA</w:t>
      </w:r>
      <w:r w:rsidRPr="00A50FCE" w:rsidR="009A7A45">
        <w:rPr>
          <w:color w:val="AE9142" w:themeColor="accent2"/>
          <w:szCs w:val="18"/>
        </w:rPr>
        <w:t>-SCH-AR-0011</w:t>
      </w:r>
    </w:p>
    <w:p w:rsidR="5F10705B" w:rsidP="5F10705B" w:rsidRDefault="5F10705B" w14:paraId="65B92243" w14:textId="59764D1C">
      <w:pPr>
        <w:pStyle w:val="Default"/>
        <w:rPr>
          <w:rFonts w:asciiTheme="minorHAnsi" w:hAnsiTheme="minorHAnsi" w:cstheme="minorBidi"/>
          <w:color w:val="auto"/>
          <w:sz w:val="18"/>
          <w:szCs w:val="18"/>
          <w:lang w:val="en-US"/>
        </w:rPr>
      </w:pPr>
    </w:p>
    <w:p w:rsidR="5F10705B" w:rsidP="5F10705B" w:rsidRDefault="5F10705B" w14:paraId="5172C6A2" w14:textId="10BD3766">
      <w:pPr>
        <w:pStyle w:val="Default"/>
        <w:rPr>
          <w:rFonts w:asciiTheme="minorHAnsi" w:hAnsiTheme="minorHAnsi" w:cstheme="minorBidi"/>
          <w:color w:val="auto"/>
          <w:sz w:val="18"/>
          <w:szCs w:val="18"/>
          <w:lang w:val="en-US"/>
        </w:rPr>
      </w:pPr>
    </w:p>
    <w:p w:rsidRPr="00ED30E7" w:rsidR="00542D1F" w:rsidP="000154EB" w:rsidRDefault="00542D1F" w14:paraId="7A1A2F45" w14:textId="0725725B">
      <w:r w:rsidRPr="00ED30E7">
        <w:t>All vertical levels are relative to Mean Sea level (MSL) at Jeddah</w:t>
      </w:r>
      <w:r w:rsidR="00B152D1">
        <w:t xml:space="preserve">. </w:t>
      </w:r>
      <w:r w:rsidRPr="00ED30E7" w:rsidR="007A3D76">
        <w:rPr>
          <w:rFonts w:hint="eastAsia"/>
        </w:rPr>
        <w:t>Another commonly used vertical datum at the site is LAT at Al-</w:t>
      </w:r>
      <w:proofErr w:type="spellStart"/>
      <w:r w:rsidRPr="00ED30E7" w:rsidR="007A3D76">
        <w:rPr>
          <w:rFonts w:hint="eastAsia"/>
        </w:rPr>
        <w:t>Wajh</w:t>
      </w:r>
      <w:proofErr w:type="spellEnd"/>
      <w:r w:rsidRPr="00ED30E7" w:rsidR="007A3D76">
        <w:rPr>
          <w:rFonts w:hint="eastAsia"/>
        </w:rPr>
        <w:t xml:space="preserve">. </w:t>
      </w:r>
      <w:r w:rsidRPr="00ED30E7">
        <w:t xml:space="preserve"> </w:t>
      </w:r>
      <w:r w:rsidRPr="00ED30E7" w:rsidR="007A3D76">
        <w:rPr>
          <w:rFonts w:hint="eastAsia"/>
        </w:rPr>
        <w:t>Elevation (m MSL Jeddah) = Elevation (m LAT Al-</w:t>
      </w:r>
      <w:proofErr w:type="spellStart"/>
      <w:r w:rsidRPr="00ED30E7" w:rsidR="007A3D76">
        <w:rPr>
          <w:rFonts w:hint="eastAsia"/>
        </w:rPr>
        <w:t>Wajh</w:t>
      </w:r>
      <w:proofErr w:type="spellEnd"/>
      <w:r w:rsidRPr="00ED30E7" w:rsidR="007A3D76">
        <w:rPr>
          <w:rFonts w:hint="eastAsia"/>
        </w:rPr>
        <w:t>) + 0.5954 m</w:t>
      </w:r>
    </w:p>
    <w:p w:rsidR="004A0706" w:rsidP="004A0706" w:rsidRDefault="004A0706" w14:paraId="78EE25BB" w14:textId="59946B3E"/>
    <w:tbl>
      <w:tblPr>
        <w:tblStyle w:val="Tablaconcuadrcula"/>
        <w:tblW w:w="0" w:type="auto"/>
        <w:tblInd w:w="576" w:type="dxa"/>
        <w:tblBorders>
          <w:top w:val="dotted" w:color="AE9142" w:themeColor="text1" w:sz="4" w:space="0"/>
          <w:left w:val="dotted" w:color="AE9142" w:themeColor="text1" w:sz="4" w:space="0"/>
          <w:bottom w:val="dotted" w:color="AE9142" w:themeColor="text1" w:sz="4" w:space="0"/>
          <w:right w:val="dotted" w:color="AE9142" w:themeColor="text1" w:sz="4" w:space="0"/>
          <w:insideH w:val="dotted" w:color="AE9142" w:themeColor="text1" w:sz="4" w:space="0"/>
          <w:insideV w:val="dotted" w:color="AE9142" w:themeColor="text1" w:sz="4" w:space="0"/>
        </w:tblBorders>
        <w:tblLook w:val="04A0" w:firstRow="1" w:lastRow="0" w:firstColumn="1" w:lastColumn="0" w:noHBand="0" w:noVBand="1"/>
      </w:tblPr>
      <w:tblGrid>
        <w:gridCol w:w="5012"/>
        <w:gridCol w:w="5012"/>
      </w:tblGrid>
      <w:tr w:rsidR="004A0706" w:rsidTr="2739AB91" w14:paraId="666959D2" w14:textId="77777777">
        <w:tc>
          <w:tcPr>
            <w:tcW w:w="5012" w:type="dxa"/>
            <w:shd w:val="clear" w:color="auto" w:fill="F0E9D7" w:themeFill="accent2" w:themeFillTint="33"/>
            <w:vAlign w:val="center"/>
          </w:tcPr>
          <w:p w:rsidRPr="00ED30E7" w:rsidR="004A0706" w:rsidP="00240AF9" w:rsidRDefault="004A0706" w14:paraId="119E9621" w14:textId="719CDCB7">
            <w:pPr>
              <w:ind w:left="0"/>
              <w:jc w:val="left"/>
              <w:rPr>
                <w:i/>
                <w:iCs/>
              </w:rPr>
            </w:pPr>
            <w:r w:rsidRPr="00ED30E7">
              <w:rPr>
                <w:rFonts w:hint="eastAsia"/>
                <w:i/>
                <w:iCs/>
              </w:rPr>
              <w:t>Project (0,0,0) Reference Point</w:t>
            </w:r>
          </w:p>
        </w:tc>
        <w:tc>
          <w:tcPr>
            <w:tcW w:w="5012" w:type="dxa"/>
            <w:vAlign w:val="center"/>
          </w:tcPr>
          <w:p w:rsidRPr="00ED30E7" w:rsidR="004A0706" w:rsidP="23068318" w:rsidRDefault="23068318" w14:paraId="27744218" w14:textId="01E9EA37">
            <w:pPr>
              <w:ind w:left="0"/>
              <w:jc w:val="left"/>
              <w:rPr>
                <w:i/>
                <w:iCs/>
              </w:rPr>
            </w:pPr>
            <w:r w:rsidRPr="23068318">
              <w:rPr>
                <w:i/>
                <w:iCs/>
              </w:rPr>
              <w:t>Shared Site relative to WGS datum: (UTM84-37N)</w:t>
            </w:r>
          </w:p>
          <w:p w:rsidRPr="00ED30E7" w:rsidR="00240AF9" w:rsidP="2739AB91" w:rsidRDefault="2739AB91" w14:paraId="5D6401F6" w14:textId="6E83E747">
            <w:pPr>
              <w:ind w:left="0"/>
              <w:jc w:val="left"/>
              <w:rPr>
                <w:i/>
                <w:iCs/>
              </w:rPr>
            </w:pPr>
            <w:r w:rsidRPr="2739AB91">
              <w:rPr>
                <w:i/>
                <w:iCs/>
              </w:rPr>
              <w:t>(Project Shared Coordinates Name: HE2)</w:t>
            </w:r>
          </w:p>
          <w:p w:rsidRPr="00BE7895" w:rsidR="004A0706" w:rsidP="23068318" w:rsidRDefault="23068318" w14:paraId="32185149" w14:textId="39ED249F">
            <w:pPr>
              <w:ind w:left="0"/>
              <w:jc w:val="left"/>
              <w:rPr>
                <w:i/>
                <w:iCs/>
                <w:lang w:val="pt-PT"/>
              </w:rPr>
            </w:pPr>
            <w:r w:rsidRPr="00BE7895">
              <w:rPr>
                <w:i/>
                <w:iCs/>
                <w:lang w:val="pt-PT"/>
              </w:rPr>
              <w:t xml:space="preserve">N/S </w:t>
            </w:r>
            <w:r w:rsidRPr="00BE7895">
              <w:rPr>
                <w:i/>
                <w:iCs/>
                <w:szCs w:val="18"/>
                <w:lang w:val="pt-PT"/>
              </w:rPr>
              <w:t>2,820,900.0 m</w:t>
            </w:r>
          </w:p>
          <w:p w:rsidRPr="00BE7895" w:rsidR="004A0706" w:rsidP="23068318" w:rsidRDefault="23068318" w14:paraId="69F32AB2" w14:textId="7D8C0BC4">
            <w:pPr>
              <w:ind w:left="0"/>
              <w:jc w:val="left"/>
              <w:rPr>
                <w:i/>
                <w:iCs/>
                <w:lang w:val="pt-PT"/>
              </w:rPr>
            </w:pPr>
            <w:r w:rsidRPr="00BE7895">
              <w:rPr>
                <w:i/>
                <w:iCs/>
                <w:lang w:val="pt-PT"/>
              </w:rPr>
              <w:t xml:space="preserve">E/W </w:t>
            </w:r>
            <w:r w:rsidRPr="00BE7895">
              <w:rPr>
                <w:i/>
                <w:iCs/>
                <w:szCs w:val="18"/>
                <w:lang w:val="pt-PT"/>
              </w:rPr>
              <w:t>295,400.0</w:t>
            </w:r>
            <w:r w:rsidRPr="00BE7895">
              <w:rPr>
                <w:i/>
                <w:iCs/>
                <w:lang w:val="pt-PT"/>
              </w:rPr>
              <w:t xml:space="preserve"> </w:t>
            </w:r>
            <w:r w:rsidRPr="00BE7895">
              <w:rPr>
                <w:i/>
                <w:iCs/>
                <w:szCs w:val="18"/>
                <w:lang w:val="pt-PT"/>
              </w:rPr>
              <w:t>m</w:t>
            </w:r>
          </w:p>
          <w:p w:rsidRPr="00BE7895" w:rsidR="004A0706" w:rsidP="00240AF9" w:rsidRDefault="004A0706" w14:paraId="30B9CBF3" w14:textId="77777777">
            <w:pPr>
              <w:ind w:left="0"/>
              <w:jc w:val="left"/>
              <w:rPr>
                <w:i/>
                <w:iCs/>
                <w:lang w:val="pt-PT"/>
              </w:rPr>
            </w:pPr>
          </w:p>
          <w:p w:rsidRPr="00BE7895" w:rsidR="004A0706" w:rsidP="00240AF9" w:rsidRDefault="004A0706" w14:paraId="62D20896" w14:textId="44C0FC50">
            <w:pPr>
              <w:ind w:left="0"/>
              <w:jc w:val="left"/>
              <w:rPr>
                <w:i/>
                <w:iCs/>
                <w:lang w:val="pt-PT"/>
              </w:rPr>
            </w:pPr>
            <w:r w:rsidRPr="00BE7895">
              <w:rPr>
                <w:rFonts w:hint="eastAsia"/>
                <w:i/>
                <w:iCs/>
                <w:lang w:val="pt-PT"/>
              </w:rPr>
              <w:t xml:space="preserve">Elev </w:t>
            </w:r>
            <w:r w:rsidRPr="00BE7895" w:rsidR="001D7AEE">
              <w:rPr>
                <w:i/>
                <w:iCs/>
                <w:lang w:val="pt-PT"/>
              </w:rPr>
              <w:t>0.00</w:t>
            </w:r>
            <w:r w:rsidRPr="00BE7895" w:rsidR="001D7AEE">
              <w:rPr>
                <w:rFonts w:hint="eastAsia"/>
                <w:i/>
                <w:iCs/>
                <w:lang w:val="pt-PT"/>
              </w:rPr>
              <w:t xml:space="preserve"> </w:t>
            </w:r>
            <w:r w:rsidRPr="00BE7895">
              <w:rPr>
                <w:rFonts w:hint="eastAsia"/>
                <w:i/>
                <w:iCs/>
                <w:lang w:val="pt-PT"/>
              </w:rPr>
              <w:t xml:space="preserve">AOD </w:t>
            </w:r>
            <w:r w:rsidRPr="00BE7895" w:rsidR="001D7AEE">
              <w:rPr>
                <w:i/>
                <w:iCs/>
                <w:lang w:val="pt-PT"/>
              </w:rPr>
              <w:t>0.00</w:t>
            </w:r>
            <w:r w:rsidRPr="00BE7895" w:rsidR="001D7AEE">
              <w:rPr>
                <w:rFonts w:hint="eastAsia"/>
                <w:i/>
                <w:iCs/>
                <w:lang w:val="pt-PT"/>
              </w:rPr>
              <w:t xml:space="preserve"> </w:t>
            </w:r>
            <w:r w:rsidRPr="00BE7895">
              <w:rPr>
                <w:rFonts w:hint="eastAsia"/>
                <w:i/>
                <w:iCs/>
                <w:lang w:val="pt-PT"/>
              </w:rPr>
              <w:t>mm</w:t>
            </w:r>
          </w:p>
          <w:p w:rsidRPr="00BE7895" w:rsidR="004A0706" w:rsidP="00240AF9" w:rsidRDefault="004A0706" w14:paraId="2EA03E22" w14:textId="77777777">
            <w:pPr>
              <w:ind w:left="0"/>
              <w:jc w:val="left"/>
              <w:rPr>
                <w:i/>
                <w:iCs/>
                <w:lang w:val="pt-PT"/>
              </w:rPr>
            </w:pPr>
          </w:p>
          <w:p w:rsidRPr="00ED30E7" w:rsidR="004A0706" w:rsidP="00240AF9" w:rsidRDefault="004A0706" w14:paraId="67D98980" w14:textId="1F1A6C1B">
            <w:pPr>
              <w:ind w:left="0"/>
              <w:jc w:val="left"/>
              <w:rPr>
                <w:i/>
                <w:iCs/>
              </w:rPr>
            </w:pPr>
            <w:r w:rsidRPr="00ED30E7">
              <w:rPr>
                <w:rFonts w:hint="eastAsia"/>
                <w:i/>
                <w:iCs/>
              </w:rPr>
              <w:t xml:space="preserve">Angle to True North </w:t>
            </w:r>
            <w:r w:rsidR="00DA7A68">
              <w:rPr>
                <w:i/>
                <w:iCs/>
              </w:rPr>
              <w:t>0</w:t>
            </w:r>
            <w:r w:rsidRPr="00ED30E7">
              <w:rPr>
                <w:rFonts w:hint="eastAsia"/>
                <w:i/>
                <w:iCs/>
              </w:rPr>
              <w:t>.</w:t>
            </w:r>
            <w:r w:rsidR="00DA7A68">
              <w:rPr>
                <w:i/>
                <w:iCs/>
              </w:rPr>
              <w:t>00</w:t>
            </w:r>
            <w:r w:rsidRPr="00ED30E7">
              <w:rPr>
                <w:rFonts w:hint="eastAsia"/>
                <w:i/>
                <w:iCs/>
              </w:rPr>
              <w:t>°</w:t>
            </w:r>
          </w:p>
          <w:p w:rsidRPr="00ED30E7" w:rsidR="001825BB" w:rsidP="00240AF9" w:rsidRDefault="001825BB" w14:paraId="0BF2385F" w14:textId="5EC7928E">
            <w:pPr>
              <w:ind w:left="0"/>
              <w:jc w:val="left"/>
              <w:rPr>
                <w:i/>
                <w:iCs/>
              </w:rPr>
            </w:pPr>
          </w:p>
        </w:tc>
      </w:tr>
    </w:tbl>
    <w:p w:rsidR="00240AF9" w:rsidP="009A7A45" w:rsidRDefault="00E2656D" w14:paraId="08C8C73D" w14:textId="146405C5">
      <w:pPr>
        <w:pStyle w:val="Ttulo2"/>
        <w:numPr>
          <w:ilvl w:val="0"/>
          <w:numId w:val="0"/>
        </w:numPr>
      </w:pPr>
      <w:bookmarkStart w:name="_Federation_Strategy" w:id="110"/>
      <w:bookmarkStart w:name="_Ref59118283" w:id="111"/>
      <w:bookmarkStart w:name="_Toc79671788" w:id="112"/>
      <w:bookmarkEnd w:id="110"/>
      <w:r>
        <w:t>6.4</w:t>
      </w:r>
      <w:r w:rsidR="09E162F8">
        <w:t>Federation Strategy</w:t>
      </w:r>
      <w:bookmarkEnd w:id="111"/>
      <w:bookmarkEnd w:id="112"/>
    </w:p>
    <w:p w:rsidR="00240AF9" w:rsidP="00B365FC" w:rsidRDefault="00240AF9" w14:paraId="04C015DF" w14:textId="5A64EF09">
      <w:r>
        <w:t>Federation Strategy, also referred to as the Information Container Breakdown Structure will be used as a foundation for coordination. It will allocate volumes within the project to different disciplines into which they carry out their system model. The proposed overall modelling and coordination strategy for the project will enable concurrent work on models and will be developed based on numerous factors such as:</w:t>
      </w:r>
    </w:p>
    <w:p w:rsidR="00240AF9" w:rsidP="00DF4F70" w:rsidRDefault="00240AF9" w14:paraId="5813B047" w14:textId="2A452F6E">
      <w:pPr>
        <w:pStyle w:val="Prrafodelista"/>
        <w:numPr>
          <w:ilvl w:val="0"/>
          <w:numId w:val="21"/>
        </w:numPr>
        <w:spacing w:after="0"/>
      </w:pPr>
      <w:r>
        <w:t>Required project deliverables</w:t>
      </w:r>
    </w:p>
    <w:p w:rsidR="00240AF9" w:rsidP="00DF4F70" w:rsidRDefault="00240AF9" w14:paraId="065E75D6" w14:textId="230238DC">
      <w:pPr>
        <w:pStyle w:val="Prrafodelista"/>
        <w:numPr>
          <w:ilvl w:val="0"/>
          <w:numId w:val="21"/>
        </w:numPr>
        <w:spacing w:after="0"/>
      </w:pPr>
      <w:r>
        <w:t>Overall project procurement strategy</w:t>
      </w:r>
    </w:p>
    <w:p w:rsidR="00240AF9" w:rsidP="00DF4F70" w:rsidRDefault="00240AF9" w14:paraId="70DB4564" w14:textId="317C3548">
      <w:pPr>
        <w:pStyle w:val="Prrafodelista"/>
        <w:numPr>
          <w:ilvl w:val="0"/>
          <w:numId w:val="21"/>
        </w:numPr>
        <w:spacing w:after="0"/>
      </w:pPr>
      <w:r>
        <w:t>Coordination requirements and consultant/trade package split</w:t>
      </w:r>
    </w:p>
    <w:p w:rsidR="00240AF9" w:rsidP="00DF4F70" w:rsidRDefault="00240AF9" w14:paraId="27020571" w14:textId="0DFDD82C">
      <w:pPr>
        <w:pStyle w:val="Prrafodelista"/>
        <w:numPr>
          <w:ilvl w:val="0"/>
          <w:numId w:val="21"/>
        </w:numPr>
        <w:spacing w:after="0"/>
      </w:pPr>
      <w:r>
        <w:t>Unique project challenges and project BIM Uses</w:t>
      </w:r>
    </w:p>
    <w:p w:rsidR="00143E00" w:rsidP="00DF4F70" w:rsidRDefault="00240AF9" w14:paraId="354E3CF4" w14:textId="7C887598">
      <w:pPr>
        <w:pStyle w:val="Prrafodelista"/>
        <w:numPr>
          <w:ilvl w:val="0"/>
          <w:numId w:val="21"/>
        </w:numPr>
        <w:spacing w:after="0"/>
      </w:pPr>
      <w:r>
        <w:t>Model file size – Consideration to be made of model performance</w:t>
      </w:r>
      <w:r w:rsidR="005931CC">
        <w:t xml:space="preserve">. </w:t>
      </w:r>
      <w:r w:rsidR="006A4475">
        <w:t>Model</w:t>
      </w:r>
      <w:r w:rsidR="00143E00">
        <w:t xml:space="preserve"> file</w:t>
      </w:r>
      <w:r w:rsidR="00D27D2F">
        <w:t xml:space="preserve"> size to be kept in within manageable extents</w:t>
      </w:r>
      <w:r w:rsidR="00817A72">
        <w:t xml:space="preserve">. </w:t>
      </w:r>
      <w:bookmarkStart w:name="_Hlk64300392" w:id="113"/>
      <w:r w:rsidRPr="0077199C" w:rsidR="00A116D1">
        <w:t>It´s recommended to keep models file size bigger than 300</w:t>
      </w:r>
      <w:r w:rsidR="00A116D1">
        <w:t xml:space="preserve"> </w:t>
      </w:r>
      <w:r w:rsidRPr="0077199C" w:rsidR="00A116D1">
        <w:t>MB</w:t>
      </w:r>
      <w:bookmarkEnd w:id="113"/>
    </w:p>
    <w:p w:rsidR="00240AF9" w:rsidP="00DF4F70" w:rsidRDefault="00240AF9" w14:paraId="3534C856" w14:textId="5AF99615">
      <w:pPr>
        <w:pStyle w:val="Prrafodelista"/>
        <w:numPr>
          <w:ilvl w:val="0"/>
          <w:numId w:val="21"/>
        </w:numPr>
        <w:spacing w:after="0"/>
      </w:pPr>
      <w:r>
        <w:t>Capability of project team</w:t>
      </w:r>
    </w:p>
    <w:p w:rsidR="00240AF9" w:rsidP="00DF4F70" w:rsidRDefault="00240AF9" w14:paraId="44F65340" w14:textId="5ED9FEED">
      <w:pPr>
        <w:pStyle w:val="Prrafodelista"/>
        <w:numPr>
          <w:ilvl w:val="0"/>
          <w:numId w:val="21"/>
        </w:numPr>
        <w:spacing w:after="0"/>
      </w:pPr>
      <w:r>
        <w:t>Information Security</w:t>
      </w:r>
    </w:p>
    <w:p w:rsidR="00240AF9" w:rsidP="00F10C6C" w:rsidRDefault="00240AF9" w14:paraId="6C15B64B" w14:textId="77777777">
      <w:pPr>
        <w:pStyle w:val="Prrafodelista"/>
        <w:spacing w:after="0"/>
        <w:ind w:left="1296"/>
      </w:pPr>
    </w:p>
    <w:p w:rsidR="00240AF9" w:rsidP="00B365FC" w:rsidRDefault="00240AF9" w14:paraId="321EF963" w14:textId="229F7931">
      <w:r>
        <w:t xml:space="preserve">This will be further developed and updated as additional information and model authors are identified. </w:t>
      </w:r>
    </w:p>
    <w:p w:rsidR="00240AF9" w:rsidP="00B365FC" w:rsidRDefault="00240AF9" w14:paraId="0BC00E06" w14:textId="2561AE03">
      <w:r>
        <w:t xml:space="preserve">If trade contractors are unable to produce models for detailed design elements beyond the scope of the </w:t>
      </w:r>
      <w:proofErr w:type="gramStart"/>
      <w:r>
        <w:t>principle</w:t>
      </w:r>
      <w:proofErr w:type="gramEnd"/>
      <w:r>
        <w:t xml:space="preserve"> consultants, it shall be agreed between the relevant parties as to whether additional instructions are provided to the consultant to continue their design to an enhanced level or whether an independent modelling team are employed.</w:t>
      </w:r>
    </w:p>
    <w:p w:rsidR="00F84AAA" w:rsidP="00B365FC" w:rsidRDefault="00F84AAA" w14:paraId="2F5D7FA2" w14:textId="7C8E52E8">
      <w:r w:rsidRPr="00ED30E7">
        <w:t xml:space="preserve">Volume/System parameters to be </w:t>
      </w:r>
      <w:proofErr w:type="gramStart"/>
      <w:r w:rsidRPr="00ED30E7">
        <w:t>included</w:t>
      </w:r>
      <w:proofErr w:type="gramEnd"/>
      <w:r w:rsidRPr="00ED30E7">
        <w:t xml:space="preserve"> if </w:t>
      </w:r>
      <w:r w:rsidRPr="00F84AAA" w:rsidR="004A1D40">
        <w:rPr>
          <w:rFonts w:hint="eastAsia"/>
        </w:rPr>
        <w:t>necessary,</w:t>
      </w:r>
      <w:r w:rsidRPr="00ED30E7">
        <w:t xml:space="preserve"> once reviewed with </w:t>
      </w:r>
      <w:r w:rsidR="004A1D40">
        <w:t xml:space="preserve">all </w:t>
      </w:r>
      <w:r w:rsidRPr="00ED30E7">
        <w:t xml:space="preserve">the </w:t>
      </w:r>
      <w:r w:rsidR="004A1D40">
        <w:t>Task Information Mangers</w:t>
      </w:r>
      <w:r w:rsidR="00C87860">
        <w:t xml:space="preserve"> so that </w:t>
      </w:r>
      <w:r w:rsidRPr="00ED30E7">
        <w:t xml:space="preserve">a common strategy that accommodate all </w:t>
      </w:r>
      <w:r w:rsidRPr="00F84AAA" w:rsidR="00FA0424">
        <w:rPr>
          <w:rFonts w:hint="eastAsia"/>
        </w:rPr>
        <w:t>consultants</w:t>
      </w:r>
      <w:r w:rsidRPr="00F84AAA" w:rsidR="00FA0424">
        <w:rPr>
          <w:rFonts w:hint="eastAsia"/>
        </w:rPr>
        <w:t>’</w:t>
      </w:r>
      <w:r w:rsidRPr="00ED30E7">
        <w:t xml:space="preserve"> necessities</w:t>
      </w:r>
      <w:r w:rsidR="00C87860">
        <w:t xml:space="preserve"> is achieved</w:t>
      </w:r>
      <w:r w:rsidRPr="00ED30E7">
        <w:t>.</w:t>
      </w:r>
    </w:p>
    <w:p w:rsidR="00835487" w:rsidRDefault="5F10705B" w14:paraId="56248D49" w14:textId="456BCE6B">
      <w:r>
        <w:t>All members of the supply chain are expected to review the table documenting volumes below and shall ensure that their models are developed in accordance with this strategy moving forward for the project.</w:t>
      </w:r>
    </w:p>
    <w:p w:rsidR="00B50C8C" w:rsidRDefault="00B50C8C" w14:paraId="1B609DBA" w14:textId="77777777"/>
    <w:p w:rsidR="00B50C8C" w:rsidRDefault="00B50C8C" w14:paraId="648FBBF7" w14:textId="77777777"/>
    <w:p w:rsidR="00B50C8C" w:rsidRDefault="00B50C8C" w14:paraId="792AD2EF" w14:textId="77777777"/>
    <w:p w:rsidR="00B50C8C" w:rsidRDefault="00B50C8C" w14:paraId="7AEB23B7" w14:textId="77777777"/>
    <w:p w:rsidR="00B50C8C" w:rsidRDefault="00B50C8C" w14:paraId="29C61E4A" w14:textId="77777777"/>
    <w:p w:rsidR="00B50C8C" w:rsidRDefault="00B50C8C" w14:paraId="3084CBA2" w14:textId="77777777"/>
    <w:p w:rsidR="00B50C8C" w:rsidRDefault="00B50C8C" w14:paraId="7184DC04" w14:textId="77777777"/>
    <w:p w:rsidR="00B50C8C" w:rsidRDefault="00B50C8C" w14:paraId="10F98150" w14:textId="14862973"/>
    <w:p w:rsidR="00BE79B1" w:rsidRDefault="00BE79B1" w14:paraId="79F0EC4D" w14:textId="77777777"/>
    <w:p w:rsidR="00B50C8C" w:rsidRDefault="00B50C8C" w14:paraId="4EE29747" w14:textId="77777777"/>
    <w:p w:rsidR="00B50C8C" w:rsidRDefault="00B50C8C" w14:paraId="65D267FE" w14:textId="77777777"/>
    <w:p w:rsidR="09E162F8" w:rsidP="09E162F8" w:rsidRDefault="09E162F8" w14:paraId="34F3A381" w14:textId="0A59AB56"/>
    <w:p w:rsidRPr="00310C29" w:rsidR="5F10705B" w:rsidP="00310C29" w:rsidRDefault="00310C29" w14:paraId="4F2CA15E" w14:textId="39BA1952">
      <w:pPr>
        <w:ind w:left="709"/>
        <w:rPr>
          <w:b/>
          <w:bCs/>
          <w:lang w:val="en-GB"/>
        </w:rPr>
      </w:pPr>
      <w:r>
        <w:rPr>
          <w:b/>
          <w:bCs/>
          <w:lang w:val="en-GB"/>
        </w:rPr>
        <w:t xml:space="preserve">- SIGNATURE </w:t>
      </w:r>
      <w:r w:rsidRPr="00310C29" w:rsidR="5F10705B">
        <w:rPr>
          <w:b/>
          <w:bCs/>
          <w:lang w:val="en-GB"/>
        </w:rPr>
        <w:t>ARCHITECTURE</w:t>
      </w:r>
    </w:p>
    <w:p w:rsidR="00E2656D" w:rsidP="00E2656D" w:rsidRDefault="00E2656D" w14:paraId="227DDB47" w14:textId="76F8EC80">
      <w:pPr>
        <w:rPr>
          <w:rFonts w:ascii="Playfair Display" w:hAnsi="Playfair Display" w:eastAsia="Playfair Display" w:cs="Playfair Display"/>
          <w:color w:val="000000"/>
          <w:szCs w:val="18"/>
        </w:rPr>
      </w:pPr>
      <w:r w:rsidRPr="5F10705B">
        <w:rPr>
          <w:rFonts w:ascii="Playfair Display" w:hAnsi="Playfair Display" w:eastAsia="Playfair Display" w:cs="Playfair Display"/>
          <w:color w:val="000000"/>
          <w:szCs w:val="18"/>
        </w:rPr>
        <w:t>Architectural</w:t>
      </w:r>
      <w:r>
        <w:rPr>
          <w:rFonts w:ascii="Playfair Display" w:hAnsi="Playfair Display" w:eastAsia="Playfair Display" w:cs="Playfair Display"/>
          <w:color w:val="000000"/>
          <w:szCs w:val="18"/>
        </w:rPr>
        <w:t xml:space="preserve"> Sheet</w:t>
      </w:r>
      <w:r w:rsidRPr="5F10705B">
        <w:rPr>
          <w:rFonts w:ascii="Playfair Display" w:hAnsi="Playfair Display" w:eastAsia="Playfair Display" w:cs="Playfair Display"/>
          <w:color w:val="000000"/>
          <w:szCs w:val="18"/>
        </w:rPr>
        <w:t xml:space="preserve"> Model </w:t>
      </w:r>
      <w:r>
        <w:rPr>
          <w:rFonts w:ascii="Playfair Display" w:hAnsi="Playfair Display" w:eastAsia="Playfair Display" w:cs="Playfair Display"/>
          <w:color w:val="000000"/>
          <w:szCs w:val="18"/>
        </w:rPr>
        <w:t>Workflow</w:t>
      </w:r>
    </w:p>
    <w:tbl>
      <w:tblPr>
        <w:tblW w:w="9390" w:type="dxa"/>
        <w:tblInd w:w="620" w:type="dxa"/>
        <w:tblLook w:val="04A0" w:firstRow="1" w:lastRow="0" w:firstColumn="1" w:lastColumn="0" w:noHBand="0" w:noVBand="1"/>
      </w:tblPr>
      <w:tblGrid>
        <w:gridCol w:w="4140"/>
        <w:gridCol w:w="720"/>
        <w:gridCol w:w="4530"/>
      </w:tblGrid>
      <w:tr w:rsidRPr="0070080F" w:rsidR="0070080F" w:rsidTr="0070080F" w14:paraId="1B0BFE4D" w14:textId="77777777">
        <w:trPr>
          <w:trHeight w:val="315"/>
        </w:trPr>
        <w:tc>
          <w:tcPr>
            <w:tcW w:w="414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23AD6772"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 xml:space="preserve">Sheet Model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4E663709" w14:textId="77777777">
            <w:pPr>
              <w:spacing w:after="0"/>
              <w:ind w:left="0"/>
              <w:jc w:val="left"/>
              <w:rPr>
                <w:rFonts w:ascii="Calibri" w:hAnsi="Calibri" w:eastAsia="Times New Roman" w:cs="Calibri"/>
                <w:b/>
                <w:bCs/>
                <w:color w:val="AE9142" w:themeColor="text1"/>
                <w:sz w:val="22"/>
                <w:szCs w:val="22"/>
              </w:rPr>
            </w:pPr>
          </w:p>
        </w:tc>
        <w:tc>
          <w:tcPr>
            <w:tcW w:w="453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425A3E12"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Description</w:t>
            </w:r>
          </w:p>
        </w:tc>
      </w:tr>
      <w:tr w:rsidRPr="0070080F" w:rsidR="0070080F" w:rsidTr="0070080F" w14:paraId="34D2E000"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36278792"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2588BD57"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09D46928"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419C999C" w14:textId="77777777">
        <w:trPr>
          <w:trHeight w:val="315"/>
        </w:trPr>
        <w:tc>
          <w:tcPr>
            <w:tcW w:w="4140" w:type="dxa"/>
            <w:tcBorders>
              <w:top w:val="single" w:color="auto" w:sz="8" w:space="0"/>
              <w:left w:val="single" w:color="auto" w:sz="8" w:space="0"/>
              <w:bottom w:val="single" w:color="auto" w:sz="8" w:space="0"/>
              <w:right w:val="nil"/>
            </w:tcBorders>
            <w:shd w:val="clear" w:color="auto" w:fill="auto"/>
            <w:noWrap/>
            <w:vAlign w:val="bottom"/>
            <w:hideMark/>
          </w:tcPr>
          <w:p w:rsidRPr="0070080F" w:rsidR="0070080F" w:rsidP="0070080F" w:rsidRDefault="0070080F" w14:paraId="18E829E2"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R08-HE2D03-KAA-00-XX-MOD-AR-00001</w:t>
            </w:r>
          </w:p>
        </w:tc>
        <w:tc>
          <w:tcPr>
            <w:tcW w:w="720" w:type="dxa"/>
            <w:tcBorders>
              <w:top w:val="single" w:color="auto" w:sz="8" w:space="0"/>
              <w:left w:val="nil"/>
              <w:bottom w:val="single" w:color="auto" w:sz="8" w:space="0"/>
              <w:right w:val="nil"/>
            </w:tcBorders>
            <w:shd w:val="clear" w:color="auto" w:fill="auto"/>
            <w:noWrap/>
            <w:vAlign w:val="bottom"/>
            <w:hideMark/>
          </w:tcPr>
          <w:p w:rsidRPr="0070080F" w:rsidR="0070080F" w:rsidP="0070080F" w:rsidRDefault="0070080F" w14:paraId="1D9B7A53"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single" w:color="auto" w:sz="8" w:space="0"/>
              <w:left w:val="nil"/>
              <w:bottom w:val="single" w:color="auto" w:sz="8" w:space="0"/>
              <w:right w:val="single" w:color="auto" w:sz="8" w:space="0"/>
            </w:tcBorders>
            <w:shd w:val="clear" w:color="auto" w:fill="auto"/>
            <w:noWrap/>
            <w:vAlign w:val="bottom"/>
            <w:hideMark/>
          </w:tcPr>
          <w:p w:rsidRPr="0070080F" w:rsidR="0070080F" w:rsidP="0070080F" w:rsidRDefault="0070080F" w14:paraId="70B096F8" w14:textId="5D208D22">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Sheet File #1 - Master plan Site Layout</w:t>
            </w:r>
          </w:p>
        </w:tc>
      </w:tr>
      <w:tr w:rsidRPr="0070080F" w:rsidR="0070080F" w:rsidTr="0070080F" w14:paraId="7897B49F"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2FBDD6B5"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20E299D9"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3034E73C"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2835C288" w14:textId="77777777">
        <w:trPr>
          <w:trHeight w:val="315"/>
        </w:trPr>
        <w:tc>
          <w:tcPr>
            <w:tcW w:w="414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6EF93111"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 xml:space="preserve">Sheet Model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68DC5C60" w14:textId="77777777">
            <w:pPr>
              <w:spacing w:after="0"/>
              <w:ind w:left="0"/>
              <w:jc w:val="left"/>
              <w:rPr>
                <w:rFonts w:ascii="Calibri" w:hAnsi="Calibri" w:eastAsia="Times New Roman" w:cs="Calibri"/>
                <w:b/>
                <w:bCs/>
                <w:color w:val="AE9142" w:themeColor="text1"/>
                <w:sz w:val="22"/>
                <w:szCs w:val="22"/>
              </w:rPr>
            </w:pPr>
          </w:p>
        </w:tc>
        <w:tc>
          <w:tcPr>
            <w:tcW w:w="453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68D0AACF"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Description</w:t>
            </w:r>
          </w:p>
        </w:tc>
      </w:tr>
      <w:tr w:rsidRPr="0070080F" w:rsidR="0070080F" w:rsidTr="0070080F" w14:paraId="30FFDBCE"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3174B47F"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653D44DA"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7A873B6E"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3AED5BC0" w14:textId="77777777">
        <w:trPr>
          <w:trHeight w:val="315"/>
        </w:trPr>
        <w:tc>
          <w:tcPr>
            <w:tcW w:w="4140" w:type="dxa"/>
            <w:tcBorders>
              <w:top w:val="single" w:color="auto" w:sz="8" w:space="0"/>
              <w:left w:val="single" w:color="auto" w:sz="8" w:space="0"/>
              <w:bottom w:val="single" w:color="auto" w:sz="8" w:space="0"/>
              <w:right w:val="nil"/>
            </w:tcBorders>
            <w:shd w:val="clear" w:color="auto" w:fill="auto"/>
            <w:noWrap/>
            <w:vAlign w:val="bottom"/>
            <w:hideMark/>
          </w:tcPr>
          <w:p w:rsidRPr="0070080F" w:rsidR="0070080F" w:rsidP="0070080F" w:rsidRDefault="0070080F" w14:paraId="62A03697"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R08-HE2D03-KAA-00-XX-MOD-AR-00100</w:t>
            </w:r>
          </w:p>
        </w:tc>
        <w:tc>
          <w:tcPr>
            <w:tcW w:w="720" w:type="dxa"/>
            <w:tcBorders>
              <w:top w:val="single" w:color="auto" w:sz="8" w:space="0"/>
              <w:left w:val="nil"/>
              <w:bottom w:val="single" w:color="auto" w:sz="8" w:space="0"/>
              <w:right w:val="nil"/>
            </w:tcBorders>
            <w:shd w:val="clear" w:color="auto" w:fill="auto"/>
            <w:noWrap/>
            <w:vAlign w:val="bottom"/>
            <w:hideMark/>
          </w:tcPr>
          <w:p w:rsidRPr="0070080F" w:rsidR="0070080F" w:rsidP="0070080F" w:rsidRDefault="0070080F" w14:paraId="375B2702"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single" w:color="auto" w:sz="8" w:space="0"/>
              <w:left w:val="nil"/>
              <w:bottom w:val="single" w:color="auto" w:sz="8" w:space="0"/>
              <w:right w:val="single" w:color="auto" w:sz="8" w:space="0"/>
            </w:tcBorders>
            <w:shd w:val="clear" w:color="auto" w:fill="auto"/>
            <w:noWrap/>
            <w:vAlign w:val="bottom"/>
            <w:hideMark/>
          </w:tcPr>
          <w:p w:rsidRPr="0070080F" w:rsidR="0070080F" w:rsidP="0070080F" w:rsidRDefault="0070080F" w14:paraId="3EF43DA3"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xml:space="preserve">Level and Grid </w:t>
            </w:r>
          </w:p>
        </w:tc>
      </w:tr>
      <w:tr w:rsidRPr="0070080F" w:rsidR="0070080F" w:rsidTr="0070080F" w14:paraId="18BE6F22"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3EE59DCE"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09E3C580"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021C74EE"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6EE1C673" w14:textId="77777777">
        <w:trPr>
          <w:trHeight w:val="315"/>
        </w:trPr>
        <w:tc>
          <w:tcPr>
            <w:tcW w:w="414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5CBA2652"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 xml:space="preserve">Sheet Model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6C5D06C1" w14:textId="77777777">
            <w:pPr>
              <w:spacing w:after="0"/>
              <w:ind w:left="0"/>
              <w:jc w:val="left"/>
              <w:rPr>
                <w:rFonts w:ascii="Calibri" w:hAnsi="Calibri" w:eastAsia="Times New Roman" w:cs="Calibri"/>
                <w:b/>
                <w:bCs/>
                <w:color w:val="AE9142" w:themeColor="text1"/>
                <w:sz w:val="22"/>
                <w:szCs w:val="22"/>
              </w:rPr>
            </w:pPr>
          </w:p>
        </w:tc>
        <w:tc>
          <w:tcPr>
            <w:tcW w:w="453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47D91AB1"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Description</w:t>
            </w:r>
          </w:p>
        </w:tc>
      </w:tr>
      <w:tr w:rsidRPr="0070080F" w:rsidR="0070080F" w:rsidTr="0070080F" w14:paraId="0B46F04F"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668714EC"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673A9858"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4DF3566A"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3B6FC4EA" w14:textId="77777777">
        <w:trPr>
          <w:trHeight w:val="300"/>
        </w:trPr>
        <w:tc>
          <w:tcPr>
            <w:tcW w:w="4140" w:type="dxa"/>
            <w:tcBorders>
              <w:top w:val="single" w:color="auto" w:sz="8" w:space="0"/>
              <w:left w:val="single" w:color="auto" w:sz="8" w:space="0"/>
              <w:bottom w:val="nil"/>
              <w:right w:val="nil"/>
            </w:tcBorders>
            <w:shd w:val="clear" w:color="auto" w:fill="auto"/>
            <w:noWrap/>
            <w:vAlign w:val="bottom"/>
            <w:hideMark/>
          </w:tcPr>
          <w:p w:rsidRPr="0070080F" w:rsidR="0070080F" w:rsidP="0070080F" w:rsidRDefault="0070080F" w14:paraId="3B7DCB56"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R08-HE2D03-KAA-00-XX-MOD-AR-00002</w:t>
            </w:r>
          </w:p>
        </w:tc>
        <w:tc>
          <w:tcPr>
            <w:tcW w:w="720" w:type="dxa"/>
            <w:tcBorders>
              <w:top w:val="single" w:color="auto" w:sz="8" w:space="0"/>
              <w:left w:val="nil"/>
              <w:bottom w:val="nil"/>
              <w:right w:val="nil"/>
            </w:tcBorders>
            <w:shd w:val="clear" w:color="auto" w:fill="auto"/>
            <w:noWrap/>
            <w:vAlign w:val="bottom"/>
            <w:hideMark/>
          </w:tcPr>
          <w:p w:rsidRPr="0070080F" w:rsidR="0070080F" w:rsidP="0070080F" w:rsidRDefault="0070080F" w14:paraId="63EE6467"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single" w:color="auto" w:sz="8" w:space="0"/>
              <w:left w:val="nil"/>
              <w:bottom w:val="nil"/>
              <w:right w:val="single" w:color="auto" w:sz="8" w:space="0"/>
            </w:tcBorders>
            <w:shd w:val="clear" w:color="auto" w:fill="auto"/>
            <w:noWrap/>
            <w:vAlign w:val="bottom"/>
            <w:hideMark/>
          </w:tcPr>
          <w:p w:rsidRPr="0070080F" w:rsidR="0070080F" w:rsidP="0070080F" w:rsidRDefault="0070080F" w14:paraId="4B8EAC2B"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R08-HE2D03-KAA-21-XX-MOD-AR-00200</w:t>
            </w:r>
          </w:p>
        </w:tc>
      </w:tr>
      <w:tr w:rsidRPr="0070080F" w:rsidR="0070080F" w:rsidTr="0070080F" w14:paraId="783A057C" w14:textId="77777777">
        <w:trPr>
          <w:trHeight w:val="315"/>
        </w:trPr>
        <w:tc>
          <w:tcPr>
            <w:tcW w:w="4140" w:type="dxa"/>
            <w:tcBorders>
              <w:top w:val="nil"/>
              <w:left w:val="single" w:color="auto" w:sz="8" w:space="0"/>
              <w:bottom w:val="single" w:color="auto" w:sz="8" w:space="0"/>
              <w:right w:val="nil"/>
            </w:tcBorders>
            <w:shd w:val="clear" w:color="auto" w:fill="auto"/>
            <w:noWrap/>
            <w:vAlign w:val="bottom"/>
            <w:hideMark/>
          </w:tcPr>
          <w:p w:rsidRPr="0070080F" w:rsidR="0070080F" w:rsidP="0070080F" w:rsidRDefault="0070080F" w14:paraId="49E20FF0"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720" w:type="dxa"/>
            <w:tcBorders>
              <w:top w:val="nil"/>
              <w:left w:val="nil"/>
              <w:bottom w:val="single" w:color="auto" w:sz="8" w:space="0"/>
              <w:right w:val="nil"/>
            </w:tcBorders>
            <w:shd w:val="clear" w:color="auto" w:fill="auto"/>
            <w:noWrap/>
            <w:vAlign w:val="bottom"/>
            <w:hideMark/>
          </w:tcPr>
          <w:p w:rsidRPr="0070080F" w:rsidR="0070080F" w:rsidP="0070080F" w:rsidRDefault="0070080F" w14:paraId="008A363E"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nil"/>
              <w:left w:val="nil"/>
              <w:bottom w:val="single" w:color="auto" w:sz="8" w:space="0"/>
              <w:right w:val="single" w:color="auto" w:sz="8" w:space="0"/>
            </w:tcBorders>
            <w:shd w:val="clear" w:color="auto" w:fill="auto"/>
            <w:noWrap/>
            <w:vAlign w:val="bottom"/>
            <w:hideMark/>
          </w:tcPr>
          <w:p w:rsidRPr="0070080F" w:rsidR="0070080F" w:rsidP="0070080F" w:rsidRDefault="0070080F" w14:paraId="514FAA03"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R08-HE2D03-KAA-22-XX-MOD-AR-00200</w:t>
            </w:r>
          </w:p>
        </w:tc>
      </w:tr>
      <w:tr w:rsidRPr="0070080F" w:rsidR="0070080F" w:rsidTr="0070080F" w14:paraId="6C34996C"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64F16DE4"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1D11A9CF"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49AC25D8"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402BCAC0" w14:textId="77777777">
        <w:trPr>
          <w:trHeight w:val="315"/>
        </w:trPr>
        <w:tc>
          <w:tcPr>
            <w:tcW w:w="414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38EEA8CA"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 xml:space="preserve">Sheet Model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36CE1E3B" w14:textId="77777777">
            <w:pPr>
              <w:spacing w:after="0"/>
              <w:ind w:left="0"/>
              <w:jc w:val="left"/>
              <w:rPr>
                <w:rFonts w:ascii="Calibri" w:hAnsi="Calibri" w:eastAsia="Times New Roman" w:cs="Calibri"/>
                <w:b/>
                <w:bCs/>
                <w:color w:val="AE9142" w:themeColor="text1"/>
                <w:sz w:val="22"/>
                <w:szCs w:val="22"/>
              </w:rPr>
            </w:pPr>
          </w:p>
        </w:tc>
        <w:tc>
          <w:tcPr>
            <w:tcW w:w="453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1C6A96E7"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Description</w:t>
            </w:r>
          </w:p>
        </w:tc>
      </w:tr>
      <w:tr w:rsidRPr="0070080F" w:rsidR="0070080F" w:rsidTr="0070080F" w14:paraId="20B8FA26"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6B0DEF61"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10A54EF5"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30D2C414"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77990675" w14:textId="77777777">
        <w:trPr>
          <w:trHeight w:val="300"/>
        </w:trPr>
        <w:tc>
          <w:tcPr>
            <w:tcW w:w="4140" w:type="dxa"/>
            <w:tcBorders>
              <w:top w:val="single" w:color="auto" w:sz="8" w:space="0"/>
              <w:left w:val="single" w:color="auto" w:sz="8" w:space="0"/>
              <w:bottom w:val="nil"/>
              <w:right w:val="nil"/>
            </w:tcBorders>
            <w:shd w:val="clear" w:color="auto" w:fill="auto"/>
            <w:noWrap/>
            <w:vAlign w:val="bottom"/>
            <w:hideMark/>
          </w:tcPr>
          <w:p w:rsidRPr="0070080F" w:rsidR="0070080F" w:rsidP="0070080F" w:rsidRDefault="0070080F" w14:paraId="73615732"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R08-HE2D03-KAA-00-XX-MOD-AR-00003</w:t>
            </w:r>
          </w:p>
        </w:tc>
        <w:tc>
          <w:tcPr>
            <w:tcW w:w="720" w:type="dxa"/>
            <w:tcBorders>
              <w:top w:val="single" w:color="auto" w:sz="8" w:space="0"/>
              <w:left w:val="nil"/>
              <w:bottom w:val="nil"/>
              <w:right w:val="nil"/>
            </w:tcBorders>
            <w:shd w:val="clear" w:color="auto" w:fill="auto"/>
            <w:noWrap/>
            <w:vAlign w:val="bottom"/>
            <w:hideMark/>
          </w:tcPr>
          <w:p w:rsidRPr="0070080F" w:rsidR="0070080F" w:rsidP="0070080F" w:rsidRDefault="0070080F" w14:paraId="785B1FBB"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single" w:color="auto" w:sz="8" w:space="0"/>
              <w:left w:val="nil"/>
              <w:bottom w:val="nil"/>
              <w:right w:val="single" w:color="auto" w:sz="8" w:space="0"/>
            </w:tcBorders>
            <w:shd w:val="clear" w:color="auto" w:fill="auto"/>
            <w:noWrap/>
            <w:vAlign w:val="bottom"/>
            <w:hideMark/>
          </w:tcPr>
          <w:p w:rsidRPr="0070080F" w:rsidR="0070080F" w:rsidP="0070080F" w:rsidRDefault="0070080F" w14:paraId="5ADD51D4"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R08-HE2D03-KAA-10-XX-MOD-AR-00100</w:t>
            </w:r>
          </w:p>
        </w:tc>
      </w:tr>
      <w:tr w:rsidRPr="0070080F" w:rsidR="0070080F" w:rsidTr="0070080F" w14:paraId="483C5AB4" w14:textId="77777777">
        <w:trPr>
          <w:trHeight w:val="300"/>
        </w:trPr>
        <w:tc>
          <w:tcPr>
            <w:tcW w:w="4140" w:type="dxa"/>
            <w:tcBorders>
              <w:top w:val="nil"/>
              <w:left w:val="single" w:color="auto" w:sz="8" w:space="0"/>
              <w:bottom w:val="nil"/>
              <w:right w:val="nil"/>
            </w:tcBorders>
            <w:shd w:val="clear" w:color="auto" w:fill="auto"/>
            <w:noWrap/>
            <w:vAlign w:val="bottom"/>
            <w:hideMark/>
          </w:tcPr>
          <w:p w:rsidRPr="0070080F" w:rsidR="0070080F" w:rsidP="0070080F" w:rsidRDefault="0070080F" w14:paraId="4499AB8B"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5656C2D8" w14:textId="77777777">
            <w:pPr>
              <w:spacing w:after="0"/>
              <w:ind w:left="0"/>
              <w:jc w:val="left"/>
              <w:rPr>
                <w:rFonts w:ascii="Calibri" w:hAnsi="Calibri" w:eastAsia="Times New Roman" w:cs="Calibri"/>
                <w:color w:val="AE9142" w:themeColor="text1"/>
                <w:sz w:val="22"/>
                <w:szCs w:val="22"/>
              </w:rPr>
            </w:pPr>
          </w:p>
        </w:tc>
        <w:tc>
          <w:tcPr>
            <w:tcW w:w="4530" w:type="dxa"/>
            <w:tcBorders>
              <w:top w:val="nil"/>
              <w:left w:val="nil"/>
              <w:bottom w:val="nil"/>
              <w:right w:val="single" w:color="auto" w:sz="8" w:space="0"/>
            </w:tcBorders>
            <w:shd w:val="clear" w:color="auto" w:fill="auto"/>
            <w:noWrap/>
            <w:vAlign w:val="bottom"/>
            <w:hideMark/>
          </w:tcPr>
          <w:p w:rsidRPr="0070080F" w:rsidR="0070080F" w:rsidP="0070080F" w:rsidRDefault="0070080F" w14:paraId="597DC005"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R08-HE2D03-KAA-15-XX-MOD-AR-00150</w:t>
            </w:r>
          </w:p>
        </w:tc>
      </w:tr>
      <w:tr w:rsidRPr="0070080F" w:rsidR="0070080F" w:rsidTr="0070080F" w14:paraId="0777E006" w14:textId="77777777">
        <w:trPr>
          <w:trHeight w:val="315"/>
        </w:trPr>
        <w:tc>
          <w:tcPr>
            <w:tcW w:w="4140" w:type="dxa"/>
            <w:tcBorders>
              <w:top w:val="nil"/>
              <w:left w:val="single" w:color="auto" w:sz="8" w:space="0"/>
              <w:bottom w:val="single" w:color="auto" w:sz="8" w:space="0"/>
              <w:right w:val="nil"/>
            </w:tcBorders>
            <w:shd w:val="clear" w:color="auto" w:fill="auto"/>
            <w:noWrap/>
            <w:vAlign w:val="bottom"/>
            <w:hideMark/>
          </w:tcPr>
          <w:p w:rsidRPr="0070080F" w:rsidR="0070080F" w:rsidP="0070080F" w:rsidRDefault="0070080F" w14:paraId="4E7091E4"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720" w:type="dxa"/>
            <w:tcBorders>
              <w:top w:val="nil"/>
              <w:left w:val="nil"/>
              <w:bottom w:val="single" w:color="auto" w:sz="8" w:space="0"/>
              <w:right w:val="nil"/>
            </w:tcBorders>
            <w:shd w:val="clear" w:color="auto" w:fill="auto"/>
            <w:noWrap/>
            <w:vAlign w:val="bottom"/>
            <w:hideMark/>
          </w:tcPr>
          <w:p w:rsidRPr="0070080F" w:rsidR="0070080F" w:rsidP="0070080F" w:rsidRDefault="0070080F" w14:paraId="4F99C440"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nil"/>
              <w:left w:val="nil"/>
              <w:bottom w:val="single" w:color="auto" w:sz="8" w:space="0"/>
              <w:right w:val="single" w:color="auto" w:sz="8" w:space="0"/>
            </w:tcBorders>
            <w:shd w:val="clear" w:color="auto" w:fill="auto"/>
            <w:noWrap/>
            <w:vAlign w:val="bottom"/>
            <w:hideMark/>
          </w:tcPr>
          <w:p w:rsidRPr="0070080F" w:rsidR="0070080F" w:rsidP="0070080F" w:rsidRDefault="0070080F" w14:paraId="590A9EB8"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R08-HE2D03-KAA-20-XX-MOD-AR-00200</w:t>
            </w:r>
          </w:p>
        </w:tc>
      </w:tr>
      <w:tr w:rsidRPr="0070080F" w:rsidR="0070080F" w:rsidTr="0070080F" w14:paraId="20217867"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1CD9FE3B"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71FACBD0"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3D69D51C"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5769A09D" w14:textId="77777777">
        <w:trPr>
          <w:trHeight w:val="315"/>
        </w:trPr>
        <w:tc>
          <w:tcPr>
            <w:tcW w:w="4140" w:type="dxa"/>
            <w:tcBorders>
              <w:top w:val="nil"/>
              <w:left w:val="nil"/>
              <w:bottom w:val="nil"/>
              <w:right w:val="nil"/>
            </w:tcBorders>
            <w:shd w:val="clear" w:color="auto" w:fill="auto"/>
            <w:noWrap/>
            <w:vAlign w:val="bottom"/>
          </w:tcPr>
          <w:p w:rsidRPr="0070080F" w:rsidR="0070080F" w:rsidP="0070080F" w:rsidRDefault="0070080F" w14:paraId="2A7F5F45"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tcPr>
          <w:p w:rsidRPr="0070080F" w:rsidR="0070080F" w:rsidP="0070080F" w:rsidRDefault="0070080F" w14:paraId="7376A897"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tcPr>
          <w:p w:rsidRPr="0070080F" w:rsidR="0070080F" w:rsidP="0070080F" w:rsidRDefault="0070080F" w14:paraId="2A2E907C"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27DA633C" w14:textId="77777777">
        <w:trPr>
          <w:trHeight w:val="315"/>
        </w:trPr>
        <w:tc>
          <w:tcPr>
            <w:tcW w:w="414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3F14CA1B"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 xml:space="preserve">Sheet Model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1B9A3A9D" w14:textId="77777777">
            <w:pPr>
              <w:spacing w:after="0"/>
              <w:ind w:left="0"/>
              <w:jc w:val="left"/>
              <w:rPr>
                <w:rFonts w:ascii="Calibri" w:hAnsi="Calibri" w:eastAsia="Times New Roman" w:cs="Calibri"/>
                <w:b/>
                <w:bCs/>
                <w:color w:val="AE9142" w:themeColor="text1"/>
                <w:sz w:val="22"/>
                <w:szCs w:val="22"/>
              </w:rPr>
            </w:pPr>
          </w:p>
        </w:tc>
        <w:tc>
          <w:tcPr>
            <w:tcW w:w="453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06C7537C"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Description</w:t>
            </w:r>
          </w:p>
        </w:tc>
      </w:tr>
      <w:tr w:rsidRPr="0070080F" w:rsidR="0070080F" w:rsidTr="0070080F" w14:paraId="113E5AF4"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001DCE91"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128A3505"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5B20B7F7"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086325EA" w14:textId="77777777">
        <w:trPr>
          <w:trHeight w:val="300"/>
        </w:trPr>
        <w:tc>
          <w:tcPr>
            <w:tcW w:w="4140" w:type="dxa"/>
            <w:tcBorders>
              <w:top w:val="single" w:color="auto" w:sz="8" w:space="0"/>
              <w:left w:val="single" w:color="auto" w:sz="8" w:space="0"/>
              <w:bottom w:val="nil"/>
              <w:right w:val="nil"/>
            </w:tcBorders>
            <w:shd w:val="clear" w:color="auto" w:fill="auto"/>
            <w:noWrap/>
            <w:vAlign w:val="bottom"/>
            <w:hideMark/>
          </w:tcPr>
          <w:p w:rsidRPr="0070080F" w:rsidR="0070080F" w:rsidP="0070080F" w:rsidRDefault="0070080F" w14:paraId="2033EEA0"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R08-HE2D03-KAA-00-XX-MOD-AR-00004</w:t>
            </w:r>
          </w:p>
        </w:tc>
        <w:tc>
          <w:tcPr>
            <w:tcW w:w="720" w:type="dxa"/>
            <w:tcBorders>
              <w:top w:val="single" w:color="auto" w:sz="8" w:space="0"/>
              <w:left w:val="nil"/>
              <w:bottom w:val="nil"/>
              <w:right w:val="nil"/>
            </w:tcBorders>
            <w:shd w:val="clear" w:color="auto" w:fill="auto"/>
            <w:noWrap/>
            <w:vAlign w:val="bottom"/>
            <w:hideMark/>
          </w:tcPr>
          <w:p w:rsidRPr="0070080F" w:rsidR="0070080F" w:rsidP="0070080F" w:rsidRDefault="0070080F" w14:paraId="03563B82"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single" w:color="auto" w:sz="8" w:space="0"/>
              <w:left w:val="nil"/>
              <w:bottom w:val="nil"/>
              <w:right w:val="single" w:color="auto" w:sz="8" w:space="0"/>
            </w:tcBorders>
            <w:shd w:val="clear" w:color="auto" w:fill="auto"/>
            <w:noWrap/>
            <w:vAlign w:val="bottom"/>
            <w:hideMark/>
          </w:tcPr>
          <w:p w:rsidRPr="0070080F" w:rsidR="0070080F" w:rsidP="0070080F" w:rsidRDefault="0070080F" w14:paraId="1E35935D"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R08-HE2D03-KAA-45-XX-MOD-AR-00401</w:t>
            </w:r>
          </w:p>
        </w:tc>
      </w:tr>
      <w:tr w:rsidRPr="0070080F" w:rsidR="0070080F" w:rsidTr="0070080F" w14:paraId="120713A2" w14:textId="77777777">
        <w:trPr>
          <w:trHeight w:val="300"/>
        </w:trPr>
        <w:tc>
          <w:tcPr>
            <w:tcW w:w="4140" w:type="dxa"/>
            <w:tcBorders>
              <w:top w:val="nil"/>
              <w:left w:val="single" w:color="auto" w:sz="8" w:space="0"/>
              <w:bottom w:val="nil"/>
              <w:right w:val="nil"/>
            </w:tcBorders>
            <w:shd w:val="clear" w:color="auto" w:fill="auto"/>
            <w:noWrap/>
            <w:vAlign w:val="bottom"/>
            <w:hideMark/>
          </w:tcPr>
          <w:p w:rsidRPr="0070080F" w:rsidR="0070080F" w:rsidP="0070080F" w:rsidRDefault="0070080F" w14:paraId="5EB22E4A"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74A6B422" w14:textId="77777777">
            <w:pPr>
              <w:spacing w:after="0"/>
              <w:ind w:left="0"/>
              <w:jc w:val="left"/>
              <w:rPr>
                <w:rFonts w:ascii="Calibri" w:hAnsi="Calibri" w:eastAsia="Times New Roman" w:cs="Calibri"/>
                <w:color w:val="AE9142" w:themeColor="text1"/>
                <w:sz w:val="22"/>
                <w:szCs w:val="22"/>
              </w:rPr>
            </w:pPr>
          </w:p>
        </w:tc>
        <w:tc>
          <w:tcPr>
            <w:tcW w:w="4530" w:type="dxa"/>
            <w:tcBorders>
              <w:top w:val="nil"/>
              <w:left w:val="nil"/>
              <w:bottom w:val="nil"/>
              <w:right w:val="single" w:color="auto" w:sz="8" w:space="0"/>
            </w:tcBorders>
            <w:shd w:val="clear" w:color="auto" w:fill="auto"/>
            <w:noWrap/>
            <w:vAlign w:val="bottom"/>
            <w:hideMark/>
          </w:tcPr>
          <w:p w:rsidRPr="0070080F" w:rsidR="0070080F" w:rsidP="0070080F" w:rsidRDefault="0070080F" w14:paraId="3A5961BB"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R08-HE2D03-KAA-46-XX-MOD-AR-00402</w:t>
            </w:r>
          </w:p>
        </w:tc>
      </w:tr>
      <w:tr w:rsidRPr="0070080F" w:rsidR="0070080F" w:rsidTr="0070080F" w14:paraId="17CFD355" w14:textId="77777777">
        <w:trPr>
          <w:trHeight w:val="300"/>
        </w:trPr>
        <w:tc>
          <w:tcPr>
            <w:tcW w:w="4140" w:type="dxa"/>
            <w:tcBorders>
              <w:top w:val="nil"/>
              <w:left w:val="single" w:color="auto" w:sz="8" w:space="0"/>
              <w:bottom w:val="nil"/>
              <w:right w:val="nil"/>
            </w:tcBorders>
            <w:shd w:val="clear" w:color="auto" w:fill="auto"/>
            <w:noWrap/>
            <w:vAlign w:val="bottom"/>
            <w:hideMark/>
          </w:tcPr>
          <w:p w:rsidRPr="0070080F" w:rsidR="0070080F" w:rsidP="0070080F" w:rsidRDefault="0070080F" w14:paraId="3488F961"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05D3DBAE" w14:textId="77777777">
            <w:pPr>
              <w:spacing w:after="0"/>
              <w:ind w:left="0"/>
              <w:jc w:val="left"/>
              <w:rPr>
                <w:rFonts w:ascii="Calibri" w:hAnsi="Calibri" w:eastAsia="Times New Roman" w:cs="Calibri"/>
                <w:color w:val="AE9142" w:themeColor="text1"/>
                <w:sz w:val="22"/>
                <w:szCs w:val="22"/>
              </w:rPr>
            </w:pPr>
          </w:p>
        </w:tc>
        <w:tc>
          <w:tcPr>
            <w:tcW w:w="4530" w:type="dxa"/>
            <w:tcBorders>
              <w:top w:val="nil"/>
              <w:left w:val="nil"/>
              <w:bottom w:val="nil"/>
              <w:right w:val="single" w:color="auto" w:sz="8" w:space="0"/>
            </w:tcBorders>
            <w:shd w:val="clear" w:color="auto" w:fill="auto"/>
            <w:noWrap/>
            <w:vAlign w:val="bottom"/>
            <w:hideMark/>
          </w:tcPr>
          <w:p w:rsidRPr="0070080F" w:rsidR="0070080F" w:rsidP="0070080F" w:rsidRDefault="0070080F" w14:paraId="2B9F42BB"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R08-HE2D03-KAA-47-XX-MOD-AR-00403</w:t>
            </w:r>
          </w:p>
        </w:tc>
      </w:tr>
      <w:tr w:rsidRPr="0070080F" w:rsidR="0070080F" w:rsidTr="0070080F" w14:paraId="235B699D" w14:textId="77777777">
        <w:trPr>
          <w:trHeight w:val="300"/>
        </w:trPr>
        <w:tc>
          <w:tcPr>
            <w:tcW w:w="4140" w:type="dxa"/>
            <w:tcBorders>
              <w:top w:val="nil"/>
              <w:left w:val="single" w:color="auto" w:sz="8" w:space="0"/>
              <w:bottom w:val="nil"/>
              <w:right w:val="nil"/>
            </w:tcBorders>
            <w:shd w:val="clear" w:color="auto" w:fill="auto"/>
            <w:noWrap/>
            <w:vAlign w:val="bottom"/>
            <w:hideMark/>
          </w:tcPr>
          <w:p w:rsidRPr="0070080F" w:rsidR="0070080F" w:rsidP="0070080F" w:rsidRDefault="0070080F" w14:paraId="1AEB1DBA"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48E024BD" w14:textId="77777777">
            <w:pPr>
              <w:spacing w:after="0"/>
              <w:ind w:left="0"/>
              <w:jc w:val="left"/>
              <w:rPr>
                <w:rFonts w:ascii="Calibri" w:hAnsi="Calibri" w:eastAsia="Times New Roman" w:cs="Calibri"/>
                <w:color w:val="AE9142" w:themeColor="text1"/>
                <w:sz w:val="22"/>
                <w:szCs w:val="22"/>
              </w:rPr>
            </w:pPr>
          </w:p>
        </w:tc>
        <w:tc>
          <w:tcPr>
            <w:tcW w:w="4530" w:type="dxa"/>
            <w:tcBorders>
              <w:top w:val="nil"/>
              <w:left w:val="nil"/>
              <w:bottom w:val="nil"/>
              <w:right w:val="single" w:color="auto" w:sz="8" w:space="0"/>
            </w:tcBorders>
            <w:shd w:val="clear" w:color="auto" w:fill="auto"/>
            <w:noWrap/>
            <w:vAlign w:val="bottom"/>
            <w:hideMark/>
          </w:tcPr>
          <w:p w:rsidRPr="0070080F" w:rsidR="0070080F" w:rsidP="0070080F" w:rsidRDefault="0070080F" w14:paraId="59EE3B07"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R08-HE2D03-KAA-48-XX-MOD-AR-00404</w:t>
            </w:r>
          </w:p>
        </w:tc>
      </w:tr>
      <w:tr w:rsidRPr="0070080F" w:rsidR="0070080F" w:rsidTr="0070080F" w14:paraId="4822977C" w14:textId="77777777">
        <w:trPr>
          <w:trHeight w:val="300"/>
        </w:trPr>
        <w:tc>
          <w:tcPr>
            <w:tcW w:w="4140" w:type="dxa"/>
            <w:tcBorders>
              <w:top w:val="nil"/>
              <w:left w:val="single" w:color="auto" w:sz="8" w:space="0"/>
              <w:bottom w:val="nil"/>
              <w:right w:val="nil"/>
            </w:tcBorders>
            <w:shd w:val="clear" w:color="auto" w:fill="auto"/>
            <w:noWrap/>
            <w:vAlign w:val="bottom"/>
            <w:hideMark/>
          </w:tcPr>
          <w:p w:rsidRPr="0070080F" w:rsidR="0070080F" w:rsidP="0070080F" w:rsidRDefault="0070080F" w14:paraId="04EF7F5C"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72F59F4C" w14:textId="77777777">
            <w:pPr>
              <w:spacing w:after="0"/>
              <w:ind w:left="0"/>
              <w:jc w:val="left"/>
              <w:rPr>
                <w:rFonts w:ascii="Calibri" w:hAnsi="Calibri" w:eastAsia="Times New Roman" w:cs="Calibri"/>
                <w:color w:val="AE9142" w:themeColor="text1"/>
                <w:sz w:val="22"/>
                <w:szCs w:val="22"/>
              </w:rPr>
            </w:pPr>
          </w:p>
        </w:tc>
        <w:tc>
          <w:tcPr>
            <w:tcW w:w="4530" w:type="dxa"/>
            <w:tcBorders>
              <w:top w:val="nil"/>
              <w:left w:val="nil"/>
              <w:bottom w:val="nil"/>
              <w:right w:val="single" w:color="auto" w:sz="8" w:space="0"/>
            </w:tcBorders>
            <w:shd w:val="clear" w:color="auto" w:fill="auto"/>
            <w:noWrap/>
            <w:vAlign w:val="bottom"/>
            <w:hideMark/>
          </w:tcPr>
          <w:p w:rsidRPr="0070080F" w:rsidR="0070080F" w:rsidP="0070080F" w:rsidRDefault="0070080F" w14:paraId="53ED0D43"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R08-HE2D03-KAA-49-XX-MOD-AR-00405</w:t>
            </w:r>
          </w:p>
        </w:tc>
      </w:tr>
      <w:tr w:rsidRPr="0070080F" w:rsidR="0070080F" w:rsidTr="0070080F" w14:paraId="06D71329" w14:textId="77777777">
        <w:trPr>
          <w:trHeight w:val="300"/>
        </w:trPr>
        <w:tc>
          <w:tcPr>
            <w:tcW w:w="4140" w:type="dxa"/>
            <w:tcBorders>
              <w:top w:val="nil"/>
              <w:left w:val="single" w:color="auto" w:sz="8" w:space="0"/>
              <w:bottom w:val="nil"/>
              <w:right w:val="nil"/>
            </w:tcBorders>
            <w:shd w:val="clear" w:color="auto" w:fill="auto"/>
            <w:noWrap/>
            <w:vAlign w:val="bottom"/>
            <w:hideMark/>
          </w:tcPr>
          <w:p w:rsidRPr="0070080F" w:rsidR="0070080F" w:rsidP="0070080F" w:rsidRDefault="0070080F" w14:paraId="721A4935"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75777C4C" w14:textId="77777777">
            <w:pPr>
              <w:spacing w:after="0"/>
              <w:ind w:left="0"/>
              <w:jc w:val="left"/>
              <w:rPr>
                <w:rFonts w:ascii="Calibri" w:hAnsi="Calibri" w:eastAsia="Times New Roman" w:cs="Calibri"/>
                <w:color w:val="AE9142" w:themeColor="text1"/>
                <w:sz w:val="22"/>
                <w:szCs w:val="22"/>
              </w:rPr>
            </w:pPr>
          </w:p>
        </w:tc>
        <w:tc>
          <w:tcPr>
            <w:tcW w:w="4530" w:type="dxa"/>
            <w:tcBorders>
              <w:top w:val="nil"/>
              <w:left w:val="nil"/>
              <w:bottom w:val="nil"/>
              <w:right w:val="single" w:color="auto" w:sz="8" w:space="0"/>
            </w:tcBorders>
            <w:shd w:val="clear" w:color="auto" w:fill="auto"/>
            <w:noWrap/>
            <w:vAlign w:val="bottom"/>
            <w:hideMark/>
          </w:tcPr>
          <w:p w:rsidRPr="0070080F" w:rsidR="0070080F" w:rsidP="0070080F" w:rsidRDefault="0070080F" w14:paraId="03E86E2B"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R08-HE2D03-KAA-50-XX-MOD-AR-00406</w:t>
            </w:r>
          </w:p>
        </w:tc>
      </w:tr>
      <w:tr w:rsidRPr="0070080F" w:rsidR="0070080F" w:rsidTr="0070080F" w14:paraId="4ADF4FFE" w14:textId="77777777">
        <w:trPr>
          <w:trHeight w:val="315"/>
        </w:trPr>
        <w:tc>
          <w:tcPr>
            <w:tcW w:w="4140" w:type="dxa"/>
            <w:tcBorders>
              <w:top w:val="nil"/>
              <w:left w:val="single" w:color="auto" w:sz="8" w:space="0"/>
              <w:bottom w:val="single" w:color="auto" w:sz="8" w:space="0"/>
              <w:right w:val="nil"/>
            </w:tcBorders>
            <w:shd w:val="clear" w:color="auto" w:fill="auto"/>
            <w:noWrap/>
            <w:vAlign w:val="bottom"/>
            <w:hideMark/>
          </w:tcPr>
          <w:p w:rsidRPr="0070080F" w:rsidR="0070080F" w:rsidP="0070080F" w:rsidRDefault="0070080F" w14:paraId="0406AD77"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720" w:type="dxa"/>
            <w:tcBorders>
              <w:top w:val="nil"/>
              <w:left w:val="nil"/>
              <w:bottom w:val="single" w:color="auto" w:sz="8" w:space="0"/>
              <w:right w:val="nil"/>
            </w:tcBorders>
            <w:shd w:val="clear" w:color="auto" w:fill="auto"/>
            <w:noWrap/>
            <w:vAlign w:val="bottom"/>
            <w:hideMark/>
          </w:tcPr>
          <w:p w:rsidRPr="0070080F" w:rsidR="0070080F" w:rsidP="0070080F" w:rsidRDefault="0070080F" w14:paraId="0F397019"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nil"/>
              <w:left w:val="nil"/>
              <w:bottom w:val="single" w:color="auto" w:sz="8" w:space="0"/>
              <w:right w:val="single" w:color="auto" w:sz="8" w:space="0"/>
            </w:tcBorders>
            <w:shd w:val="clear" w:color="auto" w:fill="auto"/>
            <w:noWrap/>
            <w:vAlign w:val="bottom"/>
            <w:hideMark/>
          </w:tcPr>
          <w:p w:rsidRPr="0070080F" w:rsidR="0070080F" w:rsidP="0070080F" w:rsidRDefault="0070080F" w14:paraId="298E1599"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R08-HE2D03-KAA-51-XX-MOD-AR-00407</w:t>
            </w:r>
          </w:p>
        </w:tc>
      </w:tr>
      <w:tr w:rsidRPr="0070080F" w:rsidR="0070080F" w:rsidTr="0070080F" w14:paraId="166CA073"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740CB310"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263E6D51"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43F483AF"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284C312A" w14:textId="77777777">
        <w:trPr>
          <w:trHeight w:val="315"/>
        </w:trPr>
        <w:tc>
          <w:tcPr>
            <w:tcW w:w="414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60542761"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 xml:space="preserve">Sheet Model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177798A5" w14:textId="77777777">
            <w:pPr>
              <w:spacing w:after="0"/>
              <w:ind w:left="0"/>
              <w:jc w:val="left"/>
              <w:rPr>
                <w:rFonts w:ascii="Calibri" w:hAnsi="Calibri" w:eastAsia="Times New Roman" w:cs="Calibri"/>
                <w:b/>
                <w:bCs/>
                <w:color w:val="AE9142" w:themeColor="text1"/>
                <w:sz w:val="22"/>
                <w:szCs w:val="22"/>
              </w:rPr>
            </w:pPr>
          </w:p>
        </w:tc>
        <w:tc>
          <w:tcPr>
            <w:tcW w:w="453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6227B4B3"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Description</w:t>
            </w:r>
          </w:p>
        </w:tc>
      </w:tr>
      <w:tr w:rsidRPr="0070080F" w:rsidR="0070080F" w:rsidTr="0070080F" w14:paraId="24C1FDFB"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0E06CE96"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362FF80E"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694C0754"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37B192E8" w14:textId="77777777">
        <w:trPr>
          <w:trHeight w:val="315"/>
        </w:trPr>
        <w:tc>
          <w:tcPr>
            <w:tcW w:w="4140" w:type="dxa"/>
            <w:tcBorders>
              <w:top w:val="single" w:color="auto" w:sz="8" w:space="0"/>
              <w:left w:val="single" w:color="auto" w:sz="8" w:space="0"/>
              <w:bottom w:val="single" w:color="auto" w:sz="8" w:space="0"/>
              <w:right w:val="nil"/>
            </w:tcBorders>
            <w:shd w:val="clear" w:color="auto" w:fill="auto"/>
            <w:noWrap/>
            <w:vAlign w:val="bottom"/>
            <w:hideMark/>
          </w:tcPr>
          <w:p w:rsidRPr="0070080F" w:rsidR="0070080F" w:rsidP="0070080F" w:rsidRDefault="0070080F" w14:paraId="41393F34"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R08-HE2D03-KAA-49-XX-MOD-AR-00701</w:t>
            </w:r>
          </w:p>
        </w:tc>
        <w:tc>
          <w:tcPr>
            <w:tcW w:w="720" w:type="dxa"/>
            <w:tcBorders>
              <w:top w:val="single" w:color="auto" w:sz="8" w:space="0"/>
              <w:left w:val="nil"/>
              <w:bottom w:val="single" w:color="auto" w:sz="8" w:space="0"/>
              <w:right w:val="nil"/>
            </w:tcBorders>
            <w:shd w:val="clear" w:color="auto" w:fill="auto"/>
            <w:noWrap/>
            <w:vAlign w:val="bottom"/>
            <w:hideMark/>
          </w:tcPr>
          <w:p w:rsidRPr="0070080F" w:rsidR="0070080F" w:rsidP="0070080F" w:rsidRDefault="0070080F" w14:paraId="4C3A907F"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single" w:color="auto" w:sz="8" w:space="0"/>
              <w:left w:val="nil"/>
              <w:bottom w:val="single" w:color="auto" w:sz="8" w:space="0"/>
              <w:right w:val="single" w:color="auto" w:sz="8" w:space="0"/>
            </w:tcBorders>
            <w:shd w:val="clear" w:color="auto" w:fill="auto"/>
            <w:noWrap/>
            <w:vAlign w:val="bottom"/>
            <w:hideMark/>
          </w:tcPr>
          <w:p w:rsidRPr="0070080F" w:rsidR="0070080F" w:rsidP="0070080F" w:rsidRDefault="0070080F" w14:paraId="7DC63379"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r>
      <w:tr w:rsidRPr="0070080F" w:rsidR="0070080F" w:rsidTr="0070080F" w14:paraId="7B0DABFB" w14:textId="77777777">
        <w:trPr>
          <w:trHeight w:val="315"/>
        </w:trPr>
        <w:tc>
          <w:tcPr>
            <w:tcW w:w="4140" w:type="dxa"/>
            <w:tcBorders>
              <w:top w:val="nil"/>
              <w:left w:val="single" w:color="auto" w:sz="8" w:space="0"/>
              <w:bottom w:val="single" w:color="auto" w:sz="8" w:space="0"/>
              <w:right w:val="nil"/>
            </w:tcBorders>
            <w:shd w:val="clear" w:color="auto" w:fill="auto"/>
            <w:noWrap/>
            <w:vAlign w:val="bottom"/>
            <w:hideMark/>
          </w:tcPr>
          <w:p w:rsidRPr="0070080F" w:rsidR="0070080F" w:rsidP="0070080F" w:rsidRDefault="0070080F" w14:paraId="325DA221"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R08-HE2D03-KAA-51-XX-MOD-AR-00702</w:t>
            </w:r>
          </w:p>
        </w:tc>
        <w:tc>
          <w:tcPr>
            <w:tcW w:w="720" w:type="dxa"/>
            <w:tcBorders>
              <w:top w:val="nil"/>
              <w:left w:val="nil"/>
              <w:bottom w:val="single" w:color="auto" w:sz="8" w:space="0"/>
              <w:right w:val="nil"/>
            </w:tcBorders>
            <w:shd w:val="clear" w:color="auto" w:fill="auto"/>
            <w:noWrap/>
            <w:vAlign w:val="bottom"/>
            <w:hideMark/>
          </w:tcPr>
          <w:p w:rsidRPr="0070080F" w:rsidR="0070080F" w:rsidP="0070080F" w:rsidRDefault="0070080F" w14:paraId="4D218947"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nil"/>
              <w:left w:val="nil"/>
              <w:bottom w:val="single" w:color="auto" w:sz="8" w:space="0"/>
              <w:right w:val="single" w:color="auto" w:sz="8" w:space="0"/>
            </w:tcBorders>
            <w:shd w:val="clear" w:color="auto" w:fill="auto"/>
            <w:noWrap/>
            <w:vAlign w:val="bottom"/>
            <w:hideMark/>
          </w:tcPr>
          <w:p w:rsidRPr="0070080F" w:rsidR="0070080F" w:rsidP="0070080F" w:rsidRDefault="0070080F" w14:paraId="1A9C58F7"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r>
      <w:tr w:rsidRPr="0070080F" w:rsidR="0070080F" w:rsidTr="0070080F" w14:paraId="6260E8FD" w14:textId="77777777">
        <w:trPr>
          <w:trHeight w:val="300"/>
        </w:trPr>
        <w:tc>
          <w:tcPr>
            <w:tcW w:w="4140" w:type="dxa"/>
            <w:tcBorders>
              <w:top w:val="nil"/>
              <w:left w:val="nil"/>
              <w:bottom w:val="nil"/>
              <w:right w:val="nil"/>
            </w:tcBorders>
            <w:shd w:val="clear" w:color="auto" w:fill="auto"/>
            <w:noWrap/>
            <w:vAlign w:val="bottom"/>
            <w:hideMark/>
          </w:tcPr>
          <w:p w:rsidRPr="0070080F" w:rsidR="0070080F" w:rsidP="0070080F" w:rsidRDefault="0070080F" w14:paraId="568BBB7C"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49A47543"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453376C9"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7116BECC" w14:textId="77777777">
        <w:trPr>
          <w:trHeight w:val="315"/>
        </w:trPr>
        <w:tc>
          <w:tcPr>
            <w:tcW w:w="414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65056DD9"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 xml:space="preserve">Sheet Model </w:t>
            </w:r>
          </w:p>
        </w:tc>
        <w:tc>
          <w:tcPr>
            <w:tcW w:w="720" w:type="dxa"/>
            <w:tcBorders>
              <w:top w:val="nil"/>
              <w:left w:val="nil"/>
              <w:bottom w:val="nil"/>
              <w:right w:val="nil"/>
            </w:tcBorders>
            <w:shd w:val="clear" w:color="auto" w:fill="auto"/>
            <w:noWrap/>
            <w:vAlign w:val="bottom"/>
            <w:hideMark/>
          </w:tcPr>
          <w:p w:rsidRPr="0070080F" w:rsidR="0070080F" w:rsidP="0070080F" w:rsidRDefault="0070080F" w14:paraId="1C541CC3" w14:textId="77777777">
            <w:pPr>
              <w:spacing w:after="0"/>
              <w:ind w:left="0"/>
              <w:jc w:val="left"/>
              <w:rPr>
                <w:rFonts w:ascii="Calibri" w:hAnsi="Calibri" w:eastAsia="Times New Roman" w:cs="Calibri"/>
                <w:b/>
                <w:bCs/>
                <w:color w:val="AE9142" w:themeColor="text1"/>
                <w:sz w:val="22"/>
                <w:szCs w:val="22"/>
              </w:rPr>
            </w:pPr>
          </w:p>
        </w:tc>
        <w:tc>
          <w:tcPr>
            <w:tcW w:w="453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70080F" w:rsidR="0070080F" w:rsidP="0070080F" w:rsidRDefault="0070080F" w14:paraId="61E03323" w14:textId="77777777">
            <w:pPr>
              <w:spacing w:after="0"/>
              <w:ind w:left="0"/>
              <w:jc w:val="left"/>
              <w:rPr>
                <w:rFonts w:ascii="Calibri" w:hAnsi="Calibri" w:eastAsia="Times New Roman" w:cs="Calibri"/>
                <w:b/>
                <w:bCs/>
                <w:color w:val="AE9142" w:themeColor="text1"/>
                <w:sz w:val="22"/>
                <w:szCs w:val="22"/>
              </w:rPr>
            </w:pPr>
            <w:r w:rsidRPr="0070080F">
              <w:rPr>
                <w:rFonts w:ascii="Calibri" w:hAnsi="Calibri" w:eastAsia="Times New Roman" w:cs="Calibri"/>
                <w:b/>
                <w:bCs/>
                <w:color w:val="AE9142" w:themeColor="text1"/>
                <w:sz w:val="22"/>
                <w:szCs w:val="22"/>
              </w:rPr>
              <w:t>Description</w:t>
            </w:r>
          </w:p>
        </w:tc>
      </w:tr>
      <w:tr w:rsidRPr="0070080F" w:rsidR="0070080F" w:rsidTr="0070080F" w14:paraId="5103EE63" w14:textId="77777777">
        <w:trPr>
          <w:trHeight w:val="315"/>
        </w:trPr>
        <w:tc>
          <w:tcPr>
            <w:tcW w:w="4140" w:type="dxa"/>
            <w:tcBorders>
              <w:top w:val="nil"/>
              <w:left w:val="nil"/>
              <w:bottom w:val="nil"/>
              <w:right w:val="nil"/>
            </w:tcBorders>
            <w:shd w:val="clear" w:color="auto" w:fill="auto"/>
            <w:noWrap/>
            <w:vAlign w:val="bottom"/>
            <w:hideMark/>
          </w:tcPr>
          <w:p w:rsidRPr="0070080F" w:rsidR="0070080F" w:rsidP="0070080F" w:rsidRDefault="0070080F" w14:paraId="10A28655" w14:textId="77777777">
            <w:pPr>
              <w:spacing w:after="0"/>
              <w:ind w:left="0"/>
              <w:jc w:val="left"/>
              <w:rPr>
                <w:rFonts w:ascii="Calibri" w:hAnsi="Calibri" w:eastAsia="Times New Roman" w:cs="Calibri"/>
                <w:color w:val="AE9142" w:themeColor="text1"/>
                <w:sz w:val="22"/>
                <w:szCs w:val="22"/>
              </w:rPr>
            </w:pPr>
          </w:p>
        </w:tc>
        <w:tc>
          <w:tcPr>
            <w:tcW w:w="720" w:type="dxa"/>
            <w:tcBorders>
              <w:top w:val="nil"/>
              <w:left w:val="nil"/>
              <w:bottom w:val="nil"/>
              <w:right w:val="nil"/>
            </w:tcBorders>
            <w:shd w:val="clear" w:color="auto" w:fill="auto"/>
            <w:noWrap/>
            <w:vAlign w:val="bottom"/>
            <w:hideMark/>
          </w:tcPr>
          <w:p w:rsidRPr="0070080F" w:rsidR="0070080F" w:rsidP="0070080F" w:rsidRDefault="0070080F" w14:paraId="460825D9" w14:textId="77777777">
            <w:pPr>
              <w:spacing w:after="0"/>
              <w:ind w:left="0"/>
              <w:jc w:val="left"/>
              <w:rPr>
                <w:rFonts w:ascii="Times New Roman" w:hAnsi="Times New Roman" w:eastAsia="Times New Roman" w:cs="Times New Roman"/>
                <w:color w:val="AE9142" w:themeColor="text1"/>
                <w:sz w:val="20"/>
              </w:rPr>
            </w:pPr>
          </w:p>
        </w:tc>
        <w:tc>
          <w:tcPr>
            <w:tcW w:w="4530" w:type="dxa"/>
            <w:tcBorders>
              <w:top w:val="nil"/>
              <w:left w:val="nil"/>
              <w:bottom w:val="nil"/>
              <w:right w:val="nil"/>
            </w:tcBorders>
            <w:shd w:val="clear" w:color="auto" w:fill="auto"/>
            <w:noWrap/>
            <w:vAlign w:val="bottom"/>
            <w:hideMark/>
          </w:tcPr>
          <w:p w:rsidRPr="0070080F" w:rsidR="0070080F" w:rsidP="0070080F" w:rsidRDefault="0070080F" w14:paraId="41A0CDCC" w14:textId="77777777">
            <w:pPr>
              <w:spacing w:after="0"/>
              <w:ind w:left="0"/>
              <w:jc w:val="left"/>
              <w:rPr>
                <w:rFonts w:ascii="Times New Roman" w:hAnsi="Times New Roman" w:eastAsia="Times New Roman" w:cs="Times New Roman"/>
                <w:color w:val="AE9142" w:themeColor="text1"/>
                <w:sz w:val="20"/>
              </w:rPr>
            </w:pPr>
          </w:p>
        </w:tc>
      </w:tr>
      <w:tr w:rsidRPr="0070080F" w:rsidR="0070080F" w:rsidTr="0070080F" w14:paraId="78A9FE93" w14:textId="77777777">
        <w:trPr>
          <w:trHeight w:val="315"/>
        </w:trPr>
        <w:tc>
          <w:tcPr>
            <w:tcW w:w="4140" w:type="dxa"/>
            <w:tcBorders>
              <w:top w:val="single" w:color="auto" w:sz="8" w:space="0"/>
              <w:left w:val="single" w:color="auto" w:sz="8" w:space="0"/>
              <w:bottom w:val="single" w:color="auto" w:sz="8" w:space="0"/>
              <w:right w:val="nil"/>
            </w:tcBorders>
            <w:shd w:val="clear" w:color="auto" w:fill="auto"/>
            <w:noWrap/>
            <w:vAlign w:val="bottom"/>
            <w:hideMark/>
          </w:tcPr>
          <w:p w:rsidRPr="0070080F" w:rsidR="0070080F" w:rsidP="0070080F" w:rsidRDefault="0070080F" w14:paraId="1EDD3FA8"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R08-HE2D03-KAA-61-XX-MOD-AR-00601</w:t>
            </w:r>
          </w:p>
        </w:tc>
        <w:tc>
          <w:tcPr>
            <w:tcW w:w="720" w:type="dxa"/>
            <w:tcBorders>
              <w:top w:val="single" w:color="auto" w:sz="8" w:space="0"/>
              <w:left w:val="nil"/>
              <w:bottom w:val="single" w:color="auto" w:sz="8" w:space="0"/>
              <w:right w:val="nil"/>
            </w:tcBorders>
            <w:shd w:val="clear" w:color="auto" w:fill="auto"/>
            <w:noWrap/>
            <w:vAlign w:val="bottom"/>
            <w:hideMark/>
          </w:tcPr>
          <w:p w:rsidRPr="0070080F" w:rsidR="0070080F" w:rsidP="0070080F" w:rsidRDefault="0070080F" w14:paraId="28DFD4E4"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single" w:color="auto" w:sz="8" w:space="0"/>
              <w:left w:val="nil"/>
              <w:bottom w:val="single" w:color="auto" w:sz="8" w:space="0"/>
              <w:right w:val="single" w:color="auto" w:sz="8" w:space="0"/>
            </w:tcBorders>
            <w:shd w:val="clear" w:color="auto" w:fill="auto"/>
            <w:noWrap/>
            <w:vAlign w:val="bottom"/>
            <w:hideMark/>
          </w:tcPr>
          <w:p w:rsidRPr="0070080F" w:rsidR="0070080F" w:rsidP="0070080F" w:rsidRDefault="0070080F" w14:paraId="2DF705E5"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r>
      <w:tr w:rsidRPr="0070080F" w:rsidR="0070080F" w:rsidTr="0070080F" w14:paraId="2DDEE3C7" w14:textId="77777777">
        <w:trPr>
          <w:trHeight w:val="315"/>
        </w:trPr>
        <w:tc>
          <w:tcPr>
            <w:tcW w:w="4140" w:type="dxa"/>
            <w:tcBorders>
              <w:top w:val="nil"/>
              <w:left w:val="single" w:color="auto" w:sz="8" w:space="0"/>
              <w:bottom w:val="single" w:color="auto" w:sz="8" w:space="0"/>
              <w:right w:val="nil"/>
            </w:tcBorders>
            <w:shd w:val="clear" w:color="auto" w:fill="auto"/>
            <w:noWrap/>
            <w:vAlign w:val="bottom"/>
            <w:hideMark/>
          </w:tcPr>
          <w:p w:rsidRPr="0070080F" w:rsidR="0070080F" w:rsidP="0070080F" w:rsidRDefault="0070080F" w14:paraId="2C984C2F"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R08-HE2D03-KAA-62-XX-MOD-AR-00601</w:t>
            </w:r>
          </w:p>
        </w:tc>
        <w:tc>
          <w:tcPr>
            <w:tcW w:w="720" w:type="dxa"/>
            <w:tcBorders>
              <w:top w:val="nil"/>
              <w:left w:val="nil"/>
              <w:bottom w:val="single" w:color="auto" w:sz="8" w:space="0"/>
              <w:right w:val="nil"/>
            </w:tcBorders>
            <w:shd w:val="clear" w:color="auto" w:fill="auto"/>
            <w:noWrap/>
            <w:vAlign w:val="bottom"/>
            <w:hideMark/>
          </w:tcPr>
          <w:p w:rsidRPr="0070080F" w:rsidR="0070080F" w:rsidP="0070080F" w:rsidRDefault="0070080F" w14:paraId="69AF676F"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nil"/>
              <w:left w:val="nil"/>
              <w:bottom w:val="single" w:color="auto" w:sz="8" w:space="0"/>
              <w:right w:val="single" w:color="auto" w:sz="8" w:space="0"/>
            </w:tcBorders>
            <w:shd w:val="clear" w:color="auto" w:fill="auto"/>
            <w:noWrap/>
            <w:vAlign w:val="bottom"/>
            <w:hideMark/>
          </w:tcPr>
          <w:p w:rsidRPr="0070080F" w:rsidR="0070080F" w:rsidP="0070080F" w:rsidRDefault="0070080F" w14:paraId="09200EA7"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r>
      <w:tr w:rsidRPr="0070080F" w:rsidR="0070080F" w:rsidTr="0070080F" w14:paraId="10B78A96" w14:textId="77777777">
        <w:trPr>
          <w:trHeight w:val="315"/>
        </w:trPr>
        <w:tc>
          <w:tcPr>
            <w:tcW w:w="4140" w:type="dxa"/>
            <w:tcBorders>
              <w:top w:val="nil"/>
              <w:left w:val="single" w:color="auto" w:sz="8" w:space="0"/>
              <w:bottom w:val="single" w:color="auto" w:sz="8" w:space="0"/>
              <w:right w:val="nil"/>
            </w:tcBorders>
            <w:shd w:val="clear" w:color="auto" w:fill="auto"/>
            <w:noWrap/>
            <w:vAlign w:val="bottom"/>
            <w:hideMark/>
          </w:tcPr>
          <w:p w:rsidRPr="0070080F" w:rsidR="0070080F" w:rsidP="0070080F" w:rsidRDefault="0070080F" w14:paraId="5AD50B3B"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R08-HE2D03-KAA-67-XX-MOD-AR-00601</w:t>
            </w:r>
          </w:p>
        </w:tc>
        <w:tc>
          <w:tcPr>
            <w:tcW w:w="720" w:type="dxa"/>
            <w:tcBorders>
              <w:top w:val="nil"/>
              <w:left w:val="nil"/>
              <w:bottom w:val="single" w:color="auto" w:sz="8" w:space="0"/>
              <w:right w:val="nil"/>
            </w:tcBorders>
            <w:shd w:val="clear" w:color="auto" w:fill="auto"/>
            <w:noWrap/>
            <w:vAlign w:val="bottom"/>
            <w:hideMark/>
          </w:tcPr>
          <w:p w:rsidRPr="0070080F" w:rsidR="0070080F" w:rsidP="0070080F" w:rsidRDefault="0070080F" w14:paraId="3A1CAA47"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c>
          <w:tcPr>
            <w:tcW w:w="4530" w:type="dxa"/>
            <w:tcBorders>
              <w:top w:val="nil"/>
              <w:left w:val="nil"/>
              <w:bottom w:val="single" w:color="auto" w:sz="8" w:space="0"/>
              <w:right w:val="single" w:color="auto" w:sz="8" w:space="0"/>
            </w:tcBorders>
            <w:shd w:val="clear" w:color="auto" w:fill="auto"/>
            <w:noWrap/>
            <w:vAlign w:val="bottom"/>
            <w:hideMark/>
          </w:tcPr>
          <w:p w:rsidRPr="0070080F" w:rsidR="0070080F" w:rsidP="0070080F" w:rsidRDefault="0070080F" w14:paraId="78BD4972" w14:textId="77777777">
            <w:pPr>
              <w:spacing w:after="0"/>
              <w:ind w:left="0"/>
              <w:jc w:val="left"/>
              <w:rPr>
                <w:rFonts w:ascii="Calibri" w:hAnsi="Calibri" w:eastAsia="Times New Roman" w:cs="Calibri"/>
                <w:color w:val="AE9142" w:themeColor="text1"/>
                <w:sz w:val="22"/>
                <w:szCs w:val="22"/>
              </w:rPr>
            </w:pPr>
            <w:r w:rsidRPr="0070080F">
              <w:rPr>
                <w:rFonts w:ascii="Calibri" w:hAnsi="Calibri" w:eastAsia="Times New Roman" w:cs="Calibri"/>
                <w:color w:val="AE9142" w:themeColor="text1"/>
                <w:sz w:val="22"/>
                <w:szCs w:val="22"/>
              </w:rPr>
              <w:t> </w:t>
            </w:r>
          </w:p>
        </w:tc>
      </w:tr>
    </w:tbl>
    <w:p w:rsidR="00DF2A69" w:rsidP="00BD6D29" w:rsidRDefault="00DF2A69" w14:paraId="21075E89" w14:textId="77777777">
      <w:pPr>
        <w:ind w:left="0"/>
        <w:rPr>
          <w:rFonts w:ascii="Playfair Display" w:hAnsi="Playfair Display" w:eastAsia="Playfair Display" w:cs="Playfair Display"/>
          <w:color w:val="000000"/>
          <w:szCs w:val="18"/>
        </w:rPr>
      </w:pPr>
    </w:p>
    <w:p w:rsidR="00E2656D" w:rsidP="03FCF3AE" w:rsidRDefault="00C05D89" w14:paraId="20A52121" w14:textId="54672698">
      <w:pPr>
        <w:rPr>
          <w:rFonts w:ascii="Playfair Display" w:hAnsi="Playfair Display" w:eastAsia="Playfair Display" w:cs="Playfair Display"/>
          <w:color w:val="000000"/>
          <w:szCs w:val="18"/>
        </w:rPr>
      </w:pPr>
      <w:r w:rsidRPr="00C05D89">
        <w:rPr>
          <w:noProof/>
        </w:rPr>
        <w:t xml:space="preserve"> </w:t>
      </w:r>
    </w:p>
    <w:tbl>
      <w:tblPr>
        <w:tblStyle w:val="GridTable441"/>
        <w:tblW w:w="0" w:type="auto"/>
        <w:tblInd w:w="625" w:type="dxa"/>
        <w:tblLook w:val="04A0" w:firstRow="1" w:lastRow="0" w:firstColumn="1" w:lastColumn="0" w:noHBand="0" w:noVBand="1"/>
      </w:tblPr>
      <w:tblGrid>
        <w:gridCol w:w="4738"/>
        <w:gridCol w:w="4662"/>
      </w:tblGrid>
      <w:tr w:rsidRPr="000154EB" w:rsidR="003F2512" w:rsidTr="6BA0D62C" w14:paraId="5428CA01" w14:textId="77777777">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4738"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0154EB" w:rsidR="003F2512" w:rsidP="00BE7895" w:rsidRDefault="003F2512" w14:paraId="3AAFEB4C" w14:textId="77777777">
            <w:pPr>
              <w:spacing w:after="120"/>
              <w:ind w:left="0"/>
              <w:jc w:val="left"/>
              <w:rPr>
                <w:szCs w:val="18"/>
              </w:rPr>
            </w:pPr>
            <w:r w:rsidRPr="000154EB">
              <w:rPr>
                <w:szCs w:val="18"/>
              </w:rPr>
              <w:t>Model Naming Code</w:t>
            </w:r>
          </w:p>
        </w:tc>
        <w:tc>
          <w:tcPr>
            <w:tcW w:w="4662"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0154EB" w:rsidR="003F2512" w:rsidP="00BE7895" w:rsidRDefault="003F2512" w14:paraId="09E292DC" w14:textId="77777777">
            <w:pPr>
              <w:ind w:left="0"/>
              <w:jc w:val="left"/>
              <w:cnfStyle w:val="100000000000" w:firstRow="1" w:lastRow="0" w:firstColumn="0" w:lastColumn="0" w:oddVBand="0" w:evenVBand="0" w:oddHBand="0" w:evenHBand="0" w:firstRowFirstColumn="0" w:firstRowLastColumn="0" w:lastRowFirstColumn="0" w:lastRowLastColumn="0"/>
              <w:rPr>
                <w:szCs w:val="18"/>
              </w:rPr>
            </w:pPr>
            <w:r w:rsidRPr="000154EB">
              <w:rPr>
                <w:szCs w:val="18"/>
              </w:rPr>
              <w:t>Description</w:t>
            </w:r>
          </w:p>
        </w:tc>
      </w:tr>
      <w:tr w:rsidRPr="000154EB" w:rsidR="003F2512" w:rsidTr="6BA0D62C" w14:paraId="1EBC9E5B" w14:textId="77777777">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738"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3F2512" w:rsidP="00B50C8C" w:rsidRDefault="003F2512" w14:paraId="3BDA582A" w14:textId="38795D2B">
            <w:pPr>
              <w:ind w:left="0"/>
              <w:jc w:val="left"/>
              <w:rPr>
                <w:szCs w:val="18"/>
              </w:rPr>
            </w:pPr>
            <w:r w:rsidRPr="000154EB">
              <w:rPr>
                <w:rFonts w:eastAsia="Arial" w:cs="Arial"/>
                <w:color w:val="1A1A1A"/>
                <w:szCs w:val="18"/>
              </w:rPr>
              <w:t>R08-HE2D0</w:t>
            </w:r>
            <w:r w:rsidR="00B50C8C">
              <w:rPr>
                <w:rFonts w:eastAsia="Arial" w:cs="Arial"/>
                <w:color w:val="1A1A1A"/>
                <w:szCs w:val="18"/>
              </w:rPr>
              <w:t>3</w:t>
            </w:r>
            <w:r w:rsidRPr="000154EB">
              <w:rPr>
                <w:rFonts w:eastAsia="Arial" w:cs="Arial"/>
                <w:color w:val="1A1A1A"/>
                <w:szCs w:val="18"/>
              </w:rPr>
              <w:t>-</w:t>
            </w:r>
            <w:r w:rsidR="00B50C8C">
              <w:rPr>
                <w:rFonts w:eastAsia="Arial" w:cs="Arial"/>
                <w:color w:val="1A1A1A"/>
                <w:szCs w:val="18"/>
              </w:rPr>
              <w:t>KAA</w:t>
            </w:r>
            <w:r w:rsidRPr="000154EB">
              <w:rPr>
                <w:rFonts w:eastAsia="Arial" w:cs="Arial"/>
                <w:color w:val="1A1A1A"/>
                <w:szCs w:val="18"/>
              </w:rPr>
              <w:t>-00-XX-MOD-AR-00100.rvt</w:t>
            </w:r>
          </w:p>
        </w:tc>
        <w:tc>
          <w:tcPr>
            <w:tcW w:w="4662"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3F2512" w:rsidP="00BE7895" w:rsidRDefault="003F2512" w14:paraId="427507E4" w14:textId="77777777">
            <w:pPr>
              <w:spacing w:after="120"/>
              <w:ind w:left="0"/>
              <w:jc w:val="left"/>
              <w:cnfStyle w:val="000000100000" w:firstRow="0" w:lastRow="0" w:firstColumn="0" w:lastColumn="0" w:oddVBand="0" w:evenVBand="0" w:oddHBand="1" w:evenHBand="0" w:firstRowFirstColumn="0" w:firstRowLastColumn="0" w:lastRowFirstColumn="0" w:lastRowLastColumn="0"/>
              <w:rPr>
                <w:szCs w:val="18"/>
              </w:rPr>
            </w:pPr>
            <w:r w:rsidRPr="000154EB">
              <w:rPr>
                <w:i/>
                <w:iCs/>
                <w:szCs w:val="18"/>
              </w:rPr>
              <w:t xml:space="preserve">Grids &amp; Levels </w:t>
            </w:r>
          </w:p>
        </w:tc>
      </w:tr>
      <w:tr w:rsidRPr="000154EB" w:rsidR="003F2512" w:rsidTr="6BA0D62C" w14:paraId="1FF830C3"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3F2512" w:rsidP="00AC21BA" w:rsidRDefault="00C568D3" w14:paraId="4043E01A" w14:textId="3333EA30">
            <w:pPr>
              <w:ind w:left="0"/>
              <w:jc w:val="left"/>
              <w:rPr>
                <w:szCs w:val="18"/>
              </w:rPr>
            </w:pPr>
            <w:r w:rsidRPr="00C568D3">
              <w:rPr>
                <w:rFonts w:hint="eastAsia" w:eastAsia="Arial" w:cs="Arial"/>
                <w:color w:val="1A1A1A"/>
                <w:szCs w:val="18"/>
              </w:rPr>
              <w:t>R08-HE2D0</w:t>
            </w:r>
            <w:r w:rsidR="0068683C">
              <w:rPr>
                <w:rFonts w:eastAsia="Arial" w:cs="Arial"/>
                <w:color w:val="1A1A1A"/>
                <w:szCs w:val="18"/>
              </w:rPr>
              <w:t>3</w:t>
            </w:r>
            <w:r w:rsidRPr="00C568D3">
              <w:rPr>
                <w:rFonts w:hint="eastAsia" w:eastAsia="Arial" w:cs="Arial"/>
                <w:color w:val="1A1A1A"/>
                <w:szCs w:val="18"/>
              </w:rPr>
              <w:t>-</w:t>
            </w:r>
            <w:r w:rsidR="0068683C">
              <w:rPr>
                <w:rFonts w:eastAsia="Arial" w:cs="Arial"/>
                <w:color w:val="1A1A1A"/>
                <w:szCs w:val="18"/>
              </w:rPr>
              <w:t>KAA</w:t>
            </w:r>
            <w:r w:rsidRPr="00C568D3">
              <w:rPr>
                <w:rFonts w:hint="eastAsia" w:eastAsia="Arial" w:cs="Arial"/>
                <w:color w:val="1A1A1A"/>
                <w:szCs w:val="18"/>
              </w:rPr>
              <w:t>-</w:t>
            </w:r>
            <w:r w:rsidR="00AC21BA">
              <w:rPr>
                <w:rFonts w:eastAsia="Arial" w:cs="Arial"/>
                <w:color w:val="1A1A1A"/>
                <w:szCs w:val="18"/>
              </w:rPr>
              <w:t>00</w:t>
            </w:r>
            <w:r w:rsidRPr="00C568D3">
              <w:rPr>
                <w:rFonts w:hint="eastAsia" w:eastAsia="Arial" w:cs="Arial"/>
                <w:color w:val="1A1A1A"/>
                <w:szCs w:val="18"/>
              </w:rPr>
              <w:t>-XX-MOD-AR-00</w:t>
            </w:r>
            <w:r w:rsidR="00AC21BA">
              <w:rPr>
                <w:rFonts w:eastAsia="Arial" w:cs="Arial"/>
                <w:color w:val="1A1A1A"/>
                <w:szCs w:val="18"/>
              </w:rPr>
              <w:t>0</w:t>
            </w:r>
            <w:r w:rsidRPr="00C568D3">
              <w:rPr>
                <w:rFonts w:hint="eastAsia" w:eastAsia="Arial" w:cs="Arial"/>
                <w:color w:val="1A1A1A"/>
                <w:szCs w:val="18"/>
              </w:rPr>
              <w:t>01</w:t>
            </w:r>
            <w:r w:rsidR="0021644A">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3F2512" w:rsidP="5BD26170" w:rsidRDefault="00AC21BA" w14:paraId="06F92B20" w14:textId="452FC360">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00AC21BA">
              <w:rPr>
                <w:i/>
                <w:iCs/>
                <w:szCs w:val="18"/>
              </w:rPr>
              <w:t xml:space="preserve">Sheet File #1 - </w:t>
            </w:r>
            <w:r w:rsidRPr="00AC21BA" w:rsidR="005002EA">
              <w:rPr>
                <w:i/>
                <w:iCs/>
                <w:szCs w:val="18"/>
              </w:rPr>
              <w:t>Master plan</w:t>
            </w:r>
            <w:r w:rsidRPr="00AC21BA">
              <w:rPr>
                <w:i/>
                <w:iCs/>
                <w:szCs w:val="18"/>
              </w:rPr>
              <w:t xml:space="preserve"> Site Layout</w:t>
            </w:r>
          </w:p>
        </w:tc>
      </w:tr>
      <w:tr w:rsidRPr="000154EB" w:rsidR="00AC21BA" w:rsidTr="6BA0D62C" w14:paraId="1D73D274"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AC21BA" w:rsidP="00AC21BA" w:rsidRDefault="00AC21BA" w14:paraId="499FAD43" w14:textId="55744C8F">
            <w:pPr>
              <w:ind w:left="0"/>
              <w:jc w:val="left"/>
              <w:rPr>
                <w:rFonts w:eastAsia="Arial" w:cs="Arial"/>
                <w:color w:val="1A1A1A"/>
                <w:szCs w:val="18"/>
              </w:rPr>
            </w:pPr>
            <w:r w:rsidRPr="00C568D3">
              <w:rPr>
                <w:rFonts w:hint="eastAsia" w:eastAsia="Arial" w:cs="Arial"/>
                <w:color w:val="1A1A1A"/>
                <w:szCs w:val="18"/>
              </w:rPr>
              <w:t>R08-HE2D0</w:t>
            </w:r>
            <w:r>
              <w:rPr>
                <w:rFonts w:eastAsia="Arial" w:cs="Arial"/>
                <w:color w:val="1A1A1A"/>
                <w:szCs w:val="18"/>
              </w:rPr>
              <w:t>3</w:t>
            </w:r>
            <w:r w:rsidRPr="00C568D3">
              <w:rPr>
                <w:rFonts w:hint="eastAsia" w:eastAsia="Arial" w:cs="Arial"/>
                <w:color w:val="1A1A1A"/>
                <w:szCs w:val="18"/>
              </w:rPr>
              <w:t>-</w:t>
            </w:r>
            <w:r>
              <w:rPr>
                <w:rFonts w:eastAsia="Arial" w:cs="Arial"/>
                <w:color w:val="1A1A1A"/>
                <w:szCs w:val="18"/>
              </w:rPr>
              <w:t>KAA</w:t>
            </w:r>
            <w:r w:rsidRPr="00C568D3">
              <w:rPr>
                <w:rFonts w:hint="eastAsia" w:eastAsia="Arial" w:cs="Arial"/>
                <w:color w:val="1A1A1A"/>
                <w:szCs w:val="18"/>
              </w:rPr>
              <w:t>-</w:t>
            </w:r>
            <w:r>
              <w:rPr>
                <w:rFonts w:eastAsia="Arial" w:cs="Arial"/>
                <w:color w:val="1A1A1A"/>
                <w:szCs w:val="18"/>
              </w:rPr>
              <w:t>00</w:t>
            </w:r>
            <w:r w:rsidRPr="00C568D3">
              <w:rPr>
                <w:rFonts w:hint="eastAsia" w:eastAsia="Arial" w:cs="Arial"/>
                <w:color w:val="1A1A1A"/>
                <w:szCs w:val="18"/>
              </w:rPr>
              <w:t>-XX-MOD-AR-00</w:t>
            </w:r>
            <w:r>
              <w:rPr>
                <w:rFonts w:eastAsia="Arial" w:cs="Arial"/>
                <w:color w:val="1A1A1A"/>
                <w:szCs w:val="18"/>
              </w:rPr>
              <w:t>0</w:t>
            </w:r>
            <w:r w:rsidRPr="00C568D3">
              <w:rPr>
                <w:rFonts w:hint="eastAsia" w:eastAsia="Arial" w:cs="Arial"/>
                <w:color w:val="1A1A1A"/>
                <w:szCs w:val="18"/>
              </w:rPr>
              <w:t>0</w:t>
            </w:r>
            <w:r>
              <w:rPr>
                <w:rFonts w:eastAsia="Arial" w:cs="Arial"/>
                <w:color w:val="1A1A1A"/>
                <w:szCs w:val="18"/>
              </w:rPr>
              <w:t>2.rvt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5BD26170" w:rsidR="00AC21BA" w:rsidP="5BD26170" w:rsidRDefault="00AC21BA" w14:paraId="0DC6C4AD" w14:textId="1EDEF19C">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AC21BA">
              <w:rPr>
                <w:i/>
                <w:iCs/>
                <w:szCs w:val="18"/>
              </w:rPr>
              <w:t>Sheet File #2 - Restaurant and Bars</w:t>
            </w:r>
          </w:p>
        </w:tc>
      </w:tr>
      <w:tr w:rsidRPr="000154EB" w:rsidR="00AC21BA" w:rsidTr="6BA0D62C" w14:paraId="55786708"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AC21BA" w:rsidP="00AC21BA" w:rsidRDefault="00AC21BA" w14:paraId="41BAD20D" w14:textId="356F2FBD">
            <w:pPr>
              <w:ind w:left="0"/>
              <w:jc w:val="left"/>
              <w:rPr>
                <w:rFonts w:eastAsia="Arial" w:cs="Arial"/>
                <w:color w:val="1A1A1A"/>
                <w:szCs w:val="18"/>
              </w:rPr>
            </w:pPr>
            <w:r w:rsidRPr="00C568D3">
              <w:rPr>
                <w:rFonts w:hint="eastAsia" w:eastAsia="Arial" w:cs="Arial"/>
                <w:color w:val="1A1A1A"/>
                <w:szCs w:val="18"/>
              </w:rPr>
              <w:t>R08-HE2D0</w:t>
            </w:r>
            <w:r>
              <w:rPr>
                <w:rFonts w:eastAsia="Arial" w:cs="Arial"/>
                <w:color w:val="1A1A1A"/>
                <w:szCs w:val="18"/>
              </w:rPr>
              <w:t>3</w:t>
            </w:r>
            <w:r w:rsidRPr="00C568D3">
              <w:rPr>
                <w:rFonts w:hint="eastAsia" w:eastAsia="Arial" w:cs="Arial"/>
                <w:color w:val="1A1A1A"/>
                <w:szCs w:val="18"/>
              </w:rPr>
              <w:t>-</w:t>
            </w:r>
            <w:r>
              <w:rPr>
                <w:rFonts w:eastAsia="Arial" w:cs="Arial"/>
                <w:color w:val="1A1A1A"/>
                <w:szCs w:val="18"/>
              </w:rPr>
              <w:t>KAA</w:t>
            </w:r>
            <w:r w:rsidRPr="00C568D3">
              <w:rPr>
                <w:rFonts w:hint="eastAsia" w:eastAsia="Arial" w:cs="Arial"/>
                <w:color w:val="1A1A1A"/>
                <w:szCs w:val="18"/>
              </w:rPr>
              <w:t>-</w:t>
            </w:r>
            <w:r>
              <w:rPr>
                <w:rFonts w:eastAsia="Arial" w:cs="Arial"/>
                <w:color w:val="1A1A1A"/>
                <w:szCs w:val="18"/>
              </w:rPr>
              <w:t>00</w:t>
            </w:r>
            <w:r w:rsidRPr="00C568D3">
              <w:rPr>
                <w:rFonts w:hint="eastAsia" w:eastAsia="Arial" w:cs="Arial"/>
                <w:color w:val="1A1A1A"/>
                <w:szCs w:val="18"/>
              </w:rPr>
              <w:t>-XX-MOD-AR-00</w:t>
            </w:r>
            <w:r>
              <w:rPr>
                <w:rFonts w:eastAsia="Arial" w:cs="Arial"/>
                <w:color w:val="1A1A1A"/>
                <w:szCs w:val="18"/>
              </w:rPr>
              <w:t>0</w:t>
            </w:r>
            <w:r w:rsidRPr="00C568D3">
              <w:rPr>
                <w:rFonts w:hint="eastAsia" w:eastAsia="Arial" w:cs="Arial"/>
                <w:color w:val="1A1A1A"/>
                <w:szCs w:val="18"/>
              </w:rPr>
              <w:t>0</w:t>
            </w:r>
            <w:r>
              <w:rPr>
                <w:rFonts w:eastAsia="Arial" w:cs="Arial"/>
                <w:color w:val="1A1A1A"/>
                <w:szCs w:val="18"/>
              </w:rPr>
              <w:t>3.rvt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5BD26170" w:rsidR="00AC21BA" w:rsidP="5BD26170" w:rsidRDefault="00FA4D0F" w14:paraId="37190242" w14:textId="3F77AC91">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00FA4D0F">
              <w:rPr>
                <w:i/>
                <w:iCs/>
                <w:szCs w:val="18"/>
              </w:rPr>
              <w:t>Sheet File #3 - Amenities</w:t>
            </w:r>
          </w:p>
        </w:tc>
      </w:tr>
      <w:tr w:rsidRPr="000154EB" w:rsidR="00AC21BA" w:rsidTr="6BA0D62C" w14:paraId="3A8FDCB0"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AC21BA" w:rsidP="00AC21BA" w:rsidRDefault="00AC21BA" w14:paraId="20D92299" w14:textId="2D126BE9">
            <w:pPr>
              <w:ind w:left="0"/>
              <w:jc w:val="left"/>
              <w:rPr>
                <w:rFonts w:eastAsia="Arial" w:cs="Arial"/>
                <w:color w:val="1A1A1A"/>
                <w:szCs w:val="18"/>
              </w:rPr>
            </w:pPr>
            <w:r w:rsidRPr="00C568D3">
              <w:rPr>
                <w:rFonts w:hint="eastAsia" w:eastAsia="Arial" w:cs="Arial"/>
                <w:color w:val="1A1A1A"/>
                <w:szCs w:val="18"/>
              </w:rPr>
              <w:t>R08-HE2D0</w:t>
            </w:r>
            <w:r>
              <w:rPr>
                <w:rFonts w:eastAsia="Arial" w:cs="Arial"/>
                <w:color w:val="1A1A1A"/>
                <w:szCs w:val="18"/>
              </w:rPr>
              <w:t>3</w:t>
            </w:r>
            <w:r w:rsidRPr="00C568D3">
              <w:rPr>
                <w:rFonts w:hint="eastAsia" w:eastAsia="Arial" w:cs="Arial"/>
                <w:color w:val="1A1A1A"/>
                <w:szCs w:val="18"/>
              </w:rPr>
              <w:t>-</w:t>
            </w:r>
            <w:r>
              <w:rPr>
                <w:rFonts w:eastAsia="Arial" w:cs="Arial"/>
                <w:color w:val="1A1A1A"/>
                <w:szCs w:val="18"/>
              </w:rPr>
              <w:t>KAA</w:t>
            </w:r>
            <w:r w:rsidRPr="00C568D3">
              <w:rPr>
                <w:rFonts w:hint="eastAsia" w:eastAsia="Arial" w:cs="Arial"/>
                <w:color w:val="1A1A1A"/>
                <w:szCs w:val="18"/>
              </w:rPr>
              <w:t>-</w:t>
            </w:r>
            <w:r>
              <w:rPr>
                <w:rFonts w:eastAsia="Arial" w:cs="Arial"/>
                <w:color w:val="1A1A1A"/>
                <w:szCs w:val="18"/>
              </w:rPr>
              <w:t>00</w:t>
            </w:r>
            <w:r w:rsidRPr="00C568D3">
              <w:rPr>
                <w:rFonts w:hint="eastAsia" w:eastAsia="Arial" w:cs="Arial"/>
                <w:color w:val="1A1A1A"/>
                <w:szCs w:val="18"/>
              </w:rPr>
              <w:t>-XX-MOD-AR-00</w:t>
            </w:r>
            <w:r>
              <w:rPr>
                <w:rFonts w:eastAsia="Arial" w:cs="Arial"/>
                <w:color w:val="1A1A1A"/>
                <w:szCs w:val="18"/>
              </w:rPr>
              <w:t>0</w:t>
            </w:r>
            <w:r w:rsidRPr="00C568D3">
              <w:rPr>
                <w:rFonts w:hint="eastAsia" w:eastAsia="Arial" w:cs="Arial"/>
                <w:color w:val="1A1A1A"/>
                <w:szCs w:val="18"/>
              </w:rPr>
              <w:t>0</w:t>
            </w:r>
            <w:r>
              <w:rPr>
                <w:rFonts w:eastAsia="Arial" w:cs="Arial"/>
                <w:color w:val="1A1A1A"/>
                <w:szCs w:val="18"/>
              </w:rPr>
              <w:t>4.rvt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5BD26170" w:rsidR="00AC21BA" w:rsidP="5BD26170" w:rsidRDefault="00FA4D0F" w14:paraId="45110F97" w14:textId="14233652">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FA4D0F">
              <w:rPr>
                <w:i/>
                <w:iCs/>
                <w:szCs w:val="18"/>
              </w:rPr>
              <w:t>Sheet File #4 - Guestrooms</w:t>
            </w:r>
          </w:p>
        </w:tc>
      </w:tr>
      <w:tr w:rsidRPr="000154EB" w:rsidR="009141C2" w:rsidTr="6BA0D62C" w14:paraId="2BC47168"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9141C2" w:rsidP="009141C2" w:rsidRDefault="009141C2" w14:paraId="709A3E65" w14:textId="3C7F7B3F">
            <w:pPr>
              <w:ind w:left="0"/>
              <w:jc w:val="left"/>
              <w:rPr>
                <w:rFonts w:eastAsia="Arial" w:cs="Arial"/>
                <w:color w:val="1A1A1A"/>
                <w:szCs w:val="18"/>
              </w:rPr>
            </w:pPr>
            <w:r w:rsidRPr="000154EB">
              <w:rPr>
                <w:rFonts w:eastAsia="Arial" w:cs="Arial"/>
                <w:color w:val="1A1A1A"/>
                <w:szCs w:val="18"/>
              </w:rPr>
              <w:t>R08- HE2D0</w:t>
            </w:r>
            <w:r>
              <w:rPr>
                <w:rFonts w:eastAsia="Arial" w:cs="Arial"/>
                <w:color w:val="1A1A1A"/>
                <w:szCs w:val="18"/>
              </w:rPr>
              <w:t>3</w:t>
            </w:r>
            <w:r w:rsidRPr="000154EB">
              <w:rPr>
                <w:rFonts w:eastAsia="Arial" w:cs="Arial"/>
                <w:color w:val="1A1A1A"/>
                <w:szCs w:val="18"/>
              </w:rPr>
              <w:t>-</w:t>
            </w:r>
            <w:r>
              <w:rPr>
                <w:rFonts w:eastAsia="Arial" w:cs="Arial"/>
                <w:color w:val="1A1A1A"/>
                <w:szCs w:val="18"/>
              </w:rPr>
              <w:t xml:space="preserve"> KAA</w:t>
            </w:r>
            <w:r w:rsidRPr="000154EB">
              <w:rPr>
                <w:rFonts w:eastAsia="Arial" w:cs="Arial"/>
                <w:color w:val="1A1A1A"/>
                <w:szCs w:val="18"/>
              </w:rPr>
              <w:t xml:space="preserve"> -10-XX-MOD-AR-00100.rvt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A4D0F" w:rsidR="009141C2" w:rsidP="009141C2" w:rsidRDefault="009141C2" w14:paraId="6858A525" w14:textId="01A80352">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000154EB">
              <w:rPr>
                <w:i/>
                <w:iCs/>
                <w:szCs w:val="18"/>
              </w:rPr>
              <w:t>Amenities – Main Hub</w:t>
            </w:r>
          </w:p>
        </w:tc>
      </w:tr>
      <w:tr w:rsidRPr="000154EB" w:rsidR="009141C2" w:rsidTr="6BA0D62C" w14:paraId="07992768"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9141C2" w:rsidP="009141C2" w:rsidRDefault="009141C2" w14:paraId="2B88BF19" w14:textId="259415B1">
            <w:pPr>
              <w:ind w:left="0"/>
              <w:jc w:val="left"/>
              <w:rPr>
                <w:rFonts w:eastAsia="Arial" w:cs="Arial"/>
                <w:color w:val="1A1A1A"/>
                <w:szCs w:val="18"/>
              </w:rPr>
            </w:pPr>
            <w:r w:rsidRPr="000154EB">
              <w:rPr>
                <w:rFonts w:eastAsia="Arial" w:cs="Arial"/>
                <w:color w:val="1A1A1A"/>
                <w:szCs w:val="18"/>
              </w:rPr>
              <w:t>R08- HE2D0</w:t>
            </w:r>
            <w:r>
              <w:rPr>
                <w:rFonts w:eastAsia="Arial" w:cs="Arial"/>
                <w:color w:val="1A1A1A"/>
                <w:szCs w:val="18"/>
              </w:rPr>
              <w:t>3</w:t>
            </w:r>
            <w:r w:rsidRPr="000154EB">
              <w:rPr>
                <w:rFonts w:eastAsia="Arial" w:cs="Arial"/>
                <w:color w:val="1A1A1A"/>
                <w:szCs w:val="18"/>
              </w:rPr>
              <w:t>-</w:t>
            </w:r>
            <w:r>
              <w:rPr>
                <w:rFonts w:eastAsia="Arial" w:cs="Arial"/>
                <w:color w:val="1A1A1A"/>
                <w:szCs w:val="18"/>
              </w:rPr>
              <w:t xml:space="preserve"> KAA</w:t>
            </w:r>
            <w:r w:rsidRPr="000154EB">
              <w:rPr>
                <w:rFonts w:eastAsia="Arial" w:cs="Arial"/>
                <w:color w:val="1A1A1A"/>
                <w:szCs w:val="18"/>
              </w:rPr>
              <w:t xml:space="preserve"> -10-XX-MOD-AR-0010</w:t>
            </w:r>
            <w:r>
              <w:rPr>
                <w:rFonts w:eastAsia="Arial" w:cs="Arial"/>
                <w:color w:val="1A1A1A"/>
                <w:szCs w:val="18"/>
              </w:rPr>
              <w:t>1</w:t>
            </w:r>
            <w:r w:rsidRPr="000154EB">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A4D0F" w:rsidR="009141C2" w:rsidP="009141C2" w:rsidRDefault="009141C2" w14:paraId="3817E42B" w14:textId="3D10E3EB">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0154EB">
              <w:rPr>
                <w:i/>
                <w:iCs/>
                <w:szCs w:val="18"/>
              </w:rPr>
              <w:t>Amenities – Main Hub</w:t>
            </w:r>
            <w:r>
              <w:rPr>
                <w:i/>
                <w:iCs/>
                <w:szCs w:val="18"/>
              </w:rPr>
              <w:t xml:space="preserve">-Back of house </w:t>
            </w:r>
          </w:p>
        </w:tc>
      </w:tr>
      <w:tr w:rsidRPr="000154EB" w:rsidR="009141C2" w:rsidTr="6BA0D62C" w14:paraId="64D26926"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9141C2" w:rsidP="009141C2" w:rsidRDefault="009141C2" w14:paraId="728C18A8" w14:textId="18F7B55A">
            <w:pPr>
              <w:ind w:left="0"/>
              <w:jc w:val="left"/>
              <w:rPr>
                <w:rFonts w:eastAsia="Arial" w:cs="Arial"/>
                <w:color w:val="1A1A1A"/>
                <w:szCs w:val="18"/>
              </w:rPr>
            </w:pPr>
            <w:r w:rsidRPr="000154EB">
              <w:rPr>
                <w:rFonts w:eastAsia="Arial" w:cs="Arial"/>
                <w:color w:val="1A1A1A"/>
                <w:szCs w:val="18"/>
              </w:rPr>
              <w:t>R08- HE2D0</w:t>
            </w:r>
            <w:r>
              <w:rPr>
                <w:rFonts w:eastAsia="Arial" w:cs="Arial"/>
                <w:color w:val="1A1A1A"/>
                <w:szCs w:val="18"/>
              </w:rPr>
              <w:t>3</w:t>
            </w:r>
            <w:r w:rsidRPr="000154EB">
              <w:rPr>
                <w:rFonts w:eastAsia="Arial" w:cs="Arial"/>
                <w:color w:val="1A1A1A"/>
                <w:szCs w:val="18"/>
              </w:rPr>
              <w:t>-</w:t>
            </w:r>
            <w:r>
              <w:rPr>
                <w:rFonts w:eastAsia="Arial" w:cs="Arial"/>
                <w:color w:val="1A1A1A"/>
                <w:szCs w:val="18"/>
              </w:rPr>
              <w:t xml:space="preserve"> KAA</w:t>
            </w:r>
            <w:r w:rsidRPr="000154EB">
              <w:rPr>
                <w:rFonts w:eastAsia="Arial" w:cs="Arial"/>
                <w:color w:val="1A1A1A"/>
                <w:szCs w:val="18"/>
              </w:rPr>
              <w:t xml:space="preserve"> -15-XX-MOD-AR-00150.rvt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A4D0F" w:rsidR="009141C2" w:rsidP="009141C2" w:rsidRDefault="009141C2" w14:paraId="039ACDB6" w14:textId="71F4FE48">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000154EB">
              <w:rPr>
                <w:i/>
                <w:iCs/>
                <w:szCs w:val="18"/>
              </w:rPr>
              <w:t>Amenities - SPA</w:t>
            </w:r>
          </w:p>
        </w:tc>
      </w:tr>
      <w:tr w:rsidRPr="000154EB" w:rsidR="005002EA" w:rsidTr="6BA0D62C" w14:paraId="62D15194"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5002EA" w:rsidP="005002EA" w:rsidRDefault="005002EA" w14:paraId="235839FB" w14:textId="711DE61F">
            <w:pPr>
              <w:ind w:left="0"/>
              <w:jc w:val="left"/>
              <w:rPr>
                <w:rFonts w:eastAsia="Arial" w:cs="Arial"/>
                <w:color w:val="1A1A1A"/>
                <w:szCs w:val="18"/>
              </w:rPr>
            </w:pPr>
            <w:r w:rsidRPr="000154EB">
              <w:rPr>
                <w:rFonts w:eastAsia="Arial" w:cs="Arial"/>
                <w:color w:val="1A1A1A"/>
                <w:szCs w:val="18"/>
              </w:rPr>
              <w:t>R08- HE2D0</w:t>
            </w:r>
            <w:r>
              <w:rPr>
                <w:rFonts w:eastAsia="Arial" w:cs="Arial"/>
                <w:color w:val="1A1A1A"/>
                <w:szCs w:val="18"/>
              </w:rPr>
              <w:t>3</w:t>
            </w:r>
            <w:r w:rsidRPr="000154EB">
              <w:rPr>
                <w:rFonts w:eastAsia="Arial" w:cs="Arial"/>
                <w:color w:val="1A1A1A"/>
                <w:szCs w:val="18"/>
              </w:rPr>
              <w:t>-</w:t>
            </w:r>
            <w:r>
              <w:rPr>
                <w:rFonts w:eastAsia="Arial" w:cs="Arial"/>
                <w:color w:val="1A1A1A"/>
                <w:szCs w:val="18"/>
              </w:rPr>
              <w:t xml:space="preserve"> KAA</w:t>
            </w:r>
            <w:r w:rsidRPr="000154EB">
              <w:rPr>
                <w:rFonts w:eastAsia="Arial" w:cs="Arial"/>
                <w:color w:val="1A1A1A"/>
                <w:szCs w:val="18"/>
              </w:rPr>
              <w:t xml:space="preserve"> -20-XX-MOD-AR-00200.rvt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A4D0F" w:rsidR="005002EA" w:rsidP="005002EA" w:rsidRDefault="005002EA" w14:paraId="0AB52822" w14:textId="231225D4">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0154EB">
              <w:rPr>
                <w:i/>
                <w:iCs/>
                <w:szCs w:val="18"/>
              </w:rPr>
              <w:t xml:space="preserve">Amenities </w:t>
            </w:r>
            <w:r>
              <w:rPr>
                <w:i/>
                <w:iCs/>
                <w:szCs w:val="18"/>
              </w:rPr>
              <w:t xml:space="preserve">- </w:t>
            </w:r>
            <w:r w:rsidRPr="000154EB">
              <w:rPr>
                <w:i/>
                <w:iCs/>
                <w:szCs w:val="18"/>
              </w:rPr>
              <w:t>Recreation</w:t>
            </w:r>
          </w:p>
        </w:tc>
      </w:tr>
      <w:tr w:rsidRPr="000154EB" w:rsidR="005002EA" w:rsidTr="6BA0D62C" w14:paraId="6C287F04"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5002EA" w:rsidP="005002EA" w:rsidRDefault="005002EA" w14:paraId="0CF1557F" w14:textId="0506A50F">
            <w:pPr>
              <w:ind w:left="0"/>
              <w:jc w:val="left"/>
              <w:rPr>
                <w:rFonts w:eastAsia="Arial" w:cs="Arial"/>
                <w:color w:val="1A1A1A"/>
                <w:szCs w:val="18"/>
              </w:rPr>
            </w:pPr>
            <w:r w:rsidRPr="000154EB">
              <w:rPr>
                <w:rFonts w:eastAsia="Arial" w:cs="Arial"/>
                <w:color w:val="1A1A1A"/>
                <w:szCs w:val="18"/>
              </w:rPr>
              <w:t>R08- HE2D0</w:t>
            </w:r>
            <w:r>
              <w:rPr>
                <w:rFonts w:eastAsia="Arial" w:cs="Arial"/>
                <w:color w:val="1A1A1A"/>
                <w:szCs w:val="18"/>
              </w:rPr>
              <w:t>3</w:t>
            </w:r>
            <w:r w:rsidRPr="000154EB">
              <w:rPr>
                <w:rFonts w:eastAsia="Arial" w:cs="Arial"/>
                <w:color w:val="1A1A1A"/>
                <w:szCs w:val="18"/>
              </w:rPr>
              <w:t>-</w:t>
            </w:r>
            <w:r>
              <w:rPr>
                <w:rFonts w:eastAsia="Arial" w:cs="Arial"/>
                <w:color w:val="1A1A1A"/>
                <w:szCs w:val="18"/>
              </w:rPr>
              <w:t xml:space="preserve"> KAA</w:t>
            </w:r>
            <w:r w:rsidRPr="000154EB">
              <w:rPr>
                <w:rFonts w:eastAsia="Arial" w:cs="Arial"/>
                <w:color w:val="1A1A1A"/>
                <w:szCs w:val="18"/>
              </w:rPr>
              <w:t xml:space="preserve"> -21-XX-MOD-AR-00200.rvt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A4D0F" w:rsidR="005002EA" w:rsidP="005002EA" w:rsidRDefault="005002EA" w14:paraId="21699FE9" w14:textId="6AF6E100">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000154EB">
              <w:rPr>
                <w:i/>
                <w:iCs/>
                <w:szCs w:val="18"/>
              </w:rPr>
              <w:t>Beach Bar</w:t>
            </w:r>
          </w:p>
        </w:tc>
      </w:tr>
      <w:tr w:rsidRPr="000154EB" w:rsidR="005002EA" w:rsidTr="6BA0D62C" w14:paraId="218D18C1"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5002EA" w:rsidP="005002EA" w:rsidRDefault="005002EA" w14:paraId="6FFA11CB" w14:textId="674F6397">
            <w:pPr>
              <w:ind w:left="0"/>
              <w:jc w:val="left"/>
              <w:rPr>
                <w:rFonts w:eastAsia="Arial" w:cs="Arial"/>
                <w:color w:val="1A1A1A"/>
                <w:szCs w:val="18"/>
              </w:rPr>
            </w:pPr>
            <w:r w:rsidRPr="000154EB">
              <w:rPr>
                <w:rFonts w:eastAsia="Arial" w:cs="Arial"/>
                <w:color w:val="1A1A1A"/>
                <w:szCs w:val="18"/>
              </w:rPr>
              <w:t>R08- HE2D0</w:t>
            </w:r>
            <w:r>
              <w:rPr>
                <w:rFonts w:eastAsia="Arial" w:cs="Arial"/>
                <w:color w:val="1A1A1A"/>
                <w:szCs w:val="18"/>
              </w:rPr>
              <w:t>3</w:t>
            </w:r>
            <w:r w:rsidRPr="000154EB">
              <w:rPr>
                <w:rFonts w:eastAsia="Arial" w:cs="Arial"/>
                <w:color w:val="1A1A1A"/>
                <w:szCs w:val="18"/>
              </w:rPr>
              <w:t>-</w:t>
            </w:r>
            <w:r>
              <w:rPr>
                <w:rFonts w:eastAsia="Arial" w:cs="Arial"/>
                <w:color w:val="1A1A1A"/>
                <w:szCs w:val="18"/>
              </w:rPr>
              <w:t xml:space="preserve"> KAA</w:t>
            </w:r>
            <w:r w:rsidRPr="000154EB">
              <w:rPr>
                <w:rFonts w:eastAsia="Arial" w:cs="Arial"/>
                <w:color w:val="1A1A1A"/>
                <w:szCs w:val="18"/>
              </w:rPr>
              <w:t xml:space="preserve"> -22-XX-MOD-AR-00200.rvt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A4D0F" w:rsidR="005002EA" w:rsidP="005002EA" w:rsidRDefault="005002EA" w14:paraId="678983AB" w14:textId="6BAC94E9">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0154EB">
              <w:rPr>
                <w:i/>
                <w:iCs/>
                <w:szCs w:val="18"/>
              </w:rPr>
              <w:t>Specialty Restaurant</w:t>
            </w:r>
            <w:r>
              <w:rPr>
                <w:i/>
                <w:iCs/>
                <w:szCs w:val="18"/>
              </w:rPr>
              <w:t xml:space="preserve"> &amp; Specialty Bar</w:t>
            </w:r>
          </w:p>
        </w:tc>
      </w:tr>
      <w:tr w:rsidRPr="000154EB" w:rsidR="005002EA" w:rsidTr="6BA0D62C" w14:paraId="2C6A747D"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5002EA" w:rsidP="005002EA" w:rsidRDefault="005002EA" w14:paraId="70B055A7" w14:textId="3ECC786E">
            <w:pPr>
              <w:ind w:left="0"/>
              <w:jc w:val="left"/>
              <w:rPr>
                <w:rFonts w:eastAsia="Arial" w:cs="Arial"/>
                <w:color w:val="1A1A1A"/>
                <w:szCs w:val="18"/>
              </w:rPr>
            </w:pPr>
            <w:r w:rsidRPr="00C568D3">
              <w:rPr>
                <w:rFonts w:hint="eastAsia" w:eastAsia="Arial" w:cs="Arial"/>
                <w:color w:val="1A1A1A"/>
                <w:szCs w:val="18"/>
              </w:rPr>
              <w:t>R08-HE2D0</w:t>
            </w:r>
            <w:r>
              <w:rPr>
                <w:rFonts w:eastAsia="Arial" w:cs="Arial"/>
                <w:color w:val="1A1A1A"/>
                <w:szCs w:val="18"/>
              </w:rPr>
              <w:t>3</w:t>
            </w:r>
            <w:r w:rsidRPr="00C568D3">
              <w:rPr>
                <w:rFonts w:hint="eastAsia" w:eastAsia="Arial" w:cs="Arial"/>
                <w:color w:val="1A1A1A"/>
                <w:szCs w:val="18"/>
              </w:rPr>
              <w:t>-</w:t>
            </w:r>
            <w:r>
              <w:rPr>
                <w:rFonts w:eastAsia="Arial" w:cs="Arial"/>
                <w:color w:val="1A1A1A"/>
                <w:szCs w:val="18"/>
              </w:rPr>
              <w:t>KAA</w:t>
            </w:r>
            <w:r w:rsidRPr="00C568D3">
              <w:rPr>
                <w:rFonts w:hint="eastAsia" w:eastAsia="Arial" w:cs="Arial"/>
                <w:color w:val="1A1A1A"/>
                <w:szCs w:val="18"/>
              </w:rPr>
              <w:t>-45-XX-MOD-AR-00401</w:t>
            </w:r>
            <w:r>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5BD26170" w:rsidR="005002EA" w:rsidP="005002EA" w:rsidRDefault="005002EA" w14:paraId="37D2C8B4" w14:textId="4534DAD8">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5BD26170">
              <w:rPr>
                <w:i/>
                <w:iCs/>
                <w:szCs w:val="18"/>
              </w:rPr>
              <w:t>3 DBL Queen + 1 STD King</w:t>
            </w:r>
          </w:p>
        </w:tc>
      </w:tr>
      <w:tr w:rsidRPr="000154EB" w:rsidR="005002EA" w:rsidTr="6BA0D62C" w14:paraId="0A32249A"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0F735CEB" w14:textId="3F09AED1">
            <w:pPr>
              <w:ind w:left="0"/>
              <w:jc w:val="left"/>
              <w:rPr>
                <w:szCs w:val="18"/>
              </w:rPr>
            </w:pPr>
            <w:r w:rsidRPr="00C568D3">
              <w:rPr>
                <w:rFonts w:hint="eastAsia" w:eastAsia="Arial" w:cs="Arial"/>
                <w:color w:val="1A1A1A"/>
                <w:szCs w:val="18"/>
              </w:rPr>
              <w:t>R08-HE2D0</w:t>
            </w:r>
            <w:r>
              <w:rPr>
                <w:rFonts w:eastAsia="Arial" w:cs="Arial"/>
                <w:color w:val="1A1A1A"/>
                <w:szCs w:val="18"/>
              </w:rPr>
              <w:t>3</w:t>
            </w:r>
            <w:r w:rsidRPr="00C568D3">
              <w:rPr>
                <w:rFonts w:hint="eastAsia" w:eastAsia="Arial" w:cs="Arial"/>
                <w:color w:val="1A1A1A"/>
                <w:szCs w:val="18"/>
              </w:rPr>
              <w:t>-</w:t>
            </w:r>
            <w:r>
              <w:rPr>
                <w:rFonts w:eastAsia="Arial" w:cs="Arial"/>
                <w:color w:val="1A1A1A"/>
                <w:szCs w:val="18"/>
              </w:rPr>
              <w:t xml:space="preserve"> KAA</w:t>
            </w:r>
            <w:r w:rsidRPr="00C568D3">
              <w:rPr>
                <w:rFonts w:hint="eastAsia" w:eastAsia="Arial" w:cs="Arial"/>
                <w:color w:val="1A1A1A"/>
                <w:szCs w:val="18"/>
              </w:rPr>
              <w:t xml:space="preserve"> -46-XX-MOD-AR-00402</w:t>
            </w:r>
            <w:r>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57C06010" w14:textId="4FCC3F6C">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5BD26170">
              <w:rPr>
                <w:i/>
                <w:iCs/>
                <w:szCs w:val="18"/>
              </w:rPr>
              <w:t>4 STD King</w:t>
            </w:r>
          </w:p>
        </w:tc>
      </w:tr>
      <w:tr w:rsidRPr="000154EB" w:rsidR="005002EA" w:rsidTr="6BA0D62C" w14:paraId="7633FF3E"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40B2D2CE" w14:textId="03B0D011">
            <w:pPr>
              <w:ind w:left="0"/>
              <w:jc w:val="left"/>
              <w:rPr>
                <w:szCs w:val="18"/>
              </w:rPr>
            </w:pPr>
            <w:r w:rsidRPr="00C568D3">
              <w:rPr>
                <w:rFonts w:hint="eastAsia" w:eastAsia="Arial" w:cs="Arial"/>
                <w:color w:val="1A1A1A"/>
                <w:szCs w:val="18"/>
              </w:rPr>
              <w:t>R08-</w:t>
            </w:r>
            <w:r w:rsidRPr="000154EB">
              <w:rPr>
                <w:rFonts w:eastAsia="Arial" w:cs="Arial"/>
                <w:color w:val="1A1A1A"/>
                <w:szCs w:val="18"/>
              </w:rPr>
              <w:t xml:space="preserve"> HE2D0</w:t>
            </w:r>
            <w:r>
              <w:rPr>
                <w:rFonts w:eastAsia="Arial" w:cs="Arial"/>
                <w:color w:val="1A1A1A"/>
                <w:szCs w:val="18"/>
              </w:rPr>
              <w:t>3</w:t>
            </w:r>
            <w:r w:rsidRPr="00C568D3">
              <w:rPr>
                <w:rFonts w:hint="eastAsia" w:eastAsia="Arial" w:cs="Arial"/>
                <w:color w:val="1A1A1A"/>
                <w:szCs w:val="18"/>
              </w:rPr>
              <w:t>-</w:t>
            </w:r>
            <w:r>
              <w:rPr>
                <w:rFonts w:eastAsia="Arial" w:cs="Arial"/>
                <w:color w:val="1A1A1A"/>
                <w:szCs w:val="18"/>
              </w:rPr>
              <w:t xml:space="preserve"> KAA</w:t>
            </w:r>
            <w:r w:rsidRPr="00C568D3">
              <w:rPr>
                <w:rFonts w:hint="eastAsia" w:eastAsia="Arial" w:cs="Arial"/>
                <w:color w:val="1A1A1A"/>
                <w:szCs w:val="18"/>
              </w:rPr>
              <w:t xml:space="preserve"> -47-XX-MOD-AR-00403</w:t>
            </w:r>
            <w:r>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274DFEC8" w14:textId="20A34B9C">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5BD26170">
              <w:rPr>
                <w:i/>
                <w:iCs/>
                <w:szCs w:val="18"/>
              </w:rPr>
              <w:t>3 Bay Suite + 1 DBL Queen</w:t>
            </w:r>
          </w:p>
        </w:tc>
      </w:tr>
      <w:tr w:rsidRPr="000154EB" w:rsidR="005002EA" w:rsidTr="6BA0D62C" w14:paraId="258F399F"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43D3DD64" w14:textId="157544F9">
            <w:pPr>
              <w:ind w:left="0"/>
              <w:jc w:val="left"/>
              <w:rPr>
                <w:szCs w:val="18"/>
              </w:rPr>
            </w:pPr>
            <w:r w:rsidRPr="00682A52">
              <w:rPr>
                <w:rFonts w:hint="eastAsia" w:eastAsia="Arial" w:cs="Arial"/>
                <w:color w:val="1A1A1A"/>
                <w:szCs w:val="18"/>
              </w:rPr>
              <w:t>R08-</w:t>
            </w:r>
            <w:r w:rsidRPr="000154EB">
              <w:rPr>
                <w:rFonts w:eastAsia="Arial" w:cs="Arial"/>
                <w:color w:val="1A1A1A"/>
                <w:szCs w:val="18"/>
              </w:rPr>
              <w:t xml:space="preserve"> HE2D0</w:t>
            </w:r>
            <w:r>
              <w:rPr>
                <w:rFonts w:eastAsia="Arial" w:cs="Arial"/>
                <w:color w:val="1A1A1A"/>
                <w:szCs w:val="18"/>
              </w:rPr>
              <w:t>3</w:t>
            </w:r>
            <w:r w:rsidRPr="00682A52">
              <w:rPr>
                <w:rFonts w:hint="eastAsia" w:eastAsia="Arial" w:cs="Arial"/>
                <w:color w:val="1A1A1A"/>
                <w:szCs w:val="18"/>
              </w:rPr>
              <w:t>-</w:t>
            </w:r>
            <w:r>
              <w:rPr>
                <w:rFonts w:eastAsia="Arial" w:cs="Arial"/>
                <w:color w:val="1A1A1A"/>
                <w:szCs w:val="18"/>
              </w:rPr>
              <w:t xml:space="preserve"> KAA</w:t>
            </w:r>
            <w:r w:rsidRPr="00682A52">
              <w:rPr>
                <w:rFonts w:hint="eastAsia" w:eastAsia="Arial" w:cs="Arial"/>
                <w:color w:val="1A1A1A"/>
                <w:szCs w:val="18"/>
              </w:rPr>
              <w:t xml:space="preserve"> -48-XX-MOD-AR-00404</w:t>
            </w:r>
            <w:r>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31E12683" w14:textId="24AB51AC">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5BD26170">
              <w:rPr>
                <w:i/>
                <w:iCs/>
                <w:szCs w:val="18"/>
              </w:rPr>
              <w:t>1 Bed Suite + 1 DBL Queen + 1 STD King</w:t>
            </w:r>
          </w:p>
        </w:tc>
      </w:tr>
      <w:tr w:rsidRPr="000154EB" w:rsidR="005002EA" w:rsidTr="6BA0D62C" w14:paraId="791B7FF7"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02A24DED" w14:textId="6B239467">
            <w:pPr>
              <w:ind w:left="0"/>
              <w:jc w:val="left"/>
              <w:rPr>
                <w:szCs w:val="18"/>
              </w:rPr>
            </w:pPr>
            <w:r w:rsidRPr="00682A52">
              <w:rPr>
                <w:rFonts w:hint="eastAsia" w:eastAsia="Arial" w:cs="Arial"/>
                <w:color w:val="1A1A1A"/>
                <w:szCs w:val="18"/>
              </w:rPr>
              <w:t>R08-</w:t>
            </w:r>
            <w:r w:rsidRPr="000154EB">
              <w:rPr>
                <w:rFonts w:eastAsia="Arial" w:cs="Arial"/>
                <w:color w:val="1A1A1A"/>
                <w:szCs w:val="18"/>
              </w:rPr>
              <w:t xml:space="preserve"> HE2D0</w:t>
            </w:r>
            <w:r>
              <w:rPr>
                <w:rFonts w:eastAsia="Arial" w:cs="Arial"/>
                <w:color w:val="1A1A1A"/>
                <w:szCs w:val="18"/>
              </w:rPr>
              <w:t>3</w:t>
            </w:r>
            <w:r w:rsidRPr="00682A52">
              <w:rPr>
                <w:rFonts w:hint="eastAsia" w:eastAsia="Arial" w:cs="Arial"/>
                <w:color w:val="1A1A1A"/>
                <w:szCs w:val="18"/>
              </w:rPr>
              <w:t>-</w:t>
            </w:r>
            <w:r>
              <w:rPr>
                <w:rFonts w:eastAsia="Arial" w:cs="Arial"/>
                <w:color w:val="1A1A1A"/>
                <w:szCs w:val="18"/>
              </w:rPr>
              <w:t xml:space="preserve"> KAA</w:t>
            </w:r>
            <w:r w:rsidRPr="00682A52">
              <w:rPr>
                <w:rFonts w:hint="eastAsia" w:eastAsia="Arial" w:cs="Arial"/>
                <w:color w:val="1A1A1A"/>
                <w:szCs w:val="18"/>
              </w:rPr>
              <w:t xml:space="preserve"> -49-XX-MOD-AR-00405</w:t>
            </w:r>
            <w:r>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27942350" w14:textId="492D2BE2">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5BD26170">
              <w:rPr>
                <w:i/>
                <w:iCs/>
                <w:szCs w:val="18"/>
              </w:rPr>
              <w:t>2 DBL Queen + 1 JR Suite + 2 STD King</w:t>
            </w:r>
          </w:p>
        </w:tc>
      </w:tr>
      <w:tr w:rsidR="005002EA" w:rsidTr="6BA0D62C" w14:paraId="5DC787FC"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5002EA" w:rsidP="005002EA" w:rsidRDefault="005002EA" w14:paraId="784B6B78" w14:textId="2B116407">
            <w:pPr>
              <w:ind w:left="0"/>
              <w:rPr>
                <w:rFonts w:eastAsia="Arial" w:cs="Arial"/>
                <w:color w:val="1A1A1A"/>
              </w:rPr>
            </w:pPr>
            <w:r w:rsidRPr="014758E5">
              <w:rPr>
                <w:rFonts w:eastAsia="Arial" w:cs="Arial"/>
                <w:color w:val="1A1A1A"/>
              </w:rPr>
              <w:t>R08-</w:t>
            </w:r>
            <w:r w:rsidRPr="000154EB">
              <w:rPr>
                <w:rFonts w:eastAsia="Arial" w:cs="Arial"/>
                <w:color w:val="1A1A1A"/>
                <w:szCs w:val="18"/>
              </w:rPr>
              <w:t xml:space="preserve"> HE2D0</w:t>
            </w:r>
            <w:r>
              <w:rPr>
                <w:rFonts w:eastAsia="Arial" w:cs="Arial"/>
                <w:color w:val="1A1A1A"/>
                <w:szCs w:val="18"/>
              </w:rPr>
              <w:t>3</w:t>
            </w:r>
            <w:r w:rsidRPr="014758E5">
              <w:rPr>
                <w:rFonts w:eastAsia="Arial" w:cs="Arial"/>
                <w:color w:val="1A1A1A"/>
              </w:rPr>
              <w:t>-</w:t>
            </w:r>
            <w:r>
              <w:rPr>
                <w:rFonts w:eastAsia="Arial" w:cs="Arial"/>
                <w:color w:val="1A1A1A"/>
                <w:szCs w:val="18"/>
              </w:rPr>
              <w:t xml:space="preserve"> KAA</w:t>
            </w:r>
            <w:r w:rsidRPr="014758E5">
              <w:rPr>
                <w:rFonts w:eastAsia="Arial" w:cs="Arial"/>
                <w:color w:val="1A1A1A"/>
              </w:rPr>
              <w:t xml:space="preserve"> -49-XX-MOD-AR-00701.rvt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5002EA" w:rsidP="005002EA" w:rsidRDefault="005002EA" w14:paraId="76148399" w14:textId="4853B4E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5BD26170">
              <w:rPr>
                <w:i/>
                <w:iCs/>
                <w:szCs w:val="18"/>
              </w:rPr>
              <w:t>2 DBL Queen + 1 JR Suite + 2 STD King - Support Room</w:t>
            </w:r>
          </w:p>
        </w:tc>
      </w:tr>
      <w:tr w:rsidRPr="000154EB" w:rsidR="005002EA" w:rsidTr="6BA0D62C" w14:paraId="5CFA0FB3"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2F0917A6" w14:textId="42693231">
            <w:pPr>
              <w:ind w:left="0"/>
              <w:jc w:val="left"/>
              <w:rPr>
                <w:szCs w:val="18"/>
              </w:rPr>
            </w:pPr>
            <w:r w:rsidRPr="00682A52">
              <w:rPr>
                <w:rFonts w:hint="eastAsia" w:eastAsia="Arial" w:cs="Arial"/>
                <w:color w:val="1A1A1A"/>
                <w:szCs w:val="18"/>
              </w:rPr>
              <w:t>R08-</w:t>
            </w:r>
            <w:r w:rsidRPr="000154EB">
              <w:rPr>
                <w:rFonts w:eastAsia="Arial" w:cs="Arial"/>
                <w:color w:val="1A1A1A"/>
                <w:szCs w:val="18"/>
              </w:rPr>
              <w:t xml:space="preserve"> HE2D0</w:t>
            </w:r>
            <w:r>
              <w:rPr>
                <w:rFonts w:eastAsia="Arial" w:cs="Arial"/>
                <w:color w:val="1A1A1A"/>
                <w:szCs w:val="18"/>
              </w:rPr>
              <w:t>3</w:t>
            </w:r>
            <w:r w:rsidRPr="00682A52">
              <w:rPr>
                <w:rFonts w:hint="eastAsia" w:eastAsia="Arial" w:cs="Arial"/>
                <w:color w:val="1A1A1A"/>
                <w:szCs w:val="18"/>
              </w:rPr>
              <w:t>-</w:t>
            </w:r>
            <w:r>
              <w:rPr>
                <w:rFonts w:eastAsia="Arial" w:cs="Arial"/>
                <w:color w:val="1A1A1A"/>
                <w:szCs w:val="18"/>
              </w:rPr>
              <w:t xml:space="preserve"> KAA</w:t>
            </w:r>
            <w:r w:rsidRPr="00682A52">
              <w:rPr>
                <w:rFonts w:hint="eastAsia" w:eastAsia="Arial" w:cs="Arial"/>
                <w:color w:val="1A1A1A"/>
                <w:szCs w:val="18"/>
              </w:rPr>
              <w:t xml:space="preserve"> -50-XX-MOD-AR-00406</w:t>
            </w:r>
            <w:r>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0ADD0AF5" w14:textId="71BB54C8">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5BD26170">
              <w:rPr>
                <w:i/>
                <w:iCs/>
                <w:szCs w:val="18"/>
              </w:rPr>
              <w:t>5 Bay Suite + 1 DBL Queen + 1 STD King</w:t>
            </w:r>
          </w:p>
        </w:tc>
      </w:tr>
      <w:tr w:rsidRPr="000154EB" w:rsidR="005002EA" w:rsidTr="6BA0D62C" w14:paraId="1C020ABA"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003936CC" w14:textId="10FE857A">
            <w:pPr>
              <w:ind w:left="0"/>
              <w:jc w:val="left"/>
              <w:rPr>
                <w:szCs w:val="18"/>
              </w:rPr>
            </w:pPr>
            <w:r w:rsidRPr="00682A52">
              <w:rPr>
                <w:rFonts w:hint="eastAsia" w:eastAsia="Arial" w:cs="Arial"/>
                <w:color w:val="1A1A1A"/>
                <w:szCs w:val="18"/>
              </w:rPr>
              <w:t>R08-</w:t>
            </w:r>
            <w:r w:rsidRPr="000154EB">
              <w:rPr>
                <w:rFonts w:eastAsia="Arial" w:cs="Arial"/>
                <w:color w:val="1A1A1A"/>
                <w:szCs w:val="18"/>
              </w:rPr>
              <w:t xml:space="preserve"> HE2D0</w:t>
            </w:r>
            <w:r>
              <w:rPr>
                <w:rFonts w:eastAsia="Arial" w:cs="Arial"/>
                <w:color w:val="1A1A1A"/>
                <w:szCs w:val="18"/>
              </w:rPr>
              <w:t>3</w:t>
            </w:r>
            <w:r w:rsidRPr="00682A52">
              <w:rPr>
                <w:rFonts w:hint="eastAsia" w:eastAsia="Arial" w:cs="Arial"/>
                <w:color w:val="1A1A1A"/>
                <w:szCs w:val="18"/>
              </w:rPr>
              <w:t>-</w:t>
            </w:r>
            <w:r>
              <w:rPr>
                <w:rFonts w:eastAsia="Arial" w:cs="Arial"/>
                <w:color w:val="1A1A1A"/>
                <w:szCs w:val="18"/>
              </w:rPr>
              <w:t xml:space="preserve"> KAA</w:t>
            </w:r>
            <w:r w:rsidRPr="00682A52">
              <w:rPr>
                <w:rFonts w:hint="eastAsia" w:eastAsia="Arial" w:cs="Arial"/>
                <w:color w:val="1A1A1A"/>
                <w:szCs w:val="18"/>
              </w:rPr>
              <w:t xml:space="preserve"> -51-XX-MOD-AR-00407</w:t>
            </w:r>
            <w:r>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2DF7F1BF" w14:textId="343199D3">
            <w:pPr>
              <w:spacing w:after="120"/>
              <w:ind w:left="0"/>
              <w:jc w:val="left"/>
              <w:cnfStyle w:val="000000100000" w:firstRow="0" w:lastRow="0" w:firstColumn="0" w:lastColumn="0" w:oddVBand="0" w:evenVBand="0" w:oddHBand="1" w:evenHBand="0" w:firstRowFirstColumn="0" w:firstRowLastColumn="0" w:lastRowFirstColumn="0" w:lastRowLastColumn="0"/>
            </w:pPr>
            <w:r w:rsidRPr="5BD26170">
              <w:rPr>
                <w:i/>
                <w:iCs/>
                <w:szCs w:val="18"/>
              </w:rPr>
              <w:t>1 Bed Suite + 2 DBL Queen + 3 STD King</w:t>
            </w:r>
          </w:p>
        </w:tc>
      </w:tr>
      <w:tr w:rsidR="005002EA" w:rsidTr="6BA0D62C" w14:paraId="55287A01"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352446" w:rsidR="005002EA" w:rsidP="005002EA" w:rsidRDefault="005002EA" w14:paraId="5DF767BD" w14:textId="7A974424">
            <w:pPr>
              <w:ind w:left="0"/>
              <w:jc w:val="left"/>
            </w:pPr>
            <w:r w:rsidRPr="57790AAB">
              <w:rPr>
                <w:rFonts w:eastAsia="Arial" w:cs="Arial"/>
                <w:color w:val="1A1A1A"/>
              </w:rPr>
              <w:t>R08-</w:t>
            </w:r>
            <w:r w:rsidRPr="000154EB">
              <w:rPr>
                <w:rFonts w:eastAsia="Arial" w:cs="Arial"/>
                <w:color w:val="1A1A1A"/>
                <w:szCs w:val="18"/>
              </w:rPr>
              <w:t xml:space="preserve"> HE2D0</w:t>
            </w:r>
            <w:r>
              <w:rPr>
                <w:rFonts w:eastAsia="Arial" w:cs="Arial"/>
                <w:color w:val="1A1A1A"/>
                <w:szCs w:val="18"/>
              </w:rPr>
              <w:t>3</w:t>
            </w:r>
            <w:r w:rsidRPr="57790AAB">
              <w:rPr>
                <w:rFonts w:eastAsia="Arial" w:cs="Arial"/>
                <w:color w:val="1A1A1A"/>
              </w:rPr>
              <w:t>-</w:t>
            </w:r>
            <w:r>
              <w:rPr>
                <w:rFonts w:eastAsia="Arial" w:cs="Arial"/>
                <w:color w:val="1A1A1A"/>
                <w:szCs w:val="18"/>
              </w:rPr>
              <w:t xml:space="preserve"> KAA</w:t>
            </w:r>
            <w:r w:rsidRPr="57790AAB">
              <w:rPr>
                <w:rFonts w:eastAsia="Arial" w:cs="Arial"/>
                <w:color w:val="1A1A1A"/>
              </w:rPr>
              <w:t xml:space="preserve"> -51-XX-MOD-AR-00702.rvt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5002EA" w:rsidP="005002EA" w:rsidRDefault="005002EA" w14:paraId="03D3A9A3" w14:textId="19117B77">
            <w:pPr>
              <w:ind w:left="0"/>
              <w:cnfStyle w:val="000000000000" w:firstRow="0" w:lastRow="0" w:firstColumn="0" w:lastColumn="0" w:oddVBand="0" w:evenVBand="0" w:oddHBand="0" w:evenHBand="0" w:firstRowFirstColumn="0" w:firstRowLastColumn="0" w:lastRowFirstColumn="0" w:lastRowLastColumn="0"/>
              <w:rPr>
                <w:i/>
                <w:iCs/>
              </w:rPr>
            </w:pPr>
            <w:r w:rsidRPr="5BD26170">
              <w:rPr>
                <w:i/>
                <w:iCs/>
              </w:rPr>
              <w:t>1 Bed Suite + 2 DBL Queen + 3 STD King - Support Room</w:t>
            </w:r>
          </w:p>
        </w:tc>
      </w:tr>
      <w:tr w:rsidRPr="000154EB" w:rsidR="005002EA" w:rsidTr="6BA0D62C" w14:paraId="53973895"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82A52" w:rsidR="005002EA" w:rsidP="005002EA" w:rsidRDefault="005002EA" w14:paraId="6CB00F9A" w14:textId="17B07491">
            <w:pPr>
              <w:ind w:left="0"/>
              <w:jc w:val="left"/>
              <w:rPr>
                <w:rFonts w:eastAsia="Arial" w:cs="Arial"/>
                <w:color w:val="1A1A1A"/>
                <w:szCs w:val="18"/>
              </w:rPr>
            </w:pPr>
            <w:r w:rsidRPr="0021644A">
              <w:rPr>
                <w:rFonts w:hint="eastAsia" w:eastAsia="Arial" w:cs="Arial"/>
                <w:color w:val="1A1A1A"/>
                <w:szCs w:val="18"/>
              </w:rPr>
              <w:t>R08-</w:t>
            </w:r>
            <w:r w:rsidRPr="000154EB">
              <w:rPr>
                <w:rFonts w:eastAsia="Arial" w:cs="Arial"/>
                <w:color w:val="1A1A1A"/>
                <w:szCs w:val="18"/>
              </w:rPr>
              <w:t xml:space="preserve"> HE2D0</w:t>
            </w:r>
            <w:r>
              <w:rPr>
                <w:rFonts w:eastAsia="Arial" w:cs="Arial"/>
                <w:color w:val="1A1A1A"/>
                <w:szCs w:val="18"/>
              </w:rPr>
              <w:t>3</w:t>
            </w:r>
            <w:r w:rsidRPr="0021644A">
              <w:rPr>
                <w:rFonts w:hint="eastAsia" w:eastAsia="Arial" w:cs="Arial"/>
                <w:color w:val="1A1A1A"/>
                <w:szCs w:val="18"/>
              </w:rPr>
              <w:t>-</w:t>
            </w:r>
            <w:r>
              <w:rPr>
                <w:rFonts w:eastAsia="Arial" w:cs="Arial"/>
                <w:color w:val="1A1A1A"/>
                <w:szCs w:val="18"/>
              </w:rPr>
              <w:t xml:space="preserve"> KAA</w:t>
            </w:r>
            <w:r w:rsidRPr="0021644A">
              <w:rPr>
                <w:rFonts w:hint="eastAsia" w:eastAsia="Arial" w:cs="Arial"/>
                <w:color w:val="1A1A1A"/>
                <w:szCs w:val="18"/>
              </w:rPr>
              <w:t xml:space="preserve"> -59-XX-MOD-AR-00001</w:t>
            </w:r>
            <w:r>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82A52" w:rsidR="005002EA" w:rsidP="005002EA" w:rsidRDefault="005002EA" w14:paraId="39538161" w14:textId="31CF7450">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21644A">
              <w:rPr>
                <w:rFonts w:hint="eastAsia"/>
                <w:i/>
                <w:iCs/>
                <w:szCs w:val="18"/>
              </w:rPr>
              <w:t>Small Hotel Guestrooms - Combined Layout</w:t>
            </w:r>
          </w:p>
        </w:tc>
      </w:tr>
      <w:tr w:rsidRPr="000154EB" w:rsidR="005002EA" w:rsidTr="6BA0D62C" w14:paraId="4ACEB00B"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82A52" w:rsidR="005002EA" w:rsidP="005002EA" w:rsidRDefault="005002EA" w14:paraId="561264A4" w14:textId="0939CB9B">
            <w:pPr>
              <w:ind w:left="0"/>
              <w:jc w:val="left"/>
              <w:rPr>
                <w:rFonts w:eastAsia="Arial" w:cs="Arial"/>
                <w:color w:val="1A1A1A"/>
                <w:szCs w:val="18"/>
              </w:rPr>
            </w:pPr>
            <w:r w:rsidRPr="0021644A">
              <w:rPr>
                <w:rFonts w:hint="eastAsia" w:eastAsia="Arial" w:cs="Arial"/>
                <w:color w:val="1A1A1A"/>
                <w:szCs w:val="18"/>
              </w:rPr>
              <w:t>R08-</w:t>
            </w:r>
            <w:r w:rsidRPr="000154EB">
              <w:rPr>
                <w:rFonts w:eastAsia="Arial" w:cs="Arial"/>
                <w:color w:val="1A1A1A"/>
                <w:szCs w:val="18"/>
              </w:rPr>
              <w:t xml:space="preserve"> HE2D0</w:t>
            </w:r>
            <w:r>
              <w:rPr>
                <w:rFonts w:eastAsia="Arial" w:cs="Arial"/>
                <w:color w:val="1A1A1A"/>
                <w:szCs w:val="18"/>
              </w:rPr>
              <w:t>3</w:t>
            </w:r>
            <w:r w:rsidRPr="0021644A">
              <w:rPr>
                <w:rFonts w:hint="eastAsia" w:eastAsia="Arial" w:cs="Arial"/>
                <w:color w:val="1A1A1A"/>
                <w:szCs w:val="18"/>
              </w:rPr>
              <w:t>-</w:t>
            </w:r>
            <w:r>
              <w:rPr>
                <w:rFonts w:eastAsia="Arial" w:cs="Arial"/>
                <w:color w:val="1A1A1A"/>
                <w:szCs w:val="18"/>
              </w:rPr>
              <w:t xml:space="preserve"> KAA</w:t>
            </w:r>
            <w:r w:rsidRPr="0021644A">
              <w:rPr>
                <w:rFonts w:hint="eastAsia" w:eastAsia="Arial" w:cs="Arial"/>
                <w:color w:val="1A1A1A"/>
                <w:szCs w:val="18"/>
              </w:rPr>
              <w:t xml:space="preserve"> -59-XX-MOD-AR-0000</w:t>
            </w:r>
            <w:r>
              <w:rPr>
                <w:rFonts w:eastAsia="Arial" w:cs="Arial"/>
                <w:color w:val="1A1A1A"/>
                <w:szCs w:val="18"/>
              </w:rPr>
              <w:t>2.rvt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82A52" w:rsidR="005002EA" w:rsidP="005002EA" w:rsidRDefault="005002EA" w14:paraId="1AABC5C4" w14:textId="5296EC45">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0021644A">
              <w:rPr>
                <w:rFonts w:hint="eastAsia"/>
                <w:i/>
                <w:iCs/>
                <w:szCs w:val="18"/>
              </w:rPr>
              <w:t>Large Hotel Guestrooms - Combined Layout</w:t>
            </w:r>
          </w:p>
        </w:tc>
      </w:tr>
      <w:tr w:rsidRPr="000154EB" w:rsidR="005002EA" w:rsidTr="6BA0D62C" w14:paraId="77988456"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1644A" w:rsidR="005002EA" w:rsidP="005002EA" w:rsidRDefault="005002EA" w14:paraId="28741DC9" w14:textId="15D97A51">
            <w:pPr>
              <w:ind w:left="0"/>
              <w:jc w:val="left"/>
              <w:rPr>
                <w:rFonts w:eastAsia="Arial" w:cs="Arial"/>
                <w:color w:val="1A1A1A"/>
                <w:szCs w:val="18"/>
              </w:rPr>
            </w:pPr>
            <w:r w:rsidRPr="004750CC">
              <w:rPr>
                <w:rFonts w:hint="eastAsia" w:eastAsia="Arial" w:cs="Arial"/>
                <w:color w:val="1A1A1A"/>
                <w:szCs w:val="18"/>
              </w:rPr>
              <w:t>R08-</w:t>
            </w:r>
            <w:r w:rsidRPr="000154EB">
              <w:rPr>
                <w:rFonts w:eastAsia="Arial" w:cs="Arial"/>
                <w:color w:val="1A1A1A"/>
                <w:szCs w:val="18"/>
              </w:rPr>
              <w:t xml:space="preserve"> HE2D0</w:t>
            </w:r>
            <w:r>
              <w:rPr>
                <w:rFonts w:eastAsia="Arial" w:cs="Arial"/>
                <w:color w:val="1A1A1A"/>
                <w:szCs w:val="18"/>
              </w:rPr>
              <w:t>3</w:t>
            </w:r>
            <w:r w:rsidRPr="004750CC">
              <w:rPr>
                <w:rFonts w:hint="eastAsia" w:eastAsia="Arial" w:cs="Arial"/>
                <w:color w:val="1A1A1A"/>
                <w:szCs w:val="18"/>
              </w:rPr>
              <w:t>-</w:t>
            </w:r>
            <w:r>
              <w:rPr>
                <w:rFonts w:eastAsia="Arial" w:cs="Arial"/>
                <w:color w:val="1A1A1A"/>
                <w:szCs w:val="18"/>
              </w:rPr>
              <w:t xml:space="preserve"> KAA</w:t>
            </w:r>
            <w:r w:rsidRPr="004750CC">
              <w:rPr>
                <w:rFonts w:hint="eastAsia" w:eastAsia="Arial" w:cs="Arial"/>
                <w:color w:val="1A1A1A"/>
                <w:szCs w:val="18"/>
              </w:rPr>
              <w:t xml:space="preserve"> -79-XX-MOD-AR-00000</w:t>
            </w:r>
            <w:r>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09A770A1" w14:textId="70FDCC37">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4750CC">
              <w:rPr>
                <w:rFonts w:hint="eastAsia"/>
                <w:i/>
                <w:iCs/>
                <w:szCs w:val="18"/>
              </w:rPr>
              <w:t xml:space="preserve">MEP </w:t>
            </w:r>
            <w:r>
              <w:rPr>
                <w:i/>
                <w:iCs/>
                <w:szCs w:val="18"/>
              </w:rPr>
              <w:t xml:space="preserve">– </w:t>
            </w:r>
            <w:r w:rsidRPr="004750CC">
              <w:rPr>
                <w:rFonts w:hint="eastAsia"/>
                <w:i/>
                <w:iCs/>
                <w:szCs w:val="18"/>
              </w:rPr>
              <w:t>Combined</w:t>
            </w:r>
            <w:r>
              <w:rPr>
                <w:i/>
                <w:iCs/>
                <w:szCs w:val="18"/>
              </w:rPr>
              <w:t xml:space="preserve"> Layout</w:t>
            </w:r>
          </w:p>
        </w:tc>
      </w:tr>
      <w:tr w:rsidRPr="000154EB" w:rsidR="005002EA" w:rsidTr="6BA0D62C" w14:paraId="331EE245"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1EAB3369" w14:textId="1D4A1A2B">
            <w:pPr>
              <w:ind w:left="0"/>
              <w:jc w:val="left"/>
              <w:rPr>
                <w:rFonts w:eastAsia="Arial" w:cs="Arial"/>
                <w:color w:val="1A1A1A"/>
                <w:szCs w:val="18"/>
              </w:rPr>
            </w:pPr>
            <w:r w:rsidRPr="72C6C6E3">
              <w:rPr>
                <w:rFonts w:eastAsia="Arial" w:cs="Arial"/>
                <w:color w:val="1A1A1A"/>
              </w:rPr>
              <w:t>R08-</w:t>
            </w:r>
            <w:r w:rsidRPr="000154EB">
              <w:rPr>
                <w:rFonts w:eastAsia="Arial" w:cs="Arial"/>
                <w:color w:val="1A1A1A"/>
                <w:szCs w:val="18"/>
              </w:rPr>
              <w:t xml:space="preserve"> HE2D0</w:t>
            </w:r>
            <w:r>
              <w:rPr>
                <w:rFonts w:eastAsia="Arial" w:cs="Arial"/>
                <w:color w:val="1A1A1A"/>
                <w:szCs w:val="18"/>
              </w:rPr>
              <w:t>3</w:t>
            </w:r>
            <w:r w:rsidRPr="72C6C6E3">
              <w:rPr>
                <w:rFonts w:eastAsia="Arial" w:cs="Arial"/>
                <w:color w:val="1A1A1A"/>
              </w:rPr>
              <w:t>-</w:t>
            </w:r>
            <w:r>
              <w:rPr>
                <w:rFonts w:eastAsia="Arial" w:cs="Arial"/>
                <w:color w:val="1A1A1A"/>
                <w:szCs w:val="18"/>
              </w:rPr>
              <w:t xml:space="preserve"> KAA</w:t>
            </w:r>
            <w:r w:rsidRPr="72C6C6E3">
              <w:rPr>
                <w:rFonts w:eastAsia="Arial" w:cs="Arial"/>
                <w:color w:val="1A1A1A"/>
              </w:rPr>
              <w:t xml:space="preserve"> -61-XX-MOD-AR-00601.rvt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28DFF74C" w14:textId="3EDAA9FB">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72C6C6E3">
              <w:rPr>
                <w:i/>
                <w:iCs/>
              </w:rPr>
              <w:t>MEP Compound - Substation</w:t>
            </w:r>
          </w:p>
        </w:tc>
      </w:tr>
      <w:tr w:rsidRPr="000154EB" w:rsidR="005002EA" w:rsidTr="6BA0D62C" w14:paraId="29F1C620" w14:textId="7777777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4A7A2188" w14:textId="3AC5F580">
            <w:pPr>
              <w:ind w:left="0"/>
              <w:jc w:val="left"/>
              <w:rPr>
                <w:rFonts w:eastAsia="Arial" w:cs="Arial"/>
                <w:color w:val="1A1A1A"/>
                <w:szCs w:val="18"/>
              </w:rPr>
            </w:pPr>
            <w:r w:rsidRPr="000154EB">
              <w:rPr>
                <w:rFonts w:eastAsia="Arial" w:cs="Arial"/>
                <w:color w:val="1A1A1A"/>
                <w:szCs w:val="18"/>
              </w:rPr>
              <w:t>R08- HE2D0</w:t>
            </w:r>
            <w:r>
              <w:rPr>
                <w:rFonts w:eastAsia="Arial" w:cs="Arial"/>
                <w:color w:val="1A1A1A"/>
                <w:szCs w:val="18"/>
              </w:rPr>
              <w:t>3</w:t>
            </w:r>
            <w:r w:rsidRPr="000154EB">
              <w:rPr>
                <w:rFonts w:eastAsia="Arial" w:cs="Arial"/>
                <w:color w:val="1A1A1A"/>
                <w:szCs w:val="18"/>
              </w:rPr>
              <w:t>-</w:t>
            </w:r>
            <w:r>
              <w:rPr>
                <w:rFonts w:eastAsia="Arial" w:cs="Arial"/>
                <w:color w:val="1A1A1A"/>
                <w:szCs w:val="18"/>
              </w:rPr>
              <w:t xml:space="preserve"> KAA</w:t>
            </w:r>
            <w:r w:rsidRPr="000154EB">
              <w:rPr>
                <w:rFonts w:eastAsia="Arial" w:cs="Arial"/>
                <w:color w:val="1A1A1A"/>
                <w:szCs w:val="18"/>
              </w:rPr>
              <w:t xml:space="preserve"> -</w:t>
            </w:r>
            <w:r>
              <w:rPr>
                <w:rFonts w:eastAsia="Arial" w:cs="Arial"/>
                <w:color w:val="1A1A1A"/>
                <w:szCs w:val="18"/>
              </w:rPr>
              <w:t>62</w:t>
            </w:r>
            <w:r w:rsidRPr="000154EB">
              <w:rPr>
                <w:rFonts w:eastAsia="Arial" w:cs="Arial"/>
                <w:color w:val="1A1A1A"/>
                <w:szCs w:val="18"/>
              </w:rPr>
              <w:t>-XX-MOD-AR-00200.rvt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4A654415" w14:textId="17F068DA">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CF2D39">
              <w:rPr>
                <w:i/>
                <w:iCs/>
                <w:szCs w:val="18"/>
              </w:rPr>
              <w:t>Engineering &amp; Maintenance</w:t>
            </w:r>
          </w:p>
        </w:tc>
      </w:tr>
      <w:tr w:rsidRPr="000154EB" w:rsidR="005002EA" w:rsidTr="6BA0D62C" w14:paraId="7BBAD8A4" w14:textId="77777777">
        <w:trPr>
          <w:trHeight w:val="278"/>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7D09C686" w14:textId="4432F41A">
            <w:pPr>
              <w:ind w:left="0"/>
              <w:jc w:val="left"/>
              <w:rPr>
                <w:rFonts w:eastAsia="Arial" w:cs="Arial"/>
                <w:color w:val="1A1A1A"/>
                <w:szCs w:val="18"/>
              </w:rPr>
            </w:pPr>
            <w:r w:rsidRPr="00CF2D39">
              <w:rPr>
                <w:rFonts w:eastAsia="Arial" w:cs="Arial"/>
                <w:color w:val="1A1A1A"/>
                <w:szCs w:val="18"/>
              </w:rPr>
              <w:t>R08-HE2D03-KAA-67-XX-MOD-AR-00601</w:t>
            </w:r>
            <w:r w:rsidR="00BE79B1">
              <w:rPr>
                <w:rFonts w:eastAsia="Arial" w:cs="Arial"/>
                <w:color w:val="1A1A1A"/>
                <w:szCs w:val="18"/>
              </w:rPr>
              <w:t>.rvt</w:t>
            </w:r>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5002EA" w:rsidP="005002EA" w:rsidRDefault="005002EA" w14:paraId="7B11FA43" w14:textId="3583E7B6">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00DE7CDB">
              <w:rPr>
                <w:i/>
                <w:iCs/>
                <w:szCs w:val="18"/>
              </w:rPr>
              <w:t>Substation (T1)</w:t>
            </w:r>
          </w:p>
        </w:tc>
      </w:tr>
    </w:tbl>
    <w:p w:rsidR="00BD6D29" w:rsidP="005002EA" w:rsidRDefault="00BD6D29" w14:paraId="417C1AC2" w14:textId="77777777">
      <w:pPr>
        <w:ind w:left="0"/>
      </w:pPr>
    </w:p>
    <w:p w:rsidRPr="007E2771" w:rsidR="00B809E0" w:rsidP="00B809E0" w:rsidRDefault="00B809E0" w14:paraId="764E0DB3" w14:textId="4E73E58C">
      <w:pPr>
        <w:rPr>
          <w:ins w:author="Jordan Cully" w:date="2021-09-20T18:56:00Z" w:id="114"/>
          <w:b/>
          <w:bCs/>
          <w:caps/>
        </w:rPr>
      </w:pPr>
      <w:ins w:author="Jordan Cully" w:date="2021-09-20T18:56:00Z" w:id="115">
        <w:r>
          <w:rPr>
            <w:b/>
            <w:bCs/>
            <w:caps/>
          </w:rPr>
          <w:lastRenderedPageBreak/>
          <w:t>INTERIOR DESIGN CONSULTANT (rok)</w:t>
        </w:r>
      </w:ins>
    </w:p>
    <w:p w:rsidR="00B809E0" w:rsidP="00B809E0" w:rsidRDefault="00B809E0" w14:paraId="2B70809E" w14:textId="77777777">
      <w:pPr>
        <w:jc w:val="left"/>
        <w:rPr>
          <w:ins w:author="Jordan Cully" w:date="2021-09-20T18:56:00Z" w:id="116"/>
          <w:rFonts w:eastAsia="Playfair Display" w:cs="Playfair Display"/>
          <w:color w:val="000000"/>
        </w:rPr>
      </w:pPr>
    </w:p>
    <w:tbl>
      <w:tblPr>
        <w:tblStyle w:val="GridTable441"/>
        <w:tblW w:w="0" w:type="auto"/>
        <w:tblInd w:w="625" w:type="dxa"/>
        <w:tblLook w:val="04A0" w:firstRow="1" w:lastRow="0" w:firstColumn="1" w:lastColumn="0" w:noHBand="0" w:noVBand="1"/>
      </w:tblPr>
      <w:tblGrid>
        <w:gridCol w:w="4738"/>
        <w:gridCol w:w="4662"/>
      </w:tblGrid>
      <w:tr w:rsidRPr="000154EB" w:rsidR="00B809E0" w:rsidTr="00F25DC7" w14:paraId="765A8152" w14:textId="77777777">
        <w:trPr>
          <w:cnfStyle w:val="100000000000" w:firstRow="1" w:lastRow="0" w:firstColumn="0" w:lastColumn="0" w:oddVBand="0" w:evenVBand="0" w:oddHBand="0" w:evenHBand="0" w:firstRowFirstColumn="0" w:firstRowLastColumn="0" w:lastRowFirstColumn="0" w:lastRowLastColumn="0"/>
          <w:trHeight w:val="683"/>
          <w:ins w:author="Jordan Cully" w:date="2021-09-20T18:56:00Z" w:id="117"/>
        </w:trPr>
        <w:tc>
          <w:tcPr>
            <w:cnfStyle w:val="001000000000" w:firstRow="0" w:lastRow="0" w:firstColumn="1" w:lastColumn="0" w:oddVBand="0" w:evenVBand="0" w:oddHBand="0" w:evenHBand="0" w:firstRowFirstColumn="0" w:firstRowLastColumn="0" w:lastRowFirstColumn="0" w:lastRowLastColumn="0"/>
            <w:tcW w:w="4738"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0154EB" w:rsidR="00B809E0" w:rsidP="00F25DC7" w:rsidRDefault="00B809E0" w14:paraId="1602F927" w14:textId="77777777">
            <w:pPr>
              <w:spacing w:after="120"/>
              <w:ind w:left="0"/>
              <w:jc w:val="left"/>
              <w:rPr>
                <w:ins w:author="Jordan Cully" w:date="2021-09-20T18:56:00Z" w:id="118"/>
                <w:szCs w:val="18"/>
              </w:rPr>
            </w:pPr>
            <w:ins w:author="Jordan Cully" w:date="2021-09-20T18:56:00Z" w:id="119">
              <w:r w:rsidRPr="000154EB">
                <w:rPr>
                  <w:szCs w:val="18"/>
                </w:rPr>
                <w:t>Model Naming Code</w:t>
              </w:r>
            </w:ins>
          </w:p>
        </w:tc>
        <w:tc>
          <w:tcPr>
            <w:tcW w:w="4662"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0154EB" w:rsidR="00B809E0" w:rsidP="00F25DC7" w:rsidRDefault="00B809E0" w14:paraId="0B1D1926" w14:textId="77777777">
            <w:pPr>
              <w:ind w:left="0"/>
              <w:jc w:val="left"/>
              <w:cnfStyle w:val="100000000000" w:firstRow="1" w:lastRow="0" w:firstColumn="0" w:lastColumn="0" w:oddVBand="0" w:evenVBand="0" w:oddHBand="0" w:evenHBand="0" w:firstRowFirstColumn="0" w:firstRowLastColumn="0" w:lastRowFirstColumn="0" w:lastRowLastColumn="0"/>
              <w:rPr>
                <w:ins w:author="Jordan Cully" w:date="2021-09-20T18:56:00Z" w:id="120"/>
                <w:szCs w:val="18"/>
              </w:rPr>
            </w:pPr>
            <w:ins w:author="Jordan Cully" w:date="2021-09-20T18:56:00Z" w:id="121">
              <w:r w:rsidRPr="000154EB">
                <w:rPr>
                  <w:szCs w:val="18"/>
                </w:rPr>
                <w:t>Description</w:t>
              </w:r>
            </w:ins>
          </w:p>
        </w:tc>
      </w:tr>
      <w:tr w:rsidRPr="000154EB" w:rsidR="00B809E0" w:rsidTr="00F25DC7" w14:paraId="34D75211" w14:textId="77777777">
        <w:trPr>
          <w:cnfStyle w:val="000000100000" w:firstRow="0" w:lastRow="0" w:firstColumn="0" w:lastColumn="0" w:oddVBand="0" w:evenVBand="0" w:oddHBand="1" w:evenHBand="0" w:firstRowFirstColumn="0" w:firstRowLastColumn="0" w:lastRowFirstColumn="0" w:lastRowLastColumn="0"/>
          <w:trHeight w:val="278"/>
          <w:ins w:author="Jordan Cully" w:date="2021-09-20T18:56:00Z" w:id="122"/>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B809E0" w:rsidP="00F25DC7" w:rsidRDefault="00B809E0" w14:paraId="092021AD" w14:textId="77777777">
            <w:pPr>
              <w:ind w:left="0"/>
              <w:jc w:val="left"/>
              <w:rPr>
                <w:ins w:author="Jordan Cully" w:date="2021-09-20T18:56:00Z" w:id="123"/>
                <w:rFonts w:eastAsia="Arial" w:cs="Arial"/>
                <w:color w:val="1A1A1A"/>
                <w:szCs w:val="18"/>
              </w:rPr>
            </w:pPr>
            <w:ins w:author="Jordan Cully" w:date="2021-09-20T18:56:00Z" w:id="124">
              <w:r w:rsidRPr="00C568D3">
                <w:rPr>
                  <w:rFonts w:hint="eastAsia" w:eastAsia="Arial" w:cs="Arial"/>
                  <w:color w:val="1A1A1A"/>
                  <w:szCs w:val="18"/>
                </w:rPr>
                <w:t>R08-HE2D0</w:t>
              </w:r>
              <w:r>
                <w:rPr>
                  <w:rFonts w:eastAsia="Arial" w:cs="Arial"/>
                  <w:color w:val="1A1A1A"/>
                  <w:szCs w:val="18"/>
                </w:rPr>
                <w:t>8-ROK</w:t>
              </w:r>
              <w:r w:rsidRPr="00C568D3">
                <w:rPr>
                  <w:rFonts w:hint="eastAsia" w:eastAsia="Arial" w:cs="Arial"/>
                  <w:color w:val="1A1A1A"/>
                  <w:szCs w:val="18"/>
                </w:rPr>
                <w:t>-</w:t>
              </w:r>
              <w:r>
                <w:rPr>
                  <w:rFonts w:eastAsia="Arial" w:cs="Arial"/>
                  <w:color w:val="1A1A1A"/>
                  <w:szCs w:val="18"/>
                </w:rPr>
                <w:t>00</w:t>
              </w:r>
              <w:r w:rsidRPr="00C568D3">
                <w:rPr>
                  <w:rFonts w:hint="eastAsia" w:eastAsia="Arial" w:cs="Arial"/>
                  <w:color w:val="1A1A1A"/>
                  <w:szCs w:val="18"/>
                </w:rPr>
                <w:t>-XX-MOD-</w:t>
              </w:r>
              <w:r>
                <w:rPr>
                  <w:rFonts w:eastAsia="Arial" w:cs="Arial"/>
                  <w:color w:val="1A1A1A"/>
                  <w:szCs w:val="18"/>
                </w:rPr>
                <w:t>ID</w:t>
              </w:r>
              <w:r w:rsidRPr="00C568D3">
                <w:rPr>
                  <w:rFonts w:hint="eastAsia" w:eastAsia="Arial" w:cs="Arial"/>
                  <w:color w:val="1A1A1A"/>
                  <w:szCs w:val="18"/>
                </w:rPr>
                <w:t>-00</w:t>
              </w:r>
              <w:r>
                <w:rPr>
                  <w:rFonts w:eastAsia="Arial" w:cs="Arial"/>
                  <w:color w:val="1A1A1A"/>
                  <w:szCs w:val="18"/>
                </w:rPr>
                <w:t>0</w:t>
              </w:r>
              <w:r w:rsidRPr="00C568D3">
                <w:rPr>
                  <w:rFonts w:hint="eastAsia" w:eastAsia="Arial" w:cs="Arial"/>
                  <w:color w:val="1A1A1A"/>
                  <w:szCs w:val="18"/>
                </w:rPr>
                <w:t>0</w:t>
              </w:r>
              <w:r>
                <w:rPr>
                  <w:rFonts w:eastAsia="Arial" w:cs="Arial"/>
                  <w:color w:val="1A1A1A"/>
                  <w:szCs w:val="18"/>
                </w:rPr>
                <w:t>2.rvt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5BD26170" w:rsidR="00B809E0" w:rsidP="00F25DC7" w:rsidRDefault="00B809E0" w14:paraId="30B89921"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8:56:00Z" w:id="125"/>
                <w:i/>
                <w:iCs/>
                <w:szCs w:val="18"/>
              </w:rPr>
            </w:pPr>
            <w:ins w:author="Jordan Cully" w:date="2021-09-20T18:56:00Z" w:id="126">
              <w:r w:rsidRPr="00AC21BA">
                <w:rPr>
                  <w:i/>
                  <w:iCs/>
                  <w:szCs w:val="18"/>
                </w:rPr>
                <w:t>Sheet File #2 - Restaurant and Bars</w:t>
              </w:r>
            </w:ins>
          </w:p>
        </w:tc>
      </w:tr>
      <w:tr w:rsidRPr="000154EB" w:rsidR="00B809E0" w:rsidTr="00F25DC7" w14:paraId="570A07CB" w14:textId="77777777">
        <w:trPr>
          <w:trHeight w:val="278"/>
          <w:ins w:author="Jordan Cully" w:date="2021-09-20T18:56:00Z" w:id="127"/>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B809E0" w:rsidP="00F25DC7" w:rsidRDefault="00B809E0" w14:paraId="4374302A" w14:textId="77777777">
            <w:pPr>
              <w:ind w:left="0"/>
              <w:jc w:val="left"/>
              <w:rPr>
                <w:ins w:author="Jordan Cully" w:date="2021-09-20T18:56:00Z" w:id="128"/>
                <w:rFonts w:eastAsia="Arial" w:cs="Arial"/>
                <w:color w:val="1A1A1A"/>
                <w:szCs w:val="18"/>
              </w:rPr>
            </w:pPr>
            <w:ins w:author="Jordan Cully" w:date="2021-09-20T18:56:00Z" w:id="129">
              <w:r w:rsidRPr="00C568D3">
                <w:rPr>
                  <w:rFonts w:hint="eastAsia" w:eastAsia="Arial" w:cs="Arial"/>
                  <w:color w:val="1A1A1A"/>
                  <w:szCs w:val="18"/>
                </w:rPr>
                <w:t>R08- HE2D0</w:t>
              </w:r>
              <w:r>
                <w:rPr>
                  <w:rFonts w:eastAsia="Arial" w:cs="Arial"/>
                  <w:color w:val="1A1A1A"/>
                  <w:szCs w:val="18"/>
                </w:rPr>
                <w:t>8-ROK</w:t>
              </w:r>
              <w:r w:rsidRPr="00C568D3">
                <w:rPr>
                  <w:rFonts w:hint="eastAsia" w:eastAsia="Arial" w:cs="Arial"/>
                  <w:color w:val="1A1A1A"/>
                  <w:szCs w:val="18"/>
                </w:rPr>
                <w:t xml:space="preserve"> -</w:t>
              </w:r>
              <w:r>
                <w:rPr>
                  <w:rFonts w:eastAsia="Arial" w:cs="Arial"/>
                  <w:color w:val="1A1A1A"/>
                  <w:szCs w:val="18"/>
                </w:rPr>
                <w:t>00</w:t>
              </w:r>
              <w:r w:rsidRPr="00C568D3">
                <w:rPr>
                  <w:rFonts w:hint="eastAsia" w:eastAsia="Arial" w:cs="Arial"/>
                  <w:color w:val="1A1A1A"/>
                  <w:szCs w:val="18"/>
                </w:rPr>
                <w:t>-XX-MOD-</w:t>
              </w:r>
              <w:r>
                <w:rPr>
                  <w:rFonts w:eastAsia="Arial" w:cs="Arial"/>
                  <w:color w:val="1A1A1A"/>
                  <w:szCs w:val="18"/>
                </w:rPr>
                <w:t>ID</w:t>
              </w:r>
              <w:r w:rsidRPr="00C568D3">
                <w:rPr>
                  <w:rFonts w:hint="eastAsia" w:eastAsia="Arial" w:cs="Arial"/>
                  <w:color w:val="1A1A1A"/>
                  <w:szCs w:val="18"/>
                </w:rPr>
                <w:t>-00</w:t>
              </w:r>
              <w:r>
                <w:rPr>
                  <w:rFonts w:eastAsia="Arial" w:cs="Arial"/>
                  <w:color w:val="1A1A1A"/>
                  <w:szCs w:val="18"/>
                </w:rPr>
                <w:t>0</w:t>
              </w:r>
              <w:r w:rsidRPr="00C568D3">
                <w:rPr>
                  <w:rFonts w:hint="eastAsia" w:eastAsia="Arial" w:cs="Arial"/>
                  <w:color w:val="1A1A1A"/>
                  <w:szCs w:val="18"/>
                </w:rPr>
                <w:t>0</w:t>
              </w:r>
              <w:r>
                <w:rPr>
                  <w:rFonts w:eastAsia="Arial" w:cs="Arial"/>
                  <w:color w:val="1A1A1A"/>
                  <w:szCs w:val="18"/>
                </w:rPr>
                <w:t>3.rvt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5BD26170" w:rsidR="00B809E0" w:rsidP="00F25DC7" w:rsidRDefault="00B809E0" w14:paraId="5B689ADD" w14:textId="77777777">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8:56:00Z" w:id="130"/>
                <w:i/>
                <w:iCs/>
                <w:szCs w:val="18"/>
              </w:rPr>
            </w:pPr>
            <w:ins w:author="Jordan Cully" w:date="2021-09-20T18:56:00Z" w:id="131">
              <w:r w:rsidRPr="00FA4D0F">
                <w:rPr>
                  <w:i/>
                  <w:iCs/>
                  <w:szCs w:val="18"/>
                </w:rPr>
                <w:t>Sheet File #3 - Amenities</w:t>
              </w:r>
            </w:ins>
          </w:p>
        </w:tc>
      </w:tr>
      <w:tr w:rsidRPr="000154EB" w:rsidR="00B809E0" w:rsidTr="00F25DC7" w14:paraId="5AB3DE85" w14:textId="77777777">
        <w:trPr>
          <w:cnfStyle w:val="000000100000" w:firstRow="0" w:lastRow="0" w:firstColumn="0" w:lastColumn="0" w:oddVBand="0" w:evenVBand="0" w:oddHBand="1" w:evenHBand="0" w:firstRowFirstColumn="0" w:firstRowLastColumn="0" w:lastRowFirstColumn="0" w:lastRowLastColumn="0"/>
          <w:trHeight w:val="278"/>
          <w:ins w:author="Jordan Cully" w:date="2021-09-20T18:56:00Z" w:id="132"/>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B809E0" w:rsidP="00F25DC7" w:rsidRDefault="00B809E0" w14:paraId="36D9EC16" w14:textId="77777777">
            <w:pPr>
              <w:ind w:left="0"/>
              <w:jc w:val="left"/>
              <w:rPr>
                <w:ins w:author="Jordan Cully" w:date="2021-09-20T18:56:00Z" w:id="133"/>
                <w:rFonts w:eastAsia="Arial" w:cs="Arial"/>
                <w:color w:val="1A1A1A"/>
                <w:szCs w:val="18"/>
              </w:rPr>
            </w:pPr>
            <w:ins w:author="Jordan Cully" w:date="2021-09-20T18:56:00Z" w:id="134">
              <w:r w:rsidRPr="00C568D3">
                <w:rPr>
                  <w:rFonts w:hint="eastAsia" w:eastAsia="Arial" w:cs="Arial"/>
                  <w:color w:val="1A1A1A"/>
                  <w:szCs w:val="18"/>
                </w:rPr>
                <w:t>R08- HE2D0</w:t>
              </w:r>
              <w:r>
                <w:rPr>
                  <w:rFonts w:eastAsia="Arial" w:cs="Arial"/>
                  <w:color w:val="1A1A1A"/>
                  <w:szCs w:val="18"/>
                </w:rPr>
                <w:t>8-ROK</w:t>
              </w:r>
              <w:r w:rsidRPr="00C568D3">
                <w:rPr>
                  <w:rFonts w:hint="eastAsia" w:eastAsia="Arial" w:cs="Arial"/>
                  <w:color w:val="1A1A1A"/>
                  <w:szCs w:val="18"/>
                </w:rPr>
                <w:t xml:space="preserve"> -</w:t>
              </w:r>
              <w:r>
                <w:rPr>
                  <w:rFonts w:eastAsia="Arial" w:cs="Arial"/>
                  <w:color w:val="1A1A1A"/>
                  <w:szCs w:val="18"/>
                </w:rPr>
                <w:t>00</w:t>
              </w:r>
              <w:r w:rsidRPr="00C568D3">
                <w:rPr>
                  <w:rFonts w:hint="eastAsia" w:eastAsia="Arial" w:cs="Arial"/>
                  <w:color w:val="1A1A1A"/>
                  <w:szCs w:val="18"/>
                </w:rPr>
                <w:t>-XX-MOD-</w:t>
              </w:r>
              <w:r>
                <w:rPr>
                  <w:rFonts w:eastAsia="Arial" w:cs="Arial"/>
                  <w:color w:val="1A1A1A"/>
                  <w:szCs w:val="18"/>
                </w:rPr>
                <w:t>ID</w:t>
              </w:r>
              <w:r w:rsidRPr="00C568D3">
                <w:rPr>
                  <w:rFonts w:hint="eastAsia" w:eastAsia="Arial" w:cs="Arial"/>
                  <w:color w:val="1A1A1A"/>
                  <w:szCs w:val="18"/>
                </w:rPr>
                <w:t>-00</w:t>
              </w:r>
              <w:r>
                <w:rPr>
                  <w:rFonts w:eastAsia="Arial" w:cs="Arial"/>
                  <w:color w:val="1A1A1A"/>
                  <w:szCs w:val="18"/>
                </w:rPr>
                <w:t>0</w:t>
              </w:r>
              <w:r w:rsidRPr="00C568D3">
                <w:rPr>
                  <w:rFonts w:hint="eastAsia" w:eastAsia="Arial" w:cs="Arial"/>
                  <w:color w:val="1A1A1A"/>
                  <w:szCs w:val="18"/>
                </w:rPr>
                <w:t>0</w:t>
              </w:r>
              <w:r>
                <w:rPr>
                  <w:rFonts w:eastAsia="Arial" w:cs="Arial"/>
                  <w:color w:val="1A1A1A"/>
                  <w:szCs w:val="18"/>
                </w:rPr>
                <w:t>4.rvt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5BD26170" w:rsidR="00B809E0" w:rsidP="00F25DC7" w:rsidRDefault="00B809E0" w14:paraId="6142CCB3"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8:56:00Z" w:id="135"/>
                <w:i/>
                <w:iCs/>
                <w:szCs w:val="18"/>
              </w:rPr>
            </w:pPr>
            <w:ins w:author="Jordan Cully" w:date="2021-09-20T18:56:00Z" w:id="136">
              <w:r w:rsidRPr="00FA4D0F">
                <w:rPr>
                  <w:i/>
                  <w:iCs/>
                  <w:szCs w:val="18"/>
                </w:rPr>
                <w:t>Sheet File #4 - Guestrooms</w:t>
              </w:r>
            </w:ins>
          </w:p>
        </w:tc>
      </w:tr>
      <w:tr w:rsidRPr="000154EB" w:rsidR="00B809E0" w:rsidTr="00F25DC7" w14:paraId="40BE2289" w14:textId="77777777">
        <w:trPr>
          <w:trHeight w:val="278"/>
          <w:ins w:author="Jordan Cully" w:date="2021-09-20T18:56:00Z" w:id="137"/>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B809E0" w:rsidP="00F25DC7" w:rsidRDefault="00B809E0" w14:paraId="416C78F2" w14:textId="77777777">
            <w:pPr>
              <w:ind w:left="0"/>
              <w:jc w:val="left"/>
              <w:rPr>
                <w:ins w:author="Jordan Cully" w:date="2021-09-20T18:56:00Z" w:id="138"/>
                <w:rFonts w:eastAsia="Arial" w:cs="Arial"/>
                <w:color w:val="1A1A1A"/>
                <w:szCs w:val="18"/>
              </w:rPr>
            </w:pPr>
            <w:ins w:author="Jordan Cully" w:date="2021-09-20T18:56:00Z" w:id="139">
              <w:r w:rsidRPr="000154EB">
                <w:rPr>
                  <w:rFonts w:eastAsia="Arial" w:cs="Arial"/>
                  <w:color w:val="1A1A1A"/>
                  <w:szCs w:val="18"/>
                </w:rPr>
                <w:t xml:space="preserve">R08- </w:t>
              </w:r>
              <w:r w:rsidRPr="00C568D3">
                <w:rPr>
                  <w:rFonts w:hint="eastAsia" w:eastAsia="Arial" w:cs="Arial"/>
                  <w:color w:val="1A1A1A"/>
                  <w:szCs w:val="18"/>
                </w:rPr>
                <w:t>HE2D0</w:t>
              </w:r>
              <w:r>
                <w:rPr>
                  <w:rFonts w:eastAsia="Arial" w:cs="Arial"/>
                  <w:color w:val="1A1A1A"/>
                  <w:szCs w:val="18"/>
                </w:rPr>
                <w:t>8-ROK</w:t>
              </w:r>
              <w:r w:rsidRPr="000154EB">
                <w:rPr>
                  <w:rFonts w:eastAsia="Arial" w:cs="Arial"/>
                  <w:color w:val="1A1A1A"/>
                  <w:szCs w:val="18"/>
                </w:rPr>
                <w:t xml:space="preserve"> -10-XX-MOD-</w:t>
              </w:r>
              <w:r>
                <w:rPr>
                  <w:rFonts w:eastAsia="Arial" w:cs="Arial"/>
                  <w:color w:val="1A1A1A"/>
                  <w:szCs w:val="18"/>
                </w:rPr>
                <w:t>ID</w:t>
              </w:r>
              <w:r w:rsidRPr="000154EB">
                <w:rPr>
                  <w:rFonts w:eastAsia="Arial" w:cs="Arial"/>
                  <w:color w:val="1A1A1A"/>
                  <w:szCs w:val="18"/>
                </w:rPr>
                <w:t>-00100.rvt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A4D0F" w:rsidR="00B809E0" w:rsidP="00F25DC7" w:rsidRDefault="00B809E0" w14:paraId="7968B394" w14:textId="77777777">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8:56:00Z" w:id="140"/>
                <w:i/>
                <w:iCs/>
                <w:szCs w:val="18"/>
              </w:rPr>
            </w:pPr>
            <w:ins w:author="Jordan Cully" w:date="2021-09-20T18:56:00Z" w:id="141">
              <w:r w:rsidRPr="000154EB">
                <w:rPr>
                  <w:i/>
                  <w:iCs/>
                  <w:szCs w:val="18"/>
                </w:rPr>
                <w:t>Amenities – Main Hub</w:t>
              </w:r>
            </w:ins>
          </w:p>
        </w:tc>
      </w:tr>
      <w:tr w:rsidRPr="000154EB" w:rsidR="00B809E0" w:rsidTr="00F25DC7" w14:paraId="3E9F5C74" w14:textId="77777777">
        <w:trPr>
          <w:cnfStyle w:val="000000100000" w:firstRow="0" w:lastRow="0" w:firstColumn="0" w:lastColumn="0" w:oddVBand="0" w:evenVBand="0" w:oddHBand="1" w:evenHBand="0" w:firstRowFirstColumn="0" w:firstRowLastColumn="0" w:lastRowFirstColumn="0" w:lastRowLastColumn="0"/>
          <w:trHeight w:val="278"/>
          <w:ins w:author="Jordan Cully" w:date="2021-09-20T18:56:00Z" w:id="142"/>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B809E0" w:rsidP="00F25DC7" w:rsidRDefault="00B809E0" w14:paraId="593FBFA7" w14:textId="77777777">
            <w:pPr>
              <w:ind w:left="0"/>
              <w:jc w:val="left"/>
              <w:rPr>
                <w:ins w:author="Jordan Cully" w:date="2021-09-20T18:56:00Z" w:id="143"/>
                <w:rFonts w:eastAsia="Arial" w:cs="Arial"/>
                <w:color w:val="1A1A1A"/>
                <w:szCs w:val="18"/>
              </w:rPr>
            </w:pPr>
            <w:ins w:author="Jordan Cully" w:date="2021-09-20T18:56:00Z" w:id="144">
              <w:r w:rsidRPr="000154EB">
                <w:rPr>
                  <w:rFonts w:eastAsia="Arial" w:cs="Arial"/>
                  <w:color w:val="1A1A1A"/>
                  <w:szCs w:val="18"/>
                </w:rPr>
                <w:t xml:space="preserve">R08- </w:t>
              </w:r>
              <w:r w:rsidRPr="00C568D3">
                <w:rPr>
                  <w:rFonts w:hint="eastAsia" w:eastAsia="Arial" w:cs="Arial"/>
                  <w:color w:val="1A1A1A"/>
                  <w:szCs w:val="18"/>
                </w:rPr>
                <w:t>HE2D0</w:t>
              </w:r>
              <w:r>
                <w:rPr>
                  <w:rFonts w:eastAsia="Arial" w:cs="Arial"/>
                  <w:color w:val="1A1A1A"/>
                  <w:szCs w:val="18"/>
                </w:rPr>
                <w:t>8-ROK</w:t>
              </w:r>
              <w:r w:rsidRPr="000154EB">
                <w:rPr>
                  <w:rFonts w:eastAsia="Arial" w:cs="Arial"/>
                  <w:color w:val="1A1A1A"/>
                  <w:szCs w:val="18"/>
                </w:rPr>
                <w:t xml:space="preserve"> -15-XX-MOD-</w:t>
              </w:r>
              <w:r>
                <w:rPr>
                  <w:rFonts w:eastAsia="Arial" w:cs="Arial"/>
                  <w:color w:val="1A1A1A"/>
                  <w:szCs w:val="18"/>
                </w:rPr>
                <w:t>ID</w:t>
              </w:r>
              <w:r w:rsidRPr="000154EB">
                <w:rPr>
                  <w:rFonts w:eastAsia="Arial" w:cs="Arial"/>
                  <w:color w:val="1A1A1A"/>
                  <w:szCs w:val="18"/>
                </w:rPr>
                <w:t>-00150.rvt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A4D0F" w:rsidR="00B809E0" w:rsidP="00F25DC7" w:rsidRDefault="00B809E0" w14:paraId="7DA85A5B"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8:56:00Z" w:id="145"/>
                <w:i/>
                <w:iCs/>
                <w:szCs w:val="18"/>
              </w:rPr>
            </w:pPr>
            <w:ins w:author="Jordan Cully" w:date="2021-09-20T18:56:00Z" w:id="146">
              <w:r w:rsidRPr="000154EB">
                <w:rPr>
                  <w:i/>
                  <w:iCs/>
                  <w:szCs w:val="18"/>
                </w:rPr>
                <w:t>Amenities - SPA</w:t>
              </w:r>
            </w:ins>
          </w:p>
        </w:tc>
      </w:tr>
      <w:tr w:rsidRPr="000154EB" w:rsidR="00B809E0" w:rsidTr="00F25DC7" w14:paraId="1F03BB45" w14:textId="77777777">
        <w:trPr>
          <w:trHeight w:val="278"/>
          <w:ins w:author="Jordan Cully" w:date="2021-09-20T18:56:00Z" w:id="147"/>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B809E0" w:rsidP="00F25DC7" w:rsidRDefault="00B809E0" w14:paraId="02AAB0AD" w14:textId="77777777">
            <w:pPr>
              <w:ind w:left="0"/>
              <w:jc w:val="left"/>
              <w:rPr>
                <w:ins w:author="Jordan Cully" w:date="2021-09-20T18:56:00Z" w:id="148"/>
                <w:rFonts w:eastAsia="Arial" w:cs="Arial"/>
                <w:color w:val="1A1A1A"/>
                <w:szCs w:val="18"/>
              </w:rPr>
            </w:pPr>
            <w:ins w:author="Jordan Cully" w:date="2021-09-20T18:56:00Z" w:id="149">
              <w:r w:rsidRPr="000154EB">
                <w:rPr>
                  <w:rFonts w:eastAsia="Arial" w:cs="Arial"/>
                  <w:color w:val="1A1A1A"/>
                  <w:szCs w:val="18"/>
                </w:rPr>
                <w:t xml:space="preserve">R08- </w:t>
              </w:r>
              <w:r w:rsidRPr="00C568D3">
                <w:rPr>
                  <w:rFonts w:hint="eastAsia" w:eastAsia="Arial" w:cs="Arial"/>
                  <w:color w:val="1A1A1A"/>
                  <w:szCs w:val="18"/>
                </w:rPr>
                <w:t>HE2D0</w:t>
              </w:r>
              <w:r>
                <w:rPr>
                  <w:rFonts w:eastAsia="Arial" w:cs="Arial"/>
                  <w:color w:val="1A1A1A"/>
                  <w:szCs w:val="18"/>
                </w:rPr>
                <w:t>8-ROK</w:t>
              </w:r>
              <w:r w:rsidRPr="000154EB">
                <w:rPr>
                  <w:rFonts w:eastAsia="Arial" w:cs="Arial"/>
                  <w:color w:val="1A1A1A"/>
                  <w:szCs w:val="18"/>
                </w:rPr>
                <w:t xml:space="preserve"> -20-XX-MOD-</w:t>
              </w:r>
              <w:r>
                <w:rPr>
                  <w:rFonts w:eastAsia="Arial" w:cs="Arial"/>
                  <w:color w:val="1A1A1A"/>
                  <w:szCs w:val="18"/>
                </w:rPr>
                <w:t>ID</w:t>
              </w:r>
              <w:r w:rsidRPr="000154EB">
                <w:rPr>
                  <w:rFonts w:eastAsia="Arial" w:cs="Arial"/>
                  <w:color w:val="1A1A1A"/>
                  <w:szCs w:val="18"/>
                </w:rPr>
                <w:t>-00200.rvt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A4D0F" w:rsidR="00B809E0" w:rsidP="00F25DC7" w:rsidRDefault="00B809E0" w14:paraId="69488ADA" w14:textId="77777777">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8:56:00Z" w:id="150"/>
                <w:i/>
                <w:iCs/>
                <w:szCs w:val="18"/>
              </w:rPr>
            </w:pPr>
            <w:ins w:author="Jordan Cully" w:date="2021-09-20T18:56:00Z" w:id="151">
              <w:r w:rsidRPr="000154EB">
                <w:rPr>
                  <w:i/>
                  <w:iCs/>
                  <w:szCs w:val="18"/>
                </w:rPr>
                <w:t xml:space="preserve">Amenities </w:t>
              </w:r>
              <w:r>
                <w:rPr>
                  <w:i/>
                  <w:iCs/>
                  <w:szCs w:val="18"/>
                </w:rPr>
                <w:t xml:space="preserve">- </w:t>
              </w:r>
              <w:r w:rsidRPr="000154EB">
                <w:rPr>
                  <w:i/>
                  <w:iCs/>
                  <w:szCs w:val="18"/>
                </w:rPr>
                <w:t>Recreation</w:t>
              </w:r>
            </w:ins>
          </w:p>
        </w:tc>
      </w:tr>
      <w:tr w:rsidRPr="000154EB" w:rsidR="00B809E0" w:rsidTr="00F25DC7" w14:paraId="1D1719F5" w14:textId="77777777">
        <w:trPr>
          <w:cnfStyle w:val="000000100000" w:firstRow="0" w:lastRow="0" w:firstColumn="0" w:lastColumn="0" w:oddVBand="0" w:evenVBand="0" w:oddHBand="1" w:evenHBand="0" w:firstRowFirstColumn="0" w:firstRowLastColumn="0" w:lastRowFirstColumn="0" w:lastRowLastColumn="0"/>
          <w:trHeight w:val="278"/>
          <w:ins w:author="Jordan Cully" w:date="2021-09-20T18:56:00Z" w:id="152"/>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B809E0" w:rsidP="00F25DC7" w:rsidRDefault="00B809E0" w14:paraId="6D340A06" w14:textId="77777777">
            <w:pPr>
              <w:ind w:left="0"/>
              <w:jc w:val="left"/>
              <w:rPr>
                <w:ins w:author="Jordan Cully" w:date="2021-09-20T18:56:00Z" w:id="153"/>
                <w:rFonts w:eastAsia="Arial" w:cs="Arial"/>
                <w:color w:val="1A1A1A"/>
                <w:szCs w:val="18"/>
              </w:rPr>
            </w:pPr>
            <w:ins w:author="Jordan Cully" w:date="2021-09-20T18:56:00Z" w:id="154">
              <w:r w:rsidRPr="000154EB">
                <w:rPr>
                  <w:rFonts w:eastAsia="Arial" w:cs="Arial"/>
                  <w:color w:val="1A1A1A"/>
                  <w:szCs w:val="18"/>
                </w:rPr>
                <w:t xml:space="preserve">R08- </w:t>
              </w:r>
              <w:r w:rsidRPr="00C568D3">
                <w:rPr>
                  <w:rFonts w:hint="eastAsia" w:eastAsia="Arial" w:cs="Arial"/>
                  <w:color w:val="1A1A1A"/>
                  <w:szCs w:val="18"/>
                </w:rPr>
                <w:t>HE2D0</w:t>
              </w:r>
              <w:r>
                <w:rPr>
                  <w:rFonts w:eastAsia="Arial" w:cs="Arial"/>
                  <w:color w:val="1A1A1A"/>
                  <w:szCs w:val="18"/>
                </w:rPr>
                <w:t>8-ROK</w:t>
              </w:r>
              <w:r w:rsidRPr="000154EB">
                <w:rPr>
                  <w:rFonts w:eastAsia="Arial" w:cs="Arial"/>
                  <w:color w:val="1A1A1A"/>
                  <w:szCs w:val="18"/>
                </w:rPr>
                <w:t xml:space="preserve"> -21-XX-MOD-</w:t>
              </w:r>
              <w:r>
                <w:rPr>
                  <w:rFonts w:eastAsia="Arial" w:cs="Arial"/>
                  <w:color w:val="1A1A1A"/>
                  <w:szCs w:val="18"/>
                </w:rPr>
                <w:t>ID</w:t>
              </w:r>
              <w:r w:rsidRPr="000154EB">
                <w:rPr>
                  <w:rFonts w:eastAsia="Arial" w:cs="Arial"/>
                  <w:color w:val="1A1A1A"/>
                  <w:szCs w:val="18"/>
                </w:rPr>
                <w:t>-00200.rvt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A4D0F" w:rsidR="00B809E0" w:rsidP="00F25DC7" w:rsidRDefault="00B809E0" w14:paraId="00717EB8"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8:56:00Z" w:id="155"/>
                <w:i/>
                <w:iCs/>
                <w:szCs w:val="18"/>
              </w:rPr>
            </w:pPr>
            <w:ins w:author="Jordan Cully" w:date="2021-09-20T18:56:00Z" w:id="156">
              <w:r w:rsidRPr="000154EB">
                <w:rPr>
                  <w:i/>
                  <w:iCs/>
                  <w:szCs w:val="18"/>
                </w:rPr>
                <w:t>Beach Bar</w:t>
              </w:r>
            </w:ins>
          </w:p>
        </w:tc>
      </w:tr>
      <w:tr w:rsidRPr="000154EB" w:rsidR="00B809E0" w:rsidTr="00F25DC7" w14:paraId="42D0CA41" w14:textId="77777777">
        <w:trPr>
          <w:trHeight w:val="278"/>
          <w:ins w:author="Jordan Cully" w:date="2021-09-20T18:56:00Z" w:id="157"/>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B809E0" w:rsidP="00F25DC7" w:rsidRDefault="00B809E0" w14:paraId="1A4B9FED" w14:textId="77777777">
            <w:pPr>
              <w:ind w:left="0"/>
              <w:jc w:val="left"/>
              <w:rPr>
                <w:ins w:author="Jordan Cully" w:date="2021-09-20T18:56:00Z" w:id="158"/>
                <w:rFonts w:eastAsia="Arial" w:cs="Arial"/>
                <w:color w:val="1A1A1A"/>
                <w:szCs w:val="18"/>
              </w:rPr>
            </w:pPr>
            <w:ins w:author="Jordan Cully" w:date="2021-09-20T18:56:00Z" w:id="159">
              <w:r w:rsidRPr="000154EB">
                <w:rPr>
                  <w:rFonts w:eastAsia="Arial" w:cs="Arial"/>
                  <w:color w:val="1A1A1A"/>
                  <w:szCs w:val="18"/>
                </w:rPr>
                <w:t xml:space="preserve">R08- </w:t>
              </w:r>
              <w:r w:rsidRPr="00C568D3">
                <w:rPr>
                  <w:rFonts w:hint="eastAsia" w:eastAsia="Arial" w:cs="Arial"/>
                  <w:color w:val="1A1A1A"/>
                  <w:szCs w:val="18"/>
                </w:rPr>
                <w:t>HE2D0</w:t>
              </w:r>
              <w:r>
                <w:rPr>
                  <w:rFonts w:eastAsia="Arial" w:cs="Arial"/>
                  <w:color w:val="1A1A1A"/>
                  <w:szCs w:val="18"/>
                </w:rPr>
                <w:t>8-ROK</w:t>
              </w:r>
              <w:r w:rsidRPr="000154EB">
                <w:rPr>
                  <w:rFonts w:eastAsia="Arial" w:cs="Arial"/>
                  <w:color w:val="1A1A1A"/>
                  <w:szCs w:val="18"/>
                </w:rPr>
                <w:t xml:space="preserve"> -22-XX-MOD-</w:t>
              </w:r>
              <w:r>
                <w:rPr>
                  <w:rFonts w:eastAsia="Arial" w:cs="Arial"/>
                  <w:color w:val="1A1A1A"/>
                  <w:szCs w:val="18"/>
                </w:rPr>
                <w:t>ID</w:t>
              </w:r>
              <w:r w:rsidRPr="000154EB">
                <w:rPr>
                  <w:rFonts w:eastAsia="Arial" w:cs="Arial"/>
                  <w:color w:val="1A1A1A"/>
                  <w:szCs w:val="18"/>
                </w:rPr>
                <w:t>-00200.rvt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FA4D0F" w:rsidR="00B809E0" w:rsidP="00F25DC7" w:rsidRDefault="00B809E0" w14:paraId="624316DB" w14:textId="77777777">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8:56:00Z" w:id="160"/>
                <w:i/>
                <w:iCs/>
                <w:szCs w:val="18"/>
              </w:rPr>
            </w:pPr>
            <w:ins w:author="Jordan Cully" w:date="2021-09-20T18:56:00Z" w:id="161">
              <w:r w:rsidRPr="000154EB">
                <w:rPr>
                  <w:i/>
                  <w:iCs/>
                  <w:szCs w:val="18"/>
                </w:rPr>
                <w:t>Specialty Restaurant</w:t>
              </w:r>
              <w:r>
                <w:rPr>
                  <w:i/>
                  <w:iCs/>
                  <w:szCs w:val="18"/>
                </w:rPr>
                <w:t xml:space="preserve"> &amp; Specialty Bar</w:t>
              </w:r>
            </w:ins>
          </w:p>
        </w:tc>
      </w:tr>
      <w:tr w:rsidRPr="000154EB" w:rsidR="00B809E0" w:rsidTr="00F25DC7" w14:paraId="2D04D074" w14:textId="77777777">
        <w:trPr>
          <w:cnfStyle w:val="000000100000" w:firstRow="0" w:lastRow="0" w:firstColumn="0" w:lastColumn="0" w:oddVBand="0" w:evenVBand="0" w:oddHBand="1" w:evenHBand="0" w:firstRowFirstColumn="0" w:firstRowLastColumn="0" w:lastRowFirstColumn="0" w:lastRowLastColumn="0"/>
          <w:trHeight w:val="278"/>
          <w:ins w:author="Jordan Cully" w:date="2021-09-20T18:56:00Z" w:id="162"/>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568D3" w:rsidR="00B809E0" w:rsidP="00F25DC7" w:rsidRDefault="00B809E0" w14:paraId="5EEBF70E" w14:textId="77777777">
            <w:pPr>
              <w:ind w:left="0"/>
              <w:jc w:val="left"/>
              <w:rPr>
                <w:ins w:author="Jordan Cully" w:date="2021-09-20T18:56:00Z" w:id="163"/>
                <w:rFonts w:eastAsia="Arial" w:cs="Arial"/>
                <w:color w:val="1A1A1A"/>
                <w:szCs w:val="18"/>
              </w:rPr>
            </w:pPr>
            <w:ins w:author="Jordan Cully" w:date="2021-09-20T18:56:00Z" w:id="164">
              <w:r w:rsidRPr="00C568D3">
                <w:rPr>
                  <w:rFonts w:hint="eastAsia" w:eastAsia="Arial" w:cs="Arial"/>
                  <w:color w:val="1A1A1A"/>
                  <w:szCs w:val="18"/>
                </w:rPr>
                <w:t>R08- HE2D0</w:t>
              </w:r>
              <w:r>
                <w:rPr>
                  <w:rFonts w:eastAsia="Arial" w:cs="Arial"/>
                  <w:color w:val="1A1A1A"/>
                  <w:szCs w:val="18"/>
                </w:rPr>
                <w:t>8-ROK</w:t>
              </w:r>
              <w:r w:rsidRPr="00C568D3">
                <w:rPr>
                  <w:rFonts w:hint="eastAsia" w:eastAsia="Arial" w:cs="Arial"/>
                  <w:color w:val="1A1A1A"/>
                  <w:szCs w:val="18"/>
                </w:rPr>
                <w:t xml:space="preserve"> -45-XX-MOD-</w:t>
              </w:r>
              <w:r>
                <w:rPr>
                  <w:rFonts w:eastAsia="Arial" w:cs="Arial"/>
                  <w:color w:val="1A1A1A"/>
                  <w:szCs w:val="18"/>
                </w:rPr>
                <w:t>ID</w:t>
              </w:r>
              <w:r w:rsidRPr="00C568D3">
                <w:rPr>
                  <w:rFonts w:hint="eastAsia" w:eastAsia="Arial" w:cs="Arial"/>
                  <w:color w:val="1A1A1A"/>
                  <w:szCs w:val="18"/>
                </w:rPr>
                <w:t>-00401</w:t>
              </w:r>
              <w:r>
                <w:rPr>
                  <w:rFonts w:eastAsia="Arial" w:cs="Arial"/>
                  <w:color w:val="1A1A1A"/>
                  <w:szCs w:val="18"/>
                </w:rPr>
                <w:t>.rvt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5BD26170" w:rsidR="00B809E0" w:rsidP="00F25DC7" w:rsidRDefault="00B809E0" w14:paraId="1D71ACF4"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8:56:00Z" w:id="165"/>
                <w:i/>
                <w:iCs/>
                <w:szCs w:val="18"/>
              </w:rPr>
            </w:pPr>
            <w:ins w:author="Jordan Cully" w:date="2021-09-20T18:56:00Z" w:id="166">
              <w:r>
                <w:rPr>
                  <w:i/>
                  <w:iCs/>
                  <w:szCs w:val="18"/>
                </w:rPr>
                <w:t>Cluster 45 Container</w:t>
              </w:r>
            </w:ins>
          </w:p>
        </w:tc>
      </w:tr>
      <w:tr w:rsidRPr="000154EB" w:rsidR="00B809E0" w:rsidTr="00F25DC7" w14:paraId="7D12B863" w14:textId="77777777">
        <w:trPr>
          <w:trHeight w:val="278"/>
          <w:ins w:author="Jordan Cully" w:date="2021-09-20T18:56:00Z" w:id="167"/>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2CBDB461" w14:textId="77777777">
            <w:pPr>
              <w:ind w:left="0"/>
              <w:jc w:val="left"/>
              <w:rPr>
                <w:ins w:author="Jordan Cully" w:date="2021-09-20T18:56:00Z" w:id="168"/>
                <w:szCs w:val="18"/>
              </w:rPr>
            </w:pPr>
            <w:ins w:author="Jordan Cully" w:date="2021-09-20T18:56:00Z" w:id="169">
              <w:r w:rsidRPr="00C568D3">
                <w:rPr>
                  <w:rFonts w:hint="eastAsia" w:eastAsia="Arial" w:cs="Arial"/>
                  <w:color w:val="1A1A1A"/>
                  <w:szCs w:val="18"/>
                </w:rPr>
                <w:t>R08- HE2D0</w:t>
              </w:r>
              <w:r>
                <w:rPr>
                  <w:rFonts w:eastAsia="Arial" w:cs="Arial"/>
                  <w:color w:val="1A1A1A"/>
                  <w:szCs w:val="18"/>
                </w:rPr>
                <w:t>8-ROK</w:t>
              </w:r>
              <w:r w:rsidRPr="00C568D3">
                <w:rPr>
                  <w:rFonts w:hint="eastAsia" w:eastAsia="Arial" w:cs="Arial"/>
                  <w:color w:val="1A1A1A"/>
                  <w:szCs w:val="18"/>
                </w:rPr>
                <w:t xml:space="preserve"> -46-XX-MOD-</w:t>
              </w:r>
              <w:r>
                <w:rPr>
                  <w:rFonts w:eastAsia="Arial" w:cs="Arial"/>
                  <w:color w:val="1A1A1A"/>
                  <w:szCs w:val="18"/>
                </w:rPr>
                <w:t>ID</w:t>
              </w:r>
              <w:r w:rsidRPr="00C568D3">
                <w:rPr>
                  <w:rFonts w:hint="eastAsia" w:eastAsia="Arial" w:cs="Arial"/>
                  <w:color w:val="1A1A1A"/>
                  <w:szCs w:val="18"/>
                </w:rPr>
                <w:t>-00402</w:t>
              </w:r>
              <w:r>
                <w:rPr>
                  <w:rFonts w:eastAsia="Arial" w:cs="Arial"/>
                  <w:color w:val="1A1A1A"/>
                  <w:szCs w:val="18"/>
                </w:rPr>
                <w:t>.rvt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04BDB699" w14:textId="77777777">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8:56:00Z" w:id="170"/>
                <w:i/>
                <w:iCs/>
              </w:rPr>
            </w:pPr>
            <w:ins w:author="Jordan Cully" w:date="2021-09-20T18:56:00Z" w:id="171">
              <w:r>
                <w:rPr>
                  <w:i/>
                  <w:iCs/>
                  <w:szCs w:val="18"/>
                </w:rPr>
                <w:t xml:space="preserve">Cluster </w:t>
              </w:r>
              <w:proofErr w:type="gramStart"/>
              <w:r>
                <w:rPr>
                  <w:i/>
                  <w:iCs/>
                  <w:szCs w:val="18"/>
                </w:rPr>
                <w:t>46  Container</w:t>
              </w:r>
              <w:proofErr w:type="gramEnd"/>
            </w:ins>
          </w:p>
        </w:tc>
      </w:tr>
      <w:tr w:rsidRPr="000154EB" w:rsidR="00B809E0" w:rsidTr="00F25DC7" w14:paraId="74A6ACB7" w14:textId="77777777">
        <w:trPr>
          <w:cnfStyle w:val="000000100000" w:firstRow="0" w:lastRow="0" w:firstColumn="0" w:lastColumn="0" w:oddVBand="0" w:evenVBand="0" w:oddHBand="1" w:evenHBand="0" w:firstRowFirstColumn="0" w:firstRowLastColumn="0" w:lastRowFirstColumn="0" w:lastRowLastColumn="0"/>
          <w:trHeight w:val="278"/>
          <w:ins w:author="Jordan Cully" w:date="2021-09-20T18:56:00Z" w:id="172"/>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52389FA1" w14:textId="77777777">
            <w:pPr>
              <w:ind w:left="0"/>
              <w:jc w:val="left"/>
              <w:rPr>
                <w:ins w:author="Jordan Cully" w:date="2021-09-20T18:56:00Z" w:id="173"/>
                <w:szCs w:val="18"/>
              </w:rPr>
            </w:pPr>
            <w:ins w:author="Jordan Cully" w:date="2021-09-20T18:56:00Z" w:id="174">
              <w:r w:rsidRPr="00C568D3">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C568D3">
                <w:rPr>
                  <w:rFonts w:hint="eastAsia" w:eastAsia="Arial" w:cs="Arial"/>
                  <w:color w:val="1A1A1A"/>
                  <w:szCs w:val="18"/>
                </w:rPr>
                <w:t xml:space="preserve"> -47-XX-MOD-</w:t>
              </w:r>
              <w:r>
                <w:rPr>
                  <w:rFonts w:eastAsia="Arial" w:cs="Arial"/>
                  <w:color w:val="1A1A1A"/>
                  <w:szCs w:val="18"/>
                </w:rPr>
                <w:t>ID</w:t>
              </w:r>
              <w:r w:rsidRPr="00C568D3">
                <w:rPr>
                  <w:rFonts w:hint="eastAsia" w:eastAsia="Arial" w:cs="Arial"/>
                  <w:color w:val="1A1A1A"/>
                  <w:szCs w:val="18"/>
                </w:rPr>
                <w:t>-00403</w:t>
              </w:r>
              <w:r>
                <w:rPr>
                  <w:rFonts w:eastAsia="Arial" w:cs="Arial"/>
                  <w:color w:val="1A1A1A"/>
                  <w:szCs w:val="18"/>
                </w:rPr>
                <w:t>.rvt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6150D275" w14:textId="77777777">
            <w:pPr>
              <w:spacing w:after="120"/>
              <w:ind w:left="0"/>
              <w:jc w:val="left"/>
              <w:cnfStyle w:val="000000100000" w:firstRow="0" w:lastRow="0" w:firstColumn="0" w:lastColumn="0" w:oddVBand="0" w:evenVBand="0" w:oddHBand="1" w:evenHBand="0" w:firstRowFirstColumn="0" w:firstRowLastColumn="0" w:lastRowFirstColumn="0" w:lastRowLastColumn="0"/>
              <w:rPr>
                <w:ins w:author="Jordan Cully" w:date="2021-09-20T18:56:00Z" w:id="175"/>
                <w:i/>
                <w:iCs/>
              </w:rPr>
            </w:pPr>
            <w:ins w:author="Jordan Cully" w:date="2021-09-20T18:56:00Z" w:id="176">
              <w:r>
                <w:rPr>
                  <w:i/>
                  <w:iCs/>
                  <w:szCs w:val="18"/>
                </w:rPr>
                <w:t>Cluster 47 Container</w:t>
              </w:r>
            </w:ins>
          </w:p>
        </w:tc>
      </w:tr>
      <w:tr w:rsidRPr="000154EB" w:rsidR="00B809E0" w:rsidTr="00F25DC7" w14:paraId="111BCA35" w14:textId="77777777">
        <w:trPr>
          <w:trHeight w:val="278"/>
          <w:ins w:author="Jordan Cully" w:date="2021-09-20T18:56:00Z" w:id="177"/>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393CDCFF" w14:textId="77777777">
            <w:pPr>
              <w:ind w:left="0"/>
              <w:jc w:val="left"/>
              <w:rPr>
                <w:ins w:author="Jordan Cully" w:date="2021-09-20T18:56:00Z" w:id="178"/>
                <w:szCs w:val="18"/>
              </w:rPr>
            </w:pPr>
            <w:ins w:author="Jordan Cully" w:date="2021-09-20T18:56:00Z" w:id="179">
              <w:r w:rsidRPr="00682A52">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682A52">
                <w:rPr>
                  <w:rFonts w:hint="eastAsia" w:eastAsia="Arial" w:cs="Arial"/>
                  <w:color w:val="1A1A1A"/>
                  <w:szCs w:val="18"/>
                </w:rPr>
                <w:t xml:space="preserve"> -48-XX-MOD-</w:t>
              </w:r>
              <w:r>
                <w:rPr>
                  <w:rFonts w:eastAsia="Arial" w:cs="Arial"/>
                  <w:color w:val="1A1A1A"/>
                  <w:szCs w:val="18"/>
                </w:rPr>
                <w:t>ID</w:t>
              </w:r>
              <w:r w:rsidRPr="00682A52">
                <w:rPr>
                  <w:rFonts w:hint="eastAsia" w:eastAsia="Arial" w:cs="Arial"/>
                  <w:color w:val="1A1A1A"/>
                  <w:szCs w:val="18"/>
                </w:rPr>
                <w:t>-00404</w:t>
              </w:r>
              <w:r>
                <w:rPr>
                  <w:rFonts w:eastAsia="Arial" w:cs="Arial"/>
                  <w:color w:val="1A1A1A"/>
                  <w:szCs w:val="18"/>
                </w:rPr>
                <w:t>.rvt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6EF6E77E" w14:textId="77777777">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8:56:00Z" w:id="180"/>
                <w:i/>
                <w:iCs/>
              </w:rPr>
            </w:pPr>
            <w:ins w:author="Jordan Cully" w:date="2021-09-20T18:56:00Z" w:id="181">
              <w:r>
                <w:rPr>
                  <w:i/>
                  <w:iCs/>
                  <w:szCs w:val="18"/>
                </w:rPr>
                <w:t xml:space="preserve">Cluster </w:t>
              </w:r>
              <w:proofErr w:type="gramStart"/>
              <w:r>
                <w:rPr>
                  <w:i/>
                  <w:iCs/>
                  <w:szCs w:val="18"/>
                </w:rPr>
                <w:t>48  Container</w:t>
              </w:r>
              <w:proofErr w:type="gramEnd"/>
            </w:ins>
          </w:p>
        </w:tc>
      </w:tr>
      <w:tr w:rsidRPr="000154EB" w:rsidR="00B809E0" w:rsidTr="00F25DC7" w14:paraId="13E1F4FC" w14:textId="77777777">
        <w:trPr>
          <w:cnfStyle w:val="000000100000" w:firstRow="0" w:lastRow="0" w:firstColumn="0" w:lastColumn="0" w:oddVBand="0" w:evenVBand="0" w:oddHBand="1" w:evenHBand="0" w:firstRowFirstColumn="0" w:firstRowLastColumn="0" w:lastRowFirstColumn="0" w:lastRowLastColumn="0"/>
          <w:trHeight w:val="278"/>
          <w:ins w:author="Jordan Cully" w:date="2021-09-20T18:56:00Z" w:id="182"/>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72290946" w14:textId="77777777">
            <w:pPr>
              <w:ind w:left="0"/>
              <w:jc w:val="left"/>
              <w:rPr>
                <w:ins w:author="Jordan Cully" w:date="2021-09-20T18:56:00Z" w:id="183"/>
                <w:szCs w:val="18"/>
              </w:rPr>
            </w:pPr>
            <w:ins w:author="Jordan Cully" w:date="2021-09-20T18:56:00Z" w:id="184">
              <w:r w:rsidRPr="00682A52">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682A52">
                <w:rPr>
                  <w:rFonts w:hint="eastAsia" w:eastAsia="Arial" w:cs="Arial"/>
                  <w:color w:val="1A1A1A"/>
                  <w:szCs w:val="18"/>
                </w:rPr>
                <w:t xml:space="preserve"> -49-XX-MOD-</w:t>
              </w:r>
              <w:r>
                <w:rPr>
                  <w:rFonts w:eastAsia="Arial" w:cs="Arial"/>
                  <w:color w:val="1A1A1A"/>
                  <w:szCs w:val="18"/>
                </w:rPr>
                <w:t>ID</w:t>
              </w:r>
              <w:r w:rsidRPr="00682A52">
                <w:rPr>
                  <w:rFonts w:hint="eastAsia" w:eastAsia="Arial" w:cs="Arial"/>
                  <w:color w:val="1A1A1A"/>
                  <w:szCs w:val="18"/>
                </w:rPr>
                <w:t>-00405</w:t>
              </w:r>
              <w:r>
                <w:rPr>
                  <w:rFonts w:eastAsia="Arial" w:cs="Arial"/>
                  <w:color w:val="1A1A1A"/>
                  <w:szCs w:val="18"/>
                </w:rPr>
                <w:t>.rvt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2B55C136" w14:textId="77777777">
            <w:pPr>
              <w:spacing w:after="120"/>
              <w:ind w:left="0"/>
              <w:jc w:val="left"/>
              <w:cnfStyle w:val="000000100000" w:firstRow="0" w:lastRow="0" w:firstColumn="0" w:lastColumn="0" w:oddVBand="0" w:evenVBand="0" w:oddHBand="1" w:evenHBand="0" w:firstRowFirstColumn="0" w:firstRowLastColumn="0" w:lastRowFirstColumn="0" w:lastRowLastColumn="0"/>
              <w:rPr>
                <w:ins w:author="Jordan Cully" w:date="2021-09-20T18:56:00Z" w:id="185"/>
                <w:i/>
                <w:iCs/>
              </w:rPr>
            </w:pPr>
            <w:ins w:author="Jordan Cully" w:date="2021-09-20T18:56:00Z" w:id="186">
              <w:r>
                <w:rPr>
                  <w:i/>
                  <w:iCs/>
                  <w:szCs w:val="18"/>
                </w:rPr>
                <w:t xml:space="preserve">Cluster </w:t>
              </w:r>
              <w:proofErr w:type="gramStart"/>
              <w:r>
                <w:rPr>
                  <w:i/>
                  <w:iCs/>
                  <w:szCs w:val="18"/>
                </w:rPr>
                <w:t>49  Container</w:t>
              </w:r>
              <w:proofErr w:type="gramEnd"/>
            </w:ins>
          </w:p>
        </w:tc>
      </w:tr>
      <w:tr w:rsidRPr="000154EB" w:rsidR="00B809E0" w:rsidTr="00F25DC7" w14:paraId="59F766F2" w14:textId="77777777">
        <w:trPr>
          <w:trHeight w:val="278"/>
          <w:ins w:author="Jordan Cully" w:date="2021-09-20T18:56:00Z" w:id="187"/>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5E801C25" w14:textId="77777777">
            <w:pPr>
              <w:ind w:left="0"/>
              <w:jc w:val="left"/>
              <w:rPr>
                <w:ins w:author="Jordan Cully" w:date="2021-09-20T18:56:00Z" w:id="188"/>
                <w:szCs w:val="18"/>
              </w:rPr>
            </w:pPr>
            <w:ins w:author="Jordan Cully" w:date="2021-09-20T18:56:00Z" w:id="189">
              <w:r w:rsidRPr="00682A52">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682A52">
                <w:rPr>
                  <w:rFonts w:hint="eastAsia" w:eastAsia="Arial" w:cs="Arial"/>
                  <w:color w:val="1A1A1A"/>
                  <w:szCs w:val="18"/>
                </w:rPr>
                <w:t xml:space="preserve"> -50-XX-MOD-</w:t>
              </w:r>
              <w:r>
                <w:rPr>
                  <w:rFonts w:eastAsia="Arial" w:cs="Arial"/>
                  <w:color w:val="1A1A1A"/>
                  <w:szCs w:val="18"/>
                </w:rPr>
                <w:t>ID</w:t>
              </w:r>
              <w:r w:rsidRPr="00682A52">
                <w:rPr>
                  <w:rFonts w:hint="eastAsia" w:eastAsia="Arial" w:cs="Arial"/>
                  <w:color w:val="1A1A1A"/>
                  <w:szCs w:val="18"/>
                </w:rPr>
                <w:t>-00406</w:t>
              </w:r>
              <w:r>
                <w:rPr>
                  <w:rFonts w:eastAsia="Arial" w:cs="Arial"/>
                  <w:color w:val="1A1A1A"/>
                  <w:szCs w:val="18"/>
                </w:rPr>
                <w:t>.rvt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73C4A4E9" w14:textId="77777777">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8:56:00Z" w:id="190"/>
                <w:i/>
                <w:iCs/>
              </w:rPr>
            </w:pPr>
            <w:ins w:author="Jordan Cully" w:date="2021-09-20T18:56:00Z" w:id="191">
              <w:r>
                <w:rPr>
                  <w:i/>
                  <w:iCs/>
                  <w:szCs w:val="18"/>
                </w:rPr>
                <w:t xml:space="preserve">Cluster </w:t>
              </w:r>
              <w:proofErr w:type="gramStart"/>
              <w:r>
                <w:rPr>
                  <w:i/>
                  <w:iCs/>
                  <w:szCs w:val="18"/>
                </w:rPr>
                <w:t>50  Container</w:t>
              </w:r>
              <w:proofErr w:type="gramEnd"/>
            </w:ins>
          </w:p>
        </w:tc>
      </w:tr>
      <w:tr w:rsidRPr="000154EB" w:rsidR="00B809E0" w:rsidTr="00F25DC7" w14:paraId="0FDF4D29" w14:textId="77777777">
        <w:trPr>
          <w:cnfStyle w:val="000000100000" w:firstRow="0" w:lastRow="0" w:firstColumn="0" w:lastColumn="0" w:oddVBand="0" w:evenVBand="0" w:oddHBand="1" w:evenHBand="0" w:firstRowFirstColumn="0" w:firstRowLastColumn="0" w:lastRowFirstColumn="0" w:lastRowLastColumn="0"/>
          <w:trHeight w:val="278"/>
          <w:ins w:author="Jordan Cully" w:date="2021-09-20T18:56:00Z" w:id="192"/>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033525C3" w14:textId="77777777">
            <w:pPr>
              <w:ind w:left="0"/>
              <w:jc w:val="left"/>
              <w:rPr>
                <w:ins w:author="Jordan Cully" w:date="2021-09-20T18:56:00Z" w:id="193"/>
                <w:szCs w:val="18"/>
              </w:rPr>
            </w:pPr>
            <w:ins w:author="Jordan Cully" w:date="2021-09-20T18:56:00Z" w:id="194">
              <w:r w:rsidRPr="00682A52">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682A52">
                <w:rPr>
                  <w:rFonts w:hint="eastAsia" w:eastAsia="Arial" w:cs="Arial"/>
                  <w:color w:val="1A1A1A"/>
                  <w:szCs w:val="18"/>
                </w:rPr>
                <w:t xml:space="preserve"> -51-XX-MOD-</w:t>
              </w:r>
              <w:r>
                <w:rPr>
                  <w:rFonts w:eastAsia="Arial" w:cs="Arial"/>
                  <w:color w:val="1A1A1A"/>
                  <w:szCs w:val="18"/>
                </w:rPr>
                <w:t>ID</w:t>
              </w:r>
              <w:r w:rsidRPr="00682A52">
                <w:rPr>
                  <w:rFonts w:hint="eastAsia" w:eastAsia="Arial" w:cs="Arial"/>
                  <w:color w:val="1A1A1A"/>
                  <w:szCs w:val="18"/>
                </w:rPr>
                <w:t>-00407</w:t>
              </w:r>
              <w:r>
                <w:rPr>
                  <w:rFonts w:eastAsia="Arial" w:cs="Arial"/>
                  <w:color w:val="1A1A1A"/>
                  <w:szCs w:val="18"/>
                </w:rPr>
                <w:t>.rvt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28F66722" w14:textId="77777777">
            <w:pPr>
              <w:spacing w:after="120"/>
              <w:ind w:left="0"/>
              <w:jc w:val="left"/>
              <w:cnfStyle w:val="000000100000" w:firstRow="0" w:lastRow="0" w:firstColumn="0" w:lastColumn="0" w:oddVBand="0" w:evenVBand="0" w:oddHBand="1" w:evenHBand="0" w:firstRowFirstColumn="0" w:firstRowLastColumn="0" w:lastRowFirstColumn="0" w:lastRowLastColumn="0"/>
              <w:rPr>
                <w:ins w:author="Jordan Cully" w:date="2021-09-20T18:56:00Z" w:id="195"/>
              </w:rPr>
            </w:pPr>
            <w:ins w:author="Jordan Cully" w:date="2021-09-20T18:56:00Z" w:id="196">
              <w:r>
                <w:rPr>
                  <w:i/>
                  <w:iCs/>
                  <w:szCs w:val="18"/>
                </w:rPr>
                <w:t xml:space="preserve">Cluster </w:t>
              </w:r>
              <w:proofErr w:type="gramStart"/>
              <w:r>
                <w:rPr>
                  <w:i/>
                  <w:iCs/>
                  <w:szCs w:val="18"/>
                </w:rPr>
                <w:t>51  Container</w:t>
              </w:r>
              <w:proofErr w:type="gramEnd"/>
            </w:ins>
          </w:p>
        </w:tc>
      </w:tr>
      <w:tr w:rsidRPr="000154EB" w:rsidR="00B809E0" w:rsidTr="00F25DC7" w14:paraId="3E614699" w14:textId="77777777">
        <w:trPr>
          <w:trHeight w:val="278"/>
          <w:ins w:author="Jordan Cully" w:date="2021-09-20T18:56:00Z" w:id="197"/>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82A52" w:rsidR="00B809E0" w:rsidP="00F25DC7" w:rsidRDefault="00B809E0" w14:paraId="049FE528" w14:textId="77777777">
            <w:pPr>
              <w:ind w:left="0"/>
              <w:jc w:val="left"/>
              <w:rPr>
                <w:ins w:author="Jordan Cully" w:date="2021-09-20T18:56:00Z" w:id="198"/>
                <w:rFonts w:eastAsia="Arial" w:cs="Arial"/>
                <w:color w:val="1A1A1A"/>
                <w:szCs w:val="18"/>
              </w:rPr>
            </w:pPr>
            <w:ins w:author="Jordan Cully" w:date="2021-09-20T18:56:00Z" w:id="199">
              <w:r w:rsidRPr="0021644A">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21644A">
                <w:rPr>
                  <w:rFonts w:hint="eastAsia" w:eastAsia="Arial" w:cs="Arial"/>
                  <w:color w:val="1A1A1A"/>
                  <w:szCs w:val="18"/>
                </w:rPr>
                <w:t xml:space="preserve"> -59-XX-MOD-</w:t>
              </w:r>
              <w:r>
                <w:rPr>
                  <w:rFonts w:eastAsia="Arial" w:cs="Arial"/>
                  <w:color w:val="1A1A1A"/>
                  <w:szCs w:val="18"/>
                </w:rPr>
                <w:t>ID</w:t>
              </w:r>
              <w:r w:rsidRPr="0021644A">
                <w:rPr>
                  <w:rFonts w:hint="eastAsia" w:eastAsia="Arial" w:cs="Arial"/>
                  <w:color w:val="1A1A1A"/>
                  <w:szCs w:val="18"/>
                </w:rPr>
                <w:t>-00001</w:t>
              </w:r>
              <w:r>
                <w:rPr>
                  <w:rFonts w:eastAsia="Arial" w:cs="Arial"/>
                  <w:color w:val="1A1A1A"/>
                  <w:szCs w:val="18"/>
                </w:rPr>
                <w:t>.rvt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82A52" w:rsidR="00B809E0" w:rsidP="00F25DC7" w:rsidRDefault="00B809E0" w14:paraId="0526D90C" w14:textId="77777777">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8:56:00Z" w:id="200"/>
                <w:i/>
                <w:iCs/>
                <w:szCs w:val="18"/>
              </w:rPr>
            </w:pPr>
            <w:ins w:author="Jordan Cully" w:date="2021-09-20T18:56:00Z" w:id="201">
              <w:r w:rsidRPr="0021644A">
                <w:rPr>
                  <w:rFonts w:hint="eastAsia"/>
                  <w:i/>
                  <w:iCs/>
                  <w:szCs w:val="18"/>
                </w:rPr>
                <w:t>Guestrooms - Combined Layout</w:t>
              </w:r>
            </w:ins>
          </w:p>
        </w:tc>
      </w:tr>
      <w:tr w:rsidRPr="000154EB" w:rsidR="00B809E0" w:rsidTr="00F25DC7" w14:paraId="1A198D42" w14:textId="77777777">
        <w:trPr>
          <w:cnfStyle w:val="000000100000" w:firstRow="0" w:lastRow="0" w:firstColumn="0" w:lastColumn="0" w:oddVBand="0" w:evenVBand="0" w:oddHBand="1" w:evenHBand="0" w:firstRowFirstColumn="0" w:firstRowLastColumn="0" w:lastRowFirstColumn="0" w:lastRowLastColumn="0"/>
          <w:trHeight w:val="278"/>
          <w:ins w:author="Jordan Cully" w:date="2021-09-20T18:56:00Z" w:id="202"/>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1644A" w:rsidR="00B809E0" w:rsidP="00F25DC7" w:rsidRDefault="00B809E0" w14:paraId="34DE3FFD" w14:textId="77777777">
            <w:pPr>
              <w:ind w:left="0"/>
              <w:jc w:val="left"/>
              <w:rPr>
                <w:ins w:author="Jordan Cully" w:date="2021-09-20T18:56:00Z" w:id="203"/>
                <w:rFonts w:eastAsia="Arial" w:cs="Arial"/>
                <w:color w:val="1A1A1A"/>
                <w:szCs w:val="18"/>
              </w:rPr>
            </w:pPr>
            <w:ins w:author="Jordan Cully" w:date="2021-09-20T18:56:00Z" w:id="204">
              <w:r w:rsidRPr="004750CC">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4750CC">
                <w:rPr>
                  <w:rFonts w:hint="eastAsia" w:eastAsia="Arial" w:cs="Arial"/>
                  <w:color w:val="1A1A1A"/>
                  <w:szCs w:val="18"/>
                </w:rPr>
                <w:t xml:space="preserve"> -</w:t>
              </w:r>
              <w:r>
                <w:rPr>
                  <w:rFonts w:eastAsia="Arial" w:cs="Arial"/>
                  <w:color w:val="1A1A1A"/>
                  <w:szCs w:val="18"/>
                </w:rPr>
                <w:t>XX</w:t>
              </w:r>
              <w:r>
                <w:rPr>
                  <w:rFonts w:hint="eastAsia" w:eastAsia="Arial" w:cs="Arial"/>
                  <w:color w:val="1A1A1A"/>
                  <w:szCs w:val="18"/>
                </w:rPr>
                <w:t>-XX-MOD-</w:t>
              </w:r>
              <w:r>
                <w:rPr>
                  <w:rFonts w:eastAsia="Arial" w:cs="Arial"/>
                  <w:color w:val="1A1A1A"/>
                  <w:szCs w:val="18"/>
                </w:rPr>
                <w:t>ID</w:t>
              </w:r>
              <w:r>
                <w:rPr>
                  <w:rFonts w:hint="eastAsia" w:eastAsia="Arial" w:cs="Arial"/>
                  <w:color w:val="1A1A1A"/>
                  <w:szCs w:val="18"/>
                </w:rPr>
                <w:t>-90001</w:t>
              </w:r>
              <w:r>
                <w:rPr>
                  <w:rFonts w:eastAsia="Arial" w:cs="Arial"/>
                  <w:color w:val="1A1A1A"/>
                  <w:szCs w:val="18"/>
                </w:rPr>
                <w:t>.rvt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4D498FAC" w14:textId="0113CFBE">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8:56:00Z" w:id="205"/>
                <w:i/>
                <w:iCs/>
                <w:szCs w:val="18"/>
              </w:rPr>
            </w:pPr>
            <w:ins w:author="Jordan Cully" w:date="2021-09-20T18:57:00Z" w:id="206">
              <w:r>
                <w:rPr>
                  <w:i/>
                  <w:iCs/>
                  <w:szCs w:val="18"/>
                </w:rPr>
                <w:t>Typical King Suite</w:t>
              </w:r>
            </w:ins>
          </w:p>
        </w:tc>
      </w:tr>
      <w:tr w:rsidRPr="000154EB" w:rsidR="00B809E0" w:rsidTr="00F25DC7" w14:paraId="1A0993CD" w14:textId="77777777">
        <w:trPr>
          <w:trHeight w:val="278"/>
          <w:ins w:author="Jordan Cully" w:date="2021-09-20T18:56:00Z" w:id="207"/>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614CD34C" w14:textId="77777777">
            <w:pPr>
              <w:ind w:left="0"/>
              <w:jc w:val="left"/>
              <w:rPr>
                <w:ins w:author="Jordan Cully" w:date="2021-09-20T18:56:00Z" w:id="208"/>
                <w:rFonts w:eastAsia="Arial" w:cs="Arial"/>
                <w:color w:val="1A1A1A"/>
                <w:szCs w:val="18"/>
              </w:rPr>
            </w:pPr>
            <w:ins w:author="Jordan Cully" w:date="2021-09-20T18:56:00Z" w:id="209">
              <w:r w:rsidRPr="004750CC">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4750CC">
                <w:rPr>
                  <w:rFonts w:hint="eastAsia" w:eastAsia="Arial" w:cs="Arial"/>
                  <w:color w:val="1A1A1A"/>
                  <w:szCs w:val="18"/>
                </w:rPr>
                <w:t xml:space="preserve"> -</w:t>
              </w:r>
              <w:r>
                <w:rPr>
                  <w:rFonts w:eastAsia="Arial" w:cs="Arial"/>
                  <w:color w:val="1A1A1A"/>
                  <w:szCs w:val="18"/>
                </w:rPr>
                <w:t>XX</w:t>
              </w:r>
              <w:r>
                <w:rPr>
                  <w:rFonts w:hint="eastAsia" w:eastAsia="Arial" w:cs="Arial"/>
                  <w:color w:val="1A1A1A"/>
                  <w:szCs w:val="18"/>
                </w:rPr>
                <w:t>-XX-MOD-</w:t>
              </w:r>
              <w:r>
                <w:rPr>
                  <w:rFonts w:eastAsia="Arial" w:cs="Arial"/>
                  <w:color w:val="1A1A1A"/>
                  <w:szCs w:val="18"/>
                </w:rPr>
                <w:t>ID</w:t>
              </w:r>
              <w:r>
                <w:rPr>
                  <w:rFonts w:hint="eastAsia" w:eastAsia="Arial" w:cs="Arial"/>
                  <w:color w:val="1A1A1A"/>
                  <w:szCs w:val="18"/>
                </w:rPr>
                <w:t>-9000</w:t>
              </w:r>
              <w:r>
                <w:rPr>
                  <w:rFonts w:eastAsia="Arial" w:cs="Arial"/>
                  <w:color w:val="1A1A1A"/>
                  <w:szCs w:val="18"/>
                </w:rPr>
                <w:t>2.rvt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5B52FEE6" w14:textId="2FB94529">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8:56:00Z" w:id="210"/>
                <w:i/>
                <w:iCs/>
                <w:szCs w:val="18"/>
              </w:rPr>
            </w:pPr>
            <w:ins w:author="Jordan Cully" w:date="2021-09-20T18:57:00Z" w:id="211">
              <w:r>
                <w:rPr>
                  <w:i/>
                  <w:iCs/>
                </w:rPr>
                <w:t xml:space="preserve">Typical </w:t>
              </w:r>
              <w:proofErr w:type="spellStart"/>
              <w:r>
                <w:rPr>
                  <w:i/>
                  <w:iCs/>
                </w:rPr>
                <w:t>Dbl</w:t>
              </w:r>
              <w:proofErr w:type="spellEnd"/>
              <w:r>
                <w:rPr>
                  <w:i/>
                  <w:iCs/>
                </w:rPr>
                <w:t xml:space="preserve"> Queen Suite</w:t>
              </w:r>
            </w:ins>
          </w:p>
        </w:tc>
      </w:tr>
      <w:tr w:rsidRPr="000154EB" w:rsidR="00B809E0" w:rsidTr="00F25DC7" w14:paraId="3C940EEA" w14:textId="77777777">
        <w:trPr>
          <w:cnfStyle w:val="000000100000" w:firstRow="0" w:lastRow="0" w:firstColumn="0" w:lastColumn="0" w:oddVBand="0" w:evenVBand="0" w:oddHBand="1" w:evenHBand="0" w:firstRowFirstColumn="0" w:firstRowLastColumn="0" w:lastRowFirstColumn="0" w:lastRowLastColumn="0"/>
          <w:trHeight w:val="278"/>
          <w:ins w:author="Jordan Cully" w:date="2021-09-20T18:56:00Z" w:id="212"/>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7C77D591" w14:textId="77777777">
            <w:pPr>
              <w:ind w:left="0"/>
              <w:jc w:val="left"/>
              <w:rPr>
                <w:ins w:author="Jordan Cully" w:date="2021-09-20T18:56:00Z" w:id="213"/>
                <w:rFonts w:eastAsia="Arial" w:cs="Arial"/>
                <w:color w:val="1A1A1A"/>
                <w:szCs w:val="18"/>
              </w:rPr>
            </w:pPr>
            <w:ins w:author="Jordan Cully" w:date="2021-09-20T18:56:00Z" w:id="214">
              <w:r w:rsidRPr="004750CC">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4750CC">
                <w:rPr>
                  <w:rFonts w:hint="eastAsia" w:eastAsia="Arial" w:cs="Arial"/>
                  <w:color w:val="1A1A1A"/>
                  <w:szCs w:val="18"/>
                </w:rPr>
                <w:t xml:space="preserve"> -</w:t>
              </w:r>
              <w:r>
                <w:rPr>
                  <w:rFonts w:eastAsia="Arial" w:cs="Arial"/>
                  <w:color w:val="1A1A1A"/>
                  <w:szCs w:val="18"/>
                </w:rPr>
                <w:t>XX</w:t>
              </w:r>
              <w:r>
                <w:rPr>
                  <w:rFonts w:hint="eastAsia" w:eastAsia="Arial" w:cs="Arial"/>
                  <w:color w:val="1A1A1A"/>
                  <w:szCs w:val="18"/>
                </w:rPr>
                <w:t>-XX-MOD-</w:t>
              </w:r>
              <w:r>
                <w:rPr>
                  <w:rFonts w:eastAsia="Arial" w:cs="Arial"/>
                  <w:color w:val="1A1A1A"/>
                  <w:szCs w:val="18"/>
                </w:rPr>
                <w:t>ID</w:t>
              </w:r>
              <w:r>
                <w:rPr>
                  <w:rFonts w:hint="eastAsia" w:eastAsia="Arial" w:cs="Arial"/>
                  <w:color w:val="1A1A1A"/>
                  <w:szCs w:val="18"/>
                </w:rPr>
                <w:t>-9000</w:t>
              </w:r>
              <w:r>
                <w:rPr>
                  <w:rFonts w:eastAsia="Arial" w:cs="Arial"/>
                  <w:color w:val="1A1A1A"/>
                  <w:szCs w:val="18"/>
                </w:rPr>
                <w:t>3.rvt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1C49216D" w14:textId="72F36A39">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8:56:00Z" w:id="215"/>
                <w:i/>
                <w:iCs/>
                <w:szCs w:val="18"/>
              </w:rPr>
            </w:pPr>
            <w:ins w:author="Jordan Cully" w:date="2021-09-20T18:57:00Z" w:id="216">
              <w:r>
                <w:rPr>
                  <w:i/>
                  <w:iCs/>
                  <w:szCs w:val="18"/>
                </w:rPr>
                <w:t>Typical 1 Bedroom Suite</w:t>
              </w:r>
            </w:ins>
          </w:p>
        </w:tc>
      </w:tr>
      <w:tr w:rsidRPr="000154EB" w:rsidR="00B809E0" w:rsidTr="00F25DC7" w14:paraId="14A629E7" w14:textId="77777777">
        <w:trPr>
          <w:trHeight w:val="278"/>
          <w:ins w:author="Jordan Cully" w:date="2021-09-20T18:56:00Z" w:id="217"/>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170D0951" w14:textId="77777777">
            <w:pPr>
              <w:ind w:left="0"/>
              <w:jc w:val="left"/>
              <w:rPr>
                <w:ins w:author="Jordan Cully" w:date="2021-09-20T18:56:00Z" w:id="218"/>
                <w:rFonts w:eastAsia="Arial" w:cs="Arial"/>
                <w:color w:val="1A1A1A"/>
                <w:szCs w:val="18"/>
              </w:rPr>
            </w:pPr>
            <w:ins w:author="Jordan Cully" w:date="2021-09-20T18:56:00Z" w:id="219">
              <w:r w:rsidRPr="004750CC">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4750CC">
                <w:rPr>
                  <w:rFonts w:hint="eastAsia" w:eastAsia="Arial" w:cs="Arial"/>
                  <w:color w:val="1A1A1A"/>
                  <w:szCs w:val="18"/>
                </w:rPr>
                <w:t xml:space="preserve"> -</w:t>
              </w:r>
              <w:r>
                <w:rPr>
                  <w:rFonts w:eastAsia="Arial" w:cs="Arial"/>
                  <w:color w:val="1A1A1A"/>
                  <w:szCs w:val="18"/>
                </w:rPr>
                <w:t>XX</w:t>
              </w:r>
              <w:r>
                <w:rPr>
                  <w:rFonts w:hint="eastAsia" w:eastAsia="Arial" w:cs="Arial"/>
                  <w:color w:val="1A1A1A"/>
                  <w:szCs w:val="18"/>
                </w:rPr>
                <w:t>-XX-MOD-</w:t>
              </w:r>
              <w:r>
                <w:rPr>
                  <w:rFonts w:eastAsia="Arial" w:cs="Arial"/>
                  <w:color w:val="1A1A1A"/>
                  <w:szCs w:val="18"/>
                </w:rPr>
                <w:t>ID</w:t>
              </w:r>
              <w:r>
                <w:rPr>
                  <w:rFonts w:hint="eastAsia" w:eastAsia="Arial" w:cs="Arial"/>
                  <w:color w:val="1A1A1A"/>
                  <w:szCs w:val="18"/>
                </w:rPr>
                <w:t>-9000</w:t>
              </w:r>
              <w:r>
                <w:rPr>
                  <w:rFonts w:eastAsia="Arial" w:cs="Arial"/>
                  <w:color w:val="1A1A1A"/>
                  <w:szCs w:val="18"/>
                </w:rPr>
                <w:t>4.rvt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154EB" w:rsidR="00B809E0" w:rsidP="00F25DC7" w:rsidRDefault="00B809E0" w14:paraId="6A2B27E3" w14:textId="65C2C268">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8:56:00Z" w:id="220"/>
                <w:i/>
                <w:iCs/>
                <w:szCs w:val="18"/>
              </w:rPr>
            </w:pPr>
            <w:ins w:author="Jordan Cully" w:date="2021-09-20T18:57:00Z" w:id="221">
              <w:r>
                <w:rPr>
                  <w:i/>
                  <w:iCs/>
                  <w:szCs w:val="18"/>
                </w:rPr>
                <w:t>Typical 3 Bay Suite</w:t>
              </w:r>
            </w:ins>
          </w:p>
        </w:tc>
      </w:tr>
      <w:tr w:rsidRPr="000154EB" w:rsidR="00B809E0" w:rsidTr="00F25DC7" w14:paraId="62A6A253" w14:textId="77777777">
        <w:trPr>
          <w:cnfStyle w:val="000000100000" w:firstRow="0" w:lastRow="0" w:firstColumn="0" w:lastColumn="0" w:oddVBand="0" w:evenVBand="0" w:oddHBand="1" w:evenHBand="0" w:firstRowFirstColumn="0" w:firstRowLastColumn="0" w:lastRowFirstColumn="0" w:lastRowLastColumn="0"/>
          <w:trHeight w:val="278"/>
          <w:ins w:author="Jordan Cully" w:date="2021-09-20T18:56:00Z" w:id="222"/>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750CC" w:rsidR="00B809E0" w:rsidP="00F25DC7" w:rsidRDefault="00B809E0" w14:paraId="45A22EC0" w14:textId="77777777">
            <w:pPr>
              <w:ind w:left="0"/>
              <w:jc w:val="left"/>
              <w:rPr>
                <w:ins w:author="Jordan Cully" w:date="2021-09-20T18:56:00Z" w:id="223"/>
                <w:rFonts w:eastAsia="Arial" w:cs="Arial"/>
                <w:color w:val="1A1A1A"/>
                <w:szCs w:val="18"/>
              </w:rPr>
            </w:pPr>
            <w:ins w:author="Jordan Cully" w:date="2021-09-20T18:56:00Z" w:id="224">
              <w:r w:rsidRPr="004750CC">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4750CC">
                <w:rPr>
                  <w:rFonts w:hint="eastAsia" w:eastAsia="Arial" w:cs="Arial"/>
                  <w:color w:val="1A1A1A"/>
                  <w:szCs w:val="18"/>
                </w:rPr>
                <w:t xml:space="preserve"> -</w:t>
              </w:r>
              <w:r>
                <w:rPr>
                  <w:rFonts w:eastAsia="Arial" w:cs="Arial"/>
                  <w:color w:val="1A1A1A"/>
                  <w:szCs w:val="18"/>
                </w:rPr>
                <w:t>XX</w:t>
              </w:r>
              <w:r>
                <w:rPr>
                  <w:rFonts w:hint="eastAsia" w:eastAsia="Arial" w:cs="Arial"/>
                  <w:color w:val="1A1A1A"/>
                  <w:szCs w:val="18"/>
                </w:rPr>
                <w:t>-XX-MOD-</w:t>
              </w:r>
              <w:r>
                <w:rPr>
                  <w:rFonts w:eastAsia="Arial" w:cs="Arial"/>
                  <w:color w:val="1A1A1A"/>
                  <w:szCs w:val="18"/>
                </w:rPr>
                <w:t>ID</w:t>
              </w:r>
              <w:r>
                <w:rPr>
                  <w:rFonts w:hint="eastAsia" w:eastAsia="Arial" w:cs="Arial"/>
                  <w:color w:val="1A1A1A"/>
                  <w:szCs w:val="18"/>
                </w:rPr>
                <w:t>-9000</w:t>
              </w:r>
              <w:r>
                <w:rPr>
                  <w:rFonts w:eastAsia="Arial" w:cs="Arial"/>
                  <w:color w:val="1A1A1A"/>
                  <w:szCs w:val="18"/>
                </w:rPr>
                <w:t>5.rvt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DE7CDB" w:rsidR="00B809E0" w:rsidP="00F25DC7" w:rsidRDefault="00B809E0" w14:paraId="79E85F8D" w14:textId="722A2414">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8:56:00Z" w:id="225"/>
                <w:i/>
                <w:iCs/>
                <w:szCs w:val="18"/>
              </w:rPr>
            </w:pPr>
            <w:ins w:author="Jordan Cully" w:date="2021-09-20T18:57:00Z" w:id="226">
              <w:r>
                <w:rPr>
                  <w:i/>
                  <w:iCs/>
                  <w:szCs w:val="18"/>
                </w:rPr>
                <w:t>Typical 5 Bay Suite</w:t>
              </w:r>
            </w:ins>
          </w:p>
        </w:tc>
      </w:tr>
      <w:tr w:rsidRPr="000154EB" w:rsidR="00B809E0" w:rsidTr="00F25DC7" w14:paraId="27A83DF2" w14:textId="77777777">
        <w:trPr>
          <w:trHeight w:val="278"/>
          <w:ins w:author="Jordan Cully" w:date="2021-09-20T18:56:00Z" w:id="227"/>
        </w:trPr>
        <w:tc>
          <w:tcPr>
            <w:cnfStyle w:val="001000000000" w:firstRow="0" w:lastRow="0" w:firstColumn="1" w:lastColumn="0" w:oddVBand="0" w:evenVBand="0" w:oddHBand="0" w:evenHBand="0" w:firstRowFirstColumn="0" w:firstRowLastColumn="0" w:lastRowFirstColumn="0" w:lastRowLastColumn="0"/>
            <w:tcW w:w="47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750CC" w:rsidR="00B809E0" w:rsidP="00F25DC7" w:rsidRDefault="00B809E0" w14:paraId="2DAE3EF8" w14:textId="77777777">
            <w:pPr>
              <w:ind w:left="0"/>
              <w:jc w:val="left"/>
              <w:rPr>
                <w:ins w:author="Jordan Cully" w:date="2021-09-20T18:56:00Z" w:id="228"/>
                <w:rFonts w:eastAsia="Arial" w:cs="Arial"/>
                <w:color w:val="1A1A1A"/>
                <w:szCs w:val="18"/>
              </w:rPr>
            </w:pPr>
            <w:ins w:author="Jordan Cully" w:date="2021-09-20T18:56:00Z" w:id="229">
              <w:r w:rsidRPr="004750CC">
                <w:rPr>
                  <w:rFonts w:hint="eastAsia" w:eastAsia="Arial" w:cs="Arial"/>
                  <w:color w:val="1A1A1A"/>
                  <w:szCs w:val="18"/>
                </w:rPr>
                <w:t>R08-</w:t>
              </w:r>
              <w:r w:rsidRPr="000154EB">
                <w:rPr>
                  <w:rFonts w:eastAsia="Arial" w:cs="Arial"/>
                  <w:color w:val="1A1A1A"/>
                  <w:szCs w:val="18"/>
                </w:rPr>
                <w:t xml:space="preserve"> </w:t>
              </w:r>
              <w:r w:rsidRPr="00C568D3">
                <w:rPr>
                  <w:rFonts w:hint="eastAsia" w:eastAsia="Arial" w:cs="Arial"/>
                  <w:color w:val="1A1A1A"/>
                  <w:szCs w:val="18"/>
                </w:rPr>
                <w:t>HE2D0</w:t>
              </w:r>
              <w:r>
                <w:rPr>
                  <w:rFonts w:eastAsia="Arial" w:cs="Arial"/>
                  <w:color w:val="1A1A1A"/>
                  <w:szCs w:val="18"/>
                </w:rPr>
                <w:t>8-ROK</w:t>
              </w:r>
              <w:r w:rsidRPr="004750CC">
                <w:rPr>
                  <w:rFonts w:hint="eastAsia" w:eastAsia="Arial" w:cs="Arial"/>
                  <w:color w:val="1A1A1A"/>
                  <w:szCs w:val="18"/>
                </w:rPr>
                <w:t xml:space="preserve"> -</w:t>
              </w:r>
              <w:r>
                <w:rPr>
                  <w:rFonts w:eastAsia="Arial" w:cs="Arial"/>
                  <w:color w:val="1A1A1A"/>
                  <w:szCs w:val="18"/>
                </w:rPr>
                <w:t>XX</w:t>
              </w:r>
              <w:r>
                <w:rPr>
                  <w:rFonts w:hint="eastAsia" w:eastAsia="Arial" w:cs="Arial"/>
                  <w:color w:val="1A1A1A"/>
                  <w:szCs w:val="18"/>
                </w:rPr>
                <w:t>-XX-MOD-</w:t>
              </w:r>
              <w:r>
                <w:rPr>
                  <w:rFonts w:eastAsia="Arial" w:cs="Arial"/>
                  <w:color w:val="1A1A1A"/>
                  <w:szCs w:val="18"/>
                </w:rPr>
                <w:t>ID</w:t>
              </w:r>
              <w:r>
                <w:rPr>
                  <w:rFonts w:hint="eastAsia" w:eastAsia="Arial" w:cs="Arial"/>
                  <w:color w:val="1A1A1A"/>
                  <w:szCs w:val="18"/>
                </w:rPr>
                <w:t>-9000</w:t>
              </w:r>
              <w:r>
                <w:rPr>
                  <w:rFonts w:eastAsia="Arial" w:cs="Arial"/>
                  <w:color w:val="1A1A1A"/>
                  <w:szCs w:val="18"/>
                </w:rPr>
                <w:t>6.rvt</w:t>
              </w:r>
            </w:ins>
          </w:p>
        </w:tc>
        <w:tc>
          <w:tcPr>
            <w:tcW w:w="466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DE7CDB" w:rsidR="00B809E0" w:rsidP="00F25DC7" w:rsidRDefault="00B809E0" w14:paraId="10B26A64" w14:textId="05331B83">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8:56:00Z" w:id="230"/>
                <w:i/>
                <w:iCs/>
                <w:szCs w:val="18"/>
              </w:rPr>
            </w:pPr>
            <w:ins w:author="Jordan Cully" w:date="2021-09-20T18:58:00Z" w:id="231">
              <w:r>
                <w:rPr>
                  <w:i/>
                  <w:iCs/>
                  <w:szCs w:val="18"/>
                </w:rPr>
                <w:t>Typical Junior Suite</w:t>
              </w:r>
            </w:ins>
          </w:p>
        </w:tc>
      </w:tr>
    </w:tbl>
    <w:p w:rsidR="00BD6D29" w:rsidP="005002EA" w:rsidRDefault="00BD6D29" w14:paraId="511B4DD5" w14:textId="77777777">
      <w:pPr>
        <w:ind w:left="0"/>
        <w:rPr>
          <w:ins w:author="Jordan Cully" w:date="2021-09-20T18:58:00Z" w:id="232"/>
        </w:rPr>
      </w:pPr>
    </w:p>
    <w:p w:rsidR="00B809E0" w:rsidP="005002EA" w:rsidRDefault="00B809E0" w14:paraId="14B31FA6" w14:textId="22D5AD62">
      <w:pPr>
        <w:ind w:left="0"/>
        <w:rPr>
          <w:ins w:author="Jordan Cully" w:date="2021-09-20T19:09:00Z" w:id="233"/>
        </w:rPr>
      </w:pPr>
      <w:ins w:author="Jordan Cully" w:date="2021-09-20T18:58:00Z" w:id="234">
        <w:r>
          <w:t>Interior Design Guestroom</w:t>
        </w:r>
      </w:ins>
      <w:ins w:author="Jordan Cully" w:date="2021-09-20T19:09:00Z" w:id="235">
        <w:r w:rsidR="003325C5">
          <w:t>s</w:t>
        </w:r>
      </w:ins>
      <w:ins w:author="Jordan Cully" w:date="2021-09-20T18:58:00Z" w:id="236">
        <w:r>
          <w:t xml:space="preserve"> Diagram</w:t>
        </w:r>
      </w:ins>
    </w:p>
    <w:p w:rsidR="00B809E0" w:rsidP="005002EA" w:rsidRDefault="00B809E0" w14:paraId="12A82346" w14:textId="4E0D8E7E">
      <w:pPr>
        <w:ind w:left="0"/>
      </w:pPr>
      <w:ins w:author="Jordan Cully" w:date="2021-09-20T19:09:00Z" w:id="237">
        <w:r>
          <w:rPr>
            <w:noProof/>
          </w:rPr>
          <w:lastRenderedPageBreak/>
          <w:drawing>
            <wp:inline distT="0" distB="0" distL="0" distR="0" wp14:anchorId="79205235" wp14:editId="0EC3B9AC">
              <wp:extent cx="2824291" cy="4263081"/>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830808" cy="4272918"/>
                      </a:xfrm>
                      <a:prstGeom prst="rect">
                        <a:avLst/>
                      </a:prstGeom>
                    </pic:spPr>
                  </pic:pic>
                </a:graphicData>
              </a:graphic>
            </wp:inline>
          </w:drawing>
        </w:r>
      </w:ins>
    </w:p>
    <w:p w:rsidR="73157A21" w:rsidP="73157A21" w:rsidRDefault="73157A21" w14:paraId="65AD32D5" w14:textId="4E7231C7">
      <w:pPr>
        <w:ind w:left="0"/>
        <w:rPr>
          <w:szCs w:val="18"/>
        </w:rPr>
      </w:pPr>
    </w:p>
    <w:p w:rsidRPr="006B4BCF" w:rsidR="00A06571" w:rsidP="4F696946" w:rsidRDefault="690E7EAE" w14:paraId="3FABD223" w14:textId="2DF8D72A">
      <w:pPr>
        <w:ind w:left="360"/>
        <w:rPr>
          <w:b/>
          <w:bCs/>
        </w:rPr>
      </w:pPr>
      <w:r w:rsidRPr="690E7EAE">
        <w:rPr>
          <w:b/>
          <w:bCs/>
        </w:rPr>
        <w:t>- LEAD ENGINEERING CONSULTANT - KEO</w:t>
      </w:r>
    </w:p>
    <w:tbl>
      <w:tblPr>
        <w:tblW w:w="10908" w:type="dxa"/>
        <w:tblLayout w:type="fixed"/>
        <w:tblLook w:val="04A0" w:firstRow="1" w:lastRow="0" w:firstColumn="1" w:lastColumn="0" w:noHBand="0" w:noVBand="1"/>
      </w:tblPr>
      <w:tblGrid>
        <w:gridCol w:w="3978"/>
        <w:gridCol w:w="2340"/>
        <w:gridCol w:w="1800"/>
        <w:gridCol w:w="2790"/>
      </w:tblGrid>
      <w:tr w:rsidRPr="008A004F" w:rsidR="008B3425" w:rsidTr="008D0B91" w14:paraId="49B0C9D3" w14:textId="77777777">
        <w:trPr>
          <w:trHeight w:val="462"/>
        </w:trPr>
        <w:tc>
          <w:tcPr>
            <w:tcW w:w="3978" w:type="dxa"/>
            <w:tcBorders>
              <w:top w:val="single" w:color="000000" w:sz="8" w:space="0"/>
              <w:left w:val="single" w:color="000000" w:sz="8" w:space="0"/>
              <w:bottom w:val="single" w:color="000000" w:sz="8" w:space="0"/>
              <w:right w:val="single" w:color="000000" w:sz="8" w:space="0"/>
            </w:tcBorders>
            <w:shd w:val="clear" w:color="auto" w:fill="AE9142" w:themeFill="accent2"/>
            <w:vAlign w:val="center"/>
            <w:hideMark/>
          </w:tcPr>
          <w:p w:rsidRPr="008A004F" w:rsidR="008B3425" w:rsidP="008B3425" w:rsidRDefault="008B3425" w14:paraId="4D13F93B" w14:textId="77777777">
            <w:pPr>
              <w:ind w:left="0"/>
              <w:jc w:val="left"/>
              <w:rPr>
                <w:b/>
                <w:bCs/>
                <w:color w:val="FFFFFF" w:themeColor="background1"/>
                <w:szCs w:val="18"/>
              </w:rPr>
            </w:pPr>
            <w:r w:rsidRPr="008A004F">
              <w:rPr>
                <w:b/>
                <w:bCs/>
                <w:color w:val="FFFFFF" w:themeColor="background1"/>
                <w:szCs w:val="18"/>
              </w:rPr>
              <w:t xml:space="preserve">MODEL </w:t>
            </w:r>
            <w:proofErr w:type="gramStart"/>
            <w:r w:rsidRPr="008A004F">
              <w:rPr>
                <w:b/>
                <w:bCs/>
                <w:color w:val="FFFFFF" w:themeColor="background1"/>
                <w:szCs w:val="18"/>
              </w:rPr>
              <w:t>NAME .FORMAT</w:t>
            </w:r>
            <w:proofErr w:type="gramEnd"/>
          </w:p>
        </w:tc>
        <w:tc>
          <w:tcPr>
            <w:tcW w:w="2340" w:type="dxa"/>
            <w:tcBorders>
              <w:top w:val="single" w:color="000000" w:sz="8" w:space="0"/>
              <w:left w:val="nil"/>
              <w:bottom w:val="nil"/>
              <w:right w:val="single" w:color="auto" w:sz="4" w:space="0"/>
            </w:tcBorders>
            <w:shd w:val="clear" w:color="auto" w:fill="AE9142" w:themeFill="accent2"/>
            <w:vAlign w:val="center"/>
            <w:hideMark/>
          </w:tcPr>
          <w:p w:rsidRPr="008A004F" w:rsidR="008B3425" w:rsidP="008B3425" w:rsidRDefault="008B3425" w14:paraId="124D3D81" w14:textId="77777777">
            <w:pPr>
              <w:tabs>
                <w:tab w:val="left" w:pos="715"/>
                <w:tab w:val="left" w:pos="985"/>
              </w:tabs>
              <w:ind w:left="0"/>
              <w:jc w:val="left"/>
              <w:rPr>
                <w:b/>
                <w:bCs/>
                <w:color w:val="FFFFFF" w:themeColor="background1"/>
                <w:szCs w:val="18"/>
              </w:rPr>
            </w:pPr>
            <w:r w:rsidRPr="008A004F">
              <w:rPr>
                <w:b/>
                <w:bCs/>
                <w:color w:val="FFFFFF" w:themeColor="background1"/>
                <w:szCs w:val="18"/>
              </w:rPr>
              <w:t>DESIGN MODEL DESCRIPTION</w:t>
            </w:r>
          </w:p>
        </w:tc>
        <w:tc>
          <w:tcPr>
            <w:tcW w:w="1800" w:type="dxa"/>
            <w:tcBorders>
              <w:top w:val="single" w:color="auto" w:sz="4" w:space="0"/>
              <w:left w:val="single" w:color="auto" w:sz="4" w:space="0"/>
              <w:bottom w:val="single" w:color="auto" w:sz="4" w:space="0"/>
              <w:right w:val="single" w:color="auto" w:sz="4" w:space="0"/>
            </w:tcBorders>
            <w:shd w:val="clear" w:color="auto" w:fill="AE9142" w:themeFill="accent2"/>
            <w:vAlign w:val="center"/>
            <w:hideMark/>
          </w:tcPr>
          <w:p w:rsidRPr="008A004F" w:rsidR="008B3425" w:rsidP="008B3425" w:rsidRDefault="008B3425" w14:paraId="383D3503" w14:textId="77777777">
            <w:pPr>
              <w:ind w:left="0"/>
              <w:jc w:val="left"/>
              <w:rPr>
                <w:b/>
                <w:bCs/>
                <w:color w:val="FFFFFF" w:themeColor="background1"/>
                <w:szCs w:val="18"/>
              </w:rPr>
            </w:pPr>
            <w:r w:rsidRPr="008A004F">
              <w:rPr>
                <w:b/>
                <w:bCs/>
                <w:color w:val="FFFFFF" w:themeColor="background1"/>
                <w:szCs w:val="18"/>
              </w:rPr>
              <w:t>DISCIPLINE</w:t>
            </w:r>
          </w:p>
        </w:tc>
        <w:tc>
          <w:tcPr>
            <w:tcW w:w="2790" w:type="dxa"/>
            <w:tcBorders>
              <w:top w:val="single" w:color="auto" w:sz="4" w:space="0"/>
              <w:left w:val="single" w:color="auto" w:sz="4" w:space="0"/>
              <w:bottom w:val="single" w:color="auto" w:sz="4" w:space="0"/>
              <w:right w:val="single" w:color="auto" w:sz="4" w:space="0"/>
            </w:tcBorders>
            <w:shd w:val="clear" w:color="auto" w:fill="AE9142" w:themeFill="accent2"/>
            <w:vAlign w:val="center"/>
            <w:hideMark/>
          </w:tcPr>
          <w:p w:rsidRPr="008A004F" w:rsidR="008B3425" w:rsidP="008B3425" w:rsidRDefault="008B3425" w14:paraId="1F2781F1" w14:textId="77777777">
            <w:pPr>
              <w:ind w:left="0"/>
              <w:jc w:val="left"/>
              <w:rPr>
                <w:b/>
                <w:bCs/>
                <w:color w:val="FFFFFF" w:themeColor="background1"/>
                <w:szCs w:val="18"/>
              </w:rPr>
            </w:pPr>
            <w:r w:rsidRPr="008A004F">
              <w:rPr>
                <w:b/>
                <w:bCs/>
                <w:color w:val="FFFFFF" w:themeColor="background1"/>
                <w:szCs w:val="18"/>
              </w:rPr>
              <w:t>Notes</w:t>
            </w:r>
          </w:p>
        </w:tc>
      </w:tr>
      <w:tr w:rsidRPr="008A004F" w:rsidR="008B3425" w:rsidTr="008D0B91" w14:paraId="51B20BA5" w14:textId="77777777">
        <w:trPr>
          <w:trHeight w:val="636"/>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1E3B843D" w14:textId="566A5228">
            <w:pPr>
              <w:spacing w:after="0"/>
              <w:ind w:left="0"/>
              <w:jc w:val="left"/>
              <w:rPr>
                <w:rFonts w:eastAsia="Arial" w:cs="Arial"/>
                <w:b/>
                <w:bCs/>
                <w:color w:val="1A1A1A"/>
                <w:sz w:val="16"/>
                <w:szCs w:val="16"/>
              </w:rPr>
            </w:pPr>
            <w:r w:rsidRPr="44DC9487">
              <w:rPr>
                <w:rFonts w:eastAsia="Arial" w:cs="Arial"/>
                <w:b/>
                <w:bCs/>
                <w:color w:val="1A1A1A"/>
                <w:sz w:val="16"/>
                <w:szCs w:val="16"/>
              </w:rPr>
              <w:t>R08-HE2D02-KEO-00-XX-MOD-XX-00001.rvt</w:t>
            </w:r>
          </w:p>
        </w:tc>
        <w:tc>
          <w:tcPr>
            <w:tcW w:w="2340" w:type="dxa"/>
            <w:tcBorders>
              <w:top w:val="single" w:color="000000" w:sz="8" w:space="0"/>
              <w:left w:val="nil"/>
              <w:bottom w:val="single" w:color="000000" w:sz="8" w:space="0"/>
              <w:right w:val="single" w:color="000000" w:sz="8" w:space="0"/>
            </w:tcBorders>
            <w:shd w:val="clear" w:color="auto" w:fill="auto"/>
            <w:vAlign w:val="center"/>
            <w:hideMark/>
          </w:tcPr>
          <w:p w:rsidRPr="008A004F" w:rsidR="008B3425" w:rsidP="008B3425" w:rsidRDefault="008B3425" w14:paraId="6C4CD0CE" w14:textId="77777777">
            <w:pPr>
              <w:spacing w:after="0"/>
              <w:ind w:left="0"/>
              <w:jc w:val="left"/>
              <w:rPr>
                <w:i/>
                <w:iCs/>
                <w:sz w:val="16"/>
                <w:szCs w:val="18"/>
              </w:rPr>
            </w:pPr>
            <w:r w:rsidRPr="008A004F">
              <w:rPr>
                <w:i/>
                <w:iCs/>
                <w:sz w:val="16"/>
                <w:szCs w:val="18"/>
              </w:rPr>
              <w:t xml:space="preserve">General Sheets Model </w:t>
            </w:r>
          </w:p>
        </w:tc>
        <w:tc>
          <w:tcPr>
            <w:tcW w:w="1800" w:type="dxa"/>
            <w:tcBorders>
              <w:top w:val="single" w:color="auto" w:sz="4" w:space="0"/>
              <w:left w:val="nil"/>
              <w:bottom w:val="single" w:color="000000" w:sz="8" w:space="0"/>
              <w:right w:val="single" w:color="auto" w:sz="4" w:space="0"/>
            </w:tcBorders>
            <w:shd w:val="clear" w:color="auto" w:fill="auto"/>
            <w:vAlign w:val="center"/>
            <w:hideMark/>
          </w:tcPr>
          <w:p w:rsidRPr="008A004F" w:rsidR="008B3425" w:rsidP="008B3425" w:rsidRDefault="008B3425" w14:paraId="59F354F6" w14:textId="77777777">
            <w:pPr>
              <w:spacing w:after="0"/>
              <w:ind w:left="0"/>
              <w:jc w:val="left"/>
              <w:rPr>
                <w:i/>
                <w:iCs/>
                <w:sz w:val="16"/>
                <w:szCs w:val="18"/>
              </w:rPr>
            </w:pPr>
            <w:r w:rsidRPr="008A004F">
              <w:rPr>
                <w:i/>
                <w:iCs/>
                <w:sz w:val="16"/>
                <w:szCs w:val="18"/>
              </w:rPr>
              <w:t>ST-EL-IC-ME-PL-SL</w:t>
            </w:r>
          </w:p>
        </w:tc>
        <w:tc>
          <w:tcPr>
            <w:tcW w:w="279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8A004F" w:rsidR="008B3425" w:rsidP="008B3425" w:rsidRDefault="008B3425" w14:paraId="670F5162" w14:textId="77777777">
            <w:pPr>
              <w:spacing w:after="0"/>
              <w:ind w:left="0"/>
              <w:jc w:val="left"/>
              <w:rPr>
                <w:i/>
                <w:iCs/>
                <w:sz w:val="16"/>
                <w:szCs w:val="18"/>
              </w:rPr>
            </w:pPr>
            <w:r w:rsidRPr="008A004F">
              <w:rPr>
                <w:i/>
                <w:iCs/>
                <w:sz w:val="16"/>
                <w:szCs w:val="18"/>
              </w:rPr>
              <w:t>General, notes, legend and details</w:t>
            </w:r>
          </w:p>
        </w:tc>
      </w:tr>
      <w:tr w:rsidRPr="008A004F" w:rsidR="008B3425" w:rsidTr="008D0B91" w14:paraId="6AF20E23"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36759A20" w14:textId="29D23CFB">
            <w:pPr>
              <w:spacing w:after="0"/>
              <w:ind w:left="0"/>
              <w:jc w:val="left"/>
              <w:rPr>
                <w:rFonts w:eastAsia="Arial" w:cs="Arial"/>
                <w:b/>
                <w:bCs/>
                <w:color w:val="1A1A1A"/>
                <w:sz w:val="16"/>
                <w:szCs w:val="16"/>
              </w:rPr>
            </w:pPr>
            <w:r w:rsidRPr="44DC9487">
              <w:rPr>
                <w:rFonts w:eastAsia="Arial" w:cs="Arial"/>
                <w:b/>
                <w:bCs/>
                <w:color w:val="1A1A1A"/>
                <w:sz w:val="16"/>
                <w:szCs w:val="16"/>
              </w:rPr>
              <w:t>R08-HE2D02-KEO-29-XX-MOD-CS-00000.rvt</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58A687A7" w14:textId="77777777">
            <w:pPr>
              <w:spacing w:after="0"/>
              <w:ind w:left="0"/>
              <w:jc w:val="left"/>
              <w:rPr>
                <w:i/>
                <w:iCs/>
                <w:sz w:val="16"/>
                <w:szCs w:val="18"/>
              </w:rPr>
            </w:pPr>
            <w:r w:rsidRPr="008A004F">
              <w:rPr>
                <w:i/>
                <w:iCs/>
                <w:sz w:val="16"/>
                <w:szCs w:val="18"/>
              </w:rPr>
              <w:t>Buildings Combined - Overall Model</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07AEFD32" w14:textId="77777777">
            <w:pPr>
              <w:spacing w:after="0"/>
              <w:ind w:left="0"/>
              <w:jc w:val="left"/>
              <w:rPr>
                <w:i/>
                <w:iCs/>
                <w:sz w:val="16"/>
                <w:szCs w:val="18"/>
              </w:rPr>
            </w:pPr>
            <w:r w:rsidRPr="008A004F">
              <w:rPr>
                <w:i/>
                <w:iCs/>
                <w:sz w:val="16"/>
                <w:szCs w:val="18"/>
              </w:rPr>
              <w:t>ST-EL-IC-ME-PL-SL</w:t>
            </w:r>
          </w:p>
        </w:tc>
        <w:tc>
          <w:tcPr>
            <w:tcW w:w="2790" w:type="dxa"/>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8A004F" w:rsidR="008B3425" w:rsidP="008B3425" w:rsidRDefault="008B3425" w14:paraId="5F340D60" w14:textId="77777777">
            <w:pPr>
              <w:spacing w:after="0"/>
              <w:ind w:left="0"/>
              <w:jc w:val="left"/>
              <w:rPr>
                <w:i/>
                <w:iCs/>
                <w:sz w:val="16"/>
                <w:szCs w:val="18"/>
              </w:rPr>
            </w:pPr>
            <w:r w:rsidRPr="008A004F">
              <w:rPr>
                <w:i/>
                <w:iCs/>
                <w:sz w:val="16"/>
                <w:szCs w:val="18"/>
              </w:rPr>
              <w:t>Combined disciplines models for Exports</w:t>
            </w:r>
          </w:p>
        </w:tc>
      </w:tr>
      <w:tr w:rsidRPr="008A004F" w:rsidR="008B3425" w:rsidTr="008D0B91" w14:paraId="3B6A06EC" w14:textId="77777777">
        <w:trPr>
          <w:trHeight w:val="375"/>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631554FE" w14:textId="4FD9C171">
            <w:pPr>
              <w:spacing w:after="0"/>
              <w:ind w:left="0"/>
              <w:jc w:val="left"/>
              <w:rPr>
                <w:rFonts w:eastAsia="Arial" w:cs="Arial"/>
                <w:b/>
                <w:bCs/>
                <w:color w:val="1A1A1A"/>
                <w:sz w:val="16"/>
                <w:szCs w:val="16"/>
              </w:rPr>
            </w:pPr>
            <w:r w:rsidRPr="44DC9487">
              <w:rPr>
                <w:rFonts w:eastAsia="Arial" w:cs="Arial"/>
                <w:b/>
                <w:bCs/>
                <w:color w:val="1A1A1A"/>
                <w:sz w:val="16"/>
                <w:szCs w:val="16"/>
              </w:rPr>
              <w:t>R08-HE2D02-KEO-59-XX-MOD-CS-00001.rvt</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446A6CEA" w14:textId="77777777">
            <w:pPr>
              <w:spacing w:after="0"/>
              <w:ind w:left="0"/>
              <w:jc w:val="left"/>
              <w:rPr>
                <w:i/>
                <w:iCs/>
                <w:sz w:val="16"/>
                <w:szCs w:val="18"/>
              </w:rPr>
            </w:pPr>
            <w:r w:rsidRPr="008A004F">
              <w:rPr>
                <w:i/>
                <w:iCs/>
                <w:sz w:val="16"/>
                <w:szCs w:val="18"/>
              </w:rPr>
              <w:t>Small Guestrooms - Clusters 1-4 - Overall Model</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41E12247" w14:textId="77777777">
            <w:pPr>
              <w:spacing w:after="0"/>
              <w:ind w:left="0"/>
              <w:jc w:val="left"/>
              <w:rPr>
                <w:i/>
                <w:iCs/>
                <w:sz w:val="16"/>
                <w:szCs w:val="18"/>
              </w:rPr>
            </w:pPr>
            <w:r w:rsidRPr="008A004F">
              <w:rPr>
                <w:i/>
                <w:iCs/>
                <w:sz w:val="16"/>
                <w:szCs w:val="18"/>
              </w:rPr>
              <w:t>ST-EL-IC-ME-PL-SL</w:t>
            </w:r>
          </w:p>
        </w:tc>
        <w:tc>
          <w:tcPr>
            <w:tcW w:w="2790" w:type="dxa"/>
            <w:vMerge/>
            <w:vAlign w:val="center"/>
            <w:hideMark/>
          </w:tcPr>
          <w:p w:rsidRPr="008A004F" w:rsidR="008B3425" w:rsidP="008B3425" w:rsidRDefault="008B3425" w14:paraId="74ECCC64" w14:textId="77777777">
            <w:pPr>
              <w:spacing w:after="0"/>
              <w:ind w:left="0"/>
              <w:jc w:val="left"/>
              <w:rPr>
                <w:i/>
                <w:iCs/>
                <w:sz w:val="16"/>
                <w:szCs w:val="18"/>
              </w:rPr>
            </w:pPr>
          </w:p>
        </w:tc>
      </w:tr>
      <w:tr w:rsidRPr="008A004F" w:rsidR="008B3425" w:rsidTr="008D0B91" w14:paraId="63B5F3D4" w14:textId="77777777">
        <w:trPr>
          <w:trHeight w:val="375"/>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6D986978" w14:textId="13173C3C">
            <w:pPr>
              <w:spacing w:after="0"/>
              <w:ind w:left="0"/>
              <w:jc w:val="left"/>
              <w:rPr>
                <w:rFonts w:eastAsia="Arial" w:cs="Arial"/>
                <w:b/>
                <w:bCs/>
                <w:color w:val="1A1A1A"/>
                <w:sz w:val="16"/>
                <w:szCs w:val="16"/>
              </w:rPr>
            </w:pPr>
            <w:r w:rsidRPr="44DC9487">
              <w:rPr>
                <w:rFonts w:eastAsia="Arial" w:cs="Arial"/>
                <w:b/>
                <w:bCs/>
                <w:color w:val="1A1A1A"/>
                <w:sz w:val="16"/>
                <w:szCs w:val="16"/>
              </w:rPr>
              <w:t>R08-HE2D02-KEO-59-XX-MOD-CS-00002.rvt</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0B13035A" w14:textId="77777777">
            <w:pPr>
              <w:spacing w:after="0"/>
              <w:ind w:left="0"/>
              <w:jc w:val="left"/>
              <w:rPr>
                <w:i/>
                <w:iCs/>
                <w:sz w:val="16"/>
                <w:szCs w:val="18"/>
              </w:rPr>
            </w:pPr>
            <w:r w:rsidRPr="008A004F">
              <w:rPr>
                <w:i/>
                <w:iCs/>
                <w:sz w:val="16"/>
                <w:szCs w:val="18"/>
              </w:rPr>
              <w:t>Large Guestrooms - Cluster 5-7 - Overall Model</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737456C1" w14:textId="77777777">
            <w:pPr>
              <w:spacing w:after="0"/>
              <w:ind w:left="0"/>
              <w:jc w:val="left"/>
              <w:rPr>
                <w:i/>
                <w:iCs/>
                <w:sz w:val="16"/>
                <w:szCs w:val="18"/>
              </w:rPr>
            </w:pPr>
            <w:r w:rsidRPr="008A004F">
              <w:rPr>
                <w:i/>
                <w:iCs/>
                <w:sz w:val="16"/>
                <w:szCs w:val="18"/>
              </w:rPr>
              <w:t>ST-EL-IC-ME-PL-SL</w:t>
            </w:r>
          </w:p>
        </w:tc>
        <w:tc>
          <w:tcPr>
            <w:tcW w:w="2790" w:type="dxa"/>
            <w:vMerge/>
            <w:vAlign w:val="center"/>
            <w:hideMark/>
          </w:tcPr>
          <w:p w:rsidRPr="008A004F" w:rsidR="008B3425" w:rsidP="008B3425" w:rsidRDefault="008B3425" w14:paraId="513119C1" w14:textId="77777777">
            <w:pPr>
              <w:spacing w:after="0"/>
              <w:ind w:left="0"/>
              <w:jc w:val="left"/>
              <w:rPr>
                <w:i/>
                <w:iCs/>
                <w:sz w:val="16"/>
                <w:szCs w:val="18"/>
              </w:rPr>
            </w:pPr>
          </w:p>
        </w:tc>
      </w:tr>
      <w:tr w:rsidRPr="008A004F" w:rsidR="008B3425" w:rsidTr="008D0B91" w14:paraId="63F99DD5" w14:textId="77777777">
        <w:trPr>
          <w:trHeight w:val="568"/>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106F9EB5" w14:paraId="5657E960" w14:textId="77777777">
            <w:pPr>
              <w:spacing w:after="0"/>
              <w:ind w:left="0"/>
              <w:jc w:val="left"/>
              <w:rPr>
                <w:rFonts w:eastAsia="Arial" w:cs="Arial"/>
                <w:b/>
                <w:bCs/>
                <w:color w:val="1A1A1A"/>
                <w:sz w:val="16"/>
                <w:szCs w:val="16"/>
              </w:rPr>
            </w:pPr>
            <w:r w:rsidRPr="106F9EB5">
              <w:rPr>
                <w:rFonts w:eastAsia="Arial" w:cs="Arial"/>
                <w:b/>
                <w:bCs/>
                <w:color w:val="1A1A1A"/>
                <w:sz w:val="16"/>
                <w:szCs w:val="16"/>
              </w:rPr>
              <w:t>R08-HE2D02-KEO-01-00-MOD-SL-</w:t>
            </w:r>
            <w:r w:rsidRPr="106F9EB5">
              <w:rPr>
                <w:rFonts w:eastAsia="Arial" w:cs="Arial"/>
                <w:b/>
                <w:bCs/>
                <w:color w:val="1A1A1A"/>
                <w:sz w:val="16"/>
                <w:szCs w:val="16"/>
                <w:highlight w:val="yellow"/>
              </w:rPr>
              <w:t>00100</w:t>
            </w:r>
            <w:r w:rsidRPr="106F9EB5">
              <w:rPr>
                <w:rFonts w:eastAsia="Arial" w:cs="Arial"/>
                <w:b/>
                <w:bCs/>
                <w:color w:val="1A1A1A"/>
                <w:sz w:val="16"/>
                <w:szCs w:val="16"/>
              </w:rPr>
              <w:t>.rvt</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05A0EE28" w14:textId="77777777">
            <w:pPr>
              <w:spacing w:after="0"/>
              <w:ind w:left="0"/>
              <w:jc w:val="left"/>
              <w:rPr>
                <w:i/>
                <w:iCs/>
                <w:sz w:val="16"/>
                <w:szCs w:val="18"/>
              </w:rPr>
            </w:pPr>
            <w:r w:rsidRPr="008A004F">
              <w:rPr>
                <w:i/>
                <w:iCs/>
                <w:sz w:val="16"/>
                <w:szCs w:val="18"/>
              </w:rPr>
              <w:t xml:space="preserve">Site Lighting </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09DD25B0" w14:textId="77777777">
            <w:pPr>
              <w:spacing w:after="0"/>
              <w:ind w:left="0"/>
              <w:jc w:val="left"/>
              <w:rPr>
                <w:i/>
                <w:iCs/>
                <w:sz w:val="16"/>
                <w:szCs w:val="18"/>
              </w:rPr>
            </w:pPr>
            <w:r w:rsidRPr="008A004F">
              <w:rPr>
                <w:i/>
                <w:iCs/>
                <w:sz w:val="16"/>
                <w:szCs w:val="18"/>
              </w:rPr>
              <w:t>SL</w:t>
            </w:r>
          </w:p>
        </w:tc>
        <w:tc>
          <w:tcPr>
            <w:tcW w:w="279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8A004F" w:rsidR="008B3425" w:rsidP="008B3425" w:rsidRDefault="008B3425" w14:paraId="03FB8A69" w14:textId="77777777">
            <w:pPr>
              <w:spacing w:after="0"/>
              <w:ind w:left="0"/>
              <w:jc w:val="left"/>
              <w:rPr>
                <w:i/>
                <w:iCs/>
                <w:sz w:val="16"/>
                <w:szCs w:val="18"/>
              </w:rPr>
            </w:pPr>
            <w:r w:rsidRPr="008A004F">
              <w:rPr>
                <w:i/>
                <w:iCs/>
                <w:sz w:val="16"/>
                <w:szCs w:val="18"/>
              </w:rPr>
              <w:t xml:space="preserve">Site External Lighting </w:t>
            </w:r>
          </w:p>
        </w:tc>
      </w:tr>
      <w:tr w:rsidRPr="008A004F" w:rsidR="008B3425" w:rsidTr="008D0B91" w14:paraId="248722F5" w14:textId="77777777">
        <w:trPr>
          <w:trHeight w:val="23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008B3425" w14:paraId="7A28DD5A" w14:textId="77777777">
            <w:pPr>
              <w:spacing w:after="0"/>
              <w:ind w:left="0"/>
              <w:jc w:val="left"/>
              <w:rPr>
                <w:rFonts w:eastAsia="Arial" w:cs="Arial"/>
                <w:b/>
                <w:bCs/>
                <w:color w:val="1A1A1A"/>
                <w:sz w:val="16"/>
                <w:szCs w:val="18"/>
              </w:rPr>
            </w:pPr>
            <w:r w:rsidRPr="008A004F">
              <w:rPr>
                <w:rFonts w:eastAsia="Arial" w:cs="Arial"/>
                <w:b/>
                <w:bCs/>
                <w:color w:val="1A1A1A"/>
                <w:sz w:val="16"/>
                <w:szCs w:val="18"/>
              </w:rPr>
              <w:t>R08-HE2D02-KEO-02-00-MOD-CI-00100.dwg</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0CC0B1E5" w14:textId="77777777">
            <w:pPr>
              <w:spacing w:after="0"/>
              <w:ind w:left="0"/>
              <w:jc w:val="left"/>
              <w:rPr>
                <w:i/>
                <w:iCs/>
                <w:sz w:val="16"/>
                <w:szCs w:val="18"/>
              </w:rPr>
            </w:pPr>
            <w:r w:rsidRPr="008A004F">
              <w:rPr>
                <w:i/>
                <w:iCs/>
                <w:sz w:val="16"/>
                <w:szCs w:val="18"/>
              </w:rPr>
              <w:t>Irrigation Model</w:t>
            </w:r>
          </w:p>
        </w:tc>
        <w:tc>
          <w:tcPr>
            <w:tcW w:w="1800" w:type="dxa"/>
            <w:vMerge w:val="restart"/>
            <w:tcBorders>
              <w:top w:val="single" w:color="000000" w:sz="8" w:space="0"/>
              <w:left w:val="single" w:color="000000" w:sz="8" w:space="0"/>
              <w:bottom w:val="single" w:color="000000" w:sz="8" w:space="0"/>
              <w:right w:val="single" w:color="auto" w:sz="4" w:space="0"/>
            </w:tcBorders>
            <w:shd w:val="clear" w:color="auto" w:fill="auto"/>
            <w:noWrap/>
            <w:vAlign w:val="center"/>
            <w:hideMark/>
          </w:tcPr>
          <w:p w:rsidRPr="008A004F" w:rsidR="008B3425" w:rsidP="008B3425" w:rsidRDefault="008B3425" w14:paraId="57755CC1" w14:textId="00DF9558">
            <w:pPr>
              <w:spacing w:after="0"/>
              <w:ind w:left="0"/>
              <w:jc w:val="left"/>
              <w:rPr>
                <w:i/>
                <w:iCs/>
                <w:sz w:val="16"/>
                <w:szCs w:val="18"/>
              </w:rPr>
            </w:pPr>
            <w:r w:rsidRPr="008A004F">
              <w:rPr>
                <w:i/>
                <w:iCs/>
                <w:sz w:val="16"/>
                <w:szCs w:val="18"/>
              </w:rPr>
              <w:t>CI</w:t>
            </w:r>
          </w:p>
        </w:tc>
        <w:tc>
          <w:tcPr>
            <w:tcW w:w="2790" w:type="dxa"/>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8A004F" w:rsidR="008B3425" w:rsidP="008B3425" w:rsidRDefault="008B3425" w14:paraId="4C744BA7" w14:textId="77777777">
            <w:pPr>
              <w:spacing w:after="0"/>
              <w:ind w:left="0"/>
              <w:jc w:val="left"/>
              <w:rPr>
                <w:i/>
                <w:iCs/>
                <w:sz w:val="16"/>
                <w:szCs w:val="18"/>
              </w:rPr>
            </w:pPr>
            <w:r w:rsidRPr="008A004F">
              <w:rPr>
                <w:i/>
                <w:iCs/>
                <w:sz w:val="16"/>
                <w:szCs w:val="18"/>
              </w:rPr>
              <w:t>Overall Site - Civil &amp; Infrastructure Systems</w:t>
            </w:r>
          </w:p>
        </w:tc>
      </w:tr>
      <w:tr w:rsidRPr="008A004F" w:rsidR="008B3425" w:rsidTr="008D0B91" w14:paraId="469A07F1"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008B3425" w14:paraId="6F54C9F2" w14:textId="77777777">
            <w:pPr>
              <w:spacing w:after="0"/>
              <w:ind w:left="0"/>
              <w:jc w:val="left"/>
              <w:rPr>
                <w:rFonts w:eastAsia="Arial" w:cs="Arial"/>
                <w:b/>
                <w:bCs/>
                <w:color w:val="1A1A1A"/>
                <w:sz w:val="16"/>
                <w:szCs w:val="18"/>
              </w:rPr>
            </w:pPr>
            <w:r w:rsidRPr="008A004F">
              <w:rPr>
                <w:rFonts w:eastAsia="Arial" w:cs="Arial"/>
                <w:b/>
                <w:bCs/>
                <w:color w:val="1A1A1A"/>
                <w:sz w:val="16"/>
                <w:szCs w:val="18"/>
              </w:rPr>
              <w:t>R08-HE2D02-KEO-02-00-MOD-CI-00200.dwg</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22D44AEB" w14:textId="77777777">
            <w:pPr>
              <w:spacing w:after="0"/>
              <w:ind w:left="0"/>
              <w:jc w:val="left"/>
              <w:rPr>
                <w:i/>
                <w:iCs/>
                <w:sz w:val="16"/>
                <w:szCs w:val="18"/>
              </w:rPr>
            </w:pPr>
            <w:r w:rsidRPr="008A004F">
              <w:rPr>
                <w:i/>
                <w:iCs/>
                <w:sz w:val="16"/>
                <w:szCs w:val="18"/>
              </w:rPr>
              <w:t>Potable water (C/H)</w:t>
            </w:r>
          </w:p>
        </w:tc>
        <w:tc>
          <w:tcPr>
            <w:tcW w:w="1800" w:type="dxa"/>
            <w:vMerge/>
            <w:vAlign w:val="center"/>
            <w:hideMark/>
          </w:tcPr>
          <w:p w:rsidRPr="008A004F" w:rsidR="008B3425" w:rsidP="008B3425" w:rsidRDefault="008B3425" w14:paraId="454AD28B" w14:textId="77777777">
            <w:pPr>
              <w:spacing w:after="0"/>
              <w:ind w:left="0"/>
              <w:jc w:val="left"/>
              <w:rPr>
                <w:i/>
                <w:iCs/>
                <w:sz w:val="16"/>
                <w:szCs w:val="18"/>
              </w:rPr>
            </w:pPr>
          </w:p>
        </w:tc>
        <w:tc>
          <w:tcPr>
            <w:tcW w:w="2790" w:type="dxa"/>
            <w:vMerge/>
            <w:vAlign w:val="center"/>
            <w:hideMark/>
          </w:tcPr>
          <w:p w:rsidRPr="008A004F" w:rsidR="008B3425" w:rsidP="008B3425" w:rsidRDefault="008B3425" w14:paraId="627BE8AC" w14:textId="77777777">
            <w:pPr>
              <w:spacing w:after="0"/>
              <w:ind w:left="0"/>
              <w:jc w:val="left"/>
              <w:rPr>
                <w:i/>
                <w:iCs/>
                <w:sz w:val="16"/>
                <w:szCs w:val="18"/>
              </w:rPr>
            </w:pPr>
          </w:p>
        </w:tc>
      </w:tr>
      <w:tr w:rsidRPr="008A004F" w:rsidR="008B3425" w:rsidTr="008D0B91" w14:paraId="1471485E"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008B3425" w14:paraId="1E2F9340" w14:textId="77777777">
            <w:pPr>
              <w:spacing w:after="0"/>
              <w:ind w:left="0"/>
              <w:jc w:val="left"/>
              <w:rPr>
                <w:rFonts w:eastAsia="Arial" w:cs="Arial"/>
                <w:b/>
                <w:bCs/>
                <w:color w:val="1A1A1A"/>
                <w:sz w:val="16"/>
                <w:szCs w:val="18"/>
              </w:rPr>
            </w:pPr>
            <w:r w:rsidRPr="008A004F">
              <w:rPr>
                <w:rFonts w:eastAsia="Arial" w:cs="Arial"/>
                <w:b/>
                <w:bCs/>
                <w:color w:val="1A1A1A"/>
                <w:sz w:val="16"/>
                <w:szCs w:val="18"/>
              </w:rPr>
              <w:t>R08-HE2D02-KEO-02-00-MOD-CI-00300.dwg</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2230CAE7" w14:textId="77777777">
            <w:pPr>
              <w:spacing w:after="0"/>
              <w:ind w:left="0"/>
              <w:jc w:val="left"/>
              <w:rPr>
                <w:i/>
                <w:iCs/>
                <w:sz w:val="16"/>
                <w:szCs w:val="18"/>
              </w:rPr>
            </w:pPr>
            <w:r w:rsidRPr="008A004F">
              <w:rPr>
                <w:i/>
                <w:iCs/>
                <w:sz w:val="16"/>
                <w:szCs w:val="18"/>
              </w:rPr>
              <w:t>Firefighting</w:t>
            </w:r>
          </w:p>
        </w:tc>
        <w:tc>
          <w:tcPr>
            <w:tcW w:w="1800" w:type="dxa"/>
            <w:vMerge/>
            <w:vAlign w:val="center"/>
            <w:hideMark/>
          </w:tcPr>
          <w:p w:rsidRPr="008A004F" w:rsidR="008B3425" w:rsidP="008B3425" w:rsidRDefault="008B3425" w14:paraId="44E4D2CA" w14:textId="77777777">
            <w:pPr>
              <w:spacing w:after="0"/>
              <w:ind w:left="0"/>
              <w:jc w:val="left"/>
              <w:rPr>
                <w:i/>
                <w:iCs/>
                <w:sz w:val="16"/>
                <w:szCs w:val="18"/>
              </w:rPr>
            </w:pPr>
          </w:p>
        </w:tc>
        <w:tc>
          <w:tcPr>
            <w:tcW w:w="2790" w:type="dxa"/>
            <w:vMerge/>
            <w:vAlign w:val="center"/>
            <w:hideMark/>
          </w:tcPr>
          <w:p w:rsidRPr="008A004F" w:rsidR="008B3425" w:rsidP="008B3425" w:rsidRDefault="008B3425" w14:paraId="1977652E" w14:textId="77777777">
            <w:pPr>
              <w:spacing w:after="0"/>
              <w:ind w:left="0"/>
              <w:jc w:val="left"/>
              <w:rPr>
                <w:i/>
                <w:iCs/>
                <w:sz w:val="16"/>
                <w:szCs w:val="18"/>
              </w:rPr>
            </w:pPr>
          </w:p>
        </w:tc>
      </w:tr>
      <w:tr w:rsidRPr="008A004F" w:rsidR="008B3425" w:rsidTr="008D0B91" w14:paraId="4E371679"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008B3425" w14:paraId="58F1E988" w14:textId="77777777">
            <w:pPr>
              <w:spacing w:after="0"/>
              <w:ind w:left="0"/>
              <w:jc w:val="left"/>
              <w:rPr>
                <w:rFonts w:eastAsia="Arial" w:cs="Arial"/>
                <w:b/>
                <w:bCs/>
                <w:color w:val="1A1A1A"/>
                <w:sz w:val="16"/>
                <w:szCs w:val="18"/>
              </w:rPr>
            </w:pPr>
            <w:r w:rsidRPr="008A004F">
              <w:rPr>
                <w:rFonts w:eastAsia="Arial" w:cs="Arial"/>
                <w:b/>
                <w:bCs/>
                <w:color w:val="1A1A1A"/>
                <w:sz w:val="16"/>
                <w:szCs w:val="18"/>
              </w:rPr>
              <w:t>R08-HE2D02-KEO-02-00-MOD-CI-00400.dwg</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5398E6C3" w14:textId="77777777">
            <w:pPr>
              <w:spacing w:after="0"/>
              <w:ind w:left="0"/>
              <w:jc w:val="left"/>
              <w:rPr>
                <w:i/>
                <w:iCs/>
                <w:sz w:val="16"/>
                <w:szCs w:val="18"/>
              </w:rPr>
            </w:pPr>
            <w:r w:rsidRPr="008A004F">
              <w:rPr>
                <w:i/>
                <w:iCs/>
                <w:sz w:val="16"/>
                <w:szCs w:val="18"/>
              </w:rPr>
              <w:t>Chilled Water</w:t>
            </w:r>
          </w:p>
        </w:tc>
        <w:tc>
          <w:tcPr>
            <w:tcW w:w="1800" w:type="dxa"/>
            <w:vMerge/>
            <w:vAlign w:val="center"/>
            <w:hideMark/>
          </w:tcPr>
          <w:p w:rsidRPr="008A004F" w:rsidR="008B3425" w:rsidP="008B3425" w:rsidRDefault="008B3425" w14:paraId="2BD9B74F" w14:textId="77777777">
            <w:pPr>
              <w:spacing w:after="0"/>
              <w:ind w:left="0"/>
              <w:jc w:val="left"/>
              <w:rPr>
                <w:i/>
                <w:iCs/>
                <w:sz w:val="16"/>
                <w:szCs w:val="18"/>
              </w:rPr>
            </w:pPr>
          </w:p>
        </w:tc>
        <w:tc>
          <w:tcPr>
            <w:tcW w:w="2790" w:type="dxa"/>
            <w:vMerge/>
            <w:vAlign w:val="center"/>
            <w:hideMark/>
          </w:tcPr>
          <w:p w:rsidRPr="008A004F" w:rsidR="008B3425" w:rsidP="008B3425" w:rsidRDefault="008B3425" w14:paraId="5A5A1DD3" w14:textId="77777777">
            <w:pPr>
              <w:spacing w:after="0"/>
              <w:ind w:left="0"/>
              <w:jc w:val="left"/>
              <w:rPr>
                <w:i/>
                <w:iCs/>
                <w:sz w:val="16"/>
                <w:szCs w:val="18"/>
              </w:rPr>
            </w:pPr>
          </w:p>
        </w:tc>
      </w:tr>
      <w:tr w:rsidRPr="008A004F" w:rsidR="008B3425" w:rsidTr="008D0B91" w14:paraId="5CDE0C74"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008B3425" w14:paraId="3265EC3C" w14:textId="77777777">
            <w:pPr>
              <w:spacing w:after="0"/>
              <w:ind w:left="0"/>
              <w:jc w:val="left"/>
              <w:rPr>
                <w:rFonts w:eastAsia="Arial" w:cs="Arial"/>
                <w:b/>
                <w:bCs/>
                <w:color w:val="1A1A1A"/>
                <w:sz w:val="16"/>
                <w:szCs w:val="18"/>
              </w:rPr>
            </w:pPr>
            <w:r w:rsidRPr="008A004F">
              <w:rPr>
                <w:rFonts w:eastAsia="Arial" w:cs="Arial"/>
                <w:b/>
                <w:bCs/>
                <w:color w:val="1A1A1A"/>
                <w:sz w:val="16"/>
                <w:szCs w:val="18"/>
              </w:rPr>
              <w:t>R08-HE2D02-KEO-02-00-MOD-CI-00500.dwg</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0B249031" w14:textId="77777777">
            <w:pPr>
              <w:spacing w:after="0"/>
              <w:ind w:left="0"/>
              <w:jc w:val="left"/>
              <w:rPr>
                <w:i/>
                <w:iCs/>
                <w:sz w:val="16"/>
                <w:szCs w:val="18"/>
              </w:rPr>
            </w:pPr>
            <w:r w:rsidRPr="008A004F">
              <w:rPr>
                <w:i/>
                <w:iCs/>
                <w:sz w:val="16"/>
                <w:szCs w:val="18"/>
              </w:rPr>
              <w:t xml:space="preserve">LPG </w:t>
            </w:r>
          </w:p>
        </w:tc>
        <w:tc>
          <w:tcPr>
            <w:tcW w:w="1800" w:type="dxa"/>
            <w:vMerge/>
            <w:vAlign w:val="center"/>
            <w:hideMark/>
          </w:tcPr>
          <w:p w:rsidRPr="008A004F" w:rsidR="008B3425" w:rsidP="008B3425" w:rsidRDefault="008B3425" w14:paraId="14BC6BD7" w14:textId="77777777">
            <w:pPr>
              <w:spacing w:after="0"/>
              <w:ind w:left="0"/>
              <w:jc w:val="left"/>
              <w:rPr>
                <w:i/>
                <w:iCs/>
                <w:sz w:val="16"/>
                <w:szCs w:val="18"/>
              </w:rPr>
            </w:pPr>
          </w:p>
        </w:tc>
        <w:tc>
          <w:tcPr>
            <w:tcW w:w="2790" w:type="dxa"/>
            <w:vMerge/>
            <w:vAlign w:val="center"/>
            <w:hideMark/>
          </w:tcPr>
          <w:p w:rsidRPr="008A004F" w:rsidR="008B3425" w:rsidP="008B3425" w:rsidRDefault="008B3425" w14:paraId="1B81C7E3" w14:textId="77777777">
            <w:pPr>
              <w:spacing w:after="0"/>
              <w:ind w:left="0"/>
              <w:jc w:val="left"/>
              <w:rPr>
                <w:i/>
                <w:iCs/>
                <w:sz w:val="16"/>
                <w:szCs w:val="18"/>
              </w:rPr>
            </w:pPr>
          </w:p>
        </w:tc>
      </w:tr>
      <w:tr w:rsidRPr="008A004F" w:rsidR="008B3425" w:rsidTr="008D0B91" w14:paraId="7C96DB62"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008B3425" w14:paraId="4D90B8CC" w14:textId="77777777">
            <w:pPr>
              <w:spacing w:after="0"/>
              <w:ind w:left="0"/>
              <w:jc w:val="left"/>
              <w:rPr>
                <w:rFonts w:eastAsia="Arial" w:cs="Arial"/>
                <w:b/>
                <w:bCs/>
                <w:color w:val="1A1A1A"/>
                <w:sz w:val="16"/>
                <w:szCs w:val="18"/>
              </w:rPr>
            </w:pPr>
            <w:r w:rsidRPr="008A004F">
              <w:rPr>
                <w:rFonts w:eastAsia="Arial" w:cs="Arial"/>
                <w:b/>
                <w:bCs/>
                <w:color w:val="1A1A1A"/>
                <w:sz w:val="16"/>
                <w:szCs w:val="18"/>
              </w:rPr>
              <w:t>R08-HE2D02-KEO-02-00-MOD-CI-00600.dwg</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440E5136" w14:textId="77777777">
            <w:pPr>
              <w:spacing w:after="0"/>
              <w:ind w:left="0"/>
              <w:jc w:val="left"/>
              <w:rPr>
                <w:i/>
                <w:iCs/>
                <w:sz w:val="16"/>
                <w:szCs w:val="18"/>
              </w:rPr>
            </w:pPr>
            <w:r w:rsidRPr="008A004F">
              <w:rPr>
                <w:i/>
                <w:iCs/>
                <w:sz w:val="16"/>
                <w:szCs w:val="18"/>
              </w:rPr>
              <w:t>Waste Water</w:t>
            </w:r>
          </w:p>
        </w:tc>
        <w:tc>
          <w:tcPr>
            <w:tcW w:w="1800" w:type="dxa"/>
            <w:vMerge/>
            <w:vAlign w:val="center"/>
            <w:hideMark/>
          </w:tcPr>
          <w:p w:rsidRPr="008A004F" w:rsidR="008B3425" w:rsidP="008B3425" w:rsidRDefault="008B3425" w14:paraId="744E5C0E" w14:textId="77777777">
            <w:pPr>
              <w:spacing w:after="0"/>
              <w:ind w:left="0"/>
              <w:jc w:val="left"/>
              <w:rPr>
                <w:i/>
                <w:iCs/>
                <w:sz w:val="16"/>
                <w:szCs w:val="18"/>
              </w:rPr>
            </w:pPr>
          </w:p>
        </w:tc>
        <w:tc>
          <w:tcPr>
            <w:tcW w:w="2790" w:type="dxa"/>
            <w:vMerge/>
            <w:vAlign w:val="center"/>
            <w:hideMark/>
          </w:tcPr>
          <w:p w:rsidRPr="008A004F" w:rsidR="008B3425" w:rsidP="008B3425" w:rsidRDefault="008B3425" w14:paraId="7D2E8450" w14:textId="77777777">
            <w:pPr>
              <w:spacing w:after="0"/>
              <w:ind w:left="0"/>
              <w:jc w:val="left"/>
              <w:rPr>
                <w:i/>
                <w:iCs/>
                <w:sz w:val="16"/>
                <w:szCs w:val="18"/>
              </w:rPr>
            </w:pPr>
          </w:p>
        </w:tc>
      </w:tr>
      <w:tr w:rsidRPr="008A004F" w:rsidR="008B3425" w:rsidTr="008D0B91" w14:paraId="43C817D9"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008B3425" w14:paraId="426B3537" w14:textId="77777777">
            <w:pPr>
              <w:spacing w:after="0"/>
              <w:ind w:left="0"/>
              <w:jc w:val="left"/>
              <w:rPr>
                <w:rFonts w:eastAsia="Arial" w:cs="Arial"/>
                <w:b/>
                <w:bCs/>
                <w:color w:val="1A1A1A"/>
                <w:sz w:val="16"/>
                <w:szCs w:val="18"/>
              </w:rPr>
            </w:pPr>
            <w:r w:rsidRPr="008A004F">
              <w:rPr>
                <w:rFonts w:eastAsia="Arial" w:cs="Arial"/>
                <w:b/>
                <w:bCs/>
                <w:color w:val="1A1A1A"/>
                <w:sz w:val="16"/>
                <w:szCs w:val="18"/>
              </w:rPr>
              <w:t>R08-HE2D02-KEO-02-00-MOD-CI-00700.dwg</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25E54723" w14:textId="77777777">
            <w:pPr>
              <w:spacing w:after="0"/>
              <w:ind w:left="0"/>
              <w:jc w:val="left"/>
              <w:rPr>
                <w:i/>
                <w:iCs/>
                <w:sz w:val="16"/>
                <w:szCs w:val="18"/>
              </w:rPr>
            </w:pPr>
            <w:r w:rsidRPr="008A004F">
              <w:rPr>
                <w:i/>
                <w:iCs/>
                <w:sz w:val="16"/>
                <w:szCs w:val="18"/>
              </w:rPr>
              <w:t>Electrical (LV+MV)</w:t>
            </w:r>
          </w:p>
        </w:tc>
        <w:tc>
          <w:tcPr>
            <w:tcW w:w="1800" w:type="dxa"/>
            <w:vMerge/>
            <w:vAlign w:val="center"/>
            <w:hideMark/>
          </w:tcPr>
          <w:p w:rsidRPr="008A004F" w:rsidR="008B3425" w:rsidP="008B3425" w:rsidRDefault="008B3425" w14:paraId="67E6E07B" w14:textId="77777777">
            <w:pPr>
              <w:spacing w:after="0"/>
              <w:ind w:left="0"/>
              <w:jc w:val="left"/>
              <w:rPr>
                <w:i/>
                <w:iCs/>
                <w:sz w:val="16"/>
                <w:szCs w:val="18"/>
              </w:rPr>
            </w:pPr>
          </w:p>
        </w:tc>
        <w:tc>
          <w:tcPr>
            <w:tcW w:w="2790" w:type="dxa"/>
            <w:vMerge/>
            <w:vAlign w:val="center"/>
            <w:hideMark/>
          </w:tcPr>
          <w:p w:rsidRPr="008A004F" w:rsidR="008B3425" w:rsidP="008B3425" w:rsidRDefault="008B3425" w14:paraId="1F3EB590" w14:textId="77777777">
            <w:pPr>
              <w:spacing w:after="0"/>
              <w:ind w:left="0"/>
              <w:jc w:val="left"/>
              <w:rPr>
                <w:i/>
                <w:iCs/>
                <w:sz w:val="16"/>
                <w:szCs w:val="18"/>
              </w:rPr>
            </w:pPr>
          </w:p>
        </w:tc>
      </w:tr>
      <w:tr w:rsidRPr="008A004F" w:rsidR="008B3425" w:rsidTr="008D0B91" w14:paraId="7C23CBFC"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008B3425" w14:paraId="6E47C50F" w14:textId="77777777">
            <w:pPr>
              <w:spacing w:after="0"/>
              <w:ind w:left="0"/>
              <w:jc w:val="left"/>
              <w:rPr>
                <w:rFonts w:eastAsia="Arial" w:cs="Arial"/>
                <w:b/>
                <w:bCs/>
                <w:color w:val="1A1A1A"/>
                <w:sz w:val="16"/>
                <w:szCs w:val="18"/>
              </w:rPr>
            </w:pPr>
            <w:r w:rsidRPr="008A004F">
              <w:rPr>
                <w:rFonts w:eastAsia="Arial" w:cs="Arial"/>
                <w:b/>
                <w:bCs/>
                <w:color w:val="1A1A1A"/>
                <w:sz w:val="16"/>
                <w:szCs w:val="18"/>
              </w:rPr>
              <w:t>R08-HE2D02-KEO-02-00-MOD-CI-00800.dwg</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525FB97F" w14:textId="77777777">
            <w:pPr>
              <w:spacing w:after="0"/>
              <w:ind w:left="0"/>
              <w:jc w:val="left"/>
              <w:rPr>
                <w:i/>
                <w:iCs/>
                <w:sz w:val="16"/>
                <w:szCs w:val="18"/>
              </w:rPr>
            </w:pPr>
            <w:r w:rsidRPr="008A004F">
              <w:rPr>
                <w:i/>
                <w:iCs/>
                <w:sz w:val="16"/>
                <w:szCs w:val="18"/>
              </w:rPr>
              <w:t>Telecom ICT</w:t>
            </w:r>
          </w:p>
        </w:tc>
        <w:tc>
          <w:tcPr>
            <w:tcW w:w="1800" w:type="dxa"/>
            <w:vMerge/>
            <w:vAlign w:val="center"/>
            <w:hideMark/>
          </w:tcPr>
          <w:p w:rsidRPr="008A004F" w:rsidR="008B3425" w:rsidP="008B3425" w:rsidRDefault="008B3425" w14:paraId="3D5C3074" w14:textId="77777777">
            <w:pPr>
              <w:spacing w:after="0"/>
              <w:ind w:left="0"/>
              <w:jc w:val="left"/>
              <w:rPr>
                <w:i/>
                <w:iCs/>
                <w:sz w:val="16"/>
                <w:szCs w:val="18"/>
              </w:rPr>
            </w:pPr>
          </w:p>
        </w:tc>
        <w:tc>
          <w:tcPr>
            <w:tcW w:w="2790" w:type="dxa"/>
            <w:vMerge/>
            <w:vAlign w:val="center"/>
            <w:hideMark/>
          </w:tcPr>
          <w:p w:rsidRPr="008A004F" w:rsidR="008B3425" w:rsidP="008B3425" w:rsidRDefault="008B3425" w14:paraId="14BB9A86" w14:textId="77777777">
            <w:pPr>
              <w:spacing w:after="0"/>
              <w:ind w:left="0"/>
              <w:jc w:val="left"/>
              <w:rPr>
                <w:i/>
                <w:iCs/>
                <w:sz w:val="16"/>
                <w:szCs w:val="18"/>
              </w:rPr>
            </w:pPr>
          </w:p>
        </w:tc>
      </w:tr>
      <w:tr w:rsidRPr="008A004F" w:rsidR="008B3425" w:rsidTr="008D0B91" w14:paraId="0566DFC6" w14:textId="77777777">
        <w:trPr>
          <w:trHeight w:val="588"/>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0455836D" w14:textId="0BA14FFC">
            <w:pPr>
              <w:spacing w:after="0"/>
              <w:ind w:left="0"/>
              <w:jc w:val="left"/>
              <w:rPr>
                <w:rFonts w:eastAsia="Arial" w:cs="Arial"/>
                <w:b/>
                <w:bCs/>
                <w:color w:val="1A1A1A"/>
                <w:sz w:val="16"/>
                <w:szCs w:val="16"/>
              </w:rPr>
            </w:pPr>
            <w:r w:rsidRPr="44DC9487">
              <w:rPr>
                <w:rFonts w:eastAsia="Arial" w:cs="Arial"/>
                <w:b/>
                <w:bCs/>
                <w:color w:val="1A1A1A"/>
                <w:sz w:val="16"/>
                <w:szCs w:val="16"/>
              </w:rPr>
              <w:t>R08- HE2D02-KEO-10-XX-MOD-XX-00100.rvt</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5F9FB042" w14:textId="77777777">
            <w:pPr>
              <w:spacing w:after="0"/>
              <w:ind w:left="0"/>
              <w:jc w:val="left"/>
              <w:rPr>
                <w:i/>
                <w:iCs/>
                <w:sz w:val="16"/>
                <w:szCs w:val="18"/>
              </w:rPr>
            </w:pPr>
            <w:r w:rsidRPr="008A004F">
              <w:rPr>
                <w:i/>
                <w:iCs/>
                <w:sz w:val="16"/>
                <w:szCs w:val="18"/>
              </w:rPr>
              <w:t>Amenities – Main Hub </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0C39AEA5" w14:textId="77777777">
            <w:pPr>
              <w:spacing w:after="0"/>
              <w:ind w:left="0"/>
              <w:jc w:val="left"/>
              <w:rPr>
                <w:i/>
                <w:iCs/>
                <w:sz w:val="16"/>
                <w:szCs w:val="18"/>
              </w:rPr>
            </w:pPr>
            <w:r w:rsidRPr="008A004F">
              <w:rPr>
                <w:i/>
                <w:iCs/>
                <w:sz w:val="16"/>
                <w:szCs w:val="18"/>
              </w:rPr>
              <w:t>ST-EL-IC-ME-PL-SL</w:t>
            </w:r>
          </w:p>
        </w:tc>
        <w:tc>
          <w:tcPr>
            <w:tcW w:w="2790" w:type="dxa"/>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8A004F" w:rsidR="008B3425" w:rsidP="008B3425" w:rsidRDefault="008B3425" w14:paraId="1BED9B2D" w14:textId="77777777">
            <w:pPr>
              <w:spacing w:after="0"/>
              <w:ind w:left="0"/>
              <w:jc w:val="left"/>
              <w:rPr>
                <w:i/>
                <w:iCs/>
                <w:sz w:val="16"/>
                <w:szCs w:val="18"/>
              </w:rPr>
            </w:pPr>
            <w:r w:rsidRPr="008A004F">
              <w:rPr>
                <w:i/>
                <w:iCs/>
                <w:sz w:val="16"/>
                <w:szCs w:val="18"/>
              </w:rPr>
              <w:t>Sheets are included within the model</w:t>
            </w:r>
          </w:p>
        </w:tc>
      </w:tr>
      <w:tr w:rsidRPr="008A004F" w:rsidR="008B3425" w:rsidTr="008D0B91" w14:paraId="427B5CB4"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56A35AE9" w14:textId="482E2E20">
            <w:pPr>
              <w:spacing w:after="0"/>
              <w:ind w:left="0"/>
              <w:jc w:val="left"/>
              <w:rPr>
                <w:rFonts w:eastAsia="Arial" w:cs="Arial"/>
                <w:b/>
                <w:bCs/>
                <w:color w:val="1A1A1A"/>
                <w:sz w:val="16"/>
                <w:szCs w:val="16"/>
              </w:rPr>
            </w:pPr>
            <w:r w:rsidRPr="44DC9487">
              <w:rPr>
                <w:rFonts w:eastAsia="Arial" w:cs="Arial"/>
                <w:b/>
                <w:bCs/>
                <w:color w:val="1A1A1A"/>
                <w:sz w:val="16"/>
                <w:szCs w:val="16"/>
              </w:rPr>
              <w:t>R08- HE2D02-KEO-15-XX-MOD-XX-00105.rvt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53E38E63" w14:textId="77777777">
            <w:pPr>
              <w:spacing w:after="0"/>
              <w:ind w:left="0"/>
              <w:jc w:val="left"/>
              <w:rPr>
                <w:i/>
                <w:iCs/>
                <w:sz w:val="16"/>
                <w:szCs w:val="18"/>
              </w:rPr>
            </w:pPr>
            <w:r w:rsidRPr="008A004F">
              <w:rPr>
                <w:i/>
                <w:iCs/>
                <w:sz w:val="16"/>
                <w:szCs w:val="18"/>
              </w:rPr>
              <w:t>Amenities - SPA and Fitness</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5BDA3B76" w14:textId="77777777">
            <w:pPr>
              <w:spacing w:after="0"/>
              <w:ind w:left="0"/>
              <w:jc w:val="left"/>
              <w:rPr>
                <w:i/>
                <w:iCs/>
                <w:sz w:val="16"/>
                <w:szCs w:val="18"/>
              </w:rPr>
            </w:pPr>
            <w:r w:rsidRPr="008A004F">
              <w:rPr>
                <w:i/>
                <w:iCs/>
                <w:sz w:val="16"/>
                <w:szCs w:val="18"/>
              </w:rPr>
              <w:t>ST-EL-IC-ME-PL-SL</w:t>
            </w:r>
          </w:p>
        </w:tc>
        <w:tc>
          <w:tcPr>
            <w:tcW w:w="2790" w:type="dxa"/>
            <w:vMerge/>
            <w:tcBorders>
              <w:left w:val="single" w:color="auto" w:sz="4" w:space="0"/>
              <w:right w:val="single" w:color="auto" w:sz="4" w:space="0"/>
            </w:tcBorders>
            <w:vAlign w:val="center"/>
            <w:hideMark/>
          </w:tcPr>
          <w:p w:rsidRPr="008A004F" w:rsidR="008B3425" w:rsidP="008B3425" w:rsidRDefault="008B3425" w14:paraId="5E28135A" w14:textId="77777777">
            <w:pPr>
              <w:spacing w:after="0"/>
              <w:ind w:left="0"/>
              <w:jc w:val="left"/>
              <w:rPr>
                <w:i/>
                <w:iCs/>
                <w:sz w:val="16"/>
                <w:szCs w:val="18"/>
              </w:rPr>
            </w:pPr>
          </w:p>
        </w:tc>
      </w:tr>
      <w:tr w:rsidRPr="008A004F" w:rsidR="008B3425" w:rsidTr="008D0B91" w14:paraId="2CEF41EB"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11A04CA5" w14:textId="311C1B26">
            <w:pPr>
              <w:spacing w:after="0"/>
              <w:ind w:left="0"/>
              <w:jc w:val="left"/>
              <w:rPr>
                <w:rFonts w:eastAsia="Arial" w:cs="Arial"/>
                <w:b/>
                <w:bCs/>
                <w:color w:val="1A1A1A"/>
                <w:sz w:val="16"/>
                <w:szCs w:val="16"/>
              </w:rPr>
            </w:pPr>
            <w:r w:rsidRPr="44DC9487">
              <w:rPr>
                <w:rFonts w:eastAsia="Arial" w:cs="Arial"/>
                <w:b/>
                <w:bCs/>
                <w:color w:val="1A1A1A"/>
                <w:sz w:val="16"/>
                <w:szCs w:val="16"/>
              </w:rPr>
              <w:lastRenderedPageBreak/>
              <w:t>R08- HE2D02-KEO-20-XX-MOD-XX-00200.rvt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4DA914F5" w14:textId="77777777">
            <w:pPr>
              <w:spacing w:after="0"/>
              <w:ind w:left="0"/>
              <w:jc w:val="left"/>
              <w:rPr>
                <w:i/>
                <w:iCs/>
                <w:sz w:val="16"/>
                <w:szCs w:val="18"/>
              </w:rPr>
            </w:pPr>
            <w:r w:rsidRPr="008A004F">
              <w:rPr>
                <w:i/>
                <w:iCs/>
                <w:sz w:val="16"/>
                <w:szCs w:val="18"/>
              </w:rPr>
              <w:t>Amenities - Recreation </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6A95CBA0" w14:textId="77777777">
            <w:pPr>
              <w:spacing w:after="0"/>
              <w:ind w:left="0"/>
              <w:jc w:val="left"/>
              <w:rPr>
                <w:i/>
                <w:iCs/>
                <w:sz w:val="16"/>
                <w:szCs w:val="18"/>
              </w:rPr>
            </w:pPr>
            <w:r w:rsidRPr="008A004F">
              <w:rPr>
                <w:i/>
                <w:iCs/>
                <w:sz w:val="16"/>
                <w:szCs w:val="18"/>
              </w:rPr>
              <w:t>ST-EL-IC-ME-PL-SL</w:t>
            </w:r>
          </w:p>
        </w:tc>
        <w:tc>
          <w:tcPr>
            <w:tcW w:w="2790" w:type="dxa"/>
            <w:vMerge/>
            <w:tcBorders>
              <w:left w:val="single" w:color="auto" w:sz="4" w:space="0"/>
              <w:right w:val="single" w:color="auto" w:sz="4" w:space="0"/>
            </w:tcBorders>
            <w:vAlign w:val="center"/>
            <w:hideMark/>
          </w:tcPr>
          <w:p w:rsidRPr="008A004F" w:rsidR="008B3425" w:rsidP="008B3425" w:rsidRDefault="008B3425" w14:paraId="0FB1A40D" w14:textId="77777777">
            <w:pPr>
              <w:spacing w:after="0"/>
              <w:ind w:left="0"/>
              <w:jc w:val="left"/>
              <w:rPr>
                <w:i/>
                <w:iCs/>
                <w:sz w:val="16"/>
                <w:szCs w:val="18"/>
              </w:rPr>
            </w:pPr>
          </w:p>
        </w:tc>
      </w:tr>
      <w:tr w:rsidRPr="008A004F" w:rsidR="008B3425" w:rsidTr="008D0B91" w14:paraId="48613595"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71C09AE0" w14:textId="01F878D9">
            <w:pPr>
              <w:spacing w:after="0"/>
              <w:ind w:left="0"/>
              <w:jc w:val="left"/>
              <w:rPr>
                <w:rFonts w:eastAsia="Arial" w:cs="Arial"/>
                <w:b/>
                <w:bCs/>
                <w:color w:val="1A1A1A"/>
                <w:sz w:val="16"/>
                <w:szCs w:val="16"/>
              </w:rPr>
            </w:pPr>
            <w:r w:rsidRPr="44DC9487">
              <w:rPr>
                <w:rFonts w:eastAsia="Arial" w:cs="Arial"/>
                <w:b/>
                <w:bCs/>
                <w:color w:val="1A1A1A"/>
                <w:sz w:val="16"/>
                <w:szCs w:val="16"/>
              </w:rPr>
              <w:t>R08- HE2D02-KEO-21-XX-MOD-XX-00201.rvt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050280A9" w14:textId="77777777">
            <w:pPr>
              <w:spacing w:after="0"/>
              <w:ind w:left="0"/>
              <w:jc w:val="left"/>
              <w:rPr>
                <w:i/>
                <w:iCs/>
                <w:sz w:val="16"/>
                <w:szCs w:val="18"/>
              </w:rPr>
            </w:pPr>
            <w:r w:rsidRPr="008A004F">
              <w:rPr>
                <w:i/>
                <w:iCs/>
                <w:sz w:val="16"/>
                <w:szCs w:val="18"/>
              </w:rPr>
              <w:t>Amenities - Beach Bar</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4C0E7B7B" w14:textId="77777777">
            <w:pPr>
              <w:spacing w:after="0"/>
              <w:ind w:left="0"/>
              <w:jc w:val="left"/>
              <w:rPr>
                <w:i/>
                <w:iCs/>
                <w:sz w:val="16"/>
                <w:szCs w:val="18"/>
              </w:rPr>
            </w:pPr>
            <w:r w:rsidRPr="008A004F">
              <w:rPr>
                <w:i/>
                <w:iCs/>
                <w:sz w:val="16"/>
                <w:szCs w:val="18"/>
              </w:rPr>
              <w:t>ST-EL-IC-ME-PL-SL</w:t>
            </w:r>
          </w:p>
        </w:tc>
        <w:tc>
          <w:tcPr>
            <w:tcW w:w="2790" w:type="dxa"/>
            <w:vMerge/>
            <w:tcBorders>
              <w:left w:val="single" w:color="auto" w:sz="4" w:space="0"/>
              <w:right w:val="single" w:color="auto" w:sz="4" w:space="0"/>
            </w:tcBorders>
            <w:vAlign w:val="center"/>
            <w:hideMark/>
          </w:tcPr>
          <w:p w:rsidRPr="008A004F" w:rsidR="008B3425" w:rsidP="008B3425" w:rsidRDefault="008B3425" w14:paraId="62A3FE57" w14:textId="77777777">
            <w:pPr>
              <w:spacing w:after="0"/>
              <w:ind w:left="0"/>
              <w:jc w:val="left"/>
              <w:rPr>
                <w:i/>
                <w:iCs/>
                <w:sz w:val="16"/>
                <w:szCs w:val="18"/>
              </w:rPr>
            </w:pPr>
          </w:p>
        </w:tc>
      </w:tr>
      <w:tr w:rsidRPr="008A004F" w:rsidR="008B3425" w:rsidTr="008D0B91" w14:paraId="27F16264"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106F9EB5" w14:paraId="54517722" w14:textId="519E37DF">
            <w:pPr>
              <w:spacing w:after="0"/>
              <w:ind w:left="0"/>
              <w:jc w:val="left"/>
              <w:rPr>
                <w:rFonts w:eastAsia="Arial" w:cs="Arial"/>
                <w:b/>
                <w:bCs/>
                <w:color w:val="1A1A1A"/>
                <w:sz w:val="16"/>
                <w:szCs w:val="16"/>
              </w:rPr>
            </w:pPr>
            <w:r w:rsidRPr="106F9EB5">
              <w:rPr>
                <w:rFonts w:eastAsia="Arial" w:cs="Arial"/>
                <w:b/>
                <w:bCs/>
                <w:color w:val="1A1A1A"/>
                <w:sz w:val="16"/>
                <w:szCs w:val="16"/>
              </w:rPr>
              <w:t>R08- HE2D02-KEO-22-XX-MOD-XX-00202.rvt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545443AB" w14:textId="77777777">
            <w:pPr>
              <w:spacing w:after="0"/>
              <w:ind w:left="0"/>
              <w:jc w:val="left"/>
              <w:rPr>
                <w:i/>
                <w:iCs/>
                <w:sz w:val="16"/>
                <w:szCs w:val="18"/>
              </w:rPr>
            </w:pPr>
            <w:r w:rsidRPr="008A004F">
              <w:rPr>
                <w:i/>
                <w:iCs/>
                <w:sz w:val="16"/>
                <w:szCs w:val="18"/>
              </w:rPr>
              <w:t>Specialty Restaurant &amp; Specialty Bar </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3FB4DBAD" w14:textId="77777777">
            <w:pPr>
              <w:spacing w:after="0"/>
              <w:ind w:left="0"/>
              <w:jc w:val="left"/>
              <w:rPr>
                <w:i/>
                <w:iCs/>
                <w:sz w:val="16"/>
                <w:szCs w:val="18"/>
              </w:rPr>
            </w:pPr>
            <w:r w:rsidRPr="008A004F">
              <w:rPr>
                <w:i/>
                <w:iCs/>
                <w:sz w:val="16"/>
                <w:szCs w:val="18"/>
              </w:rPr>
              <w:t>ST-EL-IC-ME-PL-SL</w:t>
            </w:r>
          </w:p>
        </w:tc>
        <w:tc>
          <w:tcPr>
            <w:tcW w:w="2790" w:type="dxa"/>
            <w:vMerge/>
            <w:tcBorders>
              <w:left w:val="single" w:color="auto" w:sz="4" w:space="0"/>
              <w:right w:val="single" w:color="auto" w:sz="4" w:space="0"/>
            </w:tcBorders>
            <w:vAlign w:val="center"/>
            <w:hideMark/>
          </w:tcPr>
          <w:p w:rsidRPr="008A004F" w:rsidR="008B3425" w:rsidP="008B3425" w:rsidRDefault="008B3425" w14:paraId="185C4C8C" w14:textId="77777777">
            <w:pPr>
              <w:spacing w:after="0"/>
              <w:ind w:left="0"/>
              <w:jc w:val="left"/>
              <w:rPr>
                <w:i/>
                <w:iCs/>
                <w:sz w:val="16"/>
                <w:szCs w:val="18"/>
              </w:rPr>
            </w:pPr>
          </w:p>
        </w:tc>
      </w:tr>
      <w:tr w:rsidRPr="008A004F" w:rsidR="008B3425" w:rsidTr="008D0B91" w14:paraId="22BC5EEF"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2114BCA2" w14:textId="1DCE680E">
            <w:pPr>
              <w:spacing w:after="0"/>
              <w:ind w:left="0"/>
              <w:jc w:val="left"/>
              <w:rPr>
                <w:rFonts w:eastAsia="Arial" w:cs="Arial"/>
                <w:b/>
                <w:bCs/>
                <w:color w:val="1A1A1A"/>
                <w:sz w:val="16"/>
                <w:szCs w:val="16"/>
              </w:rPr>
            </w:pPr>
            <w:r w:rsidRPr="44DC9487">
              <w:rPr>
                <w:rFonts w:eastAsia="Arial" w:cs="Arial"/>
                <w:b/>
                <w:bCs/>
                <w:color w:val="1A1A1A"/>
                <w:sz w:val="16"/>
                <w:szCs w:val="16"/>
              </w:rPr>
              <w:t>R08- HE2D02-KEO-45-XX-MOD-XX-00401.rvt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33955384" w14:textId="77777777">
            <w:pPr>
              <w:spacing w:after="0"/>
              <w:ind w:left="0"/>
              <w:jc w:val="left"/>
              <w:rPr>
                <w:i/>
                <w:iCs/>
                <w:sz w:val="16"/>
                <w:szCs w:val="18"/>
              </w:rPr>
            </w:pPr>
            <w:r w:rsidRPr="008A004F">
              <w:rPr>
                <w:i/>
                <w:iCs/>
                <w:sz w:val="16"/>
                <w:szCs w:val="18"/>
              </w:rPr>
              <w:t>Cluster 1 - 3 DBL Queen + 1 STD King </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02B1BF6E" w14:textId="77777777">
            <w:pPr>
              <w:spacing w:after="0"/>
              <w:ind w:left="0"/>
              <w:jc w:val="left"/>
              <w:rPr>
                <w:i/>
                <w:iCs/>
                <w:sz w:val="16"/>
                <w:szCs w:val="18"/>
              </w:rPr>
            </w:pPr>
            <w:r w:rsidRPr="008A004F">
              <w:rPr>
                <w:i/>
                <w:iCs/>
                <w:sz w:val="16"/>
                <w:szCs w:val="18"/>
              </w:rPr>
              <w:t>ST-EL-IC-ME-PL-SL</w:t>
            </w:r>
          </w:p>
        </w:tc>
        <w:tc>
          <w:tcPr>
            <w:tcW w:w="2790" w:type="dxa"/>
            <w:vMerge/>
            <w:tcBorders>
              <w:left w:val="single" w:color="auto" w:sz="4" w:space="0"/>
              <w:right w:val="single" w:color="auto" w:sz="4" w:space="0"/>
            </w:tcBorders>
            <w:vAlign w:val="center"/>
            <w:hideMark/>
          </w:tcPr>
          <w:p w:rsidRPr="008A004F" w:rsidR="008B3425" w:rsidP="008B3425" w:rsidRDefault="008B3425" w14:paraId="78099595" w14:textId="77777777">
            <w:pPr>
              <w:spacing w:after="0"/>
              <w:ind w:left="0"/>
              <w:jc w:val="left"/>
              <w:rPr>
                <w:i/>
                <w:iCs/>
                <w:sz w:val="16"/>
                <w:szCs w:val="18"/>
              </w:rPr>
            </w:pPr>
          </w:p>
        </w:tc>
      </w:tr>
      <w:tr w:rsidRPr="008A004F" w:rsidR="008B3425" w:rsidTr="008D0B91" w14:paraId="2AD7F953"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17B4B317" w:rsidRDefault="44DC9487" w14:paraId="2F92AD4C" w14:textId="53AF251B">
            <w:pPr>
              <w:spacing w:after="0"/>
              <w:ind w:left="0"/>
              <w:jc w:val="left"/>
              <w:rPr>
                <w:rFonts w:eastAsia="Arial" w:cs="Arial"/>
                <w:b/>
                <w:bCs/>
                <w:color w:val="1A1A1A"/>
                <w:sz w:val="16"/>
                <w:szCs w:val="16"/>
              </w:rPr>
            </w:pPr>
            <w:r w:rsidRPr="44DC9487">
              <w:rPr>
                <w:rFonts w:eastAsia="Arial" w:cs="Arial"/>
                <w:b/>
                <w:bCs/>
                <w:color w:val="1A1A1A"/>
                <w:sz w:val="16"/>
                <w:szCs w:val="16"/>
              </w:rPr>
              <w:t>R08- HE2D02-KEO-46-XX-MOD-XX-00402.rvt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290F1879" w14:textId="77777777">
            <w:pPr>
              <w:spacing w:after="0"/>
              <w:ind w:left="0"/>
              <w:jc w:val="left"/>
              <w:rPr>
                <w:i/>
                <w:iCs/>
                <w:sz w:val="16"/>
                <w:szCs w:val="18"/>
              </w:rPr>
            </w:pPr>
            <w:proofErr w:type="gramStart"/>
            <w:r w:rsidRPr="008A004F">
              <w:rPr>
                <w:i/>
                <w:iCs/>
                <w:sz w:val="16"/>
                <w:szCs w:val="18"/>
              </w:rPr>
              <w:t>Cluster  2</w:t>
            </w:r>
            <w:proofErr w:type="gramEnd"/>
            <w:r w:rsidRPr="008A004F">
              <w:rPr>
                <w:i/>
                <w:iCs/>
                <w:sz w:val="16"/>
                <w:szCs w:val="18"/>
              </w:rPr>
              <w:t xml:space="preserve"> - 4 STD King </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432AA7F5" w14:textId="77777777">
            <w:pPr>
              <w:spacing w:after="0"/>
              <w:ind w:left="0"/>
              <w:jc w:val="left"/>
              <w:rPr>
                <w:i/>
                <w:iCs/>
                <w:sz w:val="16"/>
                <w:szCs w:val="18"/>
              </w:rPr>
            </w:pPr>
            <w:r w:rsidRPr="008A004F">
              <w:rPr>
                <w:i/>
                <w:iCs/>
                <w:sz w:val="16"/>
                <w:szCs w:val="18"/>
              </w:rPr>
              <w:t>ST-EL-IC-ME-PL-SL</w:t>
            </w:r>
          </w:p>
        </w:tc>
        <w:tc>
          <w:tcPr>
            <w:tcW w:w="2790" w:type="dxa"/>
            <w:vMerge/>
            <w:tcBorders>
              <w:left w:val="single" w:color="auto" w:sz="4" w:space="0"/>
              <w:right w:val="single" w:color="auto" w:sz="4" w:space="0"/>
            </w:tcBorders>
            <w:vAlign w:val="center"/>
            <w:hideMark/>
          </w:tcPr>
          <w:p w:rsidRPr="008A004F" w:rsidR="008B3425" w:rsidP="008B3425" w:rsidRDefault="008B3425" w14:paraId="567A3F37" w14:textId="77777777">
            <w:pPr>
              <w:spacing w:after="0"/>
              <w:ind w:left="0"/>
              <w:jc w:val="left"/>
              <w:rPr>
                <w:i/>
                <w:iCs/>
                <w:sz w:val="16"/>
                <w:szCs w:val="18"/>
              </w:rPr>
            </w:pPr>
          </w:p>
        </w:tc>
      </w:tr>
      <w:tr w:rsidRPr="008A004F" w:rsidR="008B3425" w:rsidTr="008D0B91" w14:paraId="4840274A"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17B4B317" w:rsidRDefault="44DC9487" w14:paraId="3A849E8C" w14:textId="67CA7441">
            <w:pPr>
              <w:spacing w:after="0"/>
              <w:ind w:left="0"/>
              <w:jc w:val="left"/>
              <w:rPr>
                <w:rFonts w:eastAsia="Arial" w:cs="Arial"/>
                <w:b/>
                <w:bCs/>
                <w:color w:val="1A1A1A"/>
                <w:sz w:val="16"/>
                <w:szCs w:val="16"/>
              </w:rPr>
            </w:pPr>
            <w:r w:rsidRPr="44DC9487">
              <w:rPr>
                <w:rFonts w:eastAsia="Arial" w:cs="Arial"/>
                <w:b/>
                <w:bCs/>
                <w:color w:val="1A1A1A"/>
                <w:sz w:val="16"/>
                <w:szCs w:val="16"/>
              </w:rPr>
              <w:t>R08- HE2D02-KEO-47-XX-MOD-XX-00403.rvt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0CC33FF2" w14:textId="77777777">
            <w:pPr>
              <w:spacing w:after="0"/>
              <w:ind w:left="0"/>
              <w:jc w:val="left"/>
              <w:rPr>
                <w:i/>
                <w:iCs/>
                <w:sz w:val="16"/>
                <w:szCs w:val="18"/>
              </w:rPr>
            </w:pPr>
            <w:r w:rsidRPr="008A004F">
              <w:rPr>
                <w:i/>
                <w:iCs/>
                <w:sz w:val="16"/>
                <w:szCs w:val="18"/>
              </w:rPr>
              <w:t>Cluster 3 - 3 Bay Suite + 1 DBL Queen </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3978EDA6" w14:textId="77777777">
            <w:pPr>
              <w:spacing w:after="0"/>
              <w:ind w:left="0"/>
              <w:jc w:val="left"/>
              <w:rPr>
                <w:i/>
                <w:iCs/>
                <w:sz w:val="16"/>
                <w:szCs w:val="18"/>
              </w:rPr>
            </w:pPr>
            <w:r w:rsidRPr="008A004F">
              <w:rPr>
                <w:i/>
                <w:iCs/>
                <w:sz w:val="16"/>
                <w:szCs w:val="18"/>
              </w:rPr>
              <w:t>ST-EL-IC-ME-PL-SL</w:t>
            </w:r>
          </w:p>
        </w:tc>
        <w:tc>
          <w:tcPr>
            <w:tcW w:w="2790" w:type="dxa"/>
            <w:vMerge/>
            <w:tcBorders>
              <w:left w:val="single" w:color="auto" w:sz="4" w:space="0"/>
              <w:right w:val="single" w:color="auto" w:sz="4" w:space="0"/>
            </w:tcBorders>
            <w:vAlign w:val="center"/>
            <w:hideMark/>
          </w:tcPr>
          <w:p w:rsidRPr="008A004F" w:rsidR="008B3425" w:rsidP="008B3425" w:rsidRDefault="008B3425" w14:paraId="6F41BEC3" w14:textId="77777777">
            <w:pPr>
              <w:spacing w:after="0"/>
              <w:ind w:left="0"/>
              <w:jc w:val="left"/>
              <w:rPr>
                <w:i/>
                <w:iCs/>
                <w:sz w:val="16"/>
                <w:szCs w:val="18"/>
              </w:rPr>
            </w:pPr>
          </w:p>
        </w:tc>
      </w:tr>
      <w:tr w:rsidRPr="008A004F" w:rsidR="008B3425" w:rsidTr="008D0B91" w14:paraId="7A3D3B95" w14:textId="77777777">
        <w:trPr>
          <w:trHeight w:val="375"/>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17B4B317" w:rsidRDefault="44DC9487" w14:paraId="603023D0" w14:textId="7FE5E1C1">
            <w:pPr>
              <w:spacing w:after="0"/>
              <w:ind w:left="0"/>
              <w:jc w:val="left"/>
              <w:rPr>
                <w:rFonts w:eastAsia="Arial" w:cs="Arial"/>
                <w:b/>
                <w:bCs/>
                <w:color w:val="1A1A1A"/>
                <w:sz w:val="16"/>
                <w:szCs w:val="16"/>
              </w:rPr>
            </w:pPr>
            <w:r w:rsidRPr="44DC9487">
              <w:rPr>
                <w:rFonts w:eastAsia="Arial" w:cs="Arial"/>
                <w:b/>
                <w:bCs/>
                <w:color w:val="1A1A1A"/>
                <w:sz w:val="16"/>
                <w:szCs w:val="16"/>
              </w:rPr>
              <w:t>R08- HE2D02-KEO-48-XX-MOD-XX-00404.rvt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31DACBEA" w14:textId="77777777">
            <w:pPr>
              <w:spacing w:after="0"/>
              <w:ind w:left="0"/>
              <w:jc w:val="left"/>
              <w:rPr>
                <w:i/>
                <w:iCs/>
                <w:sz w:val="16"/>
                <w:szCs w:val="18"/>
              </w:rPr>
            </w:pPr>
            <w:r w:rsidRPr="008A004F">
              <w:rPr>
                <w:i/>
                <w:iCs/>
                <w:sz w:val="16"/>
                <w:szCs w:val="18"/>
              </w:rPr>
              <w:t xml:space="preserve">Cluster 4 - 1 Bed Suite + 1 DBL Queen + 1 STD King </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31CD9252" w14:textId="77777777">
            <w:pPr>
              <w:spacing w:after="0"/>
              <w:ind w:left="0"/>
              <w:jc w:val="left"/>
              <w:rPr>
                <w:i/>
                <w:iCs/>
                <w:sz w:val="16"/>
                <w:szCs w:val="18"/>
              </w:rPr>
            </w:pPr>
            <w:r w:rsidRPr="008A004F">
              <w:rPr>
                <w:i/>
                <w:iCs/>
                <w:sz w:val="16"/>
                <w:szCs w:val="18"/>
              </w:rPr>
              <w:t>ST-EL-IC-ME-PL-SL</w:t>
            </w:r>
          </w:p>
        </w:tc>
        <w:tc>
          <w:tcPr>
            <w:tcW w:w="2790" w:type="dxa"/>
            <w:vMerge/>
            <w:tcBorders>
              <w:left w:val="single" w:color="auto" w:sz="4" w:space="0"/>
              <w:right w:val="single" w:color="auto" w:sz="4" w:space="0"/>
            </w:tcBorders>
            <w:vAlign w:val="center"/>
            <w:hideMark/>
          </w:tcPr>
          <w:p w:rsidRPr="008A004F" w:rsidR="008B3425" w:rsidP="008B3425" w:rsidRDefault="008B3425" w14:paraId="3673241D" w14:textId="77777777">
            <w:pPr>
              <w:spacing w:after="0"/>
              <w:ind w:left="0"/>
              <w:jc w:val="left"/>
              <w:rPr>
                <w:i/>
                <w:iCs/>
                <w:sz w:val="16"/>
                <w:szCs w:val="18"/>
              </w:rPr>
            </w:pPr>
          </w:p>
        </w:tc>
      </w:tr>
      <w:tr w:rsidRPr="008A004F" w:rsidR="008B3425" w:rsidTr="008D0B91" w14:paraId="0A1799C3" w14:textId="77777777">
        <w:trPr>
          <w:trHeight w:val="375"/>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17B4B317" w:rsidRDefault="44DC9487" w14:paraId="1A23B52C" w14:textId="6A252473">
            <w:pPr>
              <w:spacing w:after="0"/>
              <w:ind w:left="0"/>
              <w:jc w:val="left"/>
              <w:rPr>
                <w:rFonts w:eastAsia="Arial" w:cs="Arial"/>
                <w:b/>
                <w:bCs/>
                <w:color w:val="1A1A1A"/>
                <w:sz w:val="16"/>
                <w:szCs w:val="16"/>
              </w:rPr>
            </w:pPr>
            <w:r w:rsidRPr="44DC9487">
              <w:rPr>
                <w:rFonts w:eastAsia="Arial" w:cs="Arial"/>
                <w:b/>
                <w:bCs/>
                <w:color w:val="1A1A1A"/>
                <w:sz w:val="16"/>
                <w:szCs w:val="16"/>
              </w:rPr>
              <w:t>R08- HE2D02-KEO-49-XX-MOD-XX-00405.rvt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66EA1E24" w14:textId="77777777">
            <w:pPr>
              <w:spacing w:after="0"/>
              <w:ind w:left="0"/>
              <w:jc w:val="left"/>
              <w:rPr>
                <w:i/>
                <w:iCs/>
                <w:sz w:val="16"/>
                <w:szCs w:val="18"/>
              </w:rPr>
            </w:pPr>
            <w:r w:rsidRPr="008A004F">
              <w:rPr>
                <w:i/>
                <w:iCs/>
                <w:sz w:val="16"/>
                <w:szCs w:val="18"/>
              </w:rPr>
              <w:t xml:space="preserve">Cluster 5 - 2 DBL Queen + 1 JR Suite + 2 STD King </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3E933E05" w14:textId="77777777">
            <w:pPr>
              <w:spacing w:after="0"/>
              <w:ind w:left="0"/>
              <w:jc w:val="left"/>
              <w:rPr>
                <w:i/>
                <w:iCs/>
                <w:sz w:val="16"/>
                <w:szCs w:val="18"/>
              </w:rPr>
            </w:pPr>
            <w:r w:rsidRPr="008A004F">
              <w:rPr>
                <w:i/>
                <w:iCs/>
                <w:sz w:val="16"/>
                <w:szCs w:val="18"/>
              </w:rPr>
              <w:t>ST-EL-IC-ME-PL-SL</w:t>
            </w:r>
          </w:p>
        </w:tc>
        <w:tc>
          <w:tcPr>
            <w:tcW w:w="2790" w:type="dxa"/>
            <w:vMerge/>
            <w:tcBorders>
              <w:left w:val="single" w:color="auto" w:sz="4" w:space="0"/>
              <w:right w:val="single" w:color="auto" w:sz="4" w:space="0"/>
            </w:tcBorders>
            <w:vAlign w:val="center"/>
            <w:hideMark/>
          </w:tcPr>
          <w:p w:rsidRPr="008A004F" w:rsidR="008B3425" w:rsidP="008B3425" w:rsidRDefault="008B3425" w14:paraId="31BF11B8" w14:textId="77777777">
            <w:pPr>
              <w:spacing w:after="0"/>
              <w:ind w:left="0"/>
              <w:jc w:val="left"/>
              <w:rPr>
                <w:i/>
                <w:iCs/>
                <w:sz w:val="16"/>
                <w:szCs w:val="18"/>
              </w:rPr>
            </w:pPr>
          </w:p>
        </w:tc>
      </w:tr>
      <w:tr w:rsidR="3AF551BD" w:rsidTr="008D0B91" w14:paraId="12D07DFF" w14:textId="77777777">
        <w:trPr>
          <w:trHeight w:val="375"/>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3AF551BD" w:rsidP="3AF551BD" w:rsidRDefault="3AF551BD" w14:paraId="519E233C" w14:textId="0127F1D8">
            <w:pPr>
              <w:ind w:left="0"/>
              <w:jc w:val="left"/>
              <w:rPr>
                <w:rFonts w:eastAsia="Arial" w:cs="Arial"/>
                <w:b/>
                <w:bCs/>
                <w:color w:val="1A1A1A"/>
                <w:szCs w:val="18"/>
              </w:rPr>
            </w:pPr>
            <w:r w:rsidRPr="3AF551BD">
              <w:rPr>
                <w:rFonts w:eastAsia="Arial" w:cs="Arial"/>
                <w:b/>
                <w:bCs/>
                <w:color w:val="1A1A1A"/>
                <w:sz w:val="16"/>
                <w:szCs w:val="16"/>
              </w:rPr>
              <w:t>R08- HE2D02-KEO-49-XX-MOD-XX-00701.rvt</w:t>
            </w:r>
          </w:p>
        </w:tc>
        <w:tc>
          <w:tcPr>
            <w:tcW w:w="2340" w:type="dxa"/>
            <w:tcBorders>
              <w:top w:val="nil"/>
              <w:left w:val="nil"/>
              <w:bottom w:val="single" w:color="000000" w:sz="8" w:space="0"/>
              <w:right w:val="single" w:color="000000" w:sz="8" w:space="0"/>
            </w:tcBorders>
            <w:shd w:val="clear" w:color="auto" w:fill="auto"/>
            <w:vAlign w:val="center"/>
            <w:hideMark/>
          </w:tcPr>
          <w:p w:rsidR="3AF551BD" w:rsidP="44DC9487" w:rsidRDefault="44DC9487" w14:paraId="3BBB6539" w14:textId="336BCAB2">
            <w:pPr>
              <w:ind w:left="0"/>
              <w:jc w:val="left"/>
              <w:rPr>
                <w:i/>
                <w:iCs/>
                <w:sz w:val="16"/>
                <w:szCs w:val="16"/>
              </w:rPr>
            </w:pPr>
            <w:r w:rsidRPr="44DC9487">
              <w:rPr>
                <w:i/>
                <w:iCs/>
                <w:sz w:val="16"/>
                <w:szCs w:val="16"/>
              </w:rPr>
              <w:t>Cluster 5 - 2 DBL Queen + 1 JR Suite + 2 STD King – Support Room</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D0B91" w:rsidR="3AF551BD" w:rsidP="008D0B91" w:rsidRDefault="44DC9487" w14:paraId="621399FD" w14:textId="3F3466E3">
            <w:pPr>
              <w:spacing w:after="0"/>
              <w:ind w:left="0"/>
              <w:jc w:val="left"/>
              <w:rPr>
                <w:i/>
                <w:iCs/>
                <w:sz w:val="16"/>
                <w:szCs w:val="16"/>
              </w:rPr>
            </w:pPr>
            <w:r w:rsidRPr="008D0B91">
              <w:rPr>
                <w:i/>
                <w:iCs/>
                <w:sz w:val="16"/>
                <w:szCs w:val="16"/>
              </w:rPr>
              <w:t>EL-IC-ME-PL</w:t>
            </w:r>
          </w:p>
        </w:tc>
        <w:tc>
          <w:tcPr>
            <w:tcW w:w="2790" w:type="dxa"/>
            <w:vMerge/>
            <w:tcBorders>
              <w:left w:val="single" w:color="auto" w:sz="4" w:space="0"/>
              <w:right w:val="single" w:color="auto" w:sz="4" w:space="0"/>
            </w:tcBorders>
            <w:vAlign w:val="center"/>
            <w:hideMark/>
          </w:tcPr>
          <w:p w:rsidR="00195BC3" w:rsidRDefault="00195BC3" w14:paraId="5A963ADA" w14:textId="77777777"/>
        </w:tc>
      </w:tr>
      <w:tr w:rsidRPr="008A004F" w:rsidR="008B3425" w:rsidTr="008D0B91" w14:paraId="366A02EC" w14:textId="77777777">
        <w:trPr>
          <w:trHeight w:val="375"/>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17B4B317" w:rsidRDefault="44DC9487" w14:paraId="4672801E" w14:textId="60360DBF">
            <w:pPr>
              <w:spacing w:after="0"/>
              <w:ind w:left="0"/>
              <w:jc w:val="left"/>
              <w:rPr>
                <w:rFonts w:eastAsia="Arial" w:cs="Arial"/>
                <w:b/>
                <w:bCs/>
                <w:color w:val="1A1A1A"/>
                <w:sz w:val="16"/>
                <w:szCs w:val="16"/>
              </w:rPr>
            </w:pPr>
            <w:r w:rsidRPr="44DC9487">
              <w:rPr>
                <w:rFonts w:eastAsia="Arial" w:cs="Arial"/>
                <w:b/>
                <w:bCs/>
                <w:color w:val="1A1A1A"/>
                <w:sz w:val="16"/>
                <w:szCs w:val="16"/>
              </w:rPr>
              <w:t>R08- HE2D02-KEO-50-XX-MOD-XX-0406.rvt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31A9D42B" w14:textId="77777777">
            <w:pPr>
              <w:spacing w:after="0"/>
              <w:ind w:left="0"/>
              <w:jc w:val="left"/>
              <w:rPr>
                <w:i/>
                <w:iCs/>
                <w:sz w:val="16"/>
                <w:szCs w:val="18"/>
              </w:rPr>
            </w:pPr>
            <w:r w:rsidRPr="008A004F">
              <w:rPr>
                <w:i/>
                <w:iCs/>
                <w:sz w:val="16"/>
                <w:szCs w:val="18"/>
              </w:rPr>
              <w:t xml:space="preserve">Cluster 6 - 5 Bay Suite + 1 DBL Queen + 1 STD King </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5B3D4438" w14:textId="77777777">
            <w:pPr>
              <w:spacing w:after="0"/>
              <w:ind w:left="0"/>
              <w:jc w:val="left"/>
              <w:rPr>
                <w:i/>
                <w:iCs/>
                <w:sz w:val="16"/>
                <w:szCs w:val="18"/>
              </w:rPr>
            </w:pPr>
            <w:r w:rsidRPr="008A004F">
              <w:rPr>
                <w:i/>
                <w:iCs/>
                <w:sz w:val="16"/>
                <w:szCs w:val="18"/>
              </w:rPr>
              <w:t>ST-EL-IC-ME-PL-SL</w:t>
            </w:r>
          </w:p>
        </w:tc>
        <w:tc>
          <w:tcPr>
            <w:tcW w:w="2790" w:type="dxa"/>
            <w:vMerge/>
            <w:tcBorders>
              <w:left w:val="single" w:color="auto" w:sz="4" w:space="0"/>
              <w:right w:val="single" w:color="auto" w:sz="4" w:space="0"/>
            </w:tcBorders>
            <w:vAlign w:val="center"/>
            <w:hideMark/>
          </w:tcPr>
          <w:p w:rsidRPr="008A004F" w:rsidR="008B3425" w:rsidP="008B3425" w:rsidRDefault="008B3425" w14:paraId="586F06F0" w14:textId="77777777">
            <w:pPr>
              <w:spacing w:after="0"/>
              <w:ind w:left="0"/>
              <w:jc w:val="left"/>
              <w:rPr>
                <w:i/>
                <w:iCs/>
                <w:sz w:val="16"/>
                <w:szCs w:val="18"/>
              </w:rPr>
            </w:pPr>
          </w:p>
        </w:tc>
      </w:tr>
      <w:tr w:rsidRPr="008A004F" w:rsidR="008B3425" w:rsidTr="008D0B91" w14:paraId="674DC99E" w14:textId="77777777">
        <w:trPr>
          <w:trHeight w:val="375"/>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17B4B317" w:rsidRDefault="44DC9487" w14:paraId="1BFEFA7E" w14:textId="42CC4E22">
            <w:pPr>
              <w:spacing w:after="0"/>
              <w:ind w:left="0"/>
              <w:jc w:val="left"/>
              <w:rPr>
                <w:rFonts w:eastAsia="Arial" w:cs="Arial"/>
                <w:b/>
                <w:bCs/>
                <w:color w:val="1A1A1A"/>
                <w:sz w:val="16"/>
                <w:szCs w:val="16"/>
              </w:rPr>
            </w:pPr>
            <w:r w:rsidRPr="44DC9487">
              <w:rPr>
                <w:rFonts w:eastAsia="Arial" w:cs="Arial"/>
                <w:b/>
                <w:bCs/>
                <w:color w:val="1A1A1A"/>
                <w:sz w:val="16"/>
                <w:szCs w:val="16"/>
              </w:rPr>
              <w:t>R08- HE2D02-KEO-51-XX-MOD-XX-00407.rvt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1FDC76B0" w14:textId="77777777">
            <w:pPr>
              <w:spacing w:after="0"/>
              <w:ind w:left="0"/>
              <w:jc w:val="left"/>
              <w:rPr>
                <w:i/>
                <w:iCs/>
                <w:sz w:val="16"/>
                <w:szCs w:val="18"/>
              </w:rPr>
            </w:pPr>
            <w:r w:rsidRPr="008A004F">
              <w:rPr>
                <w:i/>
                <w:iCs/>
                <w:sz w:val="16"/>
                <w:szCs w:val="18"/>
              </w:rPr>
              <w:t xml:space="preserve">Cluster 7 - 1 Bed Suite + 2 DBL Queen + 3 STD King </w:t>
            </w:r>
          </w:p>
        </w:tc>
        <w:tc>
          <w:tcPr>
            <w:tcW w:w="1800" w:type="dxa"/>
            <w:tcBorders>
              <w:top w:val="single" w:color="000000" w:sz="8" w:space="0"/>
              <w:left w:val="nil"/>
              <w:bottom w:val="single" w:color="000000" w:sz="8" w:space="0"/>
              <w:right w:val="single" w:color="auto" w:sz="4" w:space="0"/>
            </w:tcBorders>
            <w:shd w:val="clear" w:color="auto" w:fill="auto"/>
            <w:vAlign w:val="center"/>
            <w:hideMark/>
          </w:tcPr>
          <w:p w:rsidRPr="008A004F" w:rsidR="008B3425" w:rsidP="008B3425" w:rsidRDefault="008B3425" w14:paraId="67C1F947" w14:textId="77777777">
            <w:pPr>
              <w:spacing w:after="0"/>
              <w:ind w:left="0"/>
              <w:jc w:val="left"/>
              <w:rPr>
                <w:i/>
                <w:iCs/>
                <w:sz w:val="16"/>
                <w:szCs w:val="18"/>
              </w:rPr>
            </w:pPr>
            <w:r w:rsidRPr="008A004F">
              <w:rPr>
                <w:i/>
                <w:iCs/>
                <w:sz w:val="16"/>
                <w:szCs w:val="18"/>
              </w:rPr>
              <w:t>ST-EL-IC-ME-PL-SL</w:t>
            </w:r>
          </w:p>
        </w:tc>
        <w:tc>
          <w:tcPr>
            <w:tcW w:w="2790" w:type="dxa"/>
            <w:vMerge/>
            <w:tcBorders>
              <w:left w:val="single" w:color="auto" w:sz="4" w:space="0"/>
              <w:right w:val="single" w:color="auto" w:sz="4" w:space="0"/>
            </w:tcBorders>
            <w:vAlign w:val="center"/>
            <w:hideMark/>
          </w:tcPr>
          <w:p w:rsidRPr="008A004F" w:rsidR="008B3425" w:rsidP="008B3425" w:rsidRDefault="008B3425" w14:paraId="1785139A" w14:textId="77777777">
            <w:pPr>
              <w:spacing w:after="0"/>
              <w:ind w:left="0"/>
              <w:jc w:val="left"/>
              <w:rPr>
                <w:i/>
                <w:iCs/>
                <w:sz w:val="16"/>
                <w:szCs w:val="18"/>
              </w:rPr>
            </w:pPr>
          </w:p>
        </w:tc>
      </w:tr>
      <w:tr w:rsidRPr="008A004F" w:rsidR="008B3425" w:rsidTr="008D0B91" w14:paraId="51FF8E5D" w14:textId="77777777">
        <w:trPr>
          <w:trHeight w:val="677"/>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2E3CA7F6" w14:textId="0417B7CE">
            <w:pPr>
              <w:spacing w:after="0"/>
              <w:ind w:left="0"/>
              <w:jc w:val="left"/>
              <w:rPr>
                <w:rFonts w:eastAsia="Arial" w:cs="Arial"/>
                <w:b/>
                <w:bCs/>
                <w:color w:val="1A1A1A"/>
                <w:sz w:val="16"/>
                <w:szCs w:val="16"/>
              </w:rPr>
            </w:pPr>
            <w:r w:rsidRPr="44DC9487">
              <w:rPr>
                <w:rFonts w:eastAsia="Arial" w:cs="Arial"/>
                <w:b/>
                <w:bCs/>
                <w:color w:val="1A1A1A"/>
                <w:sz w:val="16"/>
                <w:szCs w:val="16"/>
              </w:rPr>
              <w:t>R08- HE2D02-KEO-51-XX-MOD-XX-00702.rvt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44DC9487" w:rsidRDefault="44DC9487" w14:paraId="680461FB" w14:textId="49446C17">
            <w:pPr>
              <w:spacing w:after="0"/>
              <w:ind w:left="0"/>
              <w:jc w:val="left"/>
              <w:rPr>
                <w:i/>
                <w:iCs/>
                <w:sz w:val="16"/>
                <w:szCs w:val="16"/>
              </w:rPr>
            </w:pPr>
            <w:r w:rsidRPr="44DC9487">
              <w:rPr>
                <w:i/>
                <w:iCs/>
                <w:sz w:val="16"/>
                <w:szCs w:val="16"/>
              </w:rPr>
              <w:t xml:space="preserve"> Cluster 7 - 1 Bed Suite + 2 DBL Queen + 3 STD King - Support Room</w:t>
            </w:r>
          </w:p>
        </w:tc>
        <w:tc>
          <w:tcPr>
            <w:tcW w:w="1800" w:type="dxa"/>
            <w:tcBorders>
              <w:top w:val="nil"/>
              <w:left w:val="nil"/>
              <w:bottom w:val="single" w:color="000000" w:sz="8" w:space="0"/>
              <w:right w:val="single" w:color="auto" w:sz="4" w:space="0"/>
            </w:tcBorders>
            <w:shd w:val="clear" w:color="auto" w:fill="auto"/>
            <w:vAlign w:val="center"/>
          </w:tcPr>
          <w:p w:rsidRPr="008A004F" w:rsidR="008B3425" w:rsidP="44DC9487" w:rsidRDefault="44DC9487" w14:paraId="34566EF6" w14:textId="101D9F5D">
            <w:pPr>
              <w:spacing w:after="0"/>
              <w:ind w:left="0"/>
              <w:jc w:val="left"/>
              <w:rPr>
                <w:i/>
                <w:iCs/>
                <w:sz w:val="16"/>
                <w:szCs w:val="16"/>
              </w:rPr>
            </w:pPr>
            <w:r w:rsidRPr="44DC9487">
              <w:rPr>
                <w:i/>
                <w:iCs/>
                <w:sz w:val="16"/>
                <w:szCs w:val="16"/>
              </w:rPr>
              <w:t>EL-IC-ME-PL</w:t>
            </w:r>
          </w:p>
        </w:tc>
        <w:tc>
          <w:tcPr>
            <w:tcW w:w="2790" w:type="dxa"/>
            <w:vMerge/>
            <w:tcBorders>
              <w:left w:val="single" w:color="auto" w:sz="4" w:space="0"/>
              <w:bottom w:val="single" w:color="auto" w:sz="4" w:space="0"/>
              <w:right w:val="single" w:color="auto" w:sz="4" w:space="0"/>
            </w:tcBorders>
            <w:shd w:val="clear" w:color="auto" w:fill="auto"/>
            <w:vAlign w:val="center"/>
            <w:hideMark/>
          </w:tcPr>
          <w:p w:rsidRPr="008A004F" w:rsidR="008B3425" w:rsidRDefault="008B3425" w14:paraId="72EB8FFB" w14:textId="7E05FD68">
            <w:pPr>
              <w:spacing w:after="0"/>
              <w:ind w:left="0"/>
              <w:jc w:val="left"/>
              <w:rPr>
                <w:i/>
                <w:iCs/>
              </w:rPr>
              <w:pPrChange w:author="Ahmad El-Mani" w:date="2021-10-03T20:37:00Z" w:id="238">
                <w:pPr>
                  <w:spacing w:after="0"/>
                </w:pPr>
              </w:pPrChange>
            </w:pPr>
          </w:p>
        </w:tc>
      </w:tr>
      <w:tr w:rsidRPr="008A004F" w:rsidR="008B3425" w:rsidTr="008D0B91" w14:paraId="6CF5D96E" w14:textId="77777777">
        <w:trPr>
          <w:trHeight w:val="356"/>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3AF551BD" w14:paraId="54055B21" w14:textId="571CA49A">
            <w:pPr>
              <w:spacing w:after="0"/>
              <w:ind w:left="0"/>
              <w:jc w:val="left"/>
              <w:rPr>
                <w:rFonts w:eastAsia="Arial" w:cs="Arial"/>
                <w:b/>
                <w:bCs/>
                <w:color w:val="1A1A1A"/>
                <w:sz w:val="16"/>
                <w:szCs w:val="16"/>
              </w:rPr>
            </w:pPr>
            <w:r w:rsidRPr="3AF551BD">
              <w:rPr>
                <w:rFonts w:eastAsia="Arial" w:cs="Arial"/>
                <w:b/>
                <w:bCs/>
                <w:color w:val="1A1A1A"/>
                <w:sz w:val="16"/>
                <w:szCs w:val="16"/>
              </w:rPr>
              <w:t>R08- HE2D0</w:t>
            </w:r>
            <w:del w:author="Ahmad El-Mani" w:date="2021-10-03T20:31:00Z" w:id="239">
              <w:r w:rsidRPr="3AF551BD" w:rsidDel="3AF551BD" w:rsidR="008B3425">
                <w:rPr>
                  <w:rFonts w:eastAsia="Arial" w:cs="Arial"/>
                  <w:b/>
                  <w:bCs/>
                  <w:color w:val="1A1A1A"/>
                  <w:sz w:val="16"/>
                  <w:szCs w:val="16"/>
                </w:rPr>
                <w:delText>6</w:delText>
              </w:r>
            </w:del>
            <w:ins w:author="Ahmad El-Mani" w:date="2021-10-03T20:31:00Z" w:id="240">
              <w:r w:rsidRPr="3AF551BD">
                <w:rPr>
                  <w:rFonts w:eastAsia="Arial" w:cs="Arial"/>
                  <w:b/>
                  <w:bCs/>
                  <w:color w:val="1A1A1A"/>
                  <w:sz w:val="16"/>
                  <w:szCs w:val="16"/>
                </w:rPr>
                <w:t>2</w:t>
              </w:r>
            </w:ins>
            <w:r w:rsidRPr="3AF551BD">
              <w:rPr>
                <w:rFonts w:eastAsia="Arial" w:cs="Arial"/>
                <w:b/>
                <w:bCs/>
                <w:color w:val="1A1A1A"/>
                <w:sz w:val="16"/>
                <w:szCs w:val="16"/>
              </w:rPr>
              <w:t>-KEO-59-XX-MOD-XX-40011.rvt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3031B3A7" w:rsidRDefault="3031B3A7" w14:paraId="6C85D68E" w14:textId="03930EB5">
            <w:pPr>
              <w:spacing w:after="0"/>
              <w:ind w:left="0"/>
              <w:jc w:val="left"/>
              <w:rPr>
                <w:i/>
                <w:iCs/>
                <w:sz w:val="16"/>
                <w:szCs w:val="16"/>
              </w:rPr>
            </w:pPr>
            <w:r w:rsidRPr="3031B3A7">
              <w:rPr>
                <w:i/>
                <w:iCs/>
                <w:sz w:val="16"/>
                <w:szCs w:val="16"/>
              </w:rPr>
              <w:t xml:space="preserve">Mockup Room </w:t>
            </w:r>
          </w:p>
        </w:tc>
        <w:tc>
          <w:tcPr>
            <w:tcW w:w="1800" w:type="dxa"/>
            <w:tcBorders>
              <w:top w:val="nil"/>
              <w:left w:val="nil"/>
              <w:bottom w:val="single" w:color="000000" w:sz="8" w:space="0"/>
              <w:right w:val="single" w:color="auto" w:sz="4" w:space="0"/>
            </w:tcBorders>
            <w:shd w:val="clear" w:color="auto" w:fill="auto"/>
          </w:tcPr>
          <w:p w:rsidRPr="008A004F" w:rsidR="008B3425" w:rsidP="008B3425" w:rsidRDefault="008B3425" w14:paraId="45D7B583" w14:textId="61C7BBC0">
            <w:pPr>
              <w:spacing w:after="0"/>
              <w:ind w:left="0"/>
              <w:jc w:val="left"/>
              <w:rPr>
                <w:i/>
                <w:iCs/>
                <w:sz w:val="16"/>
                <w:szCs w:val="18"/>
              </w:rPr>
            </w:pPr>
            <w:r w:rsidRPr="008A004F">
              <w:rPr>
                <w:i/>
                <w:iCs/>
                <w:sz w:val="16"/>
                <w:szCs w:val="18"/>
              </w:rPr>
              <w:t>ST-EL-IC-ME-PL-SL</w:t>
            </w:r>
          </w:p>
        </w:tc>
        <w:tc>
          <w:tcPr>
            <w:tcW w:w="2790" w:type="dxa"/>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8A004F" w:rsidR="008B3425" w:rsidP="008B3425" w:rsidRDefault="008B3425" w14:paraId="7F5B4F15" w14:textId="77777777">
            <w:pPr>
              <w:spacing w:after="0"/>
              <w:ind w:left="0"/>
              <w:jc w:val="left"/>
              <w:rPr>
                <w:i/>
                <w:iCs/>
                <w:szCs w:val="18"/>
              </w:rPr>
            </w:pPr>
            <w:r w:rsidRPr="008A004F">
              <w:rPr>
                <w:i/>
                <w:iCs/>
                <w:szCs w:val="18"/>
              </w:rPr>
              <w:t>Sheets are included within the model</w:t>
            </w:r>
          </w:p>
        </w:tc>
      </w:tr>
      <w:tr w:rsidRPr="008A004F" w:rsidR="008B3425" w:rsidTr="008D0B91" w14:paraId="6196E385"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3AF551BD" w14:paraId="2EA33418" w14:textId="35239314">
            <w:pPr>
              <w:spacing w:after="0"/>
              <w:ind w:left="0"/>
              <w:jc w:val="left"/>
              <w:rPr>
                <w:rFonts w:eastAsia="Arial" w:cs="Arial"/>
                <w:b/>
                <w:bCs/>
                <w:color w:val="1A1A1A"/>
                <w:sz w:val="16"/>
                <w:szCs w:val="16"/>
              </w:rPr>
            </w:pPr>
            <w:r w:rsidRPr="3AF551BD">
              <w:rPr>
                <w:rFonts w:eastAsia="Arial" w:cs="Arial"/>
                <w:b/>
                <w:bCs/>
                <w:color w:val="1A1A1A"/>
                <w:sz w:val="16"/>
                <w:szCs w:val="16"/>
              </w:rPr>
              <w:t>R08- HE2D0</w:t>
            </w:r>
            <w:del w:author="Ahmad El-Mani" w:date="2021-10-03T20:31:00Z" w:id="241">
              <w:r w:rsidRPr="3AF551BD" w:rsidDel="3AF551BD" w:rsidR="008B3425">
                <w:rPr>
                  <w:rFonts w:eastAsia="Arial" w:cs="Arial"/>
                  <w:b/>
                  <w:bCs/>
                  <w:color w:val="1A1A1A"/>
                  <w:sz w:val="16"/>
                  <w:szCs w:val="16"/>
                </w:rPr>
                <w:delText>6</w:delText>
              </w:r>
            </w:del>
            <w:ins w:author="Ahmad El-Mani" w:date="2021-10-03T20:31:00Z" w:id="242">
              <w:r w:rsidRPr="3AF551BD">
                <w:rPr>
                  <w:rFonts w:eastAsia="Arial" w:cs="Arial"/>
                  <w:b/>
                  <w:bCs/>
                  <w:color w:val="1A1A1A"/>
                  <w:sz w:val="16"/>
                  <w:szCs w:val="16"/>
                </w:rPr>
                <w:t>2</w:t>
              </w:r>
            </w:ins>
            <w:r w:rsidRPr="3AF551BD">
              <w:rPr>
                <w:rFonts w:eastAsia="Arial" w:cs="Arial"/>
                <w:b/>
                <w:bCs/>
                <w:color w:val="1A1A1A"/>
                <w:sz w:val="16"/>
                <w:szCs w:val="16"/>
              </w:rPr>
              <w:t>-KEO-59-K1-MOD-XX-40001.rvt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46123C2F" w14:textId="77777777">
            <w:pPr>
              <w:spacing w:after="0"/>
              <w:ind w:left="0"/>
              <w:jc w:val="left"/>
              <w:rPr>
                <w:i/>
                <w:iCs/>
                <w:sz w:val="16"/>
                <w:szCs w:val="18"/>
              </w:rPr>
            </w:pPr>
            <w:r w:rsidRPr="008A004F">
              <w:rPr>
                <w:i/>
                <w:iCs/>
                <w:sz w:val="16"/>
                <w:szCs w:val="18"/>
              </w:rPr>
              <w:t>Standard King Room Mockup</w:t>
            </w:r>
          </w:p>
        </w:tc>
        <w:tc>
          <w:tcPr>
            <w:tcW w:w="1800" w:type="dxa"/>
            <w:tcBorders>
              <w:top w:val="nil"/>
              <w:left w:val="nil"/>
              <w:bottom w:val="single" w:color="000000" w:sz="8" w:space="0"/>
              <w:right w:val="single" w:color="auto" w:sz="4" w:space="0"/>
            </w:tcBorders>
            <w:shd w:val="clear" w:color="auto" w:fill="auto"/>
            <w:vAlign w:val="center"/>
            <w:hideMark/>
          </w:tcPr>
          <w:p w:rsidRPr="008A004F" w:rsidR="008B3425" w:rsidP="008B3425" w:rsidRDefault="008B3425" w14:paraId="19B475D8" w14:textId="18F74116">
            <w:pPr>
              <w:spacing w:after="0"/>
              <w:ind w:left="0"/>
              <w:jc w:val="left"/>
              <w:rPr>
                <w:i/>
                <w:iCs/>
                <w:sz w:val="16"/>
                <w:szCs w:val="18"/>
              </w:rPr>
            </w:pPr>
            <w:r w:rsidRPr="008A004F">
              <w:rPr>
                <w:i/>
                <w:iCs/>
                <w:sz w:val="16"/>
                <w:szCs w:val="18"/>
              </w:rPr>
              <w:t>ST</w:t>
            </w:r>
            <w:r>
              <w:rPr>
                <w:i/>
                <w:iCs/>
                <w:sz w:val="16"/>
                <w:szCs w:val="18"/>
              </w:rPr>
              <w:t>-</w:t>
            </w:r>
            <w:r w:rsidRPr="008A004F">
              <w:rPr>
                <w:i/>
                <w:iCs/>
                <w:sz w:val="16"/>
                <w:szCs w:val="18"/>
              </w:rPr>
              <w:t>ME</w:t>
            </w:r>
            <w:r>
              <w:rPr>
                <w:i/>
                <w:iCs/>
                <w:sz w:val="16"/>
                <w:szCs w:val="18"/>
              </w:rPr>
              <w:t>-</w:t>
            </w:r>
            <w:r w:rsidRPr="008A004F">
              <w:rPr>
                <w:i/>
                <w:iCs/>
                <w:sz w:val="16"/>
                <w:szCs w:val="18"/>
              </w:rPr>
              <w:t>PL</w:t>
            </w:r>
            <w:r>
              <w:rPr>
                <w:i/>
                <w:iCs/>
                <w:sz w:val="16"/>
                <w:szCs w:val="18"/>
              </w:rPr>
              <w:t>-</w:t>
            </w:r>
            <w:r w:rsidRPr="008A004F">
              <w:rPr>
                <w:i/>
                <w:iCs/>
                <w:sz w:val="16"/>
                <w:szCs w:val="18"/>
              </w:rPr>
              <w:t>SL</w:t>
            </w:r>
          </w:p>
        </w:tc>
        <w:tc>
          <w:tcPr>
            <w:tcW w:w="2790" w:type="dxa"/>
            <w:vMerge/>
            <w:vAlign w:val="center"/>
            <w:hideMark/>
          </w:tcPr>
          <w:p w:rsidRPr="008A004F" w:rsidR="008B3425" w:rsidP="00230790" w:rsidRDefault="008B3425" w14:paraId="3B19A334" w14:textId="77777777">
            <w:pPr>
              <w:spacing w:after="0"/>
              <w:rPr>
                <w:rFonts w:ascii="Arial" w:hAnsi="Arial" w:eastAsia="Times New Roman" w:cs="Arial"/>
                <w:b/>
                <w:bCs/>
                <w:i/>
                <w:iCs/>
                <w:color w:val="000000"/>
                <w:szCs w:val="18"/>
              </w:rPr>
            </w:pPr>
          </w:p>
        </w:tc>
      </w:tr>
      <w:tr w:rsidRPr="008A004F" w:rsidR="008B3425" w:rsidTr="008D0B91" w14:paraId="60502AFD"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3AF551BD" w14:paraId="74A35927" w14:textId="25DA3797">
            <w:pPr>
              <w:spacing w:after="0"/>
              <w:ind w:left="0"/>
              <w:jc w:val="left"/>
              <w:rPr>
                <w:rFonts w:eastAsia="Arial" w:cs="Arial"/>
                <w:b/>
                <w:bCs/>
                <w:color w:val="1A1A1A"/>
                <w:sz w:val="16"/>
                <w:szCs w:val="16"/>
              </w:rPr>
            </w:pPr>
            <w:r w:rsidRPr="3AF551BD">
              <w:rPr>
                <w:rFonts w:eastAsia="Arial" w:cs="Arial"/>
                <w:b/>
                <w:bCs/>
                <w:color w:val="1A1A1A"/>
                <w:sz w:val="16"/>
                <w:szCs w:val="16"/>
              </w:rPr>
              <w:t>R08- HE2D0</w:t>
            </w:r>
            <w:del w:author="Ahmad El-Mani" w:date="2021-10-03T20:31:00Z" w:id="243">
              <w:r w:rsidRPr="3AF551BD" w:rsidDel="3AF551BD" w:rsidR="008B3425">
                <w:rPr>
                  <w:rFonts w:eastAsia="Arial" w:cs="Arial"/>
                  <w:b/>
                  <w:bCs/>
                  <w:color w:val="1A1A1A"/>
                  <w:sz w:val="16"/>
                  <w:szCs w:val="16"/>
                </w:rPr>
                <w:delText>6</w:delText>
              </w:r>
            </w:del>
            <w:ins w:author="Ahmad El-Mani" w:date="2021-10-03T20:31:00Z" w:id="244">
              <w:r w:rsidRPr="3AF551BD">
                <w:rPr>
                  <w:rFonts w:eastAsia="Arial" w:cs="Arial"/>
                  <w:b/>
                  <w:bCs/>
                  <w:color w:val="1A1A1A"/>
                  <w:sz w:val="16"/>
                  <w:szCs w:val="16"/>
                </w:rPr>
                <w:t>2</w:t>
              </w:r>
            </w:ins>
            <w:r w:rsidRPr="3AF551BD">
              <w:rPr>
                <w:rFonts w:eastAsia="Arial" w:cs="Arial"/>
                <w:b/>
                <w:bCs/>
                <w:color w:val="1A1A1A"/>
                <w:sz w:val="16"/>
                <w:szCs w:val="16"/>
              </w:rPr>
              <w:t>-KEO-59-Q1-MOD-XX-40002.rvt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39A02654" w14:textId="77777777">
            <w:pPr>
              <w:spacing w:after="0"/>
              <w:ind w:left="0"/>
              <w:jc w:val="left"/>
              <w:rPr>
                <w:i/>
                <w:iCs/>
                <w:sz w:val="16"/>
                <w:szCs w:val="18"/>
              </w:rPr>
            </w:pPr>
            <w:r w:rsidRPr="008A004F">
              <w:rPr>
                <w:i/>
                <w:iCs/>
                <w:sz w:val="16"/>
                <w:szCs w:val="18"/>
              </w:rPr>
              <w:t>Dbl. Queen Room Mockup</w:t>
            </w:r>
          </w:p>
        </w:tc>
        <w:tc>
          <w:tcPr>
            <w:tcW w:w="1800" w:type="dxa"/>
            <w:tcBorders>
              <w:top w:val="nil"/>
              <w:left w:val="nil"/>
              <w:bottom w:val="single" w:color="000000" w:sz="8" w:space="0"/>
              <w:right w:val="single" w:color="auto" w:sz="4" w:space="0"/>
            </w:tcBorders>
            <w:shd w:val="clear" w:color="auto" w:fill="auto"/>
            <w:vAlign w:val="center"/>
          </w:tcPr>
          <w:p w:rsidRPr="008A004F" w:rsidR="008B3425" w:rsidP="008B3425" w:rsidRDefault="008B3425" w14:paraId="4E775AFC" w14:textId="4B8A42EC">
            <w:pPr>
              <w:spacing w:after="0"/>
              <w:ind w:left="0"/>
              <w:jc w:val="left"/>
              <w:rPr>
                <w:i/>
                <w:iCs/>
                <w:sz w:val="16"/>
                <w:szCs w:val="18"/>
              </w:rPr>
            </w:pPr>
            <w:r>
              <w:rPr>
                <w:i/>
                <w:iCs/>
                <w:sz w:val="16"/>
                <w:szCs w:val="18"/>
              </w:rPr>
              <w:t>ST-ME-PL-SL</w:t>
            </w:r>
          </w:p>
        </w:tc>
        <w:tc>
          <w:tcPr>
            <w:tcW w:w="2790" w:type="dxa"/>
            <w:vMerge/>
            <w:vAlign w:val="center"/>
            <w:hideMark/>
          </w:tcPr>
          <w:p w:rsidRPr="008A004F" w:rsidR="008B3425" w:rsidP="00230790" w:rsidRDefault="008B3425" w14:paraId="53EA5874" w14:textId="77777777">
            <w:pPr>
              <w:spacing w:after="0"/>
              <w:rPr>
                <w:rFonts w:ascii="Arial" w:hAnsi="Arial" w:eastAsia="Times New Roman" w:cs="Arial"/>
                <w:b/>
                <w:bCs/>
                <w:i/>
                <w:iCs/>
                <w:color w:val="000000"/>
                <w:szCs w:val="18"/>
              </w:rPr>
            </w:pPr>
          </w:p>
        </w:tc>
      </w:tr>
      <w:tr w:rsidRPr="008A004F" w:rsidR="008B3425" w:rsidTr="008D0B91" w14:paraId="3DD2F99E"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3AF551BD" w14:paraId="7E8E055F" w14:textId="55E019C6">
            <w:pPr>
              <w:spacing w:after="0"/>
              <w:ind w:left="0"/>
              <w:jc w:val="left"/>
              <w:rPr>
                <w:rFonts w:eastAsia="Arial" w:cs="Arial"/>
                <w:b/>
                <w:bCs/>
                <w:color w:val="1A1A1A"/>
                <w:sz w:val="16"/>
                <w:szCs w:val="16"/>
              </w:rPr>
            </w:pPr>
            <w:r w:rsidRPr="3AF551BD">
              <w:rPr>
                <w:rFonts w:eastAsia="Arial" w:cs="Arial"/>
                <w:b/>
                <w:bCs/>
                <w:color w:val="1A1A1A"/>
                <w:sz w:val="16"/>
                <w:szCs w:val="16"/>
              </w:rPr>
              <w:t>R08- HE2D0</w:t>
            </w:r>
            <w:del w:author="Ahmad El-Mani" w:date="2021-10-03T20:31:00Z" w:id="245">
              <w:r w:rsidRPr="3AF551BD" w:rsidDel="3AF551BD" w:rsidR="008B3425">
                <w:rPr>
                  <w:rFonts w:eastAsia="Arial" w:cs="Arial"/>
                  <w:b/>
                  <w:bCs/>
                  <w:color w:val="1A1A1A"/>
                  <w:sz w:val="16"/>
                  <w:szCs w:val="16"/>
                </w:rPr>
                <w:delText>6</w:delText>
              </w:r>
            </w:del>
            <w:ins w:author="Ahmad El-Mani" w:date="2021-10-03T20:31:00Z" w:id="246">
              <w:r w:rsidRPr="3AF551BD">
                <w:rPr>
                  <w:rFonts w:eastAsia="Arial" w:cs="Arial"/>
                  <w:b/>
                  <w:bCs/>
                  <w:color w:val="1A1A1A"/>
                  <w:sz w:val="16"/>
                  <w:szCs w:val="16"/>
                </w:rPr>
                <w:t>2</w:t>
              </w:r>
            </w:ins>
            <w:r w:rsidRPr="3AF551BD">
              <w:rPr>
                <w:rFonts w:eastAsia="Arial" w:cs="Arial"/>
                <w:b/>
                <w:bCs/>
                <w:color w:val="1A1A1A"/>
                <w:sz w:val="16"/>
                <w:szCs w:val="16"/>
              </w:rPr>
              <w:t>-KEO-59-S1-MOD-XX-40002.rvt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29710912" w14:textId="77777777">
            <w:pPr>
              <w:spacing w:after="0"/>
              <w:ind w:left="0"/>
              <w:jc w:val="left"/>
              <w:rPr>
                <w:i/>
                <w:iCs/>
                <w:sz w:val="16"/>
                <w:szCs w:val="18"/>
              </w:rPr>
            </w:pPr>
            <w:r w:rsidRPr="008A004F">
              <w:rPr>
                <w:i/>
                <w:iCs/>
                <w:sz w:val="16"/>
                <w:szCs w:val="18"/>
              </w:rPr>
              <w:t>1 Bed Suite Mockup</w:t>
            </w:r>
          </w:p>
        </w:tc>
        <w:tc>
          <w:tcPr>
            <w:tcW w:w="1800" w:type="dxa"/>
            <w:tcBorders>
              <w:top w:val="nil"/>
              <w:left w:val="nil"/>
              <w:bottom w:val="single" w:color="000000" w:sz="8" w:space="0"/>
              <w:right w:val="single" w:color="auto" w:sz="4" w:space="0"/>
            </w:tcBorders>
            <w:shd w:val="clear" w:color="auto" w:fill="auto"/>
            <w:vAlign w:val="center"/>
          </w:tcPr>
          <w:p w:rsidRPr="008A004F" w:rsidR="008B3425" w:rsidP="008B3425" w:rsidRDefault="008B3425" w14:paraId="6EBE1235" w14:textId="41DDDF25">
            <w:pPr>
              <w:spacing w:after="0"/>
              <w:ind w:left="0"/>
              <w:jc w:val="left"/>
              <w:rPr>
                <w:i/>
                <w:iCs/>
                <w:sz w:val="16"/>
                <w:szCs w:val="18"/>
              </w:rPr>
            </w:pPr>
          </w:p>
        </w:tc>
        <w:tc>
          <w:tcPr>
            <w:tcW w:w="2790" w:type="dxa"/>
            <w:vMerge/>
            <w:vAlign w:val="center"/>
            <w:hideMark/>
          </w:tcPr>
          <w:p w:rsidRPr="008A004F" w:rsidR="008B3425" w:rsidP="00230790" w:rsidRDefault="008B3425" w14:paraId="0CCD5F70" w14:textId="77777777">
            <w:pPr>
              <w:spacing w:after="0"/>
              <w:rPr>
                <w:rFonts w:ascii="Arial" w:hAnsi="Arial" w:eastAsia="Times New Roman" w:cs="Arial"/>
                <w:b/>
                <w:bCs/>
                <w:i/>
                <w:iCs/>
                <w:color w:val="000000"/>
                <w:szCs w:val="18"/>
              </w:rPr>
            </w:pPr>
          </w:p>
        </w:tc>
      </w:tr>
      <w:tr w:rsidRPr="008A004F" w:rsidR="008B3425" w:rsidTr="008D0B91" w14:paraId="12731971"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3AF551BD" w14:paraId="61BF097F" w14:textId="4A0778B8">
            <w:pPr>
              <w:spacing w:after="0"/>
              <w:ind w:left="0"/>
              <w:jc w:val="left"/>
              <w:rPr>
                <w:rFonts w:eastAsia="Arial" w:cs="Arial"/>
                <w:b/>
                <w:bCs/>
                <w:color w:val="1A1A1A"/>
                <w:sz w:val="16"/>
                <w:szCs w:val="16"/>
              </w:rPr>
            </w:pPr>
            <w:r w:rsidRPr="3AF551BD">
              <w:rPr>
                <w:rFonts w:eastAsia="Arial" w:cs="Arial"/>
                <w:b/>
                <w:bCs/>
                <w:color w:val="1A1A1A"/>
                <w:sz w:val="16"/>
                <w:szCs w:val="16"/>
              </w:rPr>
              <w:t>R08- HE2D0</w:t>
            </w:r>
            <w:del w:author="Ahmad El-Mani" w:date="2021-10-03T20:31:00Z" w:id="247">
              <w:r w:rsidRPr="3AF551BD" w:rsidDel="3AF551BD" w:rsidR="008B3425">
                <w:rPr>
                  <w:rFonts w:eastAsia="Arial" w:cs="Arial"/>
                  <w:b/>
                  <w:bCs/>
                  <w:color w:val="1A1A1A"/>
                  <w:sz w:val="16"/>
                  <w:szCs w:val="16"/>
                </w:rPr>
                <w:delText>6</w:delText>
              </w:r>
            </w:del>
            <w:ins w:author="Ahmad El-Mani" w:date="2021-10-03T20:31:00Z" w:id="248">
              <w:r w:rsidRPr="3AF551BD">
                <w:rPr>
                  <w:rFonts w:eastAsia="Arial" w:cs="Arial"/>
                  <w:b/>
                  <w:bCs/>
                  <w:color w:val="1A1A1A"/>
                  <w:sz w:val="16"/>
                  <w:szCs w:val="16"/>
                </w:rPr>
                <w:t>2</w:t>
              </w:r>
            </w:ins>
            <w:r w:rsidRPr="3AF551BD">
              <w:rPr>
                <w:rFonts w:eastAsia="Arial" w:cs="Arial"/>
                <w:b/>
                <w:bCs/>
                <w:color w:val="1A1A1A"/>
                <w:sz w:val="16"/>
                <w:szCs w:val="16"/>
              </w:rPr>
              <w:t>-KEO-59-S1-MOD-XX-40002.rvt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78DC4AF0" w14:textId="77777777">
            <w:pPr>
              <w:spacing w:after="0"/>
              <w:ind w:left="0"/>
              <w:jc w:val="left"/>
              <w:rPr>
                <w:i/>
                <w:iCs/>
                <w:sz w:val="16"/>
                <w:szCs w:val="18"/>
              </w:rPr>
            </w:pPr>
            <w:r w:rsidRPr="008A004F">
              <w:rPr>
                <w:i/>
                <w:iCs/>
                <w:sz w:val="16"/>
                <w:szCs w:val="18"/>
              </w:rPr>
              <w:t>2 Bed Suite Mockup</w:t>
            </w:r>
          </w:p>
        </w:tc>
        <w:tc>
          <w:tcPr>
            <w:tcW w:w="1800" w:type="dxa"/>
            <w:vMerge w:val="restart"/>
            <w:tcBorders>
              <w:top w:val="nil"/>
              <w:left w:val="nil"/>
              <w:right w:val="single" w:color="auto" w:sz="4" w:space="0"/>
            </w:tcBorders>
            <w:shd w:val="clear" w:color="auto" w:fill="auto"/>
            <w:vAlign w:val="center"/>
          </w:tcPr>
          <w:p w:rsidRPr="008A004F" w:rsidR="008B3425" w:rsidP="008B3425" w:rsidRDefault="008B3425" w14:paraId="0196C379" w14:textId="3766B85E">
            <w:pPr>
              <w:spacing w:after="0"/>
              <w:ind w:left="0"/>
              <w:jc w:val="left"/>
              <w:rPr>
                <w:i/>
                <w:iCs/>
                <w:sz w:val="16"/>
                <w:szCs w:val="18"/>
              </w:rPr>
            </w:pPr>
            <w:r w:rsidRPr="008A004F">
              <w:rPr>
                <w:i/>
                <w:iCs/>
                <w:sz w:val="16"/>
                <w:szCs w:val="18"/>
              </w:rPr>
              <w:t>ST-EL-IC-ME-PL-SL</w:t>
            </w:r>
          </w:p>
        </w:tc>
        <w:tc>
          <w:tcPr>
            <w:tcW w:w="2790" w:type="dxa"/>
            <w:vMerge/>
            <w:vAlign w:val="center"/>
            <w:hideMark/>
          </w:tcPr>
          <w:p w:rsidRPr="008A004F" w:rsidR="008B3425" w:rsidP="00230790" w:rsidRDefault="008B3425" w14:paraId="0FD5A6F7" w14:textId="77777777">
            <w:pPr>
              <w:spacing w:after="0"/>
              <w:rPr>
                <w:rFonts w:ascii="Arial" w:hAnsi="Arial" w:eastAsia="Times New Roman" w:cs="Arial"/>
                <w:b/>
                <w:bCs/>
                <w:i/>
                <w:iCs/>
                <w:color w:val="000000"/>
                <w:szCs w:val="18"/>
              </w:rPr>
            </w:pPr>
          </w:p>
        </w:tc>
      </w:tr>
      <w:tr w:rsidRPr="008A004F" w:rsidR="008B3425" w:rsidTr="008D0B91" w14:paraId="633370FB"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3AF551BD" w14:paraId="64A3BC82" w14:textId="312522BB">
            <w:pPr>
              <w:spacing w:after="0"/>
              <w:ind w:left="0"/>
              <w:jc w:val="left"/>
              <w:rPr>
                <w:rFonts w:eastAsia="Arial" w:cs="Arial"/>
                <w:b/>
                <w:bCs/>
                <w:color w:val="1A1A1A"/>
                <w:sz w:val="16"/>
                <w:szCs w:val="16"/>
              </w:rPr>
            </w:pPr>
            <w:r w:rsidRPr="3AF551BD">
              <w:rPr>
                <w:rFonts w:eastAsia="Arial" w:cs="Arial"/>
                <w:b/>
                <w:bCs/>
                <w:color w:val="1A1A1A"/>
                <w:sz w:val="16"/>
                <w:szCs w:val="16"/>
              </w:rPr>
              <w:t>R08- HE2D0</w:t>
            </w:r>
            <w:del w:author="Ahmad El-Mani" w:date="2021-10-03T20:31:00Z" w:id="249">
              <w:r w:rsidRPr="3AF551BD" w:rsidDel="3AF551BD" w:rsidR="008B3425">
                <w:rPr>
                  <w:rFonts w:eastAsia="Arial" w:cs="Arial"/>
                  <w:b/>
                  <w:bCs/>
                  <w:color w:val="1A1A1A"/>
                  <w:sz w:val="16"/>
                  <w:szCs w:val="16"/>
                </w:rPr>
                <w:delText>6</w:delText>
              </w:r>
            </w:del>
            <w:ins w:author="Ahmad El-Mani" w:date="2021-10-03T20:31:00Z" w:id="250">
              <w:r w:rsidRPr="3AF551BD">
                <w:rPr>
                  <w:rFonts w:eastAsia="Arial" w:cs="Arial"/>
                  <w:b/>
                  <w:bCs/>
                  <w:color w:val="1A1A1A"/>
                  <w:sz w:val="16"/>
                  <w:szCs w:val="16"/>
                </w:rPr>
                <w:t>2</w:t>
              </w:r>
            </w:ins>
            <w:r w:rsidRPr="3AF551BD">
              <w:rPr>
                <w:rFonts w:eastAsia="Arial" w:cs="Arial"/>
                <w:b/>
                <w:bCs/>
                <w:color w:val="1A1A1A"/>
                <w:sz w:val="16"/>
                <w:szCs w:val="16"/>
              </w:rPr>
              <w:t>-KEO-59-J1-MOD-XX-40002.rvt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7883AF1D" w14:textId="77777777">
            <w:pPr>
              <w:spacing w:after="0"/>
              <w:ind w:left="0"/>
              <w:jc w:val="left"/>
              <w:rPr>
                <w:i/>
                <w:iCs/>
                <w:sz w:val="16"/>
                <w:szCs w:val="18"/>
              </w:rPr>
            </w:pPr>
            <w:r w:rsidRPr="008A004F">
              <w:rPr>
                <w:i/>
                <w:iCs/>
                <w:sz w:val="16"/>
                <w:szCs w:val="18"/>
              </w:rPr>
              <w:t>Junior Suite Mockup</w:t>
            </w:r>
          </w:p>
        </w:tc>
        <w:tc>
          <w:tcPr>
            <w:tcW w:w="1800" w:type="dxa"/>
            <w:vMerge/>
            <w:vAlign w:val="center"/>
            <w:hideMark/>
          </w:tcPr>
          <w:p w:rsidRPr="008A004F" w:rsidR="008B3425" w:rsidP="008B3425" w:rsidRDefault="008B3425" w14:paraId="6A988143" w14:textId="6A6BF651">
            <w:pPr>
              <w:spacing w:after="0"/>
              <w:ind w:left="0"/>
              <w:jc w:val="left"/>
              <w:rPr>
                <w:i/>
                <w:iCs/>
                <w:sz w:val="16"/>
                <w:szCs w:val="18"/>
              </w:rPr>
            </w:pPr>
          </w:p>
        </w:tc>
        <w:tc>
          <w:tcPr>
            <w:tcW w:w="2790" w:type="dxa"/>
            <w:vMerge/>
            <w:vAlign w:val="center"/>
            <w:hideMark/>
          </w:tcPr>
          <w:p w:rsidRPr="008A004F" w:rsidR="008B3425" w:rsidP="00230790" w:rsidRDefault="008B3425" w14:paraId="77A3D51B" w14:textId="77777777">
            <w:pPr>
              <w:spacing w:after="0"/>
              <w:rPr>
                <w:rFonts w:ascii="Arial" w:hAnsi="Arial" w:eastAsia="Times New Roman" w:cs="Arial"/>
                <w:b/>
                <w:bCs/>
                <w:i/>
                <w:iCs/>
                <w:color w:val="000000"/>
                <w:szCs w:val="18"/>
              </w:rPr>
            </w:pPr>
          </w:p>
        </w:tc>
      </w:tr>
      <w:tr w:rsidRPr="008A004F" w:rsidR="008B3425" w:rsidTr="008D0B91" w14:paraId="599E4764"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3AF551BD" w14:paraId="478236E8" w14:textId="68F516F5">
            <w:pPr>
              <w:spacing w:after="0"/>
              <w:ind w:left="0"/>
              <w:jc w:val="left"/>
              <w:rPr>
                <w:rFonts w:eastAsia="Arial" w:cs="Arial"/>
                <w:b/>
                <w:bCs/>
                <w:color w:val="1A1A1A"/>
                <w:sz w:val="16"/>
                <w:szCs w:val="16"/>
              </w:rPr>
            </w:pPr>
            <w:r w:rsidRPr="3AF551BD">
              <w:rPr>
                <w:rFonts w:eastAsia="Arial" w:cs="Arial"/>
                <w:b/>
                <w:bCs/>
                <w:color w:val="1A1A1A"/>
                <w:sz w:val="16"/>
                <w:szCs w:val="16"/>
              </w:rPr>
              <w:t>R08- HE2D0</w:t>
            </w:r>
            <w:del w:author="Ahmad El-Mani" w:date="2021-10-03T20:31:00Z" w:id="251">
              <w:r w:rsidRPr="3AF551BD" w:rsidDel="3AF551BD" w:rsidR="008B3425">
                <w:rPr>
                  <w:rFonts w:eastAsia="Arial" w:cs="Arial"/>
                  <w:b/>
                  <w:bCs/>
                  <w:color w:val="1A1A1A"/>
                  <w:sz w:val="16"/>
                  <w:szCs w:val="16"/>
                </w:rPr>
                <w:delText>6</w:delText>
              </w:r>
            </w:del>
            <w:ins w:author="Ahmad El-Mani" w:date="2021-10-03T20:31:00Z" w:id="252">
              <w:r w:rsidRPr="3AF551BD">
                <w:rPr>
                  <w:rFonts w:eastAsia="Arial" w:cs="Arial"/>
                  <w:b/>
                  <w:bCs/>
                  <w:color w:val="1A1A1A"/>
                  <w:sz w:val="16"/>
                  <w:szCs w:val="16"/>
                </w:rPr>
                <w:t>2</w:t>
              </w:r>
            </w:ins>
            <w:r w:rsidRPr="3AF551BD">
              <w:rPr>
                <w:rFonts w:eastAsia="Arial" w:cs="Arial"/>
                <w:b/>
                <w:bCs/>
                <w:color w:val="1A1A1A"/>
                <w:sz w:val="16"/>
                <w:szCs w:val="16"/>
              </w:rPr>
              <w:t>-KEO-59-XX-MOD-XX-00100.rvt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3AF551BD" w:rsidRDefault="3AF551BD" w14:paraId="6981476F" w14:textId="6E49514D">
            <w:pPr>
              <w:spacing w:after="0"/>
              <w:ind w:left="0"/>
              <w:jc w:val="left"/>
              <w:rPr>
                <w:i/>
                <w:iCs/>
                <w:sz w:val="16"/>
                <w:szCs w:val="16"/>
              </w:rPr>
            </w:pPr>
            <w:r w:rsidRPr="3AF551BD">
              <w:rPr>
                <w:i/>
                <w:iCs/>
                <w:sz w:val="16"/>
                <w:szCs w:val="16"/>
              </w:rPr>
              <w:t>Mo</w:t>
            </w:r>
            <w:ins w:author="Ahmad El-Mani" w:date="2021-10-03T20:38:00Z" w:id="253">
              <w:r w:rsidRPr="3AF551BD">
                <w:rPr>
                  <w:i/>
                  <w:iCs/>
                  <w:sz w:val="16"/>
                  <w:szCs w:val="16"/>
                </w:rPr>
                <w:t>c</w:t>
              </w:r>
            </w:ins>
            <w:r w:rsidRPr="3AF551BD">
              <w:rPr>
                <w:i/>
                <w:iCs/>
                <w:sz w:val="16"/>
                <w:szCs w:val="16"/>
              </w:rPr>
              <w:t>kup Room</w:t>
            </w:r>
          </w:p>
        </w:tc>
        <w:tc>
          <w:tcPr>
            <w:tcW w:w="1800" w:type="dxa"/>
            <w:vMerge/>
            <w:vAlign w:val="center"/>
            <w:hideMark/>
          </w:tcPr>
          <w:p w:rsidRPr="008A004F" w:rsidR="008B3425" w:rsidP="008B3425" w:rsidRDefault="008B3425" w14:paraId="03A36E9A" w14:textId="0D24E06C">
            <w:pPr>
              <w:spacing w:after="0"/>
              <w:ind w:left="0"/>
              <w:jc w:val="left"/>
              <w:rPr>
                <w:i/>
                <w:iCs/>
                <w:sz w:val="16"/>
                <w:szCs w:val="18"/>
              </w:rPr>
            </w:pPr>
          </w:p>
        </w:tc>
        <w:tc>
          <w:tcPr>
            <w:tcW w:w="2790" w:type="dxa"/>
            <w:vMerge/>
            <w:vAlign w:val="center"/>
            <w:hideMark/>
          </w:tcPr>
          <w:p w:rsidRPr="008A004F" w:rsidR="008B3425" w:rsidP="00230790" w:rsidRDefault="008B3425" w14:paraId="2FD6AC57" w14:textId="77777777">
            <w:pPr>
              <w:spacing w:after="0"/>
              <w:rPr>
                <w:rFonts w:ascii="Arial" w:hAnsi="Arial" w:eastAsia="Times New Roman" w:cs="Arial"/>
                <w:b/>
                <w:bCs/>
                <w:i/>
                <w:iCs/>
                <w:color w:val="000000"/>
                <w:szCs w:val="18"/>
              </w:rPr>
            </w:pPr>
          </w:p>
        </w:tc>
      </w:tr>
      <w:tr w:rsidRPr="008A004F" w:rsidR="008B3425" w:rsidTr="008D0B91" w14:paraId="7584CB5C"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2825B39A" w14:textId="1DF4535B">
            <w:pPr>
              <w:spacing w:after="0"/>
              <w:ind w:left="0"/>
              <w:jc w:val="left"/>
              <w:rPr>
                <w:rFonts w:eastAsia="Arial" w:cs="Arial"/>
                <w:b/>
                <w:bCs/>
                <w:color w:val="1A1A1A"/>
                <w:sz w:val="16"/>
                <w:szCs w:val="16"/>
              </w:rPr>
            </w:pPr>
            <w:r w:rsidRPr="44DC9487">
              <w:rPr>
                <w:rFonts w:eastAsia="Arial" w:cs="Arial"/>
                <w:b/>
                <w:bCs/>
                <w:color w:val="1A1A1A"/>
                <w:sz w:val="16"/>
                <w:szCs w:val="16"/>
              </w:rPr>
              <w:t>R08- HE2D02-KEO-61-XX-MOD-XX-00601.rvt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4967E07B" w14:textId="77777777">
            <w:pPr>
              <w:spacing w:after="0"/>
              <w:ind w:left="0"/>
              <w:jc w:val="left"/>
              <w:rPr>
                <w:i/>
                <w:iCs/>
                <w:sz w:val="16"/>
                <w:szCs w:val="18"/>
              </w:rPr>
            </w:pPr>
            <w:r w:rsidRPr="008A004F">
              <w:rPr>
                <w:i/>
                <w:iCs/>
                <w:sz w:val="16"/>
                <w:szCs w:val="18"/>
              </w:rPr>
              <w:t>MEP Main Compound</w:t>
            </w:r>
          </w:p>
        </w:tc>
        <w:tc>
          <w:tcPr>
            <w:tcW w:w="1800" w:type="dxa"/>
            <w:vMerge/>
            <w:vAlign w:val="center"/>
            <w:hideMark/>
          </w:tcPr>
          <w:p w:rsidRPr="008A004F" w:rsidR="008B3425" w:rsidP="008B3425" w:rsidRDefault="008B3425" w14:paraId="5B52D604" w14:textId="5C7C184F">
            <w:pPr>
              <w:spacing w:after="0"/>
              <w:ind w:left="0"/>
              <w:jc w:val="left"/>
              <w:rPr>
                <w:i/>
                <w:iCs/>
                <w:sz w:val="16"/>
                <w:szCs w:val="18"/>
              </w:rPr>
            </w:pPr>
          </w:p>
        </w:tc>
        <w:tc>
          <w:tcPr>
            <w:tcW w:w="2790" w:type="dxa"/>
            <w:vMerge/>
            <w:vAlign w:val="center"/>
            <w:hideMark/>
          </w:tcPr>
          <w:p w:rsidRPr="008A004F" w:rsidR="008B3425" w:rsidP="00230790" w:rsidRDefault="008B3425" w14:paraId="13E93AE3" w14:textId="77777777">
            <w:pPr>
              <w:spacing w:after="0"/>
              <w:rPr>
                <w:rFonts w:ascii="Arial" w:hAnsi="Arial" w:eastAsia="Times New Roman" w:cs="Arial"/>
                <w:b/>
                <w:bCs/>
                <w:i/>
                <w:iCs/>
                <w:color w:val="000000"/>
                <w:szCs w:val="18"/>
              </w:rPr>
            </w:pPr>
          </w:p>
        </w:tc>
      </w:tr>
      <w:tr w:rsidRPr="008A004F" w:rsidR="008B3425" w:rsidTr="008D0B91" w14:paraId="64F0D204"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027A91C5" w14:textId="66184037">
            <w:pPr>
              <w:spacing w:after="0"/>
              <w:ind w:left="0"/>
              <w:jc w:val="left"/>
              <w:rPr>
                <w:rFonts w:eastAsia="Arial" w:cs="Arial"/>
                <w:b/>
                <w:bCs/>
                <w:color w:val="1A1A1A"/>
                <w:sz w:val="16"/>
                <w:szCs w:val="16"/>
              </w:rPr>
            </w:pPr>
            <w:r w:rsidRPr="44DC9487">
              <w:rPr>
                <w:rFonts w:eastAsia="Arial" w:cs="Arial"/>
                <w:b/>
                <w:bCs/>
                <w:color w:val="1A1A1A"/>
                <w:sz w:val="16"/>
                <w:szCs w:val="16"/>
              </w:rPr>
              <w:t>R08- HE2D0</w:t>
            </w:r>
            <w:del w:author="Ahmad El-Mani" w:date="2021-10-03T20:31:00Z" w:id="254">
              <w:r w:rsidRPr="44DC9487" w:rsidDel="44DC9487" w:rsidR="3AF551BD">
                <w:rPr>
                  <w:rFonts w:eastAsia="Arial" w:cs="Arial"/>
                  <w:b/>
                  <w:bCs/>
                  <w:color w:val="1A1A1A"/>
                  <w:sz w:val="16"/>
                  <w:szCs w:val="16"/>
                </w:rPr>
                <w:delText>6</w:delText>
              </w:r>
            </w:del>
            <w:ins w:author="Ahmad El-Mani" w:date="2021-10-03T20:31:00Z" w:id="255">
              <w:r w:rsidRPr="44DC9487">
                <w:rPr>
                  <w:rFonts w:eastAsia="Arial" w:cs="Arial"/>
                  <w:b/>
                  <w:bCs/>
                  <w:color w:val="1A1A1A"/>
                  <w:sz w:val="16"/>
                  <w:szCs w:val="16"/>
                </w:rPr>
                <w:t>2</w:t>
              </w:r>
            </w:ins>
            <w:r w:rsidRPr="44DC9487">
              <w:rPr>
                <w:rFonts w:eastAsia="Arial" w:cs="Arial"/>
                <w:b/>
                <w:bCs/>
                <w:color w:val="1A1A1A"/>
                <w:sz w:val="16"/>
                <w:szCs w:val="16"/>
              </w:rPr>
              <w:t>-KEO-61-XX-MOD-XX-00602.rvt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3336E418" w14:textId="77777777">
            <w:pPr>
              <w:spacing w:after="0"/>
              <w:ind w:left="0"/>
              <w:jc w:val="left"/>
              <w:rPr>
                <w:i/>
                <w:iCs/>
                <w:sz w:val="16"/>
                <w:szCs w:val="18"/>
              </w:rPr>
            </w:pPr>
            <w:r w:rsidRPr="008A004F">
              <w:rPr>
                <w:i/>
                <w:iCs/>
                <w:sz w:val="16"/>
                <w:szCs w:val="18"/>
              </w:rPr>
              <w:t xml:space="preserve">MEP Compound Gate House </w:t>
            </w:r>
          </w:p>
        </w:tc>
        <w:tc>
          <w:tcPr>
            <w:tcW w:w="1800" w:type="dxa"/>
            <w:tcBorders>
              <w:top w:val="nil"/>
              <w:left w:val="nil"/>
              <w:bottom w:val="single" w:color="000000" w:sz="8" w:space="0"/>
              <w:right w:val="single" w:color="auto" w:sz="4" w:space="0"/>
            </w:tcBorders>
            <w:shd w:val="clear" w:color="auto" w:fill="auto"/>
            <w:vAlign w:val="center"/>
            <w:hideMark/>
          </w:tcPr>
          <w:p w:rsidRPr="008A004F" w:rsidR="008B3425" w:rsidP="008B3425" w:rsidRDefault="008B3425" w14:paraId="535D6944" w14:textId="4A28310C">
            <w:pPr>
              <w:spacing w:after="0"/>
              <w:ind w:left="0"/>
              <w:jc w:val="left"/>
              <w:rPr>
                <w:i/>
                <w:iCs/>
                <w:sz w:val="16"/>
                <w:szCs w:val="18"/>
              </w:rPr>
            </w:pPr>
            <w:r w:rsidRPr="008A004F">
              <w:rPr>
                <w:i/>
                <w:iCs/>
                <w:sz w:val="16"/>
                <w:szCs w:val="18"/>
              </w:rPr>
              <w:t> PL</w:t>
            </w:r>
          </w:p>
          <w:p w:rsidRPr="008A004F" w:rsidR="008B3425" w:rsidP="008B3425" w:rsidRDefault="008B3425" w14:paraId="01963197" w14:textId="0516B654">
            <w:pPr>
              <w:spacing w:after="0"/>
              <w:ind w:left="0"/>
              <w:jc w:val="left"/>
              <w:rPr>
                <w:i/>
                <w:iCs/>
                <w:sz w:val="16"/>
                <w:szCs w:val="18"/>
              </w:rPr>
            </w:pPr>
            <w:r w:rsidRPr="008A004F">
              <w:rPr>
                <w:i/>
                <w:iCs/>
                <w:sz w:val="16"/>
                <w:szCs w:val="18"/>
              </w:rPr>
              <w:t> </w:t>
            </w:r>
          </w:p>
        </w:tc>
        <w:tc>
          <w:tcPr>
            <w:tcW w:w="2790" w:type="dxa"/>
            <w:vMerge/>
            <w:vAlign w:val="center"/>
            <w:hideMark/>
          </w:tcPr>
          <w:p w:rsidRPr="008A004F" w:rsidR="008B3425" w:rsidP="00230790" w:rsidRDefault="008B3425" w14:paraId="79F91D95" w14:textId="77777777">
            <w:pPr>
              <w:spacing w:after="0"/>
              <w:rPr>
                <w:rFonts w:ascii="Arial" w:hAnsi="Arial" w:eastAsia="Times New Roman" w:cs="Arial"/>
                <w:b/>
                <w:bCs/>
                <w:i/>
                <w:iCs/>
                <w:color w:val="000000"/>
                <w:szCs w:val="18"/>
              </w:rPr>
            </w:pPr>
          </w:p>
        </w:tc>
      </w:tr>
      <w:tr w:rsidRPr="008A004F" w:rsidR="008B3425" w:rsidTr="008D0B91" w14:paraId="6BFCA216"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008B3425" w:rsidRDefault="44DC9487" w14:paraId="05B5D69F" w14:textId="10B0A682">
            <w:pPr>
              <w:spacing w:after="0"/>
              <w:ind w:left="0"/>
              <w:jc w:val="left"/>
              <w:rPr>
                <w:rFonts w:eastAsia="Arial" w:cs="Arial"/>
                <w:b/>
                <w:bCs/>
                <w:color w:val="1A1A1A"/>
                <w:sz w:val="16"/>
                <w:szCs w:val="16"/>
              </w:rPr>
            </w:pPr>
            <w:r w:rsidRPr="44DC9487">
              <w:rPr>
                <w:rFonts w:eastAsia="Arial" w:cs="Arial"/>
                <w:b/>
                <w:bCs/>
                <w:color w:val="1A1A1A"/>
                <w:sz w:val="16"/>
                <w:szCs w:val="16"/>
              </w:rPr>
              <w:t>R08- HE2D02-KEO-62-XX-MOD-XX-00602.rvt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2BF74C35" w14:textId="77777777">
            <w:pPr>
              <w:spacing w:after="0"/>
              <w:ind w:left="0"/>
              <w:jc w:val="left"/>
              <w:rPr>
                <w:i/>
                <w:iCs/>
                <w:sz w:val="16"/>
                <w:szCs w:val="18"/>
              </w:rPr>
            </w:pPr>
            <w:r w:rsidRPr="008A004F">
              <w:rPr>
                <w:i/>
                <w:iCs/>
                <w:sz w:val="16"/>
                <w:szCs w:val="18"/>
              </w:rPr>
              <w:t>MEP Engineering &amp; Maintenance </w:t>
            </w:r>
          </w:p>
        </w:tc>
        <w:tc>
          <w:tcPr>
            <w:tcW w:w="1800" w:type="dxa"/>
            <w:tcBorders>
              <w:top w:val="nil"/>
              <w:left w:val="nil"/>
              <w:bottom w:val="single" w:color="000000" w:sz="8" w:space="0"/>
              <w:right w:val="single" w:color="auto" w:sz="4" w:space="0"/>
            </w:tcBorders>
            <w:shd w:val="clear" w:color="auto" w:fill="auto"/>
            <w:vAlign w:val="center"/>
          </w:tcPr>
          <w:p w:rsidRPr="008A004F" w:rsidR="008B3425" w:rsidP="008B3425" w:rsidRDefault="008B3425" w14:paraId="2A753735" w14:textId="1F856E65">
            <w:pPr>
              <w:spacing w:after="0"/>
              <w:ind w:left="0"/>
              <w:jc w:val="left"/>
              <w:rPr>
                <w:i/>
                <w:iCs/>
                <w:sz w:val="16"/>
                <w:szCs w:val="18"/>
              </w:rPr>
            </w:pPr>
            <w:r>
              <w:rPr>
                <w:i/>
                <w:iCs/>
                <w:sz w:val="16"/>
                <w:szCs w:val="18"/>
              </w:rPr>
              <w:t>IC-ME-PL-SL</w:t>
            </w:r>
          </w:p>
        </w:tc>
        <w:tc>
          <w:tcPr>
            <w:tcW w:w="2790" w:type="dxa"/>
            <w:vMerge/>
            <w:vAlign w:val="center"/>
            <w:hideMark/>
          </w:tcPr>
          <w:p w:rsidRPr="008A004F" w:rsidR="008B3425" w:rsidP="00230790" w:rsidRDefault="008B3425" w14:paraId="6DD3A8B9" w14:textId="77777777">
            <w:pPr>
              <w:spacing w:after="0"/>
              <w:rPr>
                <w:rFonts w:ascii="Arial" w:hAnsi="Arial" w:eastAsia="Times New Roman" w:cs="Arial"/>
                <w:b/>
                <w:bCs/>
                <w:i/>
                <w:iCs/>
                <w:color w:val="000000"/>
                <w:szCs w:val="18"/>
              </w:rPr>
            </w:pPr>
          </w:p>
        </w:tc>
      </w:tr>
      <w:tr w:rsidRPr="008A004F" w:rsidR="008B3425" w:rsidTr="008D0B91" w14:paraId="32A1877B" w14:textId="77777777">
        <w:trPr>
          <w:trHeight w:val="241"/>
        </w:trPr>
        <w:tc>
          <w:tcPr>
            <w:tcW w:w="3978" w:type="dxa"/>
            <w:tcBorders>
              <w:top w:val="nil"/>
              <w:left w:val="single" w:color="000000" w:sz="8" w:space="0"/>
              <w:bottom w:val="single" w:color="000000" w:sz="8" w:space="0"/>
              <w:right w:val="single" w:color="000000" w:sz="8" w:space="0"/>
            </w:tcBorders>
            <w:shd w:val="clear" w:color="auto" w:fill="auto"/>
            <w:vAlign w:val="center"/>
            <w:hideMark/>
          </w:tcPr>
          <w:p w:rsidRPr="008A004F" w:rsidR="008B3425" w:rsidP="17B4B317" w:rsidRDefault="44DC9487" w14:paraId="55E320F3" w14:textId="18427C36">
            <w:pPr>
              <w:spacing w:after="0"/>
              <w:ind w:left="0"/>
              <w:jc w:val="left"/>
              <w:rPr>
                <w:rFonts w:eastAsia="Arial" w:cs="Arial"/>
                <w:b/>
                <w:bCs/>
                <w:color w:val="1A1A1A"/>
                <w:sz w:val="16"/>
                <w:szCs w:val="16"/>
              </w:rPr>
            </w:pPr>
            <w:r w:rsidRPr="44DC9487">
              <w:rPr>
                <w:rFonts w:eastAsia="Arial" w:cs="Arial"/>
                <w:b/>
                <w:bCs/>
                <w:color w:val="1A1A1A"/>
                <w:sz w:val="16"/>
                <w:szCs w:val="16"/>
              </w:rPr>
              <w:t>R08- HE2D02-KEO-67-XX-MOD-XX-00607.rvt </w:t>
            </w:r>
          </w:p>
        </w:tc>
        <w:tc>
          <w:tcPr>
            <w:tcW w:w="2340" w:type="dxa"/>
            <w:tcBorders>
              <w:top w:val="nil"/>
              <w:left w:val="nil"/>
              <w:bottom w:val="single" w:color="000000" w:sz="8" w:space="0"/>
              <w:right w:val="single" w:color="000000" w:sz="8" w:space="0"/>
            </w:tcBorders>
            <w:shd w:val="clear" w:color="auto" w:fill="auto"/>
            <w:vAlign w:val="center"/>
            <w:hideMark/>
          </w:tcPr>
          <w:p w:rsidRPr="008A004F" w:rsidR="008B3425" w:rsidP="008B3425" w:rsidRDefault="008B3425" w14:paraId="0573E6F8" w14:textId="77777777">
            <w:pPr>
              <w:spacing w:after="0"/>
              <w:ind w:left="0"/>
              <w:jc w:val="left"/>
              <w:rPr>
                <w:i/>
                <w:iCs/>
                <w:sz w:val="16"/>
                <w:szCs w:val="18"/>
              </w:rPr>
            </w:pPr>
            <w:r w:rsidRPr="008A004F">
              <w:rPr>
                <w:i/>
                <w:iCs/>
                <w:sz w:val="16"/>
                <w:szCs w:val="18"/>
              </w:rPr>
              <w:t>Substation (T1) </w:t>
            </w:r>
          </w:p>
        </w:tc>
        <w:tc>
          <w:tcPr>
            <w:tcW w:w="1800" w:type="dxa"/>
            <w:tcBorders>
              <w:top w:val="nil"/>
              <w:left w:val="nil"/>
              <w:bottom w:val="single" w:color="000000" w:sz="8" w:space="0"/>
              <w:right w:val="single" w:color="auto" w:sz="4" w:space="0"/>
            </w:tcBorders>
            <w:shd w:val="clear" w:color="auto" w:fill="auto"/>
            <w:vAlign w:val="center"/>
          </w:tcPr>
          <w:p w:rsidRPr="008A004F" w:rsidR="008B3425" w:rsidP="008B3425" w:rsidRDefault="008B3425" w14:paraId="0E27350C" w14:textId="51B7ABCE">
            <w:pPr>
              <w:spacing w:after="0"/>
              <w:ind w:left="0"/>
              <w:jc w:val="left"/>
              <w:rPr>
                <w:i/>
                <w:iCs/>
                <w:sz w:val="16"/>
                <w:szCs w:val="18"/>
              </w:rPr>
            </w:pPr>
            <w:r w:rsidRPr="008A004F">
              <w:rPr>
                <w:i/>
                <w:iCs/>
                <w:sz w:val="16"/>
                <w:szCs w:val="18"/>
              </w:rPr>
              <w:t>ST-EL-IC-ME-PL</w:t>
            </w:r>
          </w:p>
        </w:tc>
        <w:tc>
          <w:tcPr>
            <w:tcW w:w="2790" w:type="dxa"/>
            <w:vMerge/>
            <w:vAlign w:val="center"/>
            <w:hideMark/>
          </w:tcPr>
          <w:p w:rsidRPr="008A004F" w:rsidR="008B3425" w:rsidP="00230790" w:rsidRDefault="008B3425" w14:paraId="112AD106" w14:textId="77777777">
            <w:pPr>
              <w:spacing w:after="0"/>
              <w:rPr>
                <w:rFonts w:ascii="Arial" w:hAnsi="Arial" w:eastAsia="Times New Roman" w:cs="Arial"/>
                <w:b/>
                <w:bCs/>
                <w:i/>
                <w:iCs/>
                <w:color w:val="000000"/>
                <w:szCs w:val="18"/>
              </w:rPr>
            </w:pPr>
          </w:p>
        </w:tc>
      </w:tr>
    </w:tbl>
    <w:p w:rsidR="690E7EAE" w:rsidP="008D0B91" w:rsidRDefault="690E7EAE" w14:paraId="10EA1A62" w14:textId="5ABA0B4E">
      <w:pPr>
        <w:ind w:left="0"/>
        <w:rPr>
          <w:del w:author="Ahmad El-Mani" w:date="2021-10-03T20:38:00Z" w:id="256"/>
          <w:i/>
          <w:iCs/>
        </w:rPr>
      </w:pPr>
    </w:p>
    <w:p w:rsidRPr="0059798F" w:rsidR="00A06571" w:rsidP="008D0B91" w:rsidRDefault="3AF551BD" w14:paraId="56A9A08D" w14:textId="2E9B8B8C">
      <w:pPr>
        <w:ind w:left="0"/>
        <w:rPr>
          <w:i/>
          <w:iCs/>
        </w:rPr>
      </w:pPr>
      <w:r w:rsidRPr="3AF551BD">
        <w:rPr>
          <w:i/>
          <w:iCs/>
        </w:rPr>
        <w:t>NOTE: Sheets are included within each building Model</w:t>
      </w:r>
    </w:p>
    <w:p w:rsidR="00A06571" w:rsidP="03FCF3AE" w:rsidRDefault="00A06571" w14:paraId="51648F93" w14:textId="19E4E5A1"/>
    <w:p w:rsidR="005B0E91" w:rsidP="03FCF3AE" w:rsidRDefault="005B0E91" w14:paraId="27C53DC6" w14:textId="77777777"/>
    <w:p w:rsidR="005B0E91" w:rsidP="03FCF3AE" w:rsidRDefault="005B0E91" w14:paraId="54DF9A8A" w14:textId="77777777"/>
    <w:p w:rsidR="005B0E91" w:rsidP="03FCF3AE" w:rsidRDefault="005B0E91" w14:paraId="21387029" w14:textId="77777777"/>
    <w:p w:rsidR="005B0E91" w:rsidP="03FCF3AE" w:rsidRDefault="005B0E91" w14:paraId="0D338813" w14:textId="77777777"/>
    <w:p w:rsidRPr="00A06571" w:rsidR="005B0E91" w:rsidP="03FCF3AE" w:rsidRDefault="005B0E91" w14:paraId="0CF7F6B4" w14:textId="77777777"/>
    <w:p w:rsidRPr="006B4BCF" w:rsidR="00A06571" w:rsidP="006B4BCF" w:rsidRDefault="00A06571" w14:paraId="2ACCD062" w14:textId="77777777">
      <w:pPr>
        <w:ind w:left="360"/>
        <w:rPr>
          <w:b/>
          <w:bCs/>
        </w:rPr>
      </w:pPr>
      <w:r w:rsidRPr="006B4BCF">
        <w:rPr>
          <w:b/>
          <w:bCs/>
        </w:rPr>
        <w:t>- LANDSCAPE DIAGRAM</w:t>
      </w:r>
      <w:r w:rsidRPr="006B4BCF">
        <w:rPr>
          <w:rFonts w:hint="eastAsia"/>
          <w:b/>
          <w:bCs/>
        </w:rPr>
        <w:t> </w:t>
      </w:r>
    </w:p>
    <w:p w:rsidRPr="0059798F" w:rsidR="00A06571" w:rsidP="0059798F" w:rsidRDefault="00A06571" w14:paraId="0E630D88" w14:textId="77777777">
      <w:pPr>
        <w:rPr>
          <w:rFonts w:eastAsia="Playfair Display" w:cs="Playfair Display"/>
          <w:color w:val="000000"/>
        </w:rPr>
      </w:pPr>
      <w:r w:rsidRPr="0059798F">
        <w:rPr>
          <w:rFonts w:eastAsia="Playfair Display" w:cs="Playfair Display"/>
          <w:color w:val="000000"/>
        </w:rPr>
        <w:t>Landscape Models Saved in BIM360</w:t>
      </w:r>
      <w:r w:rsidRPr="0059798F">
        <w:rPr>
          <w:rFonts w:hint="eastAsia" w:eastAsia="Playfair Display" w:cs="Playfair Display"/>
          <w:color w:val="000000"/>
        </w:rPr>
        <w:t> </w:t>
      </w:r>
    </w:p>
    <w:p w:rsidRPr="0059798F" w:rsidR="00A06571" w:rsidP="7A785691" w:rsidRDefault="7A785691" w14:paraId="69AB17F6" w14:textId="30038E6A">
      <w:pPr>
        <w:rPr>
          <w:rFonts w:eastAsia="Playfair Display" w:cs="Playfair Display"/>
          <w:color w:val="000000"/>
        </w:rPr>
      </w:pPr>
      <w:r w:rsidRPr="7A785691">
        <w:rPr>
          <w:rFonts w:eastAsia="Playfair Display" w:cs="Playfair Display"/>
          <w:color w:val="000000"/>
        </w:rPr>
        <w:t> </w:t>
      </w:r>
    </w:p>
    <w:tbl>
      <w:tblPr>
        <w:tblStyle w:val="Tablaconcuadrcula"/>
        <w:tblW w:w="0" w:type="auto"/>
        <w:tblLayout w:type="fixed"/>
        <w:tblLook w:val="06A0" w:firstRow="1" w:lastRow="0" w:firstColumn="1" w:lastColumn="0" w:noHBand="1" w:noVBand="1"/>
      </w:tblPr>
      <w:tblGrid>
        <w:gridCol w:w="5250"/>
        <w:gridCol w:w="4320"/>
      </w:tblGrid>
      <w:tr w:rsidR="7A785691" w:rsidTr="7A785691" w14:paraId="54EEC01A" w14:textId="77777777">
        <w:trPr>
          <w:trHeight w:val="510"/>
        </w:trPr>
        <w:tc>
          <w:tcPr>
            <w:tcW w:w="5250" w:type="dxa"/>
            <w:vMerge w:val="restart"/>
            <w:tcBorders>
              <w:top w:val="single" w:color="auto" w:sz="8" w:space="0"/>
              <w:left w:val="single" w:color="auto" w:sz="8" w:space="0"/>
              <w:bottom w:val="nil"/>
              <w:right w:val="nil"/>
            </w:tcBorders>
            <w:shd w:val="clear" w:color="auto" w:fill="AE9142" w:themeFill="accent2"/>
            <w:vAlign w:val="center"/>
          </w:tcPr>
          <w:p w:rsidR="7A785691" w:rsidP="7A785691" w:rsidRDefault="7A785691" w14:paraId="64DAC223" w14:textId="6F3C4DBA">
            <w:pPr>
              <w:jc w:val="center"/>
            </w:pPr>
            <w:r w:rsidRPr="7A785691">
              <w:rPr>
                <w:rFonts w:ascii="Arial" w:hAnsi="Arial" w:eastAsia="Arial" w:cs="Arial"/>
                <w:b/>
                <w:bCs/>
                <w:color w:val="FFFFFF" w:themeColor="background2"/>
                <w:sz w:val="16"/>
                <w:szCs w:val="16"/>
              </w:rPr>
              <w:t xml:space="preserve"> DELIVERABLE (TITLE)</w:t>
            </w:r>
          </w:p>
        </w:tc>
        <w:tc>
          <w:tcPr>
            <w:tcW w:w="4320" w:type="dxa"/>
            <w:vMerge w:val="restart"/>
            <w:tcBorders>
              <w:top w:val="single" w:color="auto" w:sz="8" w:space="0"/>
              <w:left w:val="single" w:color="auto" w:sz="8" w:space="0"/>
              <w:bottom w:val="nil"/>
              <w:right w:val="nil"/>
            </w:tcBorders>
            <w:shd w:val="clear" w:color="auto" w:fill="AE9142" w:themeFill="accent2"/>
            <w:vAlign w:val="center"/>
          </w:tcPr>
          <w:p w:rsidR="7A785691" w:rsidP="7A785691" w:rsidRDefault="7A785691" w14:paraId="2D2FB47B" w14:textId="6B5C5086">
            <w:pPr>
              <w:jc w:val="center"/>
            </w:pPr>
            <w:r w:rsidRPr="7A785691">
              <w:rPr>
                <w:rFonts w:ascii="Arial" w:hAnsi="Arial" w:eastAsia="Arial" w:cs="Arial"/>
                <w:b/>
                <w:bCs/>
                <w:color w:val="FFFFFF" w:themeColor="background2"/>
                <w:sz w:val="16"/>
                <w:szCs w:val="16"/>
              </w:rPr>
              <w:t>DESCRIPTION</w:t>
            </w:r>
          </w:p>
        </w:tc>
      </w:tr>
      <w:tr w:rsidR="7A785691" w:rsidTr="7A785691" w14:paraId="23AD1E8F" w14:textId="77777777">
        <w:trPr>
          <w:trHeight w:val="270"/>
        </w:trPr>
        <w:tc>
          <w:tcPr>
            <w:tcW w:w="5250" w:type="dxa"/>
            <w:vMerge/>
            <w:tcBorders>
              <w:left w:val="single" w:color="auto" w:sz="0" w:space="0"/>
            </w:tcBorders>
            <w:vAlign w:val="center"/>
          </w:tcPr>
          <w:p w:rsidR="00195BC3" w:rsidRDefault="00195BC3" w14:paraId="7D5657DA" w14:textId="77777777"/>
        </w:tc>
        <w:tc>
          <w:tcPr>
            <w:tcW w:w="4320" w:type="dxa"/>
            <w:vMerge/>
            <w:tcBorders>
              <w:left w:val="single" w:color="auto" w:sz="0" w:space="0"/>
            </w:tcBorders>
            <w:vAlign w:val="center"/>
          </w:tcPr>
          <w:p w:rsidR="00195BC3" w:rsidRDefault="00195BC3" w14:paraId="42DC1CE8" w14:textId="77777777"/>
        </w:tc>
      </w:tr>
      <w:tr w:rsidR="7A785691" w:rsidTr="7A785691" w14:paraId="43C7FE69" w14:textId="77777777">
        <w:trPr>
          <w:trHeight w:val="300"/>
        </w:trPr>
        <w:tc>
          <w:tcPr>
            <w:tcW w:w="5250" w:type="dxa"/>
            <w:tcBorders>
              <w:top w:val="nil"/>
              <w:left w:val="single" w:color="auto" w:sz="4" w:space="0"/>
              <w:bottom w:val="single" w:color="auto" w:sz="4" w:space="0"/>
              <w:right w:val="single" w:color="auto" w:sz="4" w:space="0"/>
            </w:tcBorders>
            <w:shd w:val="clear" w:color="auto" w:fill="AE9142" w:themeFill="accent2"/>
            <w:vAlign w:val="center"/>
          </w:tcPr>
          <w:p w:rsidR="7A785691" w:rsidRDefault="7A785691" w14:paraId="4C7B83F6" w14:textId="2AA926F9">
            <w:r w:rsidRPr="7A785691">
              <w:rPr>
                <w:rFonts w:ascii="Arial" w:hAnsi="Arial" w:eastAsia="Arial" w:cs="Arial"/>
                <w:b/>
                <w:bCs/>
                <w:color w:val="FFFFFF" w:themeColor="background2"/>
                <w:sz w:val="16"/>
                <w:szCs w:val="16"/>
              </w:rPr>
              <w:t>BIM Models</w:t>
            </w:r>
          </w:p>
        </w:tc>
        <w:tc>
          <w:tcPr>
            <w:tcW w:w="4320" w:type="dxa"/>
            <w:tcBorders>
              <w:top w:val="nil"/>
              <w:left w:val="single" w:color="auto" w:sz="4" w:space="0"/>
              <w:bottom w:val="single" w:color="auto" w:sz="4" w:space="0"/>
              <w:right w:val="single" w:color="auto" w:sz="4" w:space="0"/>
            </w:tcBorders>
            <w:shd w:val="clear" w:color="auto" w:fill="AE9142" w:themeFill="accent2"/>
            <w:vAlign w:val="center"/>
          </w:tcPr>
          <w:p w:rsidR="7A785691" w:rsidRDefault="7A785691" w14:paraId="1483F277" w14:textId="2155356B"/>
        </w:tc>
      </w:tr>
      <w:tr w:rsidR="7A785691" w:rsidTr="7A785691" w14:paraId="41338643" w14:textId="77777777">
        <w:trPr>
          <w:trHeight w:val="255"/>
        </w:trPr>
        <w:tc>
          <w:tcPr>
            <w:tcW w:w="5250" w:type="dxa"/>
            <w:tcBorders>
              <w:top w:val="single" w:color="auto" w:sz="4" w:space="0"/>
              <w:left w:val="single" w:color="auto" w:sz="8" w:space="0"/>
              <w:bottom w:val="nil"/>
              <w:right w:val="nil"/>
            </w:tcBorders>
            <w:shd w:val="clear" w:color="auto" w:fill="C7AF6B"/>
            <w:vAlign w:val="center"/>
          </w:tcPr>
          <w:p w:rsidR="7A785691" w:rsidRDefault="7A785691" w14:paraId="4C9DFBAF" w14:textId="24335763">
            <w:r w:rsidRPr="7A785691">
              <w:rPr>
                <w:rFonts w:ascii="Arial" w:hAnsi="Arial" w:eastAsia="Arial" w:cs="Arial"/>
                <w:b/>
                <w:bCs/>
                <w:i/>
                <w:iCs/>
                <w:color w:val="FFFFFF" w:themeColor="background2"/>
                <w:sz w:val="16"/>
                <w:szCs w:val="16"/>
              </w:rPr>
              <w:t>01_Revit</w:t>
            </w:r>
          </w:p>
        </w:tc>
        <w:tc>
          <w:tcPr>
            <w:tcW w:w="4320" w:type="dxa"/>
            <w:tcBorders>
              <w:top w:val="single" w:color="auto" w:sz="4" w:space="0"/>
              <w:left w:val="nil"/>
              <w:bottom w:val="nil"/>
              <w:right w:val="nil"/>
            </w:tcBorders>
            <w:shd w:val="clear" w:color="auto" w:fill="C7AF6B"/>
            <w:vAlign w:val="center"/>
          </w:tcPr>
          <w:p w:rsidR="7A785691" w:rsidRDefault="7A785691" w14:paraId="5271C116" w14:textId="60C97ED3"/>
        </w:tc>
      </w:tr>
      <w:tr w:rsidR="7A785691" w:rsidTr="7A785691" w14:paraId="153E7430"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1E41ABE5" w14:textId="3D0C5D88">
            <w:pPr>
              <w:jc w:val="left"/>
            </w:pPr>
            <w:r w:rsidRPr="7A785691">
              <w:rPr>
                <w:rFonts w:ascii="Arial" w:hAnsi="Arial" w:eastAsia="Arial" w:cs="Arial"/>
                <w:sz w:val="16"/>
                <w:szCs w:val="16"/>
              </w:rPr>
              <w:lastRenderedPageBreak/>
              <w:t>R08-HE2D05-EDS-00-XX-MOD-LS-00001</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61FA0AC2" w14:textId="03364B6B">
            <w:pPr>
              <w:jc w:val="left"/>
            </w:pPr>
            <w:r w:rsidRPr="7A785691">
              <w:rPr>
                <w:rFonts w:ascii="Arial" w:hAnsi="Arial" w:eastAsia="Arial" w:cs="Arial"/>
                <w:i/>
                <w:iCs/>
                <w:sz w:val="16"/>
                <w:szCs w:val="16"/>
              </w:rPr>
              <w:t>Sheet File</w:t>
            </w:r>
          </w:p>
        </w:tc>
      </w:tr>
      <w:tr w:rsidR="7A785691" w:rsidTr="7A785691" w14:paraId="066B36A5"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4250BD4D" w14:textId="4E666BF6">
            <w:pPr>
              <w:jc w:val="left"/>
            </w:pPr>
            <w:r w:rsidRPr="7A785691">
              <w:rPr>
                <w:rFonts w:ascii="Arial" w:hAnsi="Arial" w:eastAsia="Arial" w:cs="Arial"/>
                <w:sz w:val="16"/>
                <w:szCs w:val="16"/>
              </w:rPr>
              <w:t>R08-HE2D05-EDS-01-ZZ-MOD-LS-05401</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79F7AEAB" w14:textId="0212C506">
            <w:pPr>
              <w:jc w:val="left"/>
            </w:pPr>
            <w:r w:rsidRPr="7A785691">
              <w:rPr>
                <w:rFonts w:ascii="Arial" w:hAnsi="Arial" w:eastAsia="Arial" w:cs="Arial"/>
                <w:i/>
                <w:iCs/>
                <w:sz w:val="16"/>
                <w:szCs w:val="16"/>
              </w:rPr>
              <w:t>Softscape Model</w:t>
            </w:r>
          </w:p>
        </w:tc>
      </w:tr>
      <w:tr w:rsidR="7A785691" w:rsidTr="7A785691" w14:paraId="37F28649"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RDefault="7A785691" w14:paraId="01D5D5B5" w14:textId="229EC9BD"/>
        </w:tc>
        <w:tc>
          <w:tcPr>
            <w:tcW w:w="4320" w:type="dxa"/>
            <w:tcBorders>
              <w:top w:val="single" w:color="auto" w:sz="4" w:space="0"/>
              <w:left w:val="single" w:color="auto" w:sz="4" w:space="0"/>
              <w:bottom w:val="single" w:color="auto" w:sz="4" w:space="0"/>
              <w:right w:val="single" w:color="auto" w:sz="4" w:space="0"/>
            </w:tcBorders>
            <w:vAlign w:val="bottom"/>
          </w:tcPr>
          <w:p w:rsidR="7A785691" w:rsidRDefault="7A785691" w14:paraId="7DBCFA87" w14:textId="204E3283"/>
        </w:tc>
      </w:tr>
      <w:tr w:rsidR="7A785691" w:rsidTr="7A785691" w14:paraId="07B6D06D"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3A51EDA0" w14:textId="163023F0">
            <w:pPr>
              <w:jc w:val="left"/>
            </w:pPr>
            <w:r w:rsidRPr="7A785691">
              <w:rPr>
                <w:rFonts w:ascii="Arial" w:hAnsi="Arial" w:eastAsia="Arial" w:cs="Arial"/>
                <w:sz w:val="16"/>
                <w:szCs w:val="16"/>
              </w:rPr>
              <w:t>R08-HE2D05-EDS-29-XX-MOD-LS-00000</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20AFBE06" w14:textId="098645AB">
            <w:pPr>
              <w:jc w:val="left"/>
            </w:pPr>
            <w:r w:rsidRPr="7A785691">
              <w:rPr>
                <w:rFonts w:ascii="Arial" w:hAnsi="Arial" w:eastAsia="Arial" w:cs="Arial"/>
                <w:i/>
                <w:iCs/>
                <w:sz w:val="16"/>
                <w:szCs w:val="16"/>
              </w:rPr>
              <w:t>Amenities Recreation - Combined Layout</w:t>
            </w:r>
          </w:p>
        </w:tc>
      </w:tr>
      <w:tr w:rsidR="7A785691" w:rsidTr="7A785691" w14:paraId="7A796094"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1CEB26F3" w14:textId="7183C9A9">
            <w:pPr>
              <w:jc w:val="left"/>
            </w:pPr>
            <w:r w:rsidRPr="7A785691">
              <w:rPr>
                <w:rFonts w:ascii="Arial" w:hAnsi="Arial" w:eastAsia="Arial" w:cs="Arial"/>
                <w:sz w:val="16"/>
                <w:szCs w:val="16"/>
              </w:rPr>
              <w:t>R08-HE2D05-EDS-10-ZZ-MOD-LS-11001</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1560C6AE" w14:textId="1AFCA93A">
            <w:pPr>
              <w:jc w:val="left"/>
            </w:pPr>
            <w:r w:rsidRPr="7A785691">
              <w:rPr>
                <w:rFonts w:ascii="Arial" w:hAnsi="Arial" w:eastAsia="Arial" w:cs="Arial"/>
                <w:i/>
                <w:iCs/>
                <w:sz w:val="16"/>
                <w:szCs w:val="16"/>
              </w:rPr>
              <w:t>Arrival Hubs</w:t>
            </w:r>
          </w:p>
        </w:tc>
      </w:tr>
      <w:tr w:rsidR="7A785691" w:rsidTr="7A785691" w14:paraId="32A2B49F"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59136D1E" w14:textId="15FF157A">
            <w:pPr>
              <w:jc w:val="left"/>
            </w:pPr>
            <w:r w:rsidRPr="7A785691">
              <w:rPr>
                <w:rFonts w:ascii="Arial" w:hAnsi="Arial" w:eastAsia="Arial" w:cs="Arial"/>
                <w:sz w:val="16"/>
                <w:szCs w:val="16"/>
              </w:rPr>
              <w:t>R08-HE2D05-EDS-15-ZZ-MOD-LS-11001</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51FCFCF7" w14:textId="7108F8C7">
            <w:pPr>
              <w:jc w:val="left"/>
            </w:pPr>
            <w:r w:rsidRPr="7A785691">
              <w:rPr>
                <w:rFonts w:ascii="Arial" w:hAnsi="Arial" w:eastAsia="Arial" w:cs="Arial"/>
                <w:i/>
                <w:iCs/>
                <w:sz w:val="16"/>
                <w:szCs w:val="16"/>
              </w:rPr>
              <w:t>Spa</w:t>
            </w:r>
          </w:p>
        </w:tc>
      </w:tr>
      <w:tr w:rsidR="7A785691" w:rsidTr="7A785691" w14:paraId="4C5B0809"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3758D515" w14:textId="50771216">
            <w:pPr>
              <w:jc w:val="left"/>
            </w:pPr>
            <w:r w:rsidRPr="7A785691">
              <w:rPr>
                <w:rFonts w:ascii="Arial" w:hAnsi="Arial" w:eastAsia="Arial" w:cs="Arial"/>
                <w:sz w:val="16"/>
                <w:szCs w:val="16"/>
              </w:rPr>
              <w:t>R08-HE2D05-EDS-20-ZZ-MOD-LS-11002</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50CECF1D" w14:textId="05C91370">
            <w:pPr>
              <w:jc w:val="left"/>
            </w:pPr>
            <w:r w:rsidRPr="7A785691">
              <w:rPr>
                <w:rFonts w:ascii="Arial" w:hAnsi="Arial" w:eastAsia="Arial" w:cs="Arial"/>
                <w:i/>
                <w:iCs/>
                <w:sz w:val="16"/>
                <w:szCs w:val="16"/>
              </w:rPr>
              <w:t>Recreation</w:t>
            </w:r>
          </w:p>
        </w:tc>
      </w:tr>
      <w:tr w:rsidR="7A785691" w:rsidTr="7A785691" w14:paraId="7D53DE07"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15DA87A3" w14:textId="6DF833B7">
            <w:pPr>
              <w:jc w:val="left"/>
            </w:pPr>
            <w:r w:rsidRPr="7A785691">
              <w:rPr>
                <w:rFonts w:ascii="Arial" w:hAnsi="Arial" w:eastAsia="Arial" w:cs="Arial"/>
                <w:sz w:val="16"/>
                <w:szCs w:val="16"/>
              </w:rPr>
              <w:t>R08-HE2D05-EDS-22-ZZ-MOD-LS-11000</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631BEF16" w14:textId="3619C240">
            <w:pPr>
              <w:jc w:val="left"/>
            </w:pPr>
            <w:r w:rsidRPr="7A785691">
              <w:rPr>
                <w:rFonts w:ascii="Arial" w:hAnsi="Arial" w:eastAsia="Arial" w:cs="Arial"/>
                <w:i/>
                <w:iCs/>
                <w:sz w:val="16"/>
                <w:szCs w:val="16"/>
              </w:rPr>
              <w:t>Restaurant (West)</w:t>
            </w:r>
          </w:p>
        </w:tc>
      </w:tr>
      <w:tr w:rsidR="7A785691" w:rsidTr="7A785691" w14:paraId="79C49591"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79BA4F8C" w14:textId="6D9609F9">
            <w:pPr>
              <w:jc w:val="left"/>
            </w:pPr>
            <w:r w:rsidRPr="7A785691">
              <w:rPr>
                <w:rFonts w:ascii="Arial" w:hAnsi="Arial" w:eastAsia="Arial" w:cs="Arial"/>
                <w:sz w:val="16"/>
                <w:szCs w:val="16"/>
              </w:rPr>
              <w:t>R08-HE2D05-EDS-25-ZZ-MOD-LS-11003</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5D89EBB7" w14:textId="59A1102D">
            <w:pPr>
              <w:jc w:val="left"/>
            </w:pPr>
            <w:r w:rsidRPr="7A785691">
              <w:rPr>
                <w:rFonts w:ascii="Arial" w:hAnsi="Arial" w:eastAsia="Arial" w:cs="Arial"/>
                <w:i/>
                <w:iCs/>
                <w:sz w:val="16"/>
                <w:szCs w:val="16"/>
              </w:rPr>
              <w:t>Outdoor Sports</w:t>
            </w:r>
          </w:p>
        </w:tc>
      </w:tr>
      <w:tr w:rsidR="7A785691" w:rsidTr="7A785691" w14:paraId="22E82D4D"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RDefault="7A785691" w14:paraId="3D99D144" w14:textId="3AE07113"/>
        </w:tc>
        <w:tc>
          <w:tcPr>
            <w:tcW w:w="4320" w:type="dxa"/>
            <w:tcBorders>
              <w:top w:val="single" w:color="auto" w:sz="4" w:space="0"/>
              <w:left w:val="single" w:color="auto" w:sz="4" w:space="0"/>
              <w:bottom w:val="single" w:color="auto" w:sz="4" w:space="0"/>
              <w:right w:val="single" w:color="auto" w:sz="4" w:space="0"/>
            </w:tcBorders>
            <w:vAlign w:val="bottom"/>
          </w:tcPr>
          <w:p w:rsidR="7A785691" w:rsidRDefault="7A785691" w14:paraId="6FB08F81" w14:textId="1889C6C6"/>
        </w:tc>
      </w:tr>
      <w:tr w:rsidR="7A785691" w:rsidTr="7A785691" w14:paraId="197E1F85"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6602E729" w14:textId="629BBCFE">
            <w:pPr>
              <w:jc w:val="left"/>
            </w:pPr>
            <w:r w:rsidRPr="7A785691">
              <w:rPr>
                <w:rFonts w:ascii="Arial" w:hAnsi="Arial" w:eastAsia="Arial" w:cs="Arial"/>
                <w:sz w:val="16"/>
                <w:szCs w:val="16"/>
              </w:rPr>
              <w:t>R08-HE2D05-EDS-59-ZZ-MOD-LS-00001</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4EC9A4E5" w14:textId="345D1C93">
            <w:pPr>
              <w:jc w:val="left"/>
            </w:pPr>
            <w:r w:rsidRPr="7A785691">
              <w:rPr>
                <w:rFonts w:ascii="Arial" w:hAnsi="Arial" w:eastAsia="Arial" w:cs="Arial"/>
                <w:i/>
                <w:iCs/>
                <w:sz w:val="16"/>
                <w:szCs w:val="16"/>
              </w:rPr>
              <w:t>Small Hotel Guestrooms - Combined Layout</w:t>
            </w:r>
          </w:p>
        </w:tc>
      </w:tr>
      <w:tr w:rsidR="7A785691" w:rsidTr="7A785691" w14:paraId="4744C3FA"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5A740E4A" w14:textId="1B203A8B">
            <w:pPr>
              <w:jc w:val="left"/>
            </w:pPr>
            <w:r w:rsidRPr="7A785691">
              <w:rPr>
                <w:rFonts w:ascii="Arial" w:hAnsi="Arial" w:eastAsia="Arial" w:cs="Arial"/>
                <w:sz w:val="16"/>
                <w:szCs w:val="16"/>
              </w:rPr>
              <w:t>R08-HE2D05-EDS-45-ZZ-MOD-LS-00401</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5FC6C50C" w14:textId="0D220643">
            <w:pPr>
              <w:jc w:val="left"/>
            </w:pPr>
            <w:r w:rsidRPr="7A785691">
              <w:rPr>
                <w:rFonts w:ascii="Arial" w:hAnsi="Arial" w:eastAsia="Arial" w:cs="Arial"/>
                <w:i/>
                <w:iCs/>
                <w:sz w:val="16"/>
                <w:szCs w:val="16"/>
              </w:rPr>
              <w:t>Small Cluster Type B - 1x DQ + 3x SK</w:t>
            </w:r>
          </w:p>
        </w:tc>
      </w:tr>
      <w:tr w:rsidR="7A785691" w:rsidTr="7A785691" w14:paraId="71BEF15F"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6189B0E0" w14:textId="3A230135">
            <w:pPr>
              <w:jc w:val="left"/>
            </w:pPr>
            <w:r w:rsidRPr="7A785691">
              <w:rPr>
                <w:rFonts w:ascii="Arial" w:hAnsi="Arial" w:eastAsia="Arial" w:cs="Arial"/>
                <w:sz w:val="16"/>
                <w:szCs w:val="16"/>
              </w:rPr>
              <w:t>R08-HE2D05-EDS-46-ZZ-MOD-LS-00402</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440EF6A8" w14:textId="3C802AFE">
            <w:pPr>
              <w:jc w:val="left"/>
            </w:pPr>
            <w:r w:rsidRPr="7A785691">
              <w:rPr>
                <w:rFonts w:ascii="Arial" w:hAnsi="Arial" w:eastAsia="Arial" w:cs="Arial"/>
                <w:i/>
                <w:iCs/>
                <w:sz w:val="16"/>
                <w:szCs w:val="16"/>
              </w:rPr>
              <w:t>Small Cluster Type A - 4x SK</w:t>
            </w:r>
          </w:p>
        </w:tc>
      </w:tr>
      <w:tr w:rsidR="7A785691" w:rsidTr="7A785691" w14:paraId="533A88CB"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0C1E2BD7" w14:textId="4029EBE4">
            <w:pPr>
              <w:jc w:val="left"/>
            </w:pPr>
            <w:r w:rsidRPr="7A785691">
              <w:rPr>
                <w:rFonts w:ascii="Arial" w:hAnsi="Arial" w:eastAsia="Arial" w:cs="Arial"/>
                <w:sz w:val="16"/>
                <w:szCs w:val="16"/>
              </w:rPr>
              <w:t>R08-HE2D05-EDS-47-ZZ-MOD-LS-00403</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2745219C" w14:textId="27A2A463">
            <w:pPr>
              <w:jc w:val="left"/>
            </w:pPr>
            <w:r w:rsidRPr="7A785691">
              <w:rPr>
                <w:rFonts w:ascii="Arial" w:hAnsi="Arial" w:eastAsia="Arial" w:cs="Arial"/>
                <w:i/>
                <w:iCs/>
                <w:sz w:val="16"/>
                <w:szCs w:val="16"/>
              </w:rPr>
              <w:t xml:space="preserve">Small Cluster Type D - 3 Bay Suite 1xDQ </w:t>
            </w:r>
          </w:p>
        </w:tc>
      </w:tr>
      <w:tr w:rsidR="7A785691" w:rsidTr="7A785691" w14:paraId="100ECA65"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3879A052" w14:textId="42B89696">
            <w:pPr>
              <w:jc w:val="left"/>
            </w:pPr>
            <w:r w:rsidRPr="7A785691">
              <w:rPr>
                <w:rFonts w:ascii="Arial" w:hAnsi="Arial" w:eastAsia="Arial" w:cs="Arial"/>
                <w:sz w:val="16"/>
                <w:szCs w:val="16"/>
              </w:rPr>
              <w:t>R08-HE2D05-EDS-48-ZZ-MOD-LS-00404</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382B53E1" w14:textId="47AADECD">
            <w:pPr>
              <w:jc w:val="left"/>
            </w:pPr>
            <w:r w:rsidRPr="7A785691">
              <w:rPr>
                <w:rFonts w:ascii="Arial" w:hAnsi="Arial" w:eastAsia="Arial" w:cs="Arial"/>
                <w:i/>
                <w:iCs/>
                <w:sz w:val="16"/>
                <w:szCs w:val="16"/>
              </w:rPr>
              <w:t xml:space="preserve">Small Cluster Type </w:t>
            </w:r>
            <w:proofErr w:type="gramStart"/>
            <w:r w:rsidRPr="7A785691">
              <w:rPr>
                <w:rFonts w:ascii="Arial" w:hAnsi="Arial" w:eastAsia="Arial" w:cs="Arial"/>
                <w:i/>
                <w:iCs/>
                <w:sz w:val="16"/>
                <w:szCs w:val="16"/>
              </w:rPr>
              <w:t>C  -</w:t>
            </w:r>
            <w:proofErr w:type="gramEnd"/>
            <w:r w:rsidRPr="7A785691">
              <w:rPr>
                <w:rFonts w:ascii="Arial" w:hAnsi="Arial" w:eastAsia="Arial" w:cs="Arial"/>
                <w:i/>
                <w:iCs/>
                <w:sz w:val="16"/>
                <w:szCs w:val="16"/>
              </w:rPr>
              <w:t xml:space="preserve"> 2 Bay Suite 1xDQ + 1x SK </w:t>
            </w:r>
          </w:p>
        </w:tc>
      </w:tr>
      <w:tr w:rsidR="7A785691" w:rsidTr="7A785691" w14:paraId="3C6B15FF"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3CD2EA91" w14:textId="35100644">
            <w:pPr>
              <w:jc w:val="left"/>
            </w:pPr>
            <w:r w:rsidRPr="7A785691">
              <w:rPr>
                <w:rFonts w:ascii="Arial" w:hAnsi="Arial" w:eastAsia="Arial" w:cs="Arial"/>
                <w:sz w:val="16"/>
                <w:szCs w:val="16"/>
              </w:rPr>
              <w:t>R08-HE2D05-EDS-48-ZZ-MOD-LS-00405</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703DCBE2" w14:textId="499D48F6">
            <w:pPr>
              <w:jc w:val="left"/>
            </w:pPr>
            <w:r w:rsidRPr="7A785691">
              <w:rPr>
                <w:rFonts w:ascii="Arial" w:hAnsi="Arial" w:eastAsia="Arial" w:cs="Arial"/>
                <w:i/>
                <w:iCs/>
                <w:sz w:val="16"/>
                <w:szCs w:val="16"/>
              </w:rPr>
              <w:t xml:space="preserve">Small Cluster Type </w:t>
            </w:r>
            <w:proofErr w:type="gramStart"/>
            <w:r w:rsidRPr="7A785691">
              <w:rPr>
                <w:rFonts w:ascii="Arial" w:hAnsi="Arial" w:eastAsia="Arial" w:cs="Arial"/>
                <w:i/>
                <w:iCs/>
                <w:sz w:val="16"/>
                <w:szCs w:val="16"/>
              </w:rPr>
              <w:t>C  -</w:t>
            </w:r>
            <w:proofErr w:type="gramEnd"/>
            <w:r w:rsidRPr="7A785691">
              <w:rPr>
                <w:rFonts w:ascii="Arial" w:hAnsi="Arial" w:eastAsia="Arial" w:cs="Arial"/>
                <w:i/>
                <w:iCs/>
                <w:sz w:val="16"/>
                <w:szCs w:val="16"/>
              </w:rPr>
              <w:t xml:space="preserve"> 2 Bay Suite 1xDQ + 1x SK  (no pool)</w:t>
            </w:r>
          </w:p>
        </w:tc>
      </w:tr>
      <w:tr w:rsidR="7A785691" w:rsidTr="7A785691" w14:paraId="6602C66D"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RDefault="7A785691" w14:paraId="3F57D9E7" w14:textId="1F3F80F4"/>
        </w:tc>
        <w:tc>
          <w:tcPr>
            <w:tcW w:w="4320" w:type="dxa"/>
            <w:tcBorders>
              <w:top w:val="single" w:color="auto" w:sz="4" w:space="0"/>
              <w:left w:val="single" w:color="auto" w:sz="4" w:space="0"/>
              <w:bottom w:val="single" w:color="auto" w:sz="4" w:space="0"/>
              <w:right w:val="single" w:color="auto" w:sz="4" w:space="0"/>
            </w:tcBorders>
            <w:vAlign w:val="bottom"/>
          </w:tcPr>
          <w:p w:rsidR="7A785691" w:rsidRDefault="7A785691" w14:paraId="1AAB4C74" w14:textId="3765E824"/>
        </w:tc>
      </w:tr>
      <w:tr w:rsidR="7A785691" w:rsidTr="7A785691" w14:paraId="21282EF1"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21F0333E" w14:textId="2EAD26EB">
            <w:pPr>
              <w:jc w:val="left"/>
            </w:pPr>
            <w:r w:rsidRPr="7A785691">
              <w:rPr>
                <w:rFonts w:ascii="Arial" w:hAnsi="Arial" w:eastAsia="Arial" w:cs="Arial"/>
                <w:sz w:val="16"/>
                <w:szCs w:val="16"/>
              </w:rPr>
              <w:t>R08-HE2D05-EDS-59-XX-MOD-LS-00002</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51AE7F0F" w14:textId="5BCC88CC">
            <w:pPr>
              <w:jc w:val="left"/>
            </w:pPr>
            <w:r w:rsidRPr="7A785691">
              <w:rPr>
                <w:rFonts w:ascii="Arial" w:hAnsi="Arial" w:eastAsia="Arial" w:cs="Arial"/>
                <w:i/>
                <w:iCs/>
                <w:sz w:val="16"/>
                <w:szCs w:val="16"/>
              </w:rPr>
              <w:t>Large Hotel Guestrooms - Combined Layout</w:t>
            </w:r>
          </w:p>
        </w:tc>
      </w:tr>
      <w:tr w:rsidR="7A785691" w:rsidTr="7A785691" w14:paraId="1F7FA0B1"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49537259" w14:textId="0837E58A">
            <w:pPr>
              <w:jc w:val="left"/>
            </w:pPr>
            <w:r w:rsidRPr="7A785691">
              <w:rPr>
                <w:rFonts w:ascii="Arial" w:hAnsi="Arial" w:eastAsia="Arial" w:cs="Arial"/>
                <w:sz w:val="16"/>
                <w:szCs w:val="16"/>
              </w:rPr>
              <w:t>R08-HE2D05-EDS-49-XX-MOD-LS-00405</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7EC8FB09" w14:textId="5AF52F8A">
            <w:pPr>
              <w:jc w:val="left"/>
            </w:pPr>
            <w:r w:rsidRPr="7A785691">
              <w:rPr>
                <w:rFonts w:ascii="Arial" w:hAnsi="Arial" w:eastAsia="Arial" w:cs="Arial"/>
                <w:i/>
                <w:iCs/>
                <w:sz w:val="16"/>
                <w:szCs w:val="16"/>
              </w:rPr>
              <w:t>Large Cluster Type B - 2x Jr Suites + 2xDQ + 2xSK</w:t>
            </w:r>
          </w:p>
        </w:tc>
      </w:tr>
      <w:tr w:rsidR="7A785691" w:rsidTr="7A785691" w14:paraId="6ACD98A9"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313E4B24" w14:textId="1612D4C0">
            <w:pPr>
              <w:jc w:val="left"/>
            </w:pPr>
            <w:r w:rsidRPr="7A785691">
              <w:rPr>
                <w:rFonts w:ascii="Arial" w:hAnsi="Arial" w:eastAsia="Arial" w:cs="Arial"/>
                <w:sz w:val="16"/>
                <w:szCs w:val="16"/>
              </w:rPr>
              <w:t>R08-HE2D05-EDS-50-XX-MOD-LS-00406</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79E6682E" w14:textId="1395254D">
            <w:pPr>
              <w:jc w:val="left"/>
            </w:pPr>
            <w:r w:rsidRPr="7A785691">
              <w:rPr>
                <w:rFonts w:ascii="Arial" w:hAnsi="Arial" w:eastAsia="Arial" w:cs="Arial"/>
                <w:i/>
                <w:iCs/>
                <w:sz w:val="16"/>
                <w:szCs w:val="16"/>
              </w:rPr>
              <w:t>Large Cluster Type C - 5 Bay Suite + 1x DQ + 1 SK</w:t>
            </w:r>
          </w:p>
        </w:tc>
      </w:tr>
      <w:tr w:rsidR="7A785691" w:rsidTr="7A785691" w14:paraId="6D6A2531" w14:textId="77777777">
        <w:trPr>
          <w:trHeight w:val="255"/>
        </w:trPr>
        <w:tc>
          <w:tcPr>
            <w:tcW w:w="5250" w:type="dxa"/>
            <w:tcBorders>
              <w:top w:val="single" w:color="auto" w:sz="4" w:space="0"/>
              <w:left w:val="single" w:color="auto" w:sz="8" w:space="0"/>
              <w:bottom w:val="single" w:color="auto" w:sz="4" w:space="0"/>
              <w:right w:val="single" w:color="auto" w:sz="4" w:space="0"/>
            </w:tcBorders>
            <w:vAlign w:val="bottom"/>
          </w:tcPr>
          <w:p w:rsidR="7A785691" w:rsidP="7A785691" w:rsidRDefault="7A785691" w14:paraId="1EC649AC" w14:textId="71C95E41">
            <w:pPr>
              <w:jc w:val="left"/>
            </w:pPr>
            <w:r w:rsidRPr="7A785691">
              <w:rPr>
                <w:rFonts w:ascii="Arial" w:hAnsi="Arial" w:eastAsia="Arial" w:cs="Arial"/>
                <w:sz w:val="16"/>
                <w:szCs w:val="16"/>
              </w:rPr>
              <w:t>R08-HE2D05-EDS-51-XX-MOD-LS-00407</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00D850B3" w14:textId="0C20C7EA">
            <w:pPr>
              <w:jc w:val="left"/>
            </w:pPr>
            <w:r w:rsidRPr="7A785691">
              <w:rPr>
                <w:rFonts w:ascii="Arial" w:hAnsi="Arial" w:eastAsia="Arial" w:cs="Arial"/>
                <w:i/>
                <w:iCs/>
                <w:sz w:val="16"/>
                <w:szCs w:val="16"/>
              </w:rPr>
              <w:t>Large Cluster Type A - 4x AK + 1xDQ + 1x 2 Bay Suite</w:t>
            </w:r>
          </w:p>
        </w:tc>
      </w:tr>
      <w:tr w:rsidR="7A785691" w:rsidTr="7A785691" w14:paraId="6BF6E0D8" w14:textId="77777777">
        <w:trPr>
          <w:trHeight w:val="255"/>
        </w:trPr>
        <w:tc>
          <w:tcPr>
            <w:tcW w:w="5250" w:type="dxa"/>
            <w:tcBorders>
              <w:top w:val="single" w:color="auto" w:sz="4" w:space="0"/>
              <w:left w:val="single" w:color="auto" w:sz="8" w:space="0"/>
              <w:bottom w:val="single" w:color="auto" w:sz="4" w:space="0"/>
              <w:right w:val="single" w:color="auto" w:sz="4" w:space="0"/>
            </w:tcBorders>
          </w:tcPr>
          <w:p w:rsidR="7A785691" w:rsidRDefault="7A785691" w14:paraId="00C68EDF" w14:textId="5A50FB91"/>
        </w:tc>
        <w:tc>
          <w:tcPr>
            <w:tcW w:w="4320" w:type="dxa"/>
            <w:tcBorders>
              <w:top w:val="single" w:color="auto" w:sz="4" w:space="0"/>
              <w:left w:val="single" w:color="auto" w:sz="4" w:space="0"/>
              <w:bottom w:val="single" w:color="auto" w:sz="4" w:space="0"/>
              <w:right w:val="single" w:color="auto" w:sz="4" w:space="0"/>
            </w:tcBorders>
            <w:vAlign w:val="bottom"/>
          </w:tcPr>
          <w:p w:rsidR="7A785691" w:rsidRDefault="7A785691" w14:paraId="22FE420F" w14:textId="5DFBA200"/>
        </w:tc>
      </w:tr>
      <w:tr w:rsidR="7A785691" w:rsidTr="7A785691" w14:paraId="55CD8CA6" w14:textId="77777777">
        <w:trPr>
          <w:trHeight w:val="255"/>
        </w:trPr>
        <w:tc>
          <w:tcPr>
            <w:tcW w:w="5250" w:type="dxa"/>
            <w:tcBorders>
              <w:top w:val="single" w:color="auto" w:sz="4" w:space="0"/>
              <w:left w:val="single" w:color="auto" w:sz="8" w:space="0"/>
              <w:bottom w:val="single" w:color="auto" w:sz="4" w:space="0"/>
              <w:right w:val="single" w:color="auto" w:sz="4" w:space="0"/>
            </w:tcBorders>
          </w:tcPr>
          <w:p w:rsidR="7A785691" w:rsidP="7A785691" w:rsidRDefault="7A785691" w14:paraId="31B30CEA" w14:textId="6DC24DA8">
            <w:pPr>
              <w:jc w:val="left"/>
            </w:pPr>
            <w:r w:rsidRPr="7A785691">
              <w:rPr>
                <w:rFonts w:ascii="Arial" w:hAnsi="Arial" w:eastAsia="Arial" w:cs="Arial"/>
                <w:sz w:val="16"/>
                <w:szCs w:val="16"/>
              </w:rPr>
              <w:t>R08-HE2D05-EDS-00-XX-MOD-WF-00001</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653BE693" w14:textId="3B1DAB8E">
            <w:pPr>
              <w:jc w:val="left"/>
            </w:pPr>
            <w:r w:rsidRPr="7A785691">
              <w:rPr>
                <w:rFonts w:ascii="Arial" w:hAnsi="Arial" w:eastAsia="Arial" w:cs="Arial"/>
                <w:i/>
                <w:iCs/>
                <w:sz w:val="16"/>
                <w:szCs w:val="16"/>
              </w:rPr>
              <w:t>Site Layout</w:t>
            </w:r>
          </w:p>
        </w:tc>
      </w:tr>
      <w:tr w:rsidR="7A785691" w:rsidTr="7A785691" w14:paraId="5FACEBC3" w14:textId="77777777">
        <w:trPr>
          <w:trHeight w:val="255"/>
        </w:trPr>
        <w:tc>
          <w:tcPr>
            <w:tcW w:w="5250" w:type="dxa"/>
            <w:tcBorders>
              <w:top w:val="single" w:color="auto" w:sz="4" w:space="0"/>
              <w:left w:val="single" w:color="auto" w:sz="8" w:space="0"/>
              <w:bottom w:val="single" w:color="auto" w:sz="4" w:space="0"/>
              <w:right w:val="single" w:color="auto" w:sz="4" w:space="0"/>
            </w:tcBorders>
          </w:tcPr>
          <w:p w:rsidR="7A785691" w:rsidP="7A785691" w:rsidRDefault="7A785691" w14:paraId="0BF5800D" w14:textId="160FB447">
            <w:pPr>
              <w:jc w:val="left"/>
            </w:pPr>
            <w:r w:rsidRPr="7A785691">
              <w:rPr>
                <w:rFonts w:ascii="Arial" w:hAnsi="Arial" w:eastAsia="Arial" w:cs="Arial"/>
                <w:sz w:val="16"/>
                <w:szCs w:val="16"/>
              </w:rPr>
              <w:t>R08-HE2D05-EDS-00-XX-MOD-WF-11002</w:t>
            </w:r>
          </w:p>
        </w:tc>
        <w:tc>
          <w:tcPr>
            <w:tcW w:w="4320" w:type="dxa"/>
            <w:tcBorders>
              <w:top w:val="single" w:color="auto" w:sz="4" w:space="0"/>
              <w:left w:val="single" w:color="auto" w:sz="4" w:space="0"/>
              <w:bottom w:val="single" w:color="auto" w:sz="4" w:space="0"/>
              <w:right w:val="single" w:color="auto" w:sz="4" w:space="0"/>
            </w:tcBorders>
            <w:vAlign w:val="bottom"/>
          </w:tcPr>
          <w:p w:rsidR="7A785691" w:rsidP="7A785691" w:rsidRDefault="7A785691" w14:paraId="467D2B19" w14:textId="58761560">
            <w:pPr>
              <w:jc w:val="left"/>
            </w:pPr>
            <w:r w:rsidRPr="7A785691">
              <w:rPr>
                <w:rFonts w:ascii="Arial" w:hAnsi="Arial" w:eastAsia="Arial" w:cs="Arial"/>
                <w:i/>
                <w:iCs/>
                <w:sz w:val="16"/>
                <w:szCs w:val="16"/>
              </w:rPr>
              <w:t>Recreation</w:t>
            </w:r>
          </w:p>
        </w:tc>
      </w:tr>
    </w:tbl>
    <w:p w:rsidRPr="0059798F" w:rsidR="00A06571" w:rsidP="7A785691" w:rsidRDefault="00A06571" w14:paraId="090ACA4A" w14:textId="6C8E7005">
      <w:pPr>
        <w:rPr>
          <w:rFonts w:eastAsia="Playfair Display" w:cs="Playfair Display"/>
          <w:color w:val="000000"/>
          <w:szCs w:val="18"/>
        </w:rPr>
      </w:pPr>
    </w:p>
    <w:p w:rsidR="00A06571" w:rsidP="0059798F" w:rsidRDefault="10F7AF93" w14:paraId="040F19E1" w14:textId="69C476C0">
      <w:pPr>
        <w:rPr>
          <w:ins w:author="Florencia Mischelejis" w:date="2021-09-24T17:15:00Z" w:id="257"/>
          <w:rFonts w:eastAsia="Playfair Display" w:cs="Playfair Display"/>
          <w:color w:val="000000"/>
        </w:rPr>
      </w:pPr>
      <w:r w:rsidRPr="10F7AF93">
        <w:rPr>
          <w:rFonts w:eastAsia="Playfair Display" w:cs="Playfair Display"/>
          <w:color w:val="000000"/>
        </w:rPr>
        <w:t>Landscape Sheet Model Workflow </w:t>
      </w:r>
    </w:p>
    <w:p w:rsidR="10F7AF93" w:rsidP="10F7AF93" w:rsidRDefault="10F7AF93" w14:paraId="75899B13" w14:textId="48540485" w14:noSpellErr="1">
      <w:ins w:author="Florencia Mischelejis" w:date="2021-10-04T16:51:00Z" w:id="192338988">
        <w:r>
          <w:drawing>
            <wp:inline wp14:editId="7B5A9E9F" wp14:anchorId="56C6C995">
              <wp:extent cx="4918146" cy="3248035"/>
              <wp:effectExtent l="0" t="0" r="0" b="0"/>
              <wp:docPr id="1459906161" name="Picture 1459906161" title=""/>
              <wp:cNvGraphicFramePr>
                <a:graphicFrameLocks noChangeAspect="1"/>
              </wp:cNvGraphicFramePr>
              <a:graphic>
                <a:graphicData uri="http://schemas.openxmlformats.org/drawingml/2006/picture">
                  <pic:pic>
                    <pic:nvPicPr>
                      <pic:cNvPr id="0" name="Picture 1459906161"/>
                      <pic:cNvPicPr/>
                    </pic:nvPicPr>
                    <pic:blipFill>
                      <a:blip r:embed="Rec76db441f3d43ed">
                        <a:extLst xmlns:a="http://schemas.openxmlformats.org/drawingml/2006/main">
                          <a:ext uri="{28A0092B-C50C-407E-A947-70E740481C1C}">
                            <a14:useLocalDpi xmlns:a14="http://schemas.microsoft.com/office/drawing/2010/main" val="0"/>
                          </a:ext>
                        </a:extLst>
                      </a:blip>
                      <a:srcRect t="14555"/>
                      <a:stretch>
                        <a:fillRect/>
                      </a:stretch>
                    </pic:blipFill>
                    <pic:spPr>
                      <a:xfrm rot="0" flipH="0" flipV="0">
                        <a:off x="0" y="0"/>
                        <a:ext cx="4918146" cy="3248035"/>
                      </a:xfrm>
                      <a:prstGeom prst="rect">
                        <a:avLst/>
                      </a:prstGeom>
                    </pic:spPr>
                  </pic:pic>
                </a:graphicData>
              </a:graphic>
            </wp:inline>
          </w:drawing>
        </w:r>
      </w:ins>
    </w:p>
    <w:p w:rsidR="00060952" w:rsidP="0059798F" w:rsidRDefault="00060952" w14:paraId="2DE69D94" w14:textId="033814F4">
      <w:pPr>
        <w:rPr>
          <w:rFonts w:eastAsia="Playfair Display" w:cs="Playfair Display"/>
          <w:color w:val="000000"/>
        </w:rPr>
      </w:pPr>
    </w:p>
    <w:p w:rsidRPr="007E2771" w:rsidR="00060952" w:rsidP="00060952" w:rsidRDefault="0F8CFF0E" w14:paraId="27B5033C" w14:textId="77777777">
      <w:pPr>
        <w:rPr>
          <w:b/>
          <w:bCs/>
          <w:caps/>
        </w:rPr>
      </w:pPr>
      <w:r w:rsidRPr="0F8CFF0E">
        <w:rPr>
          <w:b/>
          <w:bCs/>
          <w:caps/>
        </w:rPr>
        <w:t>Kitchen &amp; Laundry Consultant</w:t>
      </w:r>
    </w:p>
    <w:p w:rsidRPr="007E2771" w:rsidR="00060952" w:rsidP="00060952" w:rsidRDefault="00060952" w14:paraId="3C8B7DF1" w14:textId="77777777">
      <w:pPr>
        <w:rPr>
          <w:b/>
          <w:bCs/>
        </w:rPr>
      </w:pPr>
      <w:r w:rsidRPr="007E2771">
        <w:rPr>
          <w:b/>
          <w:bCs/>
        </w:rPr>
        <w:t>- Kitchen and Laundry Diagram</w:t>
      </w:r>
    </w:p>
    <w:tbl>
      <w:tblPr>
        <w:tblStyle w:val="GridTable441"/>
        <w:tblW w:w="9540" w:type="dxa"/>
        <w:tblInd w:w="625" w:type="dxa"/>
        <w:tblLayout w:type="fixed"/>
        <w:tblLook w:val="04A0" w:firstRow="1" w:lastRow="0" w:firstColumn="1" w:lastColumn="0" w:noHBand="0" w:noVBand="1"/>
      </w:tblPr>
      <w:tblGrid>
        <w:gridCol w:w="4473"/>
        <w:gridCol w:w="5067"/>
      </w:tblGrid>
      <w:tr w:rsidRPr="00B340FD" w:rsidR="00060952" w:rsidTr="003546C1" w14:paraId="24E14A75" w14:textId="77777777">
        <w:trPr>
          <w:cnfStyle w:val="100000000000" w:firstRow="1" w:lastRow="0" w:firstColumn="0" w:lastColumn="0" w:oddVBand="0" w:evenVBand="0" w:oddHBand="0" w:evenHBand="0" w:firstRowFirstColumn="0" w:firstRowLastColumn="0" w:lastRowFirstColumn="0" w:lastRowLastColumn="0"/>
          <w:trHeight w:val="683"/>
          <w:tblHeader/>
        </w:trPr>
        <w:tc>
          <w:tcPr>
            <w:cnfStyle w:val="001000000000" w:firstRow="0" w:lastRow="0" w:firstColumn="1" w:lastColumn="0" w:oddVBand="0" w:evenVBand="0" w:oddHBand="0" w:evenHBand="0" w:firstRowFirstColumn="0" w:firstRowLastColumn="0" w:lastRowFirstColumn="0" w:lastRowLastColumn="0"/>
            <w:tcW w:w="4473"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F11BC9" w:rsidR="00060952" w:rsidP="0028170A" w:rsidRDefault="00060952" w14:paraId="05894E98" w14:textId="77777777">
            <w:pPr>
              <w:ind w:left="0"/>
              <w:jc w:val="left"/>
              <w:rPr>
                <w:rFonts w:cstheme="minorHAnsi"/>
              </w:rPr>
            </w:pPr>
            <w:r>
              <w:rPr>
                <w:rFonts w:cstheme="minorHAnsi"/>
              </w:rPr>
              <w:lastRenderedPageBreak/>
              <w:t>File Name</w:t>
            </w:r>
          </w:p>
        </w:tc>
        <w:tc>
          <w:tcPr>
            <w:tcW w:w="506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F11BC9" w:rsidR="00060952" w:rsidP="0028170A" w:rsidRDefault="00060952" w14:paraId="7F98D2F0" w14:textId="77777777">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F11BC9">
              <w:rPr>
                <w:rFonts w:cstheme="minorHAnsi"/>
              </w:rPr>
              <w:t>Description</w:t>
            </w:r>
          </w:p>
        </w:tc>
      </w:tr>
      <w:tr w:rsidRPr="00B340FD" w:rsidR="00B97BE2" w:rsidTr="00462E9B" w14:paraId="2E278B3D" w14:textId="7777777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71F23B59" w14:textId="13CE23AA">
            <w:pPr>
              <w:ind w:left="0"/>
              <w:jc w:val="left"/>
              <w:rPr>
                <w:rFonts w:eastAsia="Arial" w:cs="Arial"/>
                <w:color w:val="1A1A1A"/>
                <w:szCs w:val="18"/>
              </w:rPr>
            </w:pPr>
            <w:ins w:author="Andrea Aita" w:date="2021-09-07T16:11:00Z" w:id="259">
              <w:r w:rsidRPr="00462E9B">
                <w:rPr>
                  <w:rFonts w:eastAsia="Arial" w:cs="Arial"/>
                  <w:color w:val="1A1A1A"/>
                  <w:szCs w:val="18"/>
                </w:rPr>
                <w:t>R08-HE2F05-HAA-10-XX-MOD-KL-00100.rvt</w:t>
              </w:r>
            </w:ins>
            <w:del w:author="Andrea Aita" w:date="2021-09-07T16:11:00Z" w:id="260">
              <w:r w:rsidRPr="00462E9B" w:rsidDel="00E85036">
                <w:rPr>
                  <w:rFonts w:eastAsia="Arial" w:cs="Arial"/>
                  <w:color w:val="1A1A1A"/>
                  <w:szCs w:val="18"/>
                </w:rPr>
                <w:delText>R08-HE2F05-HAA-10-XX-MOD-KL-00100.rvt</w:delText>
              </w:r>
            </w:del>
          </w:p>
        </w:tc>
        <w:tc>
          <w:tcPr>
            <w:tcW w:w="506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74DBC528" w14:textId="7F664B88">
            <w:pPr>
              <w:ind w:left="0"/>
              <w:jc w:val="left"/>
              <w:cnfStyle w:val="000000100000" w:firstRow="0" w:lastRow="0" w:firstColumn="0" w:lastColumn="0" w:oddVBand="0" w:evenVBand="0" w:oddHBand="1" w:evenHBand="0" w:firstRowFirstColumn="0" w:firstRowLastColumn="0" w:lastRowFirstColumn="0" w:lastRowLastColumn="0"/>
              <w:rPr>
                <w:rFonts w:eastAsia="Arial" w:cs="Arial"/>
                <w:b/>
                <w:bCs/>
                <w:color w:val="1A1A1A"/>
                <w:szCs w:val="18"/>
              </w:rPr>
            </w:pPr>
            <w:ins w:author="Andrea Aita" w:date="2021-09-07T16:11:00Z" w:id="261">
              <w:r w:rsidRPr="00462E9B">
                <w:rPr>
                  <w:rFonts w:eastAsia="Arial" w:cs="Arial"/>
                  <w:b/>
                  <w:bCs/>
                  <w:color w:val="1A1A1A"/>
                  <w:szCs w:val="18"/>
                </w:rPr>
                <w:t>Amenities - Main Hub</w:t>
              </w:r>
            </w:ins>
            <w:del w:author="Andrea Aita" w:date="2021-09-07T16:11:00Z" w:id="262">
              <w:r w:rsidRPr="00462E9B" w:rsidDel="00E85036">
                <w:rPr>
                  <w:rFonts w:eastAsia="Arial" w:cs="Arial"/>
                  <w:b/>
                  <w:bCs/>
                  <w:color w:val="1A1A1A"/>
                  <w:szCs w:val="18"/>
                </w:rPr>
                <w:delText>Amenities - Main Hub</w:delText>
              </w:r>
            </w:del>
          </w:p>
        </w:tc>
      </w:tr>
      <w:tr w:rsidRPr="00B340FD" w:rsidR="00B97BE2" w:rsidTr="00462E9B" w14:paraId="15958800" w14:textId="77777777">
        <w:trPr>
          <w:trHeight w:val="267"/>
        </w:trPr>
        <w:tc>
          <w:tcPr>
            <w:cnfStyle w:val="001000000000" w:firstRow="0" w:lastRow="0" w:firstColumn="1" w:lastColumn="0" w:oddVBand="0" w:evenVBand="0" w:oddHBand="0" w:evenHBand="0" w:firstRowFirstColumn="0" w:firstRowLastColumn="0" w:lastRowFirstColumn="0" w:lastRowLastColumn="0"/>
            <w:tcW w:w="447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3E1578CE" w14:textId="6BFB76C2">
            <w:pPr>
              <w:ind w:left="0"/>
              <w:jc w:val="left"/>
              <w:rPr>
                <w:rFonts w:eastAsia="Arial" w:cs="Arial"/>
                <w:color w:val="1A1A1A"/>
                <w:szCs w:val="18"/>
              </w:rPr>
            </w:pPr>
            <w:ins w:author="Andrea Aita" w:date="2021-09-07T16:11:00Z" w:id="263">
              <w:r w:rsidRPr="00462E9B">
                <w:rPr>
                  <w:rFonts w:eastAsia="Arial" w:cs="Arial"/>
                  <w:color w:val="1A1A1A"/>
                  <w:szCs w:val="18"/>
                </w:rPr>
                <w:t>R08-HE2F05-HAA-15-XX-MOD-KL-00150.rvt</w:t>
              </w:r>
            </w:ins>
            <w:del w:author="Andrea Aita" w:date="2021-09-07T16:11:00Z" w:id="264">
              <w:r w:rsidRPr="00462E9B" w:rsidDel="00E85036">
                <w:rPr>
                  <w:rFonts w:eastAsia="Arial" w:cs="Arial"/>
                  <w:color w:val="1A1A1A"/>
                  <w:szCs w:val="18"/>
                </w:rPr>
                <w:delText>R08-HE2F05-HAA-15-XX-MOD-KL-00150.rvt</w:delText>
              </w:r>
            </w:del>
          </w:p>
        </w:tc>
        <w:tc>
          <w:tcPr>
            <w:tcW w:w="506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58C841EA" w14:textId="3010BBE3">
            <w:pPr>
              <w:ind w:left="0"/>
              <w:jc w:val="left"/>
              <w:cnfStyle w:val="000000000000" w:firstRow="0" w:lastRow="0" w:firstColumn="0" w:lastColumn="0" w:oddVBand="0" w:evenVBand="0" w:oddHBand="0" w:evenHBand="0" w:firstRowFirstColumn="0" w:firstRowLastColumn="0" w:lastRowFirstColumn="0" w:lastRowLastColumn="0"/>
              <w:rPr>
                <w:rFonts w:eastAsia="Arial" w:cs="Arial"/>
                <w:color w:val="1A1A1A"/>
                <w:szCs w:val="18"/>
              </w:rPr>
            </w:pPr>
            <w:ins w:author="Andrea Aita" w:date="2021-09-07T16:11:00Z" w:id="265">
              <w:r w:rsidRPr="00462E9B">
                <w:rPr>
                  <w:rFonts w:eastAsia="Arial" w:cs="Arial"/>
                  <w:color w:val="1A1A1A"/>
                  <w:szCs w:val="18"/>
                </w:rPr>
                <w:t>Amenities - Spa and Fitness</w:t>
              </w:r>
            </w:ins>
            <w:del w:author="Andrea Aita" w:date="2021-09-07T16:11:00Z" w:id="266">
              <w:r w:rsidRPr="00462E9B" w:rsidDel="00E85036">
                <w:rPr>
                  <w:rFonts w:eastAsia="Arial" w:cs="Arial"/>
                  <w:b/>
                  <w:bCs/>
                  <w:color w:val="1A1A1A"/>
                  <w:szCs w:val="18"/>
                </w:rPr>
                <w:delText>Amenities - Spa and Fitness</w:delText>
              </w:r>
            </w:del>
          </w:p>
        </w:tc>
      </w:tr>
      <w:tr w:rsidRPr="00B340FD" w:rsidR="00B97BE2" w:rsidTr="00462E9B" w14:paraId="3EAE0B3F" w14:textId="7777777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248F213F" w14:textId="0C871809">
            <w:pPr>
              <w:ind w:left="0"/>
              <w:jc w:val="left"/>
              <w:rPr>
                <w:rFonts w:eastAsia="Arial" w:cs="Arial"/>
                <w:color w:val="1A1A1A"/>
                <w:szCs w:val="18"/>
              </w:rPr>
            </w:pPr>
            <w:ins w:author="Andrea Aita" w:date="2021-09-07T16:11:00Z" w:id="267">
              <w:r w:rsidRPr="00462E9B">
                <w:rPr>
                  <w:rFonts w:eastAsia="Arial" w:cs="Arial"/>
                  <w:color w:val="1A1A1A"/>
                  <w:szCs w:val="18"/>
                </w:rPr>
                <w:t>R08-HE2F05-HAA-20-XX-MOD-KL-00200.rvt</w:t>
              </w:r>
            </w:ins>
            <w:del w:author="Andrea Aita" w:date="2021-09-07T16:11:00Z" w:id="268">
              <w:r w:rsidRPr="00462E9B" w:rsidDel="00E85036">
                <w:rPr>
                  <w:rFonts w:eastAsia="Arial" w:cs="Arial"/>
                  <w:color w:val="1A1A1A"/>
                  <w:szCs w:val="18"/>
                </w:rPr>
                <w:delText>R08-HE2F05-HAA-20-XX-MOD-KL-00200.rvt</w:delText>
              </w:r>
            </w:del>
          </w:p>
        </w:tc>
        <w:tc>
          <w:tcPr>
            <w:tcW w:w="506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21FB3F09" w14:textId="02CF62CB">
            <w:pPr>
              <w:ind w:left="0"/>
              <w:jc w:val="left"/>
              <w:cnfStyle w:val="000000100000" w:firstRow="0" w:lastRow="0" w:firstColumn="0" w:lastColumn="0" w:oddVBand="0" w:evenVBand="0" w:oddHBand="1" w:evenHBand="0" w:firstRowFirstColumn="0" w:firstRowLastColumn="0" w:lastRowFirstColumn="0" w:lastRowLastColumn="0"/>
              <w:rPr>
                <w:rFonts w:eastAsia="Arial" w:cs="Arial"/>
                <w:b/>
                <w:bCs/>
                <w:color w:val="1A1A1A"/>
                <w:szCs w:val="18"/>
              </w:rPr>
            </w:pPr>
            <w:ins w:author="Andrea Aita" w:date="2021-09-07T16:11:00Z" w:id="269">
              <w:r w:rsidRPr="00462E9B">
                <w:rPr>
                  <w:rFonts w:eastAsia="Arial" w:cs="Arial"/>
                  <w:b/>
                  <w:bCs/>
                  <w:color w:val="1A1A1A"/>
                  <w:szCs w:val="18"/>
                </w:rPr>
                <w:t>Amenities - Recreation</w:t>
              </w:r>
            </w:ins>
            <w:del w:author="Andrea Aita" w:date="2021-09-07T16:11:00Z" w:id="270">
              <w:r w:rsidRPr="00462E9B" w:rsidDel="00E85036">
                <w:rPr>
                  <w:rFonts w:eastAsia="Arial" w:cs="Arial"/>
                  <w:b/>
                  <w:bCs/>
                  <w:color w:val="1A1A1A"/>
                  <w:szCs w:val="18"/>
                </w:rPr>
                <w:delText>Amenities - Ricreation</w:delText>
              </w:r>
            </w:del>
          </w:p>
        </w:tc>
      </w:tr>
      <w:tr w:rsidRPr="00B340FD" w:rsidR="00B97BE2" w:rsidTr="00462E9B" w14:paraId="3BB41CBF" w14:textId="77777777">
        <w:trPr>
          <w:trHeight w:val="267"/>
        </w:trPr>
        <w:tc>
          <w:tcPr>
            <w:cnfStyle w:val="001000000000" w:firstRow="0" w:lastRow="0" w:firstColumn="1" w:lastColumn="0" w:oddVBand="0" w:evenVBand="0" w:oddHBand="0" w:evenHBand="0" w:firstRowFirstColumn="0" w:firstRowLastColumn="0" w:lastRowFirstColumn="0" w:lastRowLastColumn="0"/>
            <w:tcW w:w="447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35F23499" w14:textId="4BC75111">
            <w:pPr>
              <w:ind w:left="0"/>
              <w:jc w:val="left"/>
              <w:rPr>
                <w:rFonts w:eastAsia="Arial" w:cs="Arial"/>
                <w:color w:val="1A1A1A"/>
                <w:szCs w:val="18"/>
              </w:rPr>
            </w:pPr>
            <w:ins w:author="Andrea Aita" w:date="2021-09-07T16:11:00Z" w:id="271">
              <w:r w:rsidRPr="00462E9B">
                <w:rPr>
                  <w:rFonts w:eastAsia="Arial" w:cs="Arial"/>
                  <w:color w:val="1A1A1A"/>
                  <w:szCs w:val="18"/>
                </w:rPr>
                <w:t>R08-HE2F05-HAA-21-XX-MOD-KL-00200.rvt</w:t>
              </w:r>
            </w:ins>
            <w:del w:author="Andrea Aita" w:date="2021-09-07T16:11:00Z" w:id="272">
              <w:r w:rsidRPr="00462E9B" w:rsidDel="00E85036">
                <w:rPr>
                  <w:rFonts w:eastAsia="Arial" w:cs="Arial"/>
                  <w:color w:val="1A1A1A"/>
                  <w:szCs w:val="18"/>
                </w:rPr>
                <w:delText>R08-HE2F05-HAA-21-XX-MOD-KL-00200.rvt</w:delText>
              </w:r>
            </w:del>
          </w:p>
        </w:tc>
        <w:tc>
          <w:tcPr>
            <w:tcW w:w="506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27D89AB7" w14:textId="4D8B1855">
            <w:pPr>
              <w:ind w:left="0"/>
              <w:jc w:val="left"/>
              <w:cnfStyle w:val="000000000000" w:firstRow="0" w:lastRow="0" w:firstColumn="0" w:lastColumn="0" w:oddVBand="0" w:evenVBand="0" w:oddHBand="0" w:evenHBand="0" w:firstRowFirstColumn="0" w:firstRowLastColumn="0" w:lastRowFirstColumn="0" w:lastRowLastColumn="0"/>
              <w:rPr>
                <w:rFonts w:eastAsia="Arial" w:cs="Arial"/>
                <w:color w:val="1A1A1A"/>
                <w:szCs w:val="18"/>
              </w:rPr>
            </w:pPr>
            <w:ins w:author="Andrea Aita" w:date="2021-09-07T16:11:00Z" w:id="273">
              <w:r w:rsidRPr="00462E9B">
                <w:rPr>
                  <w:rFonts w:eastAsia="Arial" w:cs="Arial"/>
                  <w:color w:val="1A1A1A"/>
                  <w:szCs w:val="18"/>
                </w:rPr>
                <w:t>Beach Bar</w:t>
              </w:r>
            </w:ins>
            <w:del w:author="Andrea Aita" w:date="2021-09-07T16:11:00Z" w:id="274">
              <w:r w:rsidRPr="00462E9B" w:rsidDel="00E85036">
                <w:rPr>
                  <w:rFonts w:eastAsia="Arial" w:cs="Arial"/>
                  <w:b/>
                  <w:bCs/>
                  <w:color w:val="1A1A1A"/>
                  <w:szCs w:val="18"/>
                </w:rPr>
                <w:delText>Beach Bar</w:delText>
              </w:r>
            </w:del>
          </w:p>
        </w:tc>
      </w:tr>
      <w:tr w:rsidRPr="00B340FD" w:rsidR="00B97BE2" w:rsidTr="00462E9B" w14:paraId="52951A95" w14:textId="7777777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07BFA30E" w14:textId="3B7A70F2">
            <w:pPr>
              <w:ind w:left="0"/>
              <w:jc w:val="left"/>
              <w:rPr>
                <w:rFonts w:eastAsia="Arial" w:cs="Arial"/>
                <w:color w:val="1A1A1A"/>
                <w:szCs w:val="18"/>
              </w:rPr>
            </w:pPr>
            <w:ins w:author="Andrea Aita" w:date="2021-09-07T16:11:00Z" w:id="275">
              <w:r w:rsidRPr="00462E9B">
                <w:rPr>
                  <w:rFonts w:eastAsia="Arial" w:cs="Arial"/>
                  <w:color w:val="1A1A1A"/>
                  <w:szCs w:val="18"/>
                </w:rPr>
                <w:t>R08-HE2F05-HAA-22-XX-MOD-KL-00201.rvt</w:t>
              </w:r>
            </w:ins>
            <w:del w:author="Andrea Aita" w:date="2021-09-07T16:11:00Z" w:id="276">
              <w:r w:rsidRPr="00462E9B" w:rsidDel="00E85036">
                <w:rPr>
                  <w:rFonts w:eastAsia="Arial" w:cs="Arial"/>
                  <w:color w:val="1A1A1A"/>
                  <w:szCs w:val="18"/>
                </w:rPr>
                <w:delText>R08-HE2F05-HAA-22-XX-MOD-KL-00201.rvt</w:delText>
              </w:r>
            </w:del>
          </w:p>
        </w:tc>
        <w:tc>
          <w:tcPr>
            <w:tcW w:w="506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5DDF177E" w14:textId="28BFDC39">
            <w:pPr>
              <w:ind w:left="0"/>
              <w:jc w:val="left"/>
              <w:cnfStyle w:val="000000100000" w:firstRow="0" w:lastRow="0" w:firstColumn="0" w:lastColumn="0" w:oddVBand="0" w:evenVBand="0" w:oddHBand="1" w:evenHBand="0" w:firstRowFirstColumn="0" w:firstRowLastColumn="0" w:lastRowFirstColumn="0" w:lastRowLastColumn="0"/>
              <w:rPr>
                <w:rFonts w:eastAsia="Arial" w:cs="Arial"/>
                <w:b/>
                <w:bCs/>
                <w:color w:val="1A1A1A"/>
                <w:szCs w:val="18"/>
              </w:rPr>
            </w:pPr>
            <w:ins w:author="Andrea Aita" w:date="2021-09-07T16:11:00Z" w:id="277">
              <w:r w:rsidRPr="00462E9B">
                <w:rPr>
                  <w:rFonts w:eastAsia="Arial" w:cs="Arial"/>
                  <w:b/>
                  <w:bCs/>
                  <w:color w:val="1A1A1A"/>
                  <w:szCs w:val="18"/>
                </w:rPr>
                <w:t>Specialty Restaurant + Specialty Bar</w:t>
              </w:r>
            </w:ins>
            <w:del w:author="Andrea Aita" w:date="2021-09-07T16:11:00Z" w:id="278">
              <w:r w:rsidRPr="00462E9B" w:rsidDel="00E85036">
                <w:rPr>
                  <w:rFonts w:eastAsia="Arial" w:cs="Arial"/>
                  <w:b/>
                  <w:bCs/>
                  <w:color w:val="1A1A1A"/>
                  <w:szCs w:val="18"/>
                </w:rPr>
                <w:delText>Specialty Restaurant + Specialty Bar</w:delText>
              </w:r>
            </w:del>
          </w:p>
        </w:tc>
      </w:tr>
      <w:tr w:rsidRPr="00B340FD" w:rsidR="00B97BE2" w:rsidTr="00462E9B" w14:paraId="1AF4EF6A" w14:textId="77777777">
        <w:trPr>
          <w:trHeight w:val="267"/>
        </w:trPr>
        <w:tc>
          <w:tcPr>
            <w:cnfStyle w:val="001000000000" w:firstRow="0" w:lastRow="0" w:firstColumn="1" w:lastColumn="0" w:oddVBand="0" w:evenVBand="0" w:oddHBand="0" w:evenHBand="0" w:firstRowFirstColumn="0" w:firstRowLastColumn="0" w:lastRowFirstColumn="0" w:lastRowLastColumn="0"/>
            <w:tcW w:w="447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3D29AFDA" w14:textId="6633A383">
            <w:pPr>
              <w:ind w:left="0"/>
              <w:jc w:val="left"/>
              <w:rPr>
                <w:rFonts w:eastAsia="Arial" w:cs="Arial"/>
                <w:color w:val="1A1A1A"/>
                <w:szCs w:val="18"/>
              </w:rPr>
            </w:pPr>
            <w:ins w:author="Andrea Aita" w:date="2021-09-07T16:11:00Z" w:id="279">
              <w:r w:rsidRPr="00462E9B">
                <w:rPr>
                  <w:rFonts w:eastAsia="Arial" w:cs="Arial"/>
                  <w:color w:val="1A1A1A"/>
                  <w:szCs w:val="18"/>
                </w:rPr>
                <w:t>R08-HE2F05-HAA-49-XX-MOD-KL</w:t>
              </w:r>
              <w:proofErr w:type="gramStart"/>
              <w:r w:rsidRPr="00462E9B">
                <w:rPr>
                  <w:rFonts w:eastAsia="Arial" w:cs="Arial"/>
                  <w:color w:val="1A1A1A"/>
                  <w:szCs w:val="18"/>
                </w:rPr>
                <w:t>-??.</w:t>
              </w:r>
              <w:proofErr w:type="spellStart"/>
              <w:proofErr w:type="gramEnd"/>
              <w:r w:rsidRPr="00462E9B">
                <w:rPr>
                  <w:rFonts w:eastAsia="Arial" w:cs="Arial"/>
                  <w:color w:val="1A1A1A"/>
                  <w:szCs w:val="18"/>
                </w:rPr>
                <w:t>rvt</w:t>
              </w:r>
            </w:ins>
            <w:proofErr w:type="spellEnd"/>
            <w:del w:author="Andrea Aita" w:date="2021-09-07T16:11:00Z" w:id="280">
              <w:r w:rsidRPr="00462E9B" w:rsidDel="00E85036">
                <w:rPr>
                  <w:rFonts w:eastAsia="Arial" w:cs="Arial"/>
                  <w:color w:val="1A1A1A"/>
                  <w:szCs w:val="18"/>
                </w:rPr>
                <w:delText>R08-HE2F05-HAA-27-XX-MOD-KL-00201.rvt</w:delText>
              </w:r>
            </w:del>
          </w:p>
        </w:tc>
        <w:tc>
          <w:tcPr>
            <w:tcW w:w="506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034C235A" w14:textId="47974363">
            <w:pPr>
              <w:ind w:left="0"/>
              <w:jc w:val="left"/>
              <w:cnfStyle w:val="000000000000" w:firstRow="0" w:lastRow="0" w:firstColumn="0" w:lastColumn="0" w:oddVBand="0" w:evenVBand="0" w:oddHBand="0" w:evenHBand="0" w:firstRowFirstColumn="0" w:firstRowLastColumn="0" w:lastRowFirstColumn="0" w:lastRowLastColumn="0"/>
              <w:rPr>
                <w:rFonts w:eastAsia="Arial" w:cs="Arial"/>
                <w:color w:val="1A1A1A"/>
                <w:szCs w:val="18"/>
              </w:rPr>
            </w:pPr>
            <w:ins w:author="Andrea Aita" w:date="2021-09-07T16:11:00Z" w:id="281">
              <w:r w:rsidRPr="00462E9B">
                <w:rPr>
                  <w:rFonts w:eastAsia="Arial" w:cs="Arial"/>
                  <w:color w:val="1A1A1A"/>
                  <w:szCs w:val="18"/>
                </w:rPr>
                <w:t>2 DBL Queen +1JR Suite + 2 STD King- Support Room</w:t>
              </w:r>
            </w:ins>
            <w:del w:author="Andrea Aita" w:date="2021-09-07T16:11:00Z" w:id="282">
              <w:r w:rsidRPr="00462E9B" w:rsidDel="00E85036">
                <w:rPr>
                  <w:rFonts w:eastAsia="Arial" w:cs="Arial"/>
                  <w:b/>
                  <w:bCs/>
                  <w:color w:val="1A1A1A"/>
                  <w:szCs w:val="18"/>
                </w:rPr>
                <w:delText>Amenities - Teen Centre</w:delText>
              </w:r>
            </w:del>
          </w:p>
        </w:tc>
      </w:tr>
      <w:tr w:rsidRPr="00B340FD" w:rsidR="00B97BE2" w:rsidTr="00462E9B" w14:paraId="39110E10" w14:textId="7777777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4191866F" w14:textId="6D1339AA">
            <w:pPr>
              <w:ind w:left="0"/>
              <w:jc w:val="left"/>
              <w:rPr>
                <w:rFonts w:eastAsia="Arial" w:cs="Arial"/>
                <w:color w:val="1A1A1A"/>
                <w:szCs w:val="18"/>
              </w:rPr>
            </w:pPr>
            <w:ins w:author="Andrea Aita" w:date="2021-09-07T16:11:00Z" w:id="283">
              <w:r w:rsidRPr="00462E9B">
                <w:rPr>
                  <w:rFonts w:eastAsia="Arial" w:cs="Arial"/>
                  <w:color w:val="1A1A1A"/>
                  <w:szCs w:val="18"/>
                </w:rPr>
                <w:t>R08-HE2F05-HAA-51-XX-MOD-KL</w:t>
              </w:r>
              <w:proofErr w:type="gramStart"/>
              <w:r w:rsidRPr="00462E9B">
                <w:rPr>
                  <w:rFonts w:eastAsia="Arial" w:cs="Arial"/>
                  <w:color w:val="1A1A1A"/>
                  <w:szCs w:val="18"/>
                </w:rPr>
                <w:t>-??.</w:t>
              </w:r>
              <w:proofErr w:type="spellStart"/>
              <w:proofErr w:type="gramEnd"/>
              <w:r w:rsidRPr="00462E9B">
                <w:rPr>
                  <w:rFonts w:eastAsia="Arial" w:cs="Arial"/>
                  <w:color w:val="1A1A1A"/>
                  <w:szCs w:val="18"/>
                </w:rPr>
                <w:t>rvt</w:t>
              </w:r>
            </w:ins>
            <w:proofErr w:type="spellEnd"/>
            <w:del w:author="Andrea Aita" w:date="2021-09-07T16:11:00Z" w:id="284">
              <w:r w:rsidRPr="00462E9B" w:rsidDel="00E85036">
                <w:rPr>
                  <w:rFonts w:eastAsia="Arial" w:cs="Arial"/>
                  <w:color w:val="1A1A1A"/>
                  <w:szCs w:val="18"/>
                </w:rPr>
                <w:delText>R08-HE2F05-HAA-60-XX-MOD-KL-00601.rvt</w:delText>
              </w:r>
            </w:del>
          </w:p>
        </w:tc>
        <w:tc>
          <w:tcPr>
            <w:tcW w:w="506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462E9B" w:rsidR="00B97BE2" w:rsidP="00B97BE2" w:rsidRDefault="00B97BE2" w14:paraId="06DF2167" w14:textId="07B3831F">
            <w:pPr>
              <w:ind w:left="0"/>
              <w:jc w:val="left"/>
              <w:cnfStyle w:val="000000100000" w:firstRow="0" w:lastRow="0" w:firstColumn="0" w:lastColumn="0" w:oddVBand="0" w:evenVBand="0" w:oddHBand="1" w:evenHBand="0" w:firstRowFirstColumn="0" w:firstRowLastColumn="0" w:lastRowFirstColumn="0" w:lastRowLastColumn="0"/>
              <w:rPr>
                <w:rFonts w:eastAsia="Arial" w:cs="Arial"/>
                <w:b/>
                <w:bCs/>
                <w:color w:val="1A1A1A"/>
                <w:szCs w:val="18"/>
              </w:rPr>
            </w:pPr>
            <w:ins w:author="Andrea Aita" w:date="2021-09-07T16:11:00Z" w:id="285">
              <w:r w:rsidRPr="00462E9B">
                <w:rPr>
                  <w:rFonts w:eastAsia="Arial" w:cs="Arial"/>
                  <w:b/>
                  <w:bCs/>
                  <w:color w:val="1A1A1A"/>
                  <w:szCs w:val="18"/>
                </w:rPr>
                <w:t>1 Bed Suite+ 2 DBL Queen + 3 STD King- Support Room</w:t>
              </w:r>
            </w:ins>
            <w:del w:author="Andrea Aita" w:date="2021-09-07T16:11:00Z" w:id="286">
              <w:r w:rsidRPr="00462E9B" w:rsidDel="00E85036">
                <w:rPr>
                  <w:rFonts w:eastAsia="Arial" w:cs="Arial"/>
                  <w:b/>
                  <w:bCs/>
                  <w:color w:val="1A1A1A"/>
                  <w:szCs w:val="18"/>
                </w:rPr>
                <w:delText>Main BOH</w:delText>
              </w:r>
            </w:del>
          </w:p>
        </w:tc>
      </w:tr>
    </w:tbl>
    <w:p w:rsidR="00060952" w:rsidP="00060952" w:rsidRDefault="00060952" w14:paraId="372AFF4D" w14:textId="77777777"/>
    <w:p w:rsidR="00060952" w:rsidP="00060952" w:rsidRDefault="00060952" w14:paraId="079104F1" w14:textId="77777777">
      <w:r w:rsidRPr="00264EE0">
        <w:rPr>
          <w:rFonts w:hint="eastAsia"/>
        </w:rPr>
        <w:t>Model Workflow</w:t>
      </w:r>
    </w:p>
    <w:p w:rsidR="00060952" w:rsidP="00462E9B" w:rsidRDefault="00B97BE2" w14:paraId="1988947B" w14:textId="04D933E0">
      <w:pPr>
        <w:jc w:val="center"/>
        <w:rPr>
          <w:ins w:author="Jordan Cully" w:date="2021-09-20T18:48:00Z" w:id="287"/>
          <w:rFonts w:eastAsia="Playfair Display" w:cs="Playfair Display"/>
          <w:color w:val="000000"/>
        </w:rPr>
      </w:pPr>
      <w:ins w:author="Andrea Aita" w:date="2021-09-07T16:12:00Z" w:id="288">
        <w:r w:rsidRPr="00462E9B">
          <w:rPr>
            <w:rFonts w:eastAsia="Playfair Display" w:cs="Playfair Display"/>
            <w:noProof/>
            <w:color w:val="000000"/>
          </w:rPr>
          <w:drawing>
            <wp:inline distT="0" distB="0" distL="0" distR="0" wp14:anchorId="0E19B6D7" wp14:editId="5F146B3B">
              <wp:extent cx="6553200" cy="15049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67774" cy="1508331"/>
                      </a:xfrm>
                      <a:prstGeom prst="rect">
                        <a:avLst/>
                      </a:prstGeom>
                      <a:noFill/>
                      <a:ln>
                        <a:noFill/>
                      </a:ln>
                    </pic:spPr>
                  </pic:pic>
                </a:graphicData>
              </a:graphic>
            </wp:inline>
          </w:drawing>
        </w:r>
      </w:ins>
    </w:p>
    <w:p w:rsidR="00230790" w:rsidP="00462E9B" w:rsidRDefault="00230790" w14:paraId="3AE512A5" w14:textId="77777777">
      <w:pPr>
        <w:jc w:val="center"/>
        <w:rPr>
          <w:ins w:author="Jordan Cully" w:date="2021-09-20T18:48:00Z" w:id="289"/>
          <w:rFonts w:eastAsia="Playfair Display" w:cs="Playfair Display"/>
          <w:color w:val="000000"/>
        </w:rPr>
      </w:pPr>
    </w:p>
    <w:p w:rsidR="00230790" w:rsidP="00462E9B" w:rsidRDefault="00230790" w14:paraId="782E61F6" w14:textId="77777777">
      <w:pPr>
        <w:jc w:val="center"/>
        <w:rPr>
          <w:rFonts w:eastAsia="Playfair Display" w:cs="Playfair Display"/>
          <w:color w:val="000000"/>
        </w:rPr>
      </w:pPr>
    </w:p>
    <w:p w:rsidR="00060952" w:rsidP="003546C1" w:rsidRDefault="00060952" w14:paraId="08BCB055" w14:textId="391C5DA5">
      <w:pPr>
        <w:jc w:val="center"/>
        <w:rPr>
          <w:rFonts w:eastAsia="Playfair Display" w:cs="Playfair Display"/>
          <w:color w:val="000000"/>
        </w:rPr>
      </w:pPr>
      <w:del w:author="Andrea Aita" w:date="2021-09-07T16:12:00Z" w:id="290">
        <w:r w:rsidRPr="00462E9B" w:rsidDel="00B97BE2">
          <w:rPr>
            <w:rFonts w:eastAsia="Playfair Display" w:cs="Playfair Display"/>
            <w:noProof/>
            <w:color w:val="000000"/>
          </w:rPr>
          <w:drawing>
            <wp:inline distT="0" distB="0" distL="0" distR="0" wp14:anchorId="63E26874" wp14:editId="1BA7CE8D">
              <wp:extent cx="3073400" cy="52014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74048" cy="5202544"/>
                      </a:xfrm>
                      <a:prstGeom prst="rect">
                        <a:avLst/>
                      </a:prstGeom>
                      <a:noFill/>
                      <a:ln>
                        <a:noFill/>
                      </a:ln>
                    </pic:spPr>
                  </pic:pic>
                </a:graphicData>
              </a:graphic>
            </wp:inline>
          </w:drawing>
        </w:r>
      </w:del>
    </w:p>
    <w:p w:rsidRPr="006B4BCF" w:rsidR="000E2C06" w:rsidP="000E2C06" w:rsidRDefault="000E2C06" w14:paraId="44E49920" w14:textId="6587C784">
      <w:pPr>
        <w:ind w:left="360"/>
        <w:rPr>
          <w:b/>
          <w:bCs/>
        </w:rPr>
      </w:pPr>
      <w:r w:rsidRPr="006B4BCF">
        <w:rPr>
          <w:b/>
          <w:bCs/>
        </w:rPr>
        <w:t xml:space="preserve">- </w:t>
      </w:r>
      <w:r>
        <w:rPr>
          <w:b/>
          <w:bCs/>
        </w:rPr>
        <w:t>SPA</w:t>
      </w:r>
      <w:r w:rsidRPr="006B4BCF">
        <w:rPr>
          <w:b/>
          <w:bCs/>
        </w:rPr>
        <w:t xml:space="preserve"> DIAGRAM</w:t>
      </w:r>
      <w:r w:rsidRPr="006B4BCF">
        <w:rPr>
          <w:rFonts w:hint="eastAsia"/>
          <w:b/>
          <w:bCs/>
        </w:rPr>
        <w:t> </w:t>
      </w:r>
    </w:p>
    <w:p w:rsidRPr="0059798F" w:rsidR="000E2C06" w:rsidP="000E2C06" w:rsidRDefault="13BAFC45" w14:paraId="10D32EC7" w14:textId="52A095AB">
      <w:pPr>
        <w:rPr>
          <w:rFonts w:eastAsia="Playfair Display" w:cs="Playfair Display"/>
          <w:color w:val="000000"/>
        </w:rPr>
      </w:pPr>
      <w:r w:rsidRPr="13BAFC45">
        <w:rPr>
          <w:rFonts w:eastAsia="Playfair Display" w:cs="Playfair Display"/>
          <w:color w:val="000000"/>
        </w:rPr>
        <w:t>SPA Models Saved in BIM360 </w:t>
      </w:r>
    </w:p>
    <w:p w:rsidR="13BAFC45" w:rsidP="13BAFC45" w:rsidRDefault="13BAFC45" w14:paraId="3BAD15FF" w14:textId="48774955">
      <w:pPr>
        <w:rPr>
          <w:rFonts w:eastAsia="Playfair Display" w:cs="Playfair Display"/>
          <w:color w:val="000000"/>
          <w:szCs w:val="18"/>
        </w:rPr>
      </w:pPr>
    </w:p>
    <w:tbl>
      <w:tblPr>
        <w:tblStyle w:val="GridTable441"/>
        <w:tblW w:w="0" w:type="auto"/>
        <w:tblInd w:w="625" w:type="dxa"/>
        <w:tblLook w:val="04A0" w:firstRow="1" w:lastRow="0" w:firstColumn="1" w:lastColumn="0" w:noHBand="0" w:noVBand="1"/>
      </w:tblPr>
      <w:tblGrid>
        <w:gridCol w:w="4738"/>
        <w:gridCol w:w="4662"/>
      </w:tblGrid>
      <w:tr w:rsidR="13BAFC45" w:rsidTr="13BAFC45" w14:paraId="5A940176" w14:textId="77777777">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4738"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13BAFC45" w:rsidP="13BAFC45" w:rsidRDefault="13BAFC45" w14:paraId="5B5B562E" w14:textId="77777777">
            <w:pPr>
              <w:spacing w:after="120"/>
              <w:ind w:left="0"/>
              <w:jc w:val="left"/>
            </w:pPr>
            <w:r>
              <w:t>Model Naming Code</w:t>
            </w:r>
          </w:p>
        </w:tc>
        <w:tc>
          <w:tcPr>
            <w:tcW w:w="4662"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13BAFC45" w:rsidP="13BAFC45" w:rsidRDefault="13BAFC45" w14:paraId="45A4BBDC" w14:textId="77777777">
            <w:pPr>
              <w:ind w:left="0"/>
              <w:jc w:val="left"/>
              <w:cnfStyle w:val="100000000000" w:firstRow="1" w:lastRow="0" w:firstColumn="0" w:lastColumn="0" w:oddVBand="0" w:evenVBand="0" w:oddHBand="0" w:evenHBand="0" w:firstRowFirstColumn="0" w:firstRowLastColumn="0" w:lastRowFirstColumn="0" w:lastRowLastColumn="0"/>
            </w:pPr>
            <w:r>
              <w:t>Description</w:t>
            </w:r>
          </w:p>
        </w:tc>
      </w:tr>
      <w:tr w:rsidR="13BAFC45" w:rsidTr="13BAFC45" w14:paraId="02DFF3D4" w14:textId="77777777">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738"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13BAFC45" w:rsidP="13BAFC45" w:rsidRDefault="13BAFC45" w14:paraId="382B41A7" w14:textId="30A0EC18">
            <w:pPr>
              <w:ind w:left="0"/>
              <w:jc w:val="left"/>
            </w:pPr>
            <w:r w:rsidRPr="13BAFC45">
              <w:rPr>
                <w:rFonts w:eastAsia="Arial" w:cs="Arial"/>
                <w:color w:val="1A1A1A"/>
              </w:rPr>
              <w:t>R08-HE2D07-BAR-15-ZZ-MOD-SP-90001.rvt</w:t>
            </w:r>
          </w:p>
        </w:tc>
        <w:tc>
          <w:tcPr>
            <w:tcW w:w="4662"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13BAFC45" w:rsidP="13BAFC45" w:rsidRDefault="13BAFC45" w14:paraId="70E29925" w14:textId="05B4422C">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3BAFC45">
              <w:rPr>
                <w:i/>
                <w:iCs/>
              </w:rPr>
              <w:t>Pools + Spa Model &amp; Sheets</w:t>
            </w:r>
          </w:p>
        </w:tc>
      </w:tr>
    </w:tbl>
    <w:p w:rsidRPr="0059798F" w:rsidR="000E2C06" w:rsidP="000E2C06" w:rsidRDefault="000E2C06" w14:paraId="10B64D15" w14:textId="77777777">
      <w:pPr>
        <w:rPr>
          <w:rFonts w:eastAsia="Playfair Display" w:cs="Playfair Display"/>
          <w:color w:val="000000"/>
        </w:rPr>
      </w:pPr>
      <w:r w:rsidRPr="0059798F">
        <w:rPr>
          <w:rFonts w:hint="eastAsia" w:eastAsia="Playfair Display" w:cs="Playfair Display"/>
          <w:color w:val="000000"/>
        </w:rPr>
        <w:t> </w:t>
      </w:r>
    </w:p>
    <w:p w:rsidRPr="0059798F" w:rsidR="000E2C06" w:rsidP="000E2C06" w:rsidRDefault="000E2C06" w14:paraId="7DE7E90D" w14:textId="5F679A2F">
      <w:pPr>
        <w:rPr>
          <w:rFonts w:eastAsia="Playfair Display" w:cs="Playfair Display"/>
          <w:color w:val="000000"/>
        </w:rPr>
      </w:pPr>
      <w:r>
        <w:rPr>
          <w:rFonts w:eastAsia="Playfair Display" w:cs="Playfair Display"/>
          <w:color w:val="000000"/>
        </w:rPr>
        <w:t>SPA</w:t>
      </w:r>
      <w:r w:rsidRPr="0059798F">
        <w:rPr>
          <w:rFonts w:eastAsia="Playfair Display" w:cs="Playfair Display"/>
          <w:color w:val="000000"/>
        </w:rPr>
        <w:t xml:space="preserve"> Sheet Model Workflow </w:t>
      </w:r>
    </w:p>
    <w:p w:rsidR="00E2656D" w:rsidP="03FCF3AE" w:rsidRDefault="00E2656D" w14:paraId="0471F2D7" w14:textId="77777777"/>
    <w:p w:rsidR="5F10705B" w:rsidP="009D714B" w:rsidRDefault="00E2656D" w14:paraId="422761F5" w14:textId="444A0EC9">
      <w:pPr>
        <w:pStyle w:val="Ttulo2"/>
        <w:numPr>
          <w:ilvl w:val="0"/>
          <w:numId w:val="0"/>
        </w:numPr>
        <w:rPr>
          <w:color w:val="AE9142" w:themeColor="accent2"/>
          <w:szCs w:val="24"/>
        </w:rPr>
      </w:pPr>
      <w:bookmarkStart w:name="_Ref59118505" w:id="291"/>
      <w:bookmarkStart w:name="_Toc79671789" w:id="292"/>
      <w:r>
        <w:rPr>
          <w:color w:val="AE9142" w:themeColor="accent2"/>
          <w:szCs w:val="24"/>
        </w:rPr>
        <w:t>6.5</w:t>
      </w:r>
      <w:r w:rsidRPr="5F10705B" w:rsidR="5F10705B">
        <w:rPr>
          <w:color w:val="AE9142" w:themeColor="accent2"/>
          <w:szCs w:val="24"/>
        </w:rPr>
        <w:t>Specialist Discipline Integration into BIM Environment.</w:t>
      </w:r>
      <w:bookmarkEnd w:id="291"/>
      <w:bookmarkEnd w:id="292"/>
      <w:r w:rsidRPr="5F10705B" w:rsidR="5F10705B">
        <w:rPr>
          <w:color w:val="AE9142" w:themeColor="accent2"/>
          <w:szCs w:val="24"/>
        </w:rPr>
        <w:t xml:space="preserve">  </w:t>
      </w:r>
    </w:p>
    <w:p w:rsidR="5F10705B" w:rsidP="5F10705B" w:rsidRDefault="5F10705B" w14:paraId="5934DBE6" w14:textId="0FC0FDA1">
      <w:r w:rsidRPr="5F10705B">
        <w:rPr>
          <w:szCs w:val="18"/>
        </w:rPr>
        <w:t xml:space="preserve">This section of the BEP refers to the BIM Information that is produced by TRSDC Consultants that are not contractually appointed to produce BIM Models, but will provide valuable </w:t>
      </w:r>
      <w:r w:rsidR="001C3384">
        <w:rPr>
          <w:szCs w:val="18"/>
        </w:rPr>
        <w:t xml:space="preserve">Design and </w:t>
      </w:r>
      <w:r w:rsidRPr="5F10705B">
        <w:rPr>
          <w:szCs w:val="18"/>
        </w:rPr>
        <w:t xml:space="preserve">BIM Information that will have to be embedded into other Consultants BIM Models. Such information can be described as reach metadata and will for part of the LOI’s requirements or might even influence the size, shape and orientation of the design elements consequently altering the LOD’s requirements.  </w:t>
      </w:r>
    </w:p>
    <w:p w:rsidR="5F10705B" w:rsidP="5F10705B" w:rsidRDefault="5F10705B" w14:paraId="72B3A755" w14:textId="03B777B7">
      <w:r w:rsidRPr="5F10705B">
        <w:rPr>
          <w:szCs w:val="18"/>
        </w:rPr>
        <w:t xml:space="preserve">To make sure that this information is captured within the </w:t>
      </w:r>
      <w:r w:rsidR="00A9355D">
        <w:rPr>
          <w:szCs w:val="18"/>
        </w:rPr>
        <w:t>exchange</w:t>
      </w:r>
      <w:r w:rsidRPr="5F10705B">
        <w:rPr>
          <w:szCs w:val="18"/>
        </w:rPr>
        <w:t xml:space="preserve"> BIM model deliverables, it is crucial that a Specialist Discipline Integration into BIM Environment matrix is established so that every consultant understands what information is provided, when it is provided and by whom. </w:t>
      </w:r>
    </w:p>
    <w:p w:rsidR="5F10705B" w:rsidP="5F10705B" w:rsidRDefault="5F10705B" w14:paraId="5444674C" w14:textId="25D0FEC4">
      <w:pPr>
        <w:rPr>
          <w:rFonts w:ascii="Segoe UI" w:hAnsi="Segoe UI" w:eastAsia="Segoe UI" w:cs="Segoe UI"/>
          <w:color w:val="000000"/>
          <w:szCs w:val="18"/>
        </w:rPr>
      </w:pPr>
    </w:p>
    <w:p w:rsidR="5F10705B" w:rsidP="5F10705B" w:rsidRDefault="5F10705B" w14:paraId="463D6450" w14:textId="1A663B48">
      <w:pPr>
        <w:rPr>
          <w:szCs w:val="18"/>
        </w:rPr>
      </w:pPr>
      <w:r w:rsidRPr="5F10705B">
        <w:rPr>
          <w:szCs w:val="18"/>
        </w:rPr>
        <w:t>Responsibilities</w:t>
      </w:r>
    </w:p>
    <w:p w:rsidRPr="00FA6E0A" w:rsidR="5F10705B" w:rsidP="00E72426" w:rsidRDefault="5F10705B" w14:paraId="5AFB409A" w14:textId="5403878A">
      <w:pPr>
        <w:pStyle w:val="Prrafodelista"/>
        <w:numPr>
          <w:ilvl w:val="0"/>
          <w:numId w:val="4"/>
        </w:numPr>
        <w:rPr>
          <w:color w:val="000000"/>
          <w:szCs w:val="18"/>
          <w:lang w:val="it-IT"/>
        </w:rPr>
      </w:pPr>
      <w:r w:rsidRPr="00FA6E0A">
        <w:rPr>
          <w:szCs w:val="18"/>
          <w:lang w:val="it-IT"/>
        </w:rPr>
        <w:t xml:space="preserve">Specialist Discipline (No BIM Modelling Scope) Responsibilities. </w:t>
      </w:r>
    </w:p>
    <w:p w:rsidR="5F10705B" w:rsidP="001C3384" w:rsidRDefault="5F10705B" w14:paraId="6D95F4EA" w14:textId="50B5ADCB">
      <w:pPr>
        <w:pStyle w:val="Prrafodelista"/>
        <w:numPr>
          <w:ilvl w:val="0"/>
          <w:numId w:val="3"/>
        </w:numPr>
        <w:ind w:left="1080"/>
        <w:rPr>
          <w:color w:val="000000"/>
          <w:szCs w:val="18"/>
        </w:rPr>
      </w:pPr>
      <w:r w:rsidRPr="5F10705B">
        <w:rPr>
          <w:szCs w:val="18"/>
        </w:rPr>
        <w:lastRenderedPageBreak/>
        <w:t xml:space="preserve">To </w:t>
      </w:r>
      <w:r w:rsidRPr="001C3384">
        <w:t>read</w:t>
      </w:r>
      <w:r w:rsidRPr="5F10705B">
        <w:rPr>
          <w:szCs w:val="18"/>
        </w:rPr>
        <w:t xml:space="preserve"> and familiarize with the BEP and any other documentation related to overall project BIM Scope of Works</w:t>
      </w:r>
    </w:p>
    <w:p w:rsidR="5F10705B" w:rsidP="001C3384" w:rsidRDefault="5F10705B" w14:paraId="3E5F8624" w14:textId="01AA8C08">
      <w:pPr>
        <w:pStyle w:val="Prrafodelista"/>
        <w:numPr>
          <w:ilvl w:val="0"/>
          <w:numId w:val="3"/>
        </w:numPr>
        <w:ind w:left="1080"/>
        <w:rPr>
          <w:color w:val="000000"/>
          <w:szCs w:val="18"/>
        </w:rPr>
      </w:pPr>
      <w:r w:rsidRPr="5F10705B">
        <w:rPr>
          <w:szCs w:val="18"/>
        </w:rPr>
        <w:t xml:space="preserve">To </w:t>
      </w:r>
      <w:r w:rsidRPr="001C3384">
        <w:t>provide</w:t>
      </w:r>
      <w:r w:rsidRPr="5F10705B">
        <w:rPr>
          <w:szCs w:val="18"/>
        </w:rPr>
        <w:t xml:space="preserve"> the information that will have to be embedded</w:t>
      </w:r>
      <w:r w:rsidR="00AA2E8B">
        <w:rPr>
          <w:szCs w:val="18"/>
        </w:rPr>
        <w:t xml:space="preserve"> </w:t>
      </w:r>
      <w:r w:rsidRPr="5F10705B">
        <w:rPr>
          <w:szCs w:val="18"/>
        </w:rPr>
        <w:t>into other Consultant BIM Models as a clear format that is easy to understand, process and integrate and it is following the Master Information</w:t>
      </w:r>
      <w:r w:rsidR="00AA2E8B">
        <w:rPr>
          <w:szCs w:val="18"/>
        </w:rPr>
        <w:t xml:space="preserve"> </w:t>
      </w:r>
      <w:r w:rsidRPr="5F10705B">
        <w:rPr>
          <w:szCs w:val="18"/>
        </w:rPr>
        <w:t>Delivery Table (MPDT) format</w:t>
      </w:r>
    </w:p>
    <w:p w:rsidR="5F10705B" w:rsidP="001C3384" w:rsidRDefault="5F10705B" w14:paraId="679F1F43" w14:textId="06CABAAB">
      <w:pPr>
        <w:pStyle w:val="Prrafodelista"/>
        <w:numPr>
          <w:ilvl w:val="0"/>
          <w:numId w:val="3"/>
        </w:numPr>
        <w:ind w:left="1080"/>
        <w:rPr>
          <w:color w:val="000000"/>
          <w:szCs w:val="18"/>
        </w:rPr>
      </w:pPr>
      <w:r w:rsidRPr="5F10705B">
        <w:rPr>
          <w:szCs w:val="18"/>
        </w:rPr>
        <w:t xml:space="preserve">To </w:t>
      </w:r>
      <w:r w:rsidRPr="001C3384">
        <w:t>provide</w:t>
      </w:r>
      <w:r w:rsidRPr="5F10705B">
        <w:rPr>
          <w:szCs w:val="18"/>
        </w:rPr>
        <w:t xml:space="preserve"> regular updates to all the Consultants with BIM Modelling Scope when new information is produced,</w:t>
      </w:r>
      <w:r w:rsidR="00AA2E8B">
        <w:rPr>
          <w:szCs w:val="18"/>
        </w:rPr>
        <w:t xml:space="preserve"> </w:t>
      </w:r>
      <w:r w:rsidRPr="5F10705B">
        <w:rPr>
          <w:szCs w:val="18"/>
        </w:rPr>
        <w:t xml:space="preserve">or existing information has been altered. </w:t>
      </w:r>
    </w:p>
    <w:p w:rsidR="5F10705B" w:rsidP="001C3384" w:rsidRDefault="5F10705B" w14:paraId="3277C116" w14:textId="188D348A">
      <w:pPr>
        <w:pStyle w:val="Prrafodelista"/>
        <w:numPr>
          <w:ilvl w:val="0"/>
          <w:numId w:val="3"/>
        </w:numPr>
        <w:ind w:left="1080"/>
        <w:rPr>
          <w:color w:val="000000"/>
          <w:szCs w:val="18"/>
        </w:rPr>
      </w:pPr>
      <w:r w:rsidRPr="5F10705B">
        <w:rPr>
          <w:szCs w:val="18"/>
        </w:rPr>
        <w:t xml:space="preserve">To </w:t>
      </w:r>
      <w:r w:rsidRPr="001C3384">
        <w:t>actively</w:t>
      </w:r>
      <w:r w:rsidRPr="5F10705B">
        <w:rPr>
          <w:szCs w:val="18"/>
        </w:rPr>
        <w:t xml:space="preserve"> participate in BIM Weekly Meetings to make sure that relevant information is being captured</w:t>
      </w:r>
    </w:p>
    <w:p w:rsidR="5F10705B" w:rsidP="5F10705B" w:rsidRDefault="5F10705B" w14:paraId="1CB028F3" w14:textId="3E1E8081">
      <w:pPr>
        <w:rPr>
          <w:szCs w:val="18"/>
        </w:rPr>
      </w:pPr>
    </w:p>
    <w:p w:rsidRPr="00FA6E0A" w:rsidR="5F10705B" w:rsidP="00E72426" w:rsidRDefault="5F10705B" w14:paraId="42BA8773" w14:textId="2EC5ECF4">
      <w:pPr>
        <w:pStyle w:val="Prrafodelista"/>
        <w:numPr>
          <w:ilvl w:val="0"/>
          <w:numId w:val="4"/>
        </w:numPr>
        <w:rPr>
          <w:color w:val="000000"/>
          <w:szCs w:val="18"/>
          <w:lang w:val="it-IT"/>
        </w:rPr>
      </w:pPr>
      <w:r w:rsidRPr="00FA6E0A">
        <w:rPr>
          <w:szCs w:val="18"/>
          <w:lang w:val="it-IT"/>
        </w:rPr>
        <w:t xml:space="preserve">Specialist Discipline (No BIM Modelling Scope) Responsibilities. </w:t>
      </w:r>
    </w:p>
    <w:p w:rsidR="5F10705B" w:rsidP="001C3384" w:rsidRDefault="5F10705B" w14:paraId="5091771C" w14:textId="0B6489DC">
      <w:pPr>
        <w:pStyle w:val="Prrafodelista"/>
        <w:numPr>
          <w:ilvl w:val="0"/>
          <w:numId w:val="3"/>
        </w:numPr>
        <w:ind w:left="1080"/>
        <w:rPr>
          <w:color w:val="000000"/>
          <w:szCs w:val="18"/>
        </w:rPr>
      </w:pPr>
      <w:r w:rsidRPr="5F10705B">
        <w:rPr>
          <w:szCs w:val="18"/>
        </w:rPr>
        <w:t xml:space="preserve">Provide </w:t>
      </w:r>
      <w:r w:rsidRPr="001C3384">
        <w:t>feedback</w:t>
      </w:r>
      <w:r w:rsidRPr="5F10705B">
        <w:rPr>
          <w:szCs w:val="18"/>
        </w:rPr>
        <w:t xml:space="preserve"> to Specialist Discipline regarding the format expected of the information required to be embedded </w:t>
      </w:r>
    </w:p>
    <w:p w:rsidR="5F10705B" w:rsidP="001C3384" w:rsidRDefault="5F10705B" w14:paraId="2F601CC3" w14:textId="1A31E060">
      <w:pPr>
        <w:pStyle w:val="Prrafodelista"/>
        <w:numPr>
          <w:ilvl w:val="0"/>
          <w:numId w:val="3"/>
        </w:numPr>
        <w:ind w:left="1080"/>
        <w:rPr>
          <w:color w:val="000000"/>
          <w:szCs w:val="18"/>
        </w:rPr>
      </w:pPr>
      <w:r w:rsidRPr="001C3384">
        <w:t>Incorporate</w:t>
      </w:r>
      <w:r w:rsidRPr="5F10705B">
        <w:rPr>
          <w:szCs w:val="18"/>
        </w:rPr>
        <w:t xml:space="preserve"> the Specialist Discipline information following the Master Information</w:t>
      </w:r>
      <w:r w:rsidR="001C3384">
        <w:rPr>
          <w:szCs w:val="18"/>
        </w:rPr>
        <w:t xml:space="preserve"> </w:t>
      </w:r>
      <w:r w:rsidRPr="5F10705B">
        <w:rPr>
          <w:szCs w:val="18"/>
        </w:rPr>
        <w:t>Delivery</w:t>
      </w:r>
      <w:r w:rsidR="001C3384">
        <w:rPr>
          <w:szCs w:val="18"/>
        </w:rPr>
        <w:t xml:space="preserve"> </w:t>
      </w:r>
      <w:r w:rsidRPr="5F10705B">
        <w:rPr>
          <w:szCs w:val="18"/>
        </w:rPr>
        <w:t>Table MPDT matrix</w:t>
      </w:r>
    </w:p>
    <w:p w:rsidR="5F10705B" w:rsidP="5F10705B" w:rsidRDefault="5F10705B" w14:paraId="07A4BA35" w14:textId="3CAA095E">
      <w:pPr>
        <w:rPr>
          <w:rFonts w:ascii="Segoe UI" w:hAnsi="Segoe UI" w:eastAsia="Segoe UI" w:cs="Segoe UI"/>
          <w:color w:val="000000"/>
          <w:szCs w:val="18"/>
        </w:rPr>
      </w:pPr>
    </w:p>
    <w:p w:rsidR="5F10705B" w:rsidP="0059798F" w:rsidRDefault="5F10705B" w14:paraId="1EC983EB" w14:textId="3C456B88">
      <w:r w:rsidRPr="0059798F">
        <w:t>Specialist Discipline Integration Matrix</w:t>
      </w:r>
    </w:p>
    <w:tbl>
      <w:tblPr>
        <w:tblStyle w:val="Tablaconcuadrcula"/>
        <w:tblW w:w="9625" w:type="dxa"/>
        <w:tblInd w:w="576" w:type="dxa"/>
        <w:tblBorders>
          <w:top w:val="single" w:color="AE9142" w:themeColor="accent2" w:sz="4" w:space="0"/>
          <w:left w:val="single" w:color="AE9142" w:themeColor="accent2" w:sz="4" w:space="0"/>
          <w:bottom w:val="single" w:color="AE9142" w:themeColor="accent2" w:sz="4" w:space="0"/>
          <w:right w:val="single" w:color="AE9142" w:themeColor="accent2" w:sz="4" w:space="0"/>
          <w:insideH w:val="single" w:color="AE9142" w:themeColor="accent2" w:sz="4" w:space="0"/>
          <w:insideV w:val="single" w:color="AE9142" w:themeColor="accent2" w:sz="4" w:space="0"/>
        </w:tblBorders>
        <w:tblLook w:val="04A0" w:firstRow="1" w:lastRow="0" w:firstColumn="1" w:lastColumn="0" w:noHBand="0" w:noVBand="1"/>
      </w:tblPr>
      <w:tblGrid>
        <w:gridCol w:w="1592"/>
        <w:gridCol w:w="998"/>
        <w:gridCol w:w="998"/>
        <w:gridCol w:w="986"/>
        <w:gridCol w:w="1077"/>
        <w:gridCol w:w="914"/>
        <w:gridCol w:w="1140"/>
        <w:gridCol w:w="982"/>
        <w:gridCol w:w="938"/>
      </w:tblGrid>
      <w:tr w:rsidR="0059798F" w:rsidTr="37BC3E2A" w14:paraId="3BF11C77" w14:textId="77777777">
        <w:trPr>
          <w:trHeight w:val="432"/>
        </w:trPr>
        <w:tc>
          <w:tcPr>
            <w:tcW w:w="1642" w:type="dxa"/>
            <w:tcBorders>
              <w:bottom w:val="single" w:color="auto" w:sz="4" w:space="0"/>
              <w:right w:val="single" w:color="auto" w:sz="4" w:space="0"/>
            </w:tcBorders>
            <w:shd w:val="clear" w:color="auto" w:fill="AE9142" w:themeFill="accent2"/>
            <w:vAlign w:val="center"/>
          </w:tcPr>
          <w:p w:rsidRPr="00FC30A2" w:rsidR="0059798F" w:rsidP="005D7B5A" w:rsidRDefault="0059798F" w14:paraId="4B434160" w14:textId="77777777">
            <w:pPr>
              <w:ind w:left="0"/>
              <w:jc w:val="center"/>
              <w:rPr>
                <w:color w:val="FFFFFF" w:themeColor="background1"/>
                <w:szCs w:val="18"/>
              </w:rPr>
            </w:pPr>
            <w:r>
              <w:rPr>
                <w:color w:val="FFFFFF" w:themeColor="background1"/>
                <w:szCs w:val="18"/>
              </w:rPr>
              <w:t>SD-MATRIX</w:t>
            </w:r>
          </w:p>
        </w:tc>
        <w:tc>
          <w:tcPr>
            <w:tcW w:w="6991" w:type="dxa"/>
            <w:gridSpan w:val="7"/>
            <w:tcBorders>
              <w:left w:val="single" w:color="auto" w:sz="4" w:space="0"/>
              <w:bottom w:val="single" w:color="auto" w:sz="4" w:space="0"/>
            </w:tcBorders>
            <w:shd w:val="clear" w:color="auto" w:fill="AE9142" w:themeFill="accent2"/>
            <w:vAlign w:val="center"/>
          </w:tcPr>
          <w:p w:rsidR="0059798F" w:rsidP="005D7B5A" w:rsidRDefault="0059798F" w14:paraId="6E2FD451" w14:textId="77777777">
            <w:pPr>
              <w:ind w:left="0"/>
              <w:jc w:val="center"/>
              <w:rPr>
                <w:color w:val="FFFFFF" w:themeColor="background1"/>
                <w:szCs w:val="18"/>
              </w:rPr>
            </w:pPr>
            <w:r w:rsidRPr="00605921">
              <w:rPr>
                <w:rFonts w:hint="eastAsia"/>
                <w:color w:val="FFFFFF" w:themeColor="background1"/>
                <w:szCs w:val="18"/>
              </w:rPr>
              <w:t>Consultants with BIM Modelling Scope</w:t>
            </w:r>
          </w:p>
        </w:tc>
        <w:tc>
          <w:tcPr>
            <w:tcW w:w="992" w:type="dxa"/>
            <w:tcBorders>
              <w:left w:val="single" w:color="auto" w:sz="4" w:space="0"/>
              <w:bottom w:val="single" w:color="auto" w:sz="4" w:space="0"/>
            </w:tcBorders>
            <w:shd w:val="clear" w:color="auto" w:fill="AE9142" w:themeFill="accent2"/>
            <w:vAlign w:val="center"/>
          </w:tcPr>
          <w:p w:rsidR="37BC3E2A" w:rsidP="37BC3E2A" w:rsidRDefault="37BC3E2A" w14:paraId="699F5EC5" w14:textId="53627664">
            <w:pPr>
              <w:jc w:val="center"/>
              <w:rPr>
                <w:color w:val="FFFFFF" w:themeColor="background2"/>
                <w:szCs w:val="18"/>
              </w:rPr>
            </w:pPr>
          </w:p>
        </w:tc>
      </w:tr>
      <w:tr w:rsidR="0059798F" w:rsidTr="37BC3E2A" w14:paraId="024351F6" w14:textId="77777777">
        <w:trPr>
          <w:trHeight w:val="432"/>
        </w:trPr>
        <w:tc>
          <w:tcPr>
            <w:tcW w:w="1642" w:type="dxa"/>
            <w:tcBorders>
              <w:bottom w:val="single" w:color="auto" w:sz="4" w:space="0"/>
              <w:right w:val="single" w:color="auto" w:sz="4" w:space="0"/>
            </w:tcBorders>
            <w:shd w:val="clear" w:color="auto" w:fill="AE9142" w:themeFill="accent2"/>
            <w:vAlign w:val="center"/>
          </w:tcPr>
          <w:p w:rsidRPr="00FC30A2" w:rsidR="0059798F" w:rsidP="005D7B5A" w:rsidRDefault="0059798F" w14:paraId="2BDDD095" w14:textId="77777777">
            <w:pPr>
              <w:ind w:left="0"/>
              <w:jc w:val="center"/>
              <w:rPr>
                <w:color w:val="FFFFFF" w:themeColor="background1"/>
                <w:szCs w:val="18"/>
              </w:rPr>
            </w:pPr>
            <w:commentRangeStart w:id="293"/>
            <w:r>
              <w:rPr>
                <w:color w:val="FFFFFF" w:themeColor="background1"/>
                <w:szCs w:val="18"/>
              </w:rPr>
              <w:t xml:space="preserve">Specialist Consultants </w:t>
            </w:r>
            <w:commentRangeEnd w:id="293"/>
            <w:r w:rsidR="00E76852">
              <w:rPr>
                <w:rStyle w:val="Refdecomentario"/>
              </w:rPr>
              <w:commentReference w:id="293"/>
            </w:r>
          </w:p>
        </w:tc>
        <w:tc>
          <w:tcPr>
            <w:tcW w:w="956" w:type="dxa"/>
            <w:tcBorders>
              <w:left w:val="single" w:color="auto" w:sz="4" w:space="0"/>
              <w:bottom w:val="single" w:color="auto" w:sz="4" w:space="0"/>
              <w:right w:val="single" w:color="auto" w:sz="4" w:space="0"/>
            </w:tcBorders>
            <w:shd w:val="clear" w:color="auto" w:fill="AE9142" w:themeFill="accent2"/>
            <w:vAlign w:val="center"/>
          </w:tcPr>
          <w:p w:rsidRPr="00FC30A2" w:rsidR="0059798F" w:rsidP="005D7B5A" w:rsidRDefault="0059798F" w14:paraId="7797A550" w14:textId="77777777">
            <w:pPr>
              <w:ind w:left="0"/>
              <w:jc w:val="center"/>
              <w:rPr>
                <w:color w:val="FFFFFF" w:themeColor="background1"/>
                <w:szCs w:val="18"/>
              </w:rPr>
            </w:pPr>
            <w:r>
              <w:rPr>
                <w:color w:val="FFFFFF" w:themeColor="background1"/>
                <w:szCs w:val="18"/>
              </w:rPr>
              <w:t>Signature Architect</w:t>
            </w:r>
          </w:p>
        </w:tc>
        <w:tc>
          <w:tcPr>
            <w:tcW w:w="963" w:type="dxa"/>
            <w:tcBorders>
              <w:left w:val="single" w:color="auto" w:sz="4" w:space="0"/>
              <w:bottom w:val="single" w:color="auto" w:sz="4" w:space="0"/>
              <w:right w:val="single" w:color="auto" w:sz="4" w:space="0"/>
            </w:tcBorders>
            <w:shd w:val="clear" w:color="auto" w:fill="AE9142" w:themeFill="accent2"/>
            <w:vAlign w:val="center"/>
          </w:tcPr>
          <w:p w:rsidRPr="00FC30A2" w:rsidR="0059798F" w:rsidP="005D7B5A" w:rsidRDefault="0059798F" w14:paraId="0FADEF51" w14:textId="77777777">
            <w:pPr>
              <w:ind w:left="0"/>
              <w:jc w:val="center"/>
              <w:rPr>
                <w:color w:val="FFFFFF" w:themeColor="background1"/>
                <w:szCs w:val="18"/>
              </w:rPr>
            </w:pPr>
            <w:r>
              <w:rPr>
                <w:color w:val="FFFFFF" w:themeColor="background1"/>
                <w:szCs w:val="18"/>
              </w:rPr>
              <w:t>Executive Architect</w:t>
            </w:r>
          </w:p>
        </w:tc>
        <w:tc>
          <w:tcPr>
            <w:tcW w:w="990" w:type="dxa"/>
            <w:tcBorders>
              <w:left w:val="single" w:color="auto" w:sz="4" w:space="0"/>
              <w:bottom w:val="single" w:color="auto" w:sz="4" w:space="0"/>
              <w:right w:val="single" w:color="auto" w:sz="4" w:space="0"/>
            </w:tcBorders>
            <w:shd w:val="clear" w:color="auto" w:fill="AE9142" w:themeFill="accent2"/>
          </w:tcPr>
          <w:p w:rsidR="0059798F" w:rsidP="005D7B5A" w:rsidRDefault="0059798F" w14:paraId="1EC2B6A4" w14:textId="77777777">
            <w:pPr>
              <w:ind w:left="0"/>
              <w:jc w:val="center"/>
              <w:rPr>
                <w:color w:val="FFFFFF" w:themeColor="background1"/>
                <w:szCs w:val="18"/>
              </w:rPr>
            </w:pPr>
            <w:r>
              <w:rPr>
                <w:color w:val="FFFFFF" w:themeColor="background1"/>
                <w:szCs w:val="18"/>
              </w:rPr>
              <w:t>Multi-Dis Engineer</w:t>
            </w:r>
          </w:p>
        </w:tc>
        <w:tc>
          <w:tcPr>
            <w:tcW w:w="1034" w:type="dxa"/>
            <w:tcBorders>
              <w:left w:val="single" w:color="auto" w:sz="4" w:space="0"/>
              <w:bottom w:val="single" w:color="auto" w:sz="4" w:space="0"/>
              <w:right w:val="single" w:color="auto" w:sz="4" w:space="0"/>
            </w:tcBorders>
            <w:shd w:val="clear" w:color="auto" w:fill="AE9142" w:themeFill="accent2"/>
          </w:tcPr>
          <w:p w:rsidR="0059798F" w:rsidP="005D7B5A" w:rsidRDefault="0059798F" w14:paraId="2EE57E9B" w14:textId="77777777">
            <w:pPr>
              <w:ind w:left="0"/>
              <w:jc w:val="center"/>
              <w:rPr>
                <w:color w:val="FFFFFF" w:themeColor="background1"/>
                <w:szCs w:val="18"/>
              </w:rPr>
            </w:pPr>
            <w:r w:rsidRPr="00754268">
              <w:rPr>
                <w:rFonts w:hint="eastAsia"/>
                <w:color w:val="FFFFFF" w:themeColor="background1"/>
                <w:szCs w:val="18"/>
              </w:rPr>
              <w:t>Landscape Architect</w:t>
            </w:r>
          </w:p>
        </w:tc>
        <w:tc>
          <w:tcPr>
            <w:tcW w:w="922" w:type="dxa"/>
            <w:tcBorders>
              <w:left w:val="single" w:color="auto" w:sz="4" w:space="0"/>
              <w:bottom w:val="single" w:color="auto" w:sz="4" w:space="0"/>
              <w:right w:val="single" w:color="auto" w:sz="4" w:space="0"/>
            </w:tcBorders>
            <w:shd w:val="clear" w:color="auto" w:fill="AE9142" w:themeFill="accent2"/>
          </w:tcPr>
          <w:p w:rsidR="0059798F" w:rsidP="005D7B5A" w:rsidRDefault="0059798F" w14:paraId="3536CFA9" w14:textId="77777777">
            <w:pPr>
              <w:ind w:left="0"/>
              <w:jc w:val="center"/>
              <w:rPr>
                <w:color w:val="FFFFFF" w:themeColor="background1"/>
                <w:szCs w:val="18"/>
              </w:rPr>
            </w:pPr>
            <w:r w:rsidRPr="00754268">
              <w:rPr>
                <w:rFonts w:hint="eastAsia"/>
                <w:color w:val="FFFFFF" w:themeColor="background1"/>
                <w:szCs w:val="18"/>
              </w:rPr>
              <w:t>Interior Design</w:t>
            </w:r>
          </w:p>
        </w:tc>
        <w:tc>
          <w:tcPr>
            <w:tcW w:w="1134" w:type="dxa"/>
            <w:tcBorders>
              <w:left w:val="single" w:color="auto" w:sz="4" w:space="0"/>
              <w:bottom w:val="single" w:color="auto" w:sz="4" w:space="0"/>
              <w:right w:val="single" w:color="auto" w:sz="4" w:space="0"/>
            </w:tcBorders>
            <w:shd w:val="clear" w:color="auto" w:fill="AE9142" w:themeFill="accent2"/>
          </w:tcPr>
          <w:p w:rsidR="0059798F" w:rsidP="005D7B5A" w:rsidRDefault="0059798F" w14:paraId="12C94796" w14:textId="77777777">
            <w:pPr>
              <w:ind w:left="0"/>
              <w:jc w:val="center"/>
              <w:rPr>
                <w:color w:val="FFFFFF" w:themeColor="background1"/>
                <w:szCs w:val="18"/>
              </w:rPr>
            </w:pPr>
            <w:r w:rsidRPr="00332A07">
              <w:rPr>
                <w:rFonts w:hint="eastAsia"/>
                <w:color w:val="FFFFFF" w:themeColor="background1"/>
                <w:szCs w:val="18"/>
              </w:rPr>
              <w:t>Signage &amp; Wayfinding</w:t>
            </w:r>
          </w:p>
        </w:tc>
        <w:tc>
          <w:tcPr>
            <w:tcW w:w="992" w:type="dxa"/>
            <w:tcBorders>
              <w:left w:val="single" w:color="auto" w:sz="4" w:space="0"/>
              <w:bottom w:val="single" w:color="auto" w:sz="4" w:space="0"/>
            </w:tcBorders>
            <w:shd w:val="clear" w:color="auto" w:fill="AE9142" w:themeFill="accent2"/>
            <w:vAlign w:val="center"/>
          </w:tcPr>
          <w:p w:rsidRPr="00FC30A2" w:rsidR="0059798F" w:rsidP="005D7B5A" w:rsidRDefault="0059798F" w14:paraId="4ECBFA04" w14:textId="77777777">
            <w:pPr>
              <w:ind w:left="0"/>
              <w:jc w:val="center"/>
              <w:rPr>
                <w:color w:val="FFFFFF" w:themeColor="background1"/>
                <w:szCs w:val="18"/>
              </w:rPr>
            </w:pPr>
            <w:r w:rsidRPr="00E35FFF">
              <w:rPr>
                <w:rFonts w:hint="eastAsia"/>
                <w:color w:val="FFFFFF" w:themeColor="background1"/>
                <w:szCs w:val="18"/>
              </w:rPr>
              <w:t>Kitchen &amp; Laundry</w:t>
            </w:r>
          </w:p>
        </w:tc>
        <w:tc>
          <w:tcPr>
            <w:tcW w:w="992" w:type="dxa"/>
            <w:tcBorders>
              <w:left w:val="single" w:color="auto" w:sz="4" w:space="0"/>
              <w:bottom w:val="single" w:color="auto" w:sz="4" w:space="0"/>
            </w:tcBorders>
            <w:shd w:val="clear" w:color="auto" w:fill="AE9142" w:themeFill="accent2"/>
            <w:vAlign w:val="center"/>
          </w:tcPr>
          <w:p w:rsidR="37BC3E2A" w:rsidP="37BC3E2A" w:rsidRDefault="37BC3E2A" w14:paraId="2791C74F" w14:textId="7216FEB1">
            <w:pPr>
              <w:ind w:left="0"/>
              <w:jc w:val="center"/>
              <w:rPr>
                <w:color w:val="FFFFFF" w:themeColor="background2"/>
                <w:szCs w:val="18"/>
              </w:rPr>
            </w:pPr>
            <w:r w:rsidRPr="37BC3E2A">
              <w:rPr>
                <w:color w:val="FFFFFF" w:themeColor="background2"/>
                <w:szCs w:val="18"/>
              </w:rPr>
              <w:t>Spa</w:t>
            </w:r>
          </w:p>
        </w:tc>
      </w:tr>
      <w:tr w:rsidR="00000EE5" w:rsidTr="37BC3E2A" w14:paraId="7D32B224" w14:textId="77777777">
        <w:trPr>
          <w:trHeight w:val="432"/>
        </w:trPr>
        <w:tc>
          <w:tcPr>
            <w:tcW w:w="1642" w:type="dxa"/>
            <w:shd w:val="clear" w:color="auto" w:fill="auto"/>
            <w:vAlign w:val="center"/>
          </w:tcPr>
          <w:p w:rsidRPr="00FC30A2" w:rsidR="00000EE5" w:rsidP="00000EE5" w:rsidRDefault="00000EE5" w14:paraId="6BABEA0F" w14:textId="77777777">
            <w:pPr>
              <w:ind w:left="0"/>
              <w:jc w:val="center"/>
              <w:rPr>
                <w:sz w:val="16"/>
                <w:szCs w:val="16"/>
              </w:rPr>
            </w:pPr>
            <w:r w:rsidRPr="009548FE">
              <w:rPr>
                <w:rFonts w:hint="eastAsia"/>
                <w:sz w:val="16"/>
                <w:szCs w:val="16"/>
              </w:rPr>
              <w:t>Cost Consultant</w:t>
            </w:r>
          </w:p>
        </w:tc>
        <w:tc>
          <w:tcPr>
            <w:tcW w:w="956" w:type="dxa"/>
            <w:shd w:val="clear" w:color="auto" w:fill="auto"/>
            <w:vAlign w:val="center"/>
          </w:tcPr>
          <w:p w:rsidR="00000EE5" w:rsidP="00000EE5" w:rsidRDefault="00000EE5" w14:paraId="3D3F3B49" w14:textId="77777777">
            <w:pPr>
              <w:ind w:left="0"/>
              <w:jc w:val="center"/>
            </w:pPr>
            <w:r w:rsidRPr="00EB34F9">
              <w:rPr>
                <w:rFonts w:ascii="Wingdings" w:hAnsi="Wingdings" w:eastAsia="Wingdings" w:cs="Wingdings"/>
                <w:i/>
                <w:color w:val="AE9142" w:themeColor="text1"/>
                <w:sz w:val="24"/>
                <w:szCs w:val="24"/>
                <w:lang w:val="en-GB" w:eastAsia="zh-CN"/>
              </w:rPr>
              <w:t></w:t>
            </w:r>
          </w:p>
        </w:tc>
        <w:tc>
          <w:tcPr>
            <w:tcW w:w="963" w:type="dxa"/>
            <w:vAlign w:val="center"/>
          </w:tcPr>
          <w:p w:rsidRPr="00A43123" w:rsidR="00000EE5" w:rsidP="00000EE5" w:rsidRDefault="00000EE5" w14:paraId="3DD23769" w14:textId="4C3C08FE">
            <w:pPr>
              <w:ind w:left="0"/>
              <w:jc w:val="center"/>
              <w:rPr>
                <w:rFonts w:ascii="Times New Roman" w:hAnsi="Times New Roman" w:eastAsia="SimSun" w:cs="Times New Roman"/>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90" w:type="dxa"/>
            <w:vAlign w:val="center"/>
          </w:tcPr>
          <w:p w:rsidRPr="00A43123" w:rsidR="00000EE5" w:rsidP="3031B3A7" w:rsidRDefault="3031B3A7" w14:paraId="44A49375" w14:textId="11BBD433">
            <w:pPr>
              <w:ind w:left="0"/>
              <w:jc w:val="center"/>
              <w:rPr>
                <w:rFonts w:ascii="Wingdings" w:hAnsi="Wingdings" w:eastAsia="Wingdings" w:cs="Wingdings"/>
                <w:i/>
                <w:iCs/>
                <w:color w:val="AE9142" w:themeColor="text1"/>
                <w:sz w:val="24"/>
                <w:szCs w:val="24"/>
                <w:lang w:val="en-GB" w:eastAsia="zh-CN"/>
              </w:rPr>
            </w:pPr>
            <w:r w:rsidRPr="3031B3A7">
              <w:rPr>
                <w:rFonts w:ascii="Wingdings" w:hAnsi="Wingdings" w:eastAsia="Wingdings" w:cs="Wingdings"/>
                <w:i/>
                <w:iCs/>
                <w:color w:val="AD9042"/>
                <w:sz w:val="24"/>
                <w:szCs w:val="24"/>
                <w:lang w:val="en-GB" w:eastAsia="zh-CN"/>
              </w:rPr>
              <w:t></w:t>
            </w:r>
          </w:p>
        </w:tc>
        <w:tc>
          <w:tcPr>
            <w:tcW w:w="1034" w:type="dxa"/>
            <w:vAlign w:val="center"/>
          </w:tcPr>
          <w:p w:rsidRPr="00A43123" w:rsidR="00000EE5" w:rsidP="2F26C92E" w:rsidRDefault="00000EE5" w14:paraId="78B9C0F3" w14:textId="26426D7B">
            <w:pPr>
              <w:ind w:left="0"/>
              <w:jc w:val="center"/>
              <w:rPr>
                <w:rFonts w:ascii="Wingdings" w:hAnsi="Wingdings" w:eastAsia="Wingdings" w:cs="Wingdings"/>
                <w:i/>
                <w:iCs/>
                <w:color w:val="AE9142" w:themeColor="text1"/>
                <w:sz w:val="24"/>
                <w:szCs w:val="24"/>
                <w:lang w:val="en-GB" w:eastAsia="zh-CN"/>
              </w:rPr>
            </w:pPr>
          </w:p>
        </w:tc>
        <w:tc>
          <w:tcPr>
            <w:tcW w:w="922" w:type="dxa"/>
            <w:vAlign w:val="center"/>
          </w:tcPr>
          <w:p w:rsidRPr="00A43123" w:rsidR="00000EE5" w:rsidP="00000EE5" w:rsidRDefault="00000EE5" w14:paraId="092C1521" w14:textId="77777777">
            <w:pPr>
              <w:ind w:left="0"/>
              <w:jc w:val="center"/>
              <w:rPr>
                <w:rFonts w:ascii="Times New Roman" w:hAnsi="Times New Roman" w:eastAsia="SimSun" w:cs="Times New Roman"/>
                <w:i/>
                <w:color w:val="AE9142" w:themeColor="text1"/>
                <w:sz w:val="24"/>
                <w:szCs w:val="24"/>
                <w:lang w:val="en-GB" w:eastAsia="zh-CN"/>
              </w:rPr>
            </w:pPr>
          </w:p>
        </w:tc>
        <w:tc>
          <w:tcPr>
            <w:tcW w:w="1134" w:type="dxa"/>
            <w:vAlign w:val="center"/>
          </w:tcPr>
          <w:p w:rsidRPr="00A43123" w:rsidR="00000EE5" w:rsidP="00000EE5" w:rsidRDefault="00000EE5" w14:paraId="7B33475C" w14:textId="77777777">
            <w:pPr>
              <w:ind w:left="0"/>
              <w:jc w:val="center"/>
              <w:rPr>
                <w:rFonts w:ascii="Times New Roman" w:hAnsi="Times New Roman" w:eastAsia="SimSun" w:cs="Times New Roman"/>
                <w:i/>
                <w:color w:val="AE9142" w:themeColor="text1"/>
                <w:sz w:val="24"/>
                <w:szCs w:val="24"/>
                <w:lang w:val="en-GB" w:eastAsia="zh-CN"/>
              </w:rPr>
            </w:pPr>
          </w:p>
        </w:tc>
        <w:tc>
          <w:tcPr>
            <w:tcW w:w="992" w:type="dxa"/>
            <w:vAlign w:val="center"/>
          </w:tcPr>
          <w:p w:rsidRPr="00A43123" w:rsidR="00000EE5" w:rsidP="00000EE5" w:rsidRDefault="00000EE5" w14:paraId="79459359" w14:textId="77777777">
            <w:pPr>
              <w:ind w:left="0"/>
              <w:jc w:val="center"/>
              <w:rPr>
                <w:rFonts w:ascii="Times New Roman" w:hAnsi="Times New Roman" w:eastAsia="SimSun" w:cs="Times New Roman"/>
                <w:i/>
                <w:color w:val="AE9142" w:themeColor="text1"/>
                <w:sz w:val="24"/>
                <w:szCs w:val="24"/>
                <w:lang w:val="en-GB" w:eastAsia="zh-CN"/>
              </w:rPr>
            </w:pPr>
          </w:p>
        </w:tc>
        <w:tc>
          <w:tcPr>
            <w:tcW w:w="992" w:type="dxa"/>
            <w:vAlign w:val="center"/>
          </w:tcPr>
          <w:p w:rsidR="37BC3E2A" w:rsidP="37BC3E2A" w:rsidRDefault="37BC3E2A" w14:paraId="340987B9" w14:textId="5CBF72CF">
            <w:pPr>
              <w:jc w:val="center"/>
              <w:rPr>
                <w:rFonts w:ascii="Times New Roman" w:hAnsi="Times New Roman" w:eastAsia="SimSun" w:cs="Times New Roman"/>
                <w:i/>
                <w:iCs/>
                <w:color w:val="AE9142" w:themeColor="accent2"/>
                <w:szCs w:val="18"/>
                <w:lang w:val="en-GB" w:eastAsia="zh-CN"/>
              </w:rPr>
            </w:pPr>
          </w:p>
        </w:tc>
      </w:tr>
      <w:tr w:rsidR="00000EE5" w:rsidTr="37BC3E2A" w14:paraId="560222C5" w14:textId="77777777">
        <w:trPr>
          <w:trHeight w:val="432"/>
        </w:trPr>
        <w:tc>
          <w:tcPr>
            <w:tcW w:w="1642" w:type="dxa"/>
            <w:shd w:val="clear" w:color="auto" w:fill="auto"/>
            <w:vAlign w:val="center"/>
          </w:tcPr>
          <w:p w:rsidRPr="00FC30A2" w:rsidR="00000EE5" w:rsidP="00000EE5" w:rsidRDefault="00000EE5" w14:paraId="1CE9162D" w14:textId="77777777">
            <w:pPr>
              <w:ind w:left="0"/>
              <w:jc w:val="center"/>
              <w:rPr>
                <w:sz w:val="16"/>
                <w:szCs w:val="16"/>
              </w:rPr>
            </w:pPr>
            <w:r w:rsidRPr="00E808CD">
              <w:rPr>
                <w:rFonts w:hint="eastAsia"/>
                <w:sz w:val="16"/>
                <w:szCs w:val="16"/>
              </w:rPr>
              <w:t>Marine &amp; Costal</w:t>
            </w:r>
            <w:r>
              <w:rPr>
                <w:sz w:val="16"/>
                <w:szCs w:val="16"/>
              </w:rPr>
              <w:t xml:space="preserve"> Consultant</w:t>
            </w:r>
          </w:p>
        </w:tc>
        <w:tc>
          <w:tcPr>
            <w:tcW w:w="956" w:type="dxa"/>
            <w:shd w:val="clear" w:color="auto" w:fill="auto"/>
            <w:vAlign w:val="center"/>
          </w:tcPr>
          <w:p w:rsidR="00000EE5" w:rsidP="00000EE5" w:rsidRDefault="00000EE5" w14:paraId="35048302" w14:textId="4768815C">
            <w:pPr>
              <w:ind w:left="0"/>
              <w:jc w:val="center"/>
            </w:pPr>
            <w:r w:rsidRPr="00EB34F9">
              <w:rPr>
                <w:rFonts w:ascii="Wingdings" w:hAnsi="Wingdings" w:eastAsia="Wingdings" w:cs="Wingdings"/>
                <w:i/>
                <w:color w:val="AE9142" w:themeColor="text1"/>
                <w:sz w:val="24"/>
                <w:szCs w:val="24"/>
                <w:lang w:val="en-GB" w:eastAsia="zh-CN"/>
              </w:rPr>
              <w:t></w:t>
            </w:r>
          </w:p>
        </w:tc>
        <w:tc>
          <w:tcPr>
            <w:tcW w:w="963" w:type="dxa"/>
            <w:vAlign w:val="center"/>
          </w:tcPr>
          <w:p w:rsidRPr="00A43123" w:rsidR="00000EE5" w:rsidP="00000EE5" w:rsidRDefault="00000EE5" w14:paraId="0922A238" w14:textId="3631D064">
            <w:pPr>
              <w:ind w:left="0"/>
              <w:jc w:val="center"/>
              <w:rPr>
                <w:rFonts w:ascii="Times New Roman" w:hAnsi="Times New Roman" w:eastAsia="SimSun" w:cs="Times New Roman"/>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90" w:type="dxa"/>
            <w:vAlign w:val="center"/>
          </w:tcPr>
          <w:p w:rsidRPr="00A43123" w:rsidR="00000EE5" w:rsidP="3031B3A7" w:rsidRDefault="3031B3A7" w14:paraId="10B6048E" w14:textId="36690664">
            <w:pPr>
              <w:ind w:left="0"/>
              <w:jc w:val="center"/>
              <w:rPr>
                <w:rFonts w:ascii="Wingdings" w:hAnsi="Wingdings" w:eastAsia="Wingdings" w:cs="Wingdings"/>
                <w:i/>
                <w:iCs/>
                <w:color w:val="AE9142" w:themeColor="text1"/>
                <w:sz w:val="24"/>
                <w:szCs w:val="24"/>
                <w:lang w:val="en-GB" w:eastAsia="zh-CN"/>
              </w:rPr>
            </w:pPr>
            <w:r w:rsidRPr="3031B3A7">
              <w:rPr>
                <w:rFonts w:ascii="Wingdings" w:hAnsi="Wingdings" w:eastAsia="Wingdings" w:cs="Wingdings"/>
                <w:i/>
                <w:iCs/>
                <w:color w:val="AD9042"/>
                <w:sz w:val="24"/>
                <w:szCs w:val="24"/>
                <w:lang w:val="en-GB" w:eastAsia="zh-CN"/>
              </w:rPr>
              <w:t></w:t>
            </w:r>
          </w:p>
        </w:tc>
        <w:tc>
          <w:tcPr>
            <w:tcW w:w="1034" w:type="dxa"/>
            <w:vAlign w:val="center"/>
          </w:tcPr>
          <w:p w:rsidRPr="00A43123" w:rsidR="00000EE5" w:rsidP="2F26C92E" w:rsidRDefault="00000EE5" w14:paraId="31D976A1" w14:textId="71525D12">
            <w:pPr>
              <w:ind w:left="0"/>
              <w:jc w:val="center"/>
              <w:rPr>
                <w:rFonts w:ascii="Wingdings" w:hAnsi="Wingdings" w:eastAsia="Wingdings" w:cs="Wingdings"/>
                <w:i/>
                <w:iCs/>
                <w:color w:val="AE9142" w:themeColor="text1"/>
                <w:sz w:val="24"/>
                <w:szCs w:val="24"/>
                <w:lang w:val="en-GB" w:eastAsia="zh-CN"/>
              </w:rPr>
            </w:pPr>
          </w:p>
        </w:tc>
        <w:tc>
          <w:tcPr>
            <w:tcW w:w="922" w:type="dxa"/>
            <w:vAlign w:val="center"/>
          </w:tcPr>
          <w:p w:rsidRPr="00A43123" w:rsidR="00000EE5" w:rsidP="00000EE5" w:rsidRDefault="00000EE5" w14:paraId="7EA8DD6B" w14:textId="77777777">
            <w:pPr>
              <w:ind w:left="0"/>
              <w:jc w:val="center"/>
              <w:rPr>
                <w:rFonts w:ascii="Times New Roman" w:hAnsi="Times New Roman" w:eastAsia="SimSun" w:cs="Times New Roman"/>
                <w:i/>
                <w:color w:val="AE9142" w:themeColor="text1"/>
                <w:sz w:val="24"/>
                <w:szCs w:val="24"/>
                <w:lang w:val="en-GB" w:eastAsia="zh-CN"/>
              </w:rPr>
            </w:pPr>
          </w:p>
        </w:tc>
        <w:tc>
          <w:tcPr>
            <w:tcW w:w="1134" w:type="dxa"/>
            <w:vAlign w:val="center"/>
          </w:tcPr>
          <w:p w:rsidRPr="00A43123" w:rsidR="00000EE5" w:rsidP="00000EE5" w:rsidRDefault="00000EE5" w14:paraId="2F435765" w14:textId="77777777">
            <w:pPr>
              <w:ind w:left="0"/>
              <w:jc w:val="center"/>
              <w:rPr>
                <w:rFonts w:ascii="Times New Roman" w:hAnsi="Times New Roman" w:eastAsia="SimSun" w:cs="Times New Roman"/>
                <w:i/>
                <w:color w:val="AE9142" w:themeColor="text1"/>
                <w:sz w:val="24"/>
                <w:szCs w:val="24"/>
                <w:lang w:val="en-GB" w:eastAsia="zh-CN"/>
              </w:rPr>
            </w:pPr>
          </w:p>
        </w:tc>
        <w:tc>
          <w:tcPr>
            <w:tcW w:w="992" w:type="dxa"/>
            <w:vAlign w:val="center"/>
          </w:tcPr>
          <w:p w:rsidRPr="00A43123" w:rsidR="00000EE5" w:rsidP="00000EE5" w:rsidRDefault="00000EE5" w14:paraId="457C8B8B" w14:textId="77777777">
            <w:pPr>
              <w:ind w:left="0"/>
              <w:jc w:val="center"/>
              <w:rPr>
                <w:rFonts w:ascii="Times New Roman" w:hAnsi="Times New Roman" w:eastAsia="SimSun" w:cs="Times New Roman"/>
                <w:i/>
                <w:color w:val="AE9142" w:themeColor="text1"/>
                <w:sz w:val="24"/>
                <w:szCs w:val="24"/>
                <w:lang w:val="en-GB" w:eastAsia="zh-CN"/>
              </w:rPr>
            </w:pPr>
          </w:p>
        </w:tc>
        <w:tc>
          <w:tcPr>
            <w:tcW w:w="992" w:type="dxa"/>
            <w:vAlign w:val="center"/>
          </w:tcPr>
          <w:p w:rsidR="37BC3E2A" w:rsidP="37BC3E2A" w:rsidRDefault="37BC3E2A" w14:paraId="3EE33AD9" w14:textId="588D52D1">
            <w:pPr>
              <w:jc w:val="center"/>
              <w:rPr>
                <w:rFonts w:ascii="Times New Roman" w:hAnsi="Times New Roman" w:eastAsia="SimSun" w:cs="Times New Roman"/>
                <w:i/>
                <w:iCs/>
                <w:color w:val="AE9142" w:themeColor="accent2"/>
                <w:szCs w:val="18"/>
                <w:lang w:val="en-GB" w:eastAsia="zh-CN"/>
              </w:rPr>
            </w:pPr>
          </w:p>
        </w:tc>
      </w:tr>
      <w:tr w:rsidRPr="00A43123" w:rsidR="00000EE5" w:rsidTr="37BC3E2A" w14:paraId="548838D6" w14:textId="77777777">
        <w:trPr>
          <w:trHeight w:val="300"/>
        </w:trPr>
        <w:tc>
          <w:tcPr>
            <w:tcW w:w="1642" w:type="dxa"/>
            <w:shd w:val="clear" w:color="auto" w:fill="auto"/>
            <w:vAlign w:val="center"/>
          </w:tcPr>
          <w:p w:rsidRPr="00FC30A2" w:rsidR="00000EE5" w:rsidP="00000EE5" w:rsidRDefault="00000EE5" w14:paraId="2AFCC027" w14:textId="77777777">
            <w:pPr>
              <w:ind w:left="0"/>
              <w:jc w:val="center"/>
              <w:rPr>
                <w:sz w:val="16"/>
                <w:szCs w:val="16"/>
              </w:rPr>
            </w:pPr>
            <w:r w:rsidRPr="002F17D0">
              <w:rPr>
                <w:rFonts w:hint="eastAsia"/>
                <w:sz w:val="16"/>
                <w:szCs w:val="16"/>
              </w:rPr>
              <w:t>Sustainability Accreditation</w:t>
            </w:r>
          </w:p>
        </w:tc>
        <w:tc>
          <w:tcPr>
            <w:tcW w:w="956" w:type="dxa"/>
            <w:shd w:val="clear" w:color="auto" w:fill="auto"/>
            <w:vAlign w:val="center"/>
          </w:tcPr>
          <w:p w:rsidRPr="00A43123" w:rsidR="00000EE5" w:rsidP="00000EE5" w:rsidRDefault="00000EE5" w14:paraId="3D6450D0" w14:textId="77777777">
            <w:pPr>
              <w:ind w:left="0"/>
              <w:jc w:val="center"/>
              <w:rPr>
                <w:rFonts w:ascii="Times New Roman" w:hAnsi="Times New Roman" w:eastAsia="SimSun" w:cs="Times New Roman"/>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63" w:type="dxa"/>
            <w:vAlign w:val="center"/>
          </w:tcPr>
          <w:p w:rsidRPr="00A43123" w:rsidR="00000EE5" w:rsidP="00000EE5" w:rsidRDefault="00000EE5" w14:paraId="4C7D21B0" w14:textId="3014572F">
            <w:pPr>
              <w:ind w:left="0"/>
              <w:jc w:val="center"/>
              <w:rPr>
                <w:rFonts w:ascii="Times New Roman" w:hAnsi="Times New Roman" w:eastAsia="SimSun" w:cs="Times New Roman"/>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90" w:type="dxa"/>
            <w:vAlign w:val="center"/>
          </w:tcPr>
          <w:p w:rsidRPr="00A43123" w:rsidR="00000EE5" w:rsidP="106F9EB5" w:rsidRDefault="106F9EB5" w14:paraId="77824CE1" w14:textId="22709F21">
            <w:pPr>
              <w:ind w:left="0"/>
              <w:jc w:val="center"/>
              <w:rPr>
                <w:rFonts w:ascii="Wingdings" w:hAnsi="Wingdings" w:eastAsia="Wingdings" w:cs="Wingdings"/>
                <w:i/>
                <w:iCs/>
                <w:color w:val="AE9142" w:themeColor="text1"/>
                <w:sz w:val="24"/>
                <w:szCs w:val="24"/>
                <w:lang w:val="en-GB" w:eastAsia="zh-CN"/>
              </w:rPr>
            </w:pPr>
            <w:r w:rsidRPr="106F9EB5">
              <w:rPr>
                <w:rFonts w:ascii="Wingdings" w:hAnsi="Wingdings" w:eastAsia="Wingdings" w:cs="Wingdings"/>
                <w:i/>
                <w:iCs/>
                <w:color w:val="AE9142" w:themeColor="accent2"/>
                <w:sz w:val="24"/>
                <w:szCs w:val="24"/>
                <w:lang w:val="en-GB" w:eastAsia="zh-CN"/>
              </w:rPr>
              <w:t></w:t>
            </w:r>
          </w:p>
        </w:tc>
        <w:tc>
          <w:tcPr>
            <w:tcW w:w="1034" w:type="dxa"/>
            <w:vAlign w:val="center"/>
          </w:tcPr>
          <w:p w:rsidRPr="00A43123" w:rsidR="00000EE5" w:rsidP="2F26C92E" w:rsidRDefault="00000EE5" w14:paraId="5CCC3BD0" w14:textId="3987D59A">
            <w:pPr>
              <w:ind w:left="0"/>
              <w:jc w:val="center"/>
              <w:rPr>
                <w:rFonts w:ascii="Wingdings" w:hAnsi="Wingdings" w:eastAsia="Wingdings" w:cs="Wingdings"/>
                <w:i/>
                <w:iCs/>
                <w:color w:val="AE9142" w:themeColor="text1"/>
                <w:sz w:val="24"/>
                <w:szCs w:val="24"/>
                <w:lang w:val="en-GB" w:eastAsia="zh-CN"/>
              </w:rPr>
            </w:pPr>
          </w:p>
        </w:tc>
        <w:tc>
          <w:tcPr>
            <w:tcW w:w="922" w:type="dxa"/>
            <w:vAlign w:val="center"/>
          </w:tcPr>
          <w:p w:rsidRPr="00A43123" w:rsidR="00000EE5" w:rsidP="00000EE5" w:rsidRDefault="00000EE5" w14:paraId="221F7FF1" w14:textId="77777777">
            <w:pPr>
              <w:ind w:left="0"/>
              <w:jc w:val="center"/>
              <w:rPr>
                <w:rFonts w:ascii="Times New Roman" w:hAnsi="Times New Roman" w:eastAsia="SimSun" w:cs="Times New Roman"/>
                <w:i/>
                <w:color w:val="AE9142" w:themeColor="text1"/>
                <w:sz w:val="24"/>
                <w:szCs w:val="24"/>
                <w:lang w:val="en-GB" w:eastAsia="zh-CN"/>
              </w:rPr>
            </w:pPr>
          </w:p>
        </w:tc>
        <w:tc>
          <w:tcPr>
            <w:tcW w:w="1134" w:type="dxa"/>
            <w:vAlign w:val="center"/>
          </w:tcPr>
          <w:p w:rsidRPr="00A43123" w:rsidR="00000EE5" w:rsidP="00000EE5" w:rsidRDefault="00000EE5" w14:paraId="2D7C112D" w14:textId="77777777">
            <w:pPr>
              <w:ind w:left="0"/>
              <w:jc w:val="center"/>
              <w:rPr>
                <w:rFonts w:ascii="Times New Roman" w:hAnsi="Times New Roman" w:eastAsia="SimSun" w:cs="Times New Roman"/>
                <w:i/>
                <w:color w:val="AE9142" w:themeColor="text1"/>
                <w:sz w:val="24"/>
                <w:szCs w:val="24"/>
                <w:lang w:val="en-GB" w:eastAsia="zh-CN"/>
              </w:rPr>
            </w:pPr>
          </w:p>
        </w:tc>
        <w:tc>
          <w:tcPr>
            <w:tcW w:w="992" w:type="dxa"/>
            <w:vAlign w:val="center"/>
          </w:tcPr>
          <w:p w:rsidRPr="00A43123" w:rsidR="00000EE5" w:rsidP="00000EE5" w:rsidRDefault="00000EE5" w14:paraId="0BABAFE9" w14:textId="77777777">
            <w:pPr>
              <w:ind w:left="0"/>
              <w:jc w:val="center"/>
              <w:rPr>
                <w:rFonts w:ascii="Times New Roman" w:hAnsi="Times New Roman" w:eastAsia="SimSun" w:cs="Times New Roman"/>
                <w:i/>
                <w:color w:val="AE9142" w:themeColor="text1"/>
                <w:sz w:val="24"/>
                <w:szCs w:val="24"/>
                <w:lang w:val="en-GB" w:eastAsia="zh-CN"/>
              </w:rPr>
            </w:pPr>
          </w:p>
        </w:tc>
        <w:tc>
          <w:tcPr>
            <w:tcW w:w="992" w:type="dxa"/>
            <w:vAlign w:val="center"/>
          </w:tcPr>
          <w:p w:rsidR="37BC3E2A" w:rsidP="37BC3E2A" w:rsidRDefault="37BC3E2A" w14:paraId="59A28FDB" w14:textId="37A6AC06">
            <w:pPr>
              <w:jc w:val="center"/>
              <w:rPr>
                <w:rFonts w:ascii="Times New Roman" w:hAnsi="Times New Roman" w:eastAsia="SimSun" w:cs="Times New Roman"/>
                <w:i/>
                <w:iCs/>
                <w:color w:val="AE9142" w:themeColor="accent2"/>
                <w:szCs w:val="18"/>
                <w:lang w:val="en-GB" w:eastAsia="zh-CN"/>
              </w:rPr>
            </w:pPr>
          </w:p>
        </w:tc>
      </w:tr>
      <w:tr w:rsidRPr="00A43123" w:rsidR="00000EE5" w:rsidTr="37BC3E2A" w14:paraId="19CCFDC8" w14:textId="77777777">
        <w:trPr>
          <w:trHeight w:val="432"/>
        </w:trPr>
        <w:tc>
          <w:tcPr>
            <w:tcW w:w="1642" w:type="dxa"/>
            <w:shd w:val="clear" w:color="auto" w:fill="auto"/>
            <w:vAlign w:val="center"/>
          </w:tcPr>
          <w:p w:rsidRPr="00FC30A2" w:rsidR="00000EE5" w:rsidP="00000EE5" w:rsidRDefault="00000EE5" w14:paraId="08F9569E" w14:textId="77777777">
            <w:pPr>
              <w:ind w:left="0"/>
              <w:jc w:val="center"/>
              <w:rPr>
                <w:sz w:val="16"/>
                <w:szCs w:val="16"/>
              </w:rPr>
            </w:pPr>
            <w:r w:rsidRPr="004B5886">
              <w:rPr>
                <w:rFonts w:hint="eastAsia"/>
                <w:sz w:val="16"/>
                <w:szCs w:val="16"/>
              </w:rPr>
              <w:t>Spa Consultant</w:t>
            </w:r>
          </w:p>
        </w:tc>
        <w:tc>
          <w:tcPr>
            <w:tcW w:w="956" w:type="dxa"/>
            <w:shd w:val="clear" w:color="auto" w:fill="auto"/>
            <w:vAlign w:val="center"/>
          </w:tcPr>
          <w:p w:rsidRPr="00A43123" w:rsidR="00000EE5" w:rsidP="00000EE5" w:rsidRDefault="00000EE5" w14:paraId="607C9BF3" w14:textId="77777777">
            <w:pPr>
              <w:ind w:left="0"/>
              <w:jc w:val="center"/>
              <w:rPr>
                <w:rFonts w:ascii="Times New Roman" w:hAnsi="Times New Roman" w:eastAsia="SimSun" w:cs="Times New Roman"/>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63" w:type="dxa"/>
            <w:vAlign w:val="center"/>
          </w:tcPr>
          <w:p w:rsidRPr="00EB34F9" w:rsidR="00000EE5" w:rsidP="00000EE5" w:rsidRDefault="00000EE5" w14:paraId="2777AE18" w14:textId="17616B29">
            <w:pPr>
              <w:ind w:left="0"/>
              <w:jc w:val="center"/>
              <w:rPr>
                <w:rFonts w:ascii="Times New Roman" w:hAnsi="Times New Roman" w:eastAsia="SimSun" w:cs="Times New Roman"/>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90" w:type="dxa"/>
            <w:vAlign w:val="center"/>
          </w:tcPr>
          <w:p w:rsidRPr="00EB34F9" w:rsidR="00000EE5" w:rsidP="106F9EB5" w:rsidRDefault="106F9EB5" w14:paraId="355E8904" w14:textId="42D31C9C">
            <w:pPr>
              <w:ind w:left="0"/>
              <w:jc w:val="center"/>
              <w:rPr>
                <w:rFonts w:ascii="Wingdings" w:hAnsi="Wingdings" w:eastAsia="Wingdings" w:cs="Wingdings"/>
                <w:i/>
                <w:iCs/>
                <w:color w:val="AE9142" w:themeColor="text1"/>
                <w:sz w:val="24"/>
                <w:szCs w:val="24"/>
                <w:lang w:val="en-GB" w:eastAsia="zh-CN"/>
              </w:rPr>
            </w:pPr>
            <w:r w:rsidRPr="106F9EB5">
              <w:rPr>
                <w:rFonts w:ascii="Wingdings" w:hAnsi="Wingdings" w:eastAsia="Wingdings" w:cs="Wingdings"/>
                <w:i/>
                <w:iCs/>
                <w:color w:val="AE9142" w:themeColor="accent2"/>
                <w:sz w:val="24"/>
                <w:szCs w:val="24"/>
                <w:lang w:val="en-GB" w:eastAsia="zh-CN"/>
              </w:rPr>
              <w:t></w:t>
            </w:r>
          </w:p>
        </w:tc>
        <w:tc>
          <w:tcPr>
            <w:tcW w:w="1034" w:type="dxa"/>
            <w:vAlign w:val="center"/>
          </w:tcPr>
          <w:p w:rsidRPr="00EB34F9" w:rsidR="00000EE5" w:rsidP="00000EE5" w:rsidRDefault="00000EE5" w14:paraId="06BB1E12" w14:textId="77777777">
            <w:pPr>
              <w:ind w:left="0"/>
              <w:jc w:val="center"/>
              <w:rPr>
                <w:rFonts w:ascii="Times New Roman" w:hAnsi="Times New Roman" w:eastAsia="SimSun" w:cs="Times New Roman"/>
                <w:i/>
                <w:color w:val="AE9142" w:themeColor="text1"/>
                <w:sz w:val="24"/>
                <w:szCs w:val="24"/>
                <w:lang w:val="en-GB" w:eastAsia="zh-CN"/>
              </w:rPr>
            </w:pPr>
          </w:p>
        </w:tc>
        <w:tc>
          <w:tcPr>
            <w:tcW w:w="922" w:type="dxa"/>
            <w:vAlign w:val="center"/>
          </w:tcPr>
          <w:p w:rsidRPr="00EB34F9" w:rsidR="00000EE5" w:rsidP="00000EE5" w:rsidRDefault="00000EE5" w14:paraId="537D542E" w14:textId="77777777">
            <w:pPr>
              <w:ind w:left="0"/>
              <w:jc w:val="center"/>
              <w:rPr>
                <w:rFonts w:ascii="Times New Roman" w:hAnsi="Times New Roman" w:eastAsia="SimSun" w:cs="Times New Roman"/>
                <w:i/>
                <w:color w:val="AE9142" w:themeColor="text1"/>
                <w:sz w:val="24"/>
                <w:szCs w:val="24"/>
                <w:lang w:val="en-GB" w:eastAsia="zh-CN"/>
              </w:rPr>
            </w:pPr>
          </w:p>
        </w:tc>
        <w:tc>
          <w:tcPr>
            <w:tcW w:w="1134" w:type="dxa"/>
            <w:vAlign w:val="center"/>
          </w:tcPr>
          <w:p w:rsidRPr="00EB34F9" w:rsidR="00000EE5" w:rsidP="00000EE5" w:rsidRDefault="00000EE5" w14:paraId="0A135908" w14:textId="77777777">
            <w:pPr>
              <w:ind w:left="0"/>
              <w:jc w:val="center"/>
              <w:rPr>
                <w:rFonts w:ascii="Times New Roman" w:hAnsi="Times New Roman" w:eastAsia="SimSun" w:cs="Times New Roman"/>
                <w:i/>
                <w:color w:val="AE9142" w:themeColor="text1"/>
                <w:sz w:val="24"/>
                <w:szCs w:val="24"/>
                <w:lang w:val="en-GB" w:eastAsia="zh-CN"/>
              </w:rPr>
            </w:pPr>
          </w:p>
        </w:tc>
        <w:tc>
          <w:tcPr>
            <w:tcW w:w="992" w:type="dxa"/>
            <w:vAlign w:val="center"/>
          </w:tcPr>
          <w:p w:rsidRPr="00EB34F9" w:rsidR="00000EE5" w:rsidP="00000EE5" w:rsidRDefault="00000EE5" w14:paraId="234B4619" w14:textId="77777777">
            <w:pPr>
              <w:ind w:left="0"/>
              <w:jc w:val="center"/>
              <w:rPr>
                <w:rFonts w:ascii="Times New Roman" w:hAnsi="Times New Roman" w:eastAsia="SimSun" w:cs="Times New Roman"/>
                <w:i/>
                <w:color w:val="AE9142" w:themeColor="text1"/>
                <w:sz w:val="24"/>
                <w:szCs w:val="24"/>
                <w:lang w:val="en-GB" w:eastAsia="zh-CN"/>
              </w:rPr>
            </w:pPr>
          </w:p>
        </w:tc>
        <w:tc>
          <w:tcPr>
            <w:tcW w:w="992" w:type="dxa"/>
            <w:vAlign w:val="center"/>
          </w:tcPr>
          <w:p w:rsidR="37BC3E2A" w:rsidP="37BC3E2A" w:rsidRDefault="37BC3E2A" w14:paraId="4F94FA5E" w14:textId="27079ADD">
            <w:pPr>
              <w:ind w:left="0"/>
              <w:jc w:val="center"/>
              <w:rPr>
                <w:rFonts w:ascii="Wingdings" w:hAnsi="Wingdings" w:eastAsia="Wingdings" w:cs="Wingdings"/>
                <w:i/>
                <w:iCs/>
                <w:color w:val="AE9142" w:themeColor="accent2"/>
                <w:sz w:val="24"/>
                <w:szCs w:val="24"/>
                <w:lang w:val="en-GB" w:eastAsia="zh-CN"/>
              </w:rPr>
            </w:pPr>
            <w:r w:rsidRPr="37BC3E2A">
              <w:rPr>
                <w:rFonts w:ascii="Wingdings" w:hAnsi="Wingdings" w:eastAsia="Wingdings" w:cs="Wingdings"/>
                <w:i/>
                <w:iCs/>
                <w:color w:val="AE9142" w:themeColor="accent2"/>
                <w:sz w:val="24"/>
                <w:szCs w:val="24"/>
                <w:lang w:val="en-GB" w:eastAsia="zh-CN"/>
              </w:rPr>
              <w:t></w:t>
            </w:r>
          </w:p>
        </w:tc>
      </w:tr>
      <w:tr w:rsidRPr="00A43123" w:rsidR="00000EE5" w:rsidTr="37BC3E2A" w14:paraId="6401CDCD" w14:textId="77777777">
        <w:trPr>
          <w:trHeight w:val="432"/>
        </w:trPr>
        <w:tc>
          <w:tcPr>
            <w:tcW w:w="1642" w:type="dxa"/>
            <w:shd w:val="clear" w:color="auto" w:fill="auto"/>
            <w:vAlign w:val="center"/>
          </w:tcPr>
          <w:p w:rsidRPr="000E1778" w:rsidR="00000EE5" w:rsidP="00000EE5" w:rsidRDefault="00000EE5" w14:paraId="6830AD2F" w14:textId="77777777">
            <w:pPr>
              <w:ind w:left="0"/>
              <w:jc w:val="center"/>
              <w:rPr>
                <w:sz w:val="16"/>
                <w:szCs w:val="16"/>
              </w:rPr>
            </w:pPr>
            <w:r w:rsidRPr="009548FE">
              <w:rPr>
                <w:rFonts w:hint="eastAsia"/>
                <w:sz w:val="16"/>
                <w:szCs w:val="16"/>
              </w:rPr>
              <w:t>Fire &amp; Life Safety Consultant</w:t>
            </w:r>
          </w:p>
        </w:tc>
        <w:tc>
          <w:tcPr>
            <w:tcW w:w="956" w:type="dxa"/>
            <w:shd w:val="clear" w:color="auto" w:fill="auto"/>
            <w:vAlign w:val="center"/>
          </w:tcPr>
          <w:p w:rsidRPr="00EB34F9" w:rsidR="00000EE5" w:rsidP="00000EE5" w:rsidRDefault="00000EE5" w14:paraId="2E70C183" w14:textId="77777777">
            <w:pPr>
              <w:ind w:left="0"/>
              <w:jc w:val="center"/>
              <w:rPr>
                <w:rFonts w:ascii="Wingdings" w:hAnsi="Wingdings" w:eastAsia="Wingdings" w:cs="Wingdings"/>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63" w:type="dxa"/>
            <w:vAlign w:val="center"/>
          </w:tcPr>
          <w:p w:rsidRPr="00EB34F9" w:rsidR="00000EE5" w:rsidP="00000EE5" w:rsidRDefault="00000EE5" w14:paraId="36BC8579" w14:textId="0F58C982">
            <w:pPr>
              <w:ind w:left="0"/>
              <w:jc w:val="center"/>
              <w:rPr>
                <w:rFonts w:ascii="Wingdings" w:hAnsi="Wingdings" w:eastAsia="Wingdings" w:cs="Wingdings"/>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90" w:type="dxa"/>
            <w:vAlign w:val="center"/>
          </w:tcPr>
          <w:p w:rsidRPr="00EB34F9" w:rsidR="00000EE5" w:rsidP="3031B3A7" w:rsidRDefault="3031B3A7" w14:paraId="79594659" w14:textId="454010CC">
            <w:pPr>
              <w:ind w:left="0"/>
              <w:jc w:val="center"/>
              <w:rPr>
                <w:rFonts w:ascii="Wingdings" w:hAnsi="Wingdings" w:eastAsia="Wingdings" w:cs="Wingdings"/>
                <w:i/>
                <w:iCs/>
                <w:color w:val="AE9142" w:themeColor="text1"/>
                <w:sz w:val="24"/>
                <w:szCs w:val="24"/>
                <w:lang w:val="en-GB" w:eastAsia="zh-CN"/>
              </w:rPr>
            </w:pPr>
            <w:r w:rsidRPr="3031B3A7">
              <w:rPr>
                <w:rFonts w:ascii="Wingdings" w:hAnsi="Wingdings" w:eastAsia="Wingdings" w:cs="Wingdings"/>
                <w:i/>
                <w:iCs/>
                <w:color w:val="AD9042"/>
                <w:sz w:val="24"/>
                <w:szCs w:val="24"/>
                <w:lang w:val="en-GB" w:eastAsia="zh-CN"/>
              </w:rPr>
              <w:t></w:t>
            </w:r>
          </w:p>
        </w:tc>
        <w:tc>
          <w:tcPr>
            <w:tcW w:w="1034" w:type="dxa"/>
            <w:vAlign w:val="center"/>
          </w:tcPr>
          <w:p w:rsidRPr="00EB34F9" w:rsidR="00000EE5" w:rsidP="00000EE5" w:rsidRDefault="00000EE5" w14:paraId="70ECCAE7" w14:textId="77777777">
            <w:pPr>
              <w:ind w:left="0"/>
              <w:jc w:val="center"/>
              <w:rPr>
                <w:rFonts w:ascii="Wingdings" w:hAnsi="Wingdings" w:eastAsia="Wingdings" w:cs="Wingdings"/>
                <w:i/>
                <w:color w:val="AE9142" w:themeColor="text1"/>
                <w:sz w:val="24"/>
                <w:szCs w:val="24"/>
                <w:lang w:val="en-GB" w:eastAsia="zh-CN"/>
              </w:rPr>
            </w:pPr>
          </w:p>
        </w:tc>
        <w:tc>
          <w:tcPr>
            <w:tcW w:w="922" w:type="dxa"/>
            <w:vAlign w:val="center"/>
          </w:tcPr>
          <w:p w:rsidRPr="00EB34F9" w:rsidR="00000EE5" w:rsidP="00000EE5" w:rsidRDefault="00000EE5" w14:paraId="4730E273" w14:textId="77777777">
            <w:pPr>
              <w:ind w:left="0"/>
              <w:jc w:val="center"/>
              <w:rPr>
                <w:rFonts w:ascii="Wingdings" w:hAnsi="Wingdings" w:eastAsia="Wingdings" w:cs="Wingdings"/>
                <w:i/>
                <w:color w:val="AE9142" w:themeColor="text1"/>
                <w:sz w:val="24"/>
                <w:szCs w:val="24"/>
                <w:lang w:val="en-GB" w:eastAsia="zh-CN"/>
              </w:rPr>
            </w:pPr>
          </w:p>
        </w:tc>
        <w:tc>
          <w:tcPr>
            <w:tcW w:w="1134" w:type="dxa"/>
            <w:vAlign w:val="center"/>
          </w:tcPr>
          <w:p w:rsidRPr="00EB34F9" w:rsidR="00000EE5" w:rsidP="00000EE5" w:rsidRDefault="00000EE5" w14:paraId="396C2A39"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Pr="00EB34F9" w:rsidR="00000EE5" w:rsidP="00000EE5" w:rsidRDefault="00000EE5" w14:paraId="059C9B63"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37BC3E2A" w:rsidP="37BC3E2A" w:rsidRDefault="37BC3E2A" w14:paraId="6837CFCD" w14:textId="16142DD4">
            <w:pPr>
              <w:jc w:val="center"/>
              <w:rPr>
                <w:rFonts w:ascii="Wingdings" w:hAnsi="Wingdings" w:eastAsia="Wingdings" w:cs="Wingdings"/>
                <w:i/>
                <w:iCs/>
                <w:color w:val="AE9142" w:themeColor="accent2"/>
                <w:szCs w:val="18"/>
                <w:lang w:val="en-GB" w:eastAsia="zh-CN"/>
              </w:rPr>
            </w:pPr>
          </w:p>
        </w:tc>
      </w:tr>
      <w:tr w:rsidRPr="00A43123" w:rsidR="00000EE5" w:rsidTr="37BC3E2A" w14:paraId="707E1A3B" w14:textId="77777777">
        <w:trPr>
          <w:trHeight w:val="432"/>
        </w:trPr>
        <w:tc>
          <w:tcPr>
            <w:tcW w:w="1642" w:type="dxa"/>
            <w:shd w:val="clear" w:color="auto" w:fill="auto"/>
            <w:vAlign w:val="center"/>
          </w:tcPr>
          <w:p w:rsidRPr="000E1778" w:rsidR="00000EE5" w:rsidP="00000EE5" w:rsidRDefault="00000EE5" w14:paraId="34410B17" w14:textId="77777777">
            <w:pPr>
              <w:ind w:left="0"/>
              <w:jc w:val="center"/>
              <w:rPr>
                <w:sz w:val="16"/>
                <w:szCs w:val="16"/>
              </w:rPr>
            </w:pPr>
            <w:r w:rsidRPr="00E808CD">
              <w:rPr>
                <w:rFonts w:hint="eastAsia"/>
                <w:sz w:val="16"/>
                <w:szCs w:val="16"/>
              </w:rPr>
              <w:t>Acoustic Consultant</w:t>
            </w:r>
          </w:p>
        </w:tc>
        <w:tc>
          <w:tcPr>
            <w:tcW w:w="956" w:type="dxa"/>
            <w:shd w:val="clear" w:color="auto" w:fill="auto"/>
            <w:vAlign w:val="center"/>
          </w:tcPr>
          <w:p w:rsidRPr="00EB34F9" w:rsidR="00000EE5" w:rsidP="00000EE5" w:rsidRDefault="00000EE5" w14:paraId="3E532E1F" w14:textId="77777777">
            <w:pPr>
              <w:ind w:left="0"/>
              <w:jc w:val="center"/>
              <w:rPr>
                <w:rFonts w:ascii="Wingdings" w:hAnsi="Wingdings" w:eastAsia="Wingdings" w:cs="Wingdings"/>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63" w:type="dxa"/>
            <w:vAlign w:val="center"/>
          </w:tcPr>
          <w:p w:rsidRPr="00EB34F9" w:rsidR="00000EE5" w:rsidP="00000EE5" w:rsidRDefault="00000EE5" w14:paraId="181D4104" w14:textId="5C3729E3">
            <w:pPr>
              <w:ind w:left="0"/>
              <w:jc w:val="center"/>
              <w:rPr>
                <w:rFonts w:ascii="Wingdings" w:hAnsi="Wingdings" w:eastAsia="Wingdings" w:cs="Wingdings"/>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90" w:type="dxa"/>
            <w:vAlign w:val="center"/>
          </w:tcPr>
          <w:p w:rsidRPr="00EB34F9" w:rsidR="00000EE5" w:rsidP="00000EE5" w:rsidRDefault="00000EE5" w14:paraId="3554038E" w14:textId="77777777">
            <w:pPr>
              <w:ind w:left="0"/>
              <w:jc w:val="center"/>
              <w:rPr>
                <w:rFonts w:ascii="Wingdings" w:hAnsi="Wingdings" w:eastAsia="Wingdings" w:cs="Wingdings"/>
                <w:i/>
                <w:color w:val="AE9142" w:themeColor="text1"/>
                <w:sz w:val="24"/>
                <w:szCs w:val="24"/>
                <w:lang w:val="en-GB" w:eastAsia="zh-CN"/>
              </w:rPr>
            </w:pPr>
          </w:p>
        </w:tc>
        <w:tc>
          <w:tcPr>
            <w:tcW w:w="1034" w:type="dxa"/>
            <w:vAlign w:val="center"/>
          </w:tcPr>
          <w:p w:rsidRPr="00EB34F9" w:rsidR="00000EE5" w:rsidP="00000EE5" w:rsidRDefault="00000EE5" w14:paraId="731934E7" w14:textId="77777777">
            <w:pPr>
              <w:ind w:left="0"/>
              <w:jc w:val="center"/>
              <w:rPr>
                <w:rFonts w:ascii="Wingdings" w:hAnsi="Wingdings" w:eastAsia="Wingdings" w:cs="Wingdings"/>
                <w:i/>
                <w:color w:val="AE9142" w:themeColor="text1"/>
                <w:sz w:val="24"/>
                <w:szCs w:val="24"/>
                <w:lang w:val="en-GB" w:eastAsia="zh-CN"/>
              </w:rPr>
            </w:pPr>
          </w:p>
        </w:tc>
        <w:tc>
          <w:tcPr>
            <w:tcW w:w="922" w:type="dxa"/>
            <w:vAlign w:val="center"/>
          </w:tcPr>
          <w:p w:rsidRPr="00EB34F9" w:rsidR="00000EE5" w:rsidP="00000EE5" w:rsidRDefault="00000EE5" w14:paraId="290F6559" w14:textId="77777777">
            <w:pPr>
              <w:ind w:left="0"/>
              <w:jc w:val="center"/>
              <w:rPr>
                <w:rFonts w:ascii="Wingdings" w:hAnsi="Wingdings" w:eastAsia="Wingdings" w:cs="Wingdings"/>
                <w:i/>
                <w:color w:val="AE9142" w:themeColor="text1"/>
                <w:sz w:val="24"/>
                <w:szCs w:val="24"/>
                <w:lang w:val="en-GB" w:eastAsia="zh-CN"/>
              </w:rPr>
            </w:pPr>
          </w:p>
        </w:tc>
        <w:tc>
          <w:tcPr>
            <w:tcW w:w="1134" w:type="dxa"/>
            <w:vAlign w:val="center"/>
          </w:tcPr>
          <w:p w:rsidRPr="00EB34F9" w:rsidR="00000EE5" w:rsidP="00000EE5" w:rsidRDefault="00000EE5" w14:paraId="4EAFE2AB"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Pr="00EB34F9" w:rsidR="00000EE5" w:rsidP="00000EE5" w:rsidRDefault="00000EE5" w14:paraId="4C97A412"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37BC3E2A" w:rsidP="37BC3E2A" w:rsidRDefault="37BC3E2A" w14:paraId="5ADF3A11" w14:textId="2797D473">
            <w:pPr>
              <w:jc w:val="center"/>
              <w:rPr>
                <w:rFonts w:ascii="Wingdings" w:hAnsi="Wingdings" w:eastAsia="Wingdings" w:cs="Wingdings"/>
                <w:i/>
                <w:iCs/>
                <w:color w:val="AE9142" w:themeColor="accent2"/>
                <w:szCs w:val="18"/>
                <w:lang w:val="en-GB" w:eastAsia="zh-CN"/>
              </w:rPr>
            </w:pPr>
          </w:p>
        </w:tc>
      </w:tr>
      <w:tr w:rsidRPr="00A43123" w:rsidR="00000EE5" w:rsidTr="37BC3E2A" w14:paraId="41DE44B7" w14:textId="77777777">
        <w:trPr>
          <w:trHeight w:val="432"/>
        </w:trPr>
        <w:tc>
          <w:tcPr>
            <w:tcW w:w="1642" w:type="dxa"/>
            <w:shd w:val="clear" w:color="auto" w:fill="auto"/>
            <w:vAlign w:val="center"/>
          </w:tcPr>
          <w:p w:rsidRPr="000E1778" w:rsidR="00000EE5" w:rsidP="00000EE5" w:rsidRDefault="00000EE5" w14:paraId="30C14584" w14:textId="77777777">
            <w:pPr>
              <w:ind w:left="0"/>
              <w:jc w:val="center"/>
              <w:rPr>
                <w:sz w:val="16"/>
                <w:szCs w:val="16"/>
              </w:rPr>
            </w:pPr>
            <w:r w:rsidRPr="00CF6902">
              <w:rPr>
                <w:rFonts w:hint="eastAsia"/>
                <w:sz w:val="16"/>
                <w:szCs w:val="16"/>
              </w:rPr>
              <w:t>Geotechnical Consultant</w:t>
            </w:r>
          </w:p>
        </w:tc>
        <w:tc>
          <w:tcPr>
            <w:tcW w:w="956" w:type="dxa"/>
            <w:shd w:val="clear" w:color="auto" w:fill="auto"/>
            <w:vAlign w:val="center"/>
          </w:tcPr>
          <w:p w:rsidRPr="00EB34F9" w:rsidR="00000EE5" w:rsidP="00000EE5" w:rsidRDefault="00000EE5" w14:paraId="0194AB01" w14:textId="77777777">
            <w:pPr>
              <w:ind w:left="0"/>
              <w:jc w:val="center"/>
              <w:rPr>
                <w:rFonts w:ascii="Wingdings" w:hAnsi="Wingdings" w:eastAsia="Wingdings" w:cs="Wingdings"/>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63" w:type="dxa"/>
            <w:vAlign w:val="center"/>
          </w:tcPr>
          <w:p w:rsidRPr="00EB34F9" w:rsidR="00000EE5" w:rsidP="00000EE5" w:rsidRDefault="00000EE5" w14:paraId="3F70F4DE" w14:textId="4B4EC301">
            <w:pPr>
              <w:ind w:left="0"/>
              <w:jc w:val="center"/>
              <w:rPr>
                <w:rFonts w:ascii="Wingdings" w:hAnsi="Wingdings" w:eastAsia="Wingdings" w:cs="Wingdings"/>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990" w:type="dxa"/>
            <w:vAlign w:val="center"/>
          </w:tcPr>
          <w:p w:rsidRPr="00EB34F9" w:rsidR="00000EE5" w:rsidP="106F9EB5" w:rsidRDefault="106F9EB5" w14:paraId="6B6EC8A1" w14:textId="0BF77AEC">
            <w:pPr>
              <w:ind w:left="0"/>
              <w:jc w:val="center"/>
              <w:rPr>
                <w:rFonts w:ascii="Wingdings" w:hAnsi="Wingdings" w:eastAsia="Wingdings" w:cs="Wingdings"/>
                <w:i/>
                <w:iCs/>
                <w:color w:val="AE9142" w:themeColor="text1"/>
                <w:sz w:val="24"/>
                <w:szCs w:val="24"/>
                <w:lang w:val="en-GB" w:eastAsia="zh-CN"/>
              </w:rPr>
            </w:pPr>
            <w:r w:rsidRPr="106F9EB5">
              <w:rPr>
                <w:rFonts w:ascii="Wingdings" w:hAnsi="Wingdings" w:eastAsia="Wingdings" w:cs="Wingdings"/>
                <w:i/>
                <w:iCs/>
                <w:color w:val="AE9142" w:themeColor="accent2"/>
                <w:sz w:val="24"/>
                <w:szCs w:val="24"/>
                <w:lang w:val="en-GB" w:eastAsia="zh-CN"/>
              </w:rPr>
              <w:t></w:t>
            </w:r>
          </w:p>
        </w:tc>
        <w:tc>
          <w:tcPr>
            <w:tcW w:w="1034" w:type="dxa"/>
            <w:vAlign w:val="center"/>
          </w:tcPr>
          <w:p w:rsidRPr="00EB34F9" w:rsidR="00000EE5" w:rsidP="2F26C92E" w:rsidRDefault="00000EE5" w14:paraId="1413C7F2" w14:textId="61A6540B">
            <w:pPr>
              <w:ind w:left="0"/>
              <w:jc w:val="center"/>
              <w:rPr>
                <w:rFonts w:ascii="Wingdings" w:hAnsi="Wingdings" w:eastAsia="Wingdings" w:cs="Wingdings"/>
                <w:i/>
                <w:iCs/>
                <w:color w:val="AE9142" w:themeColor="text1"/>
                <w:sz w:val="24"/>
                <w:szCs w:val="24"/>
                <w:lang w:val="en-GB" w:eastAsia="zh-CN"/>
              </w:rPr>
            </w:pPr>
          </w:p>
        </w:tc>
        <w:tc>
          <w:tcPr>
            <w:tcW w:w="922" w:type="dxa"/>
            <w:vAlign w:val="center"/>
          </w:tcPr>
          <w:p w:rsidRPr="00EB34F9" w:rsidR="00000EE5" w:rsidP="00000EE5" w:rsidRDefault="00000EE5" w14:paraId="55EA4157" w14:textId="77777777">
            <w:pPr>
              <w:ind w:left="0"/>
              <w:jc w:val="center"/>
              <w:rPr>
                <w:rFonts w:ascii="Wingdings" w:hAnsi="Wingdings" w:eastAsia="Wingdings" w:cs="Wingdings"/>
                <w:i/>
                <w:color w:val="AE9142" w:themeColor="text1"/>
                <w:sz w:val="24"/>
                <w:szCs w:val="24"/>
                <w:lang w:val="en-GB" w:eastAsia="zh-CN"/>
              </w:rPr>
            </w:pPr>
          </w:p>
        </w:tc>
        <w:tc>
          <w:tcPr>
            <w:tcW w:w="1134" w:type="dxa"/>
            <w:vAlign w:val="center"/>
          </w:tcPr>
          <w:p w:rsidRPr="00EB34F9" w:rsidR="00000EE5" w:rsidP="00000EE5" w:rsidRDefault="00000EE5" w14:paraId="16D989D0"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Pr="00EB34F9" w:rsidR="00000EE5" w:rsidP="00000EE5" w:rsidRDefault="00000EE5" w14:paraId="3288B6EC"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37BC3E2A" w:rsidP="37BC3E2A" w:rsidRDefault="37BC3E2A" w14:paraId="4D5FF60E" w14:textId="3827B131">
            <w:pPr>
              <w:jc w:val="center"/>
              <w:rPr>
                <w:rFonts w:ascii="Wingdings" w:hAnsi="Wingdings" w:eastAsia="Wingdings" w:cs="Wingdings"/>
                <w:i/>
                <w:iCs/>
                <w:color w:val="AE9142" w:themeColor="accent2"/>
                <w:szCs w:val="18"/>
                <w:lang w:val="en-GB" w:eastAsia="zh-CN"/>
              </w:rPr>
            </w:pPr>
          </w:p>
        </w:tc>
      </w:tr>
      <w:tr w:rsidRPr="00A43123" w:rsidR="00193824" w:rsidTr="37BC3E2A" w14:paraId="16E45518" w14:textId="77777777">
        <w:trPr>
          <w:trHeight w:val="432"/>
        </w:trPr>
        <w:tc>
          <w:tcPr>
            <w:tcW w:w="1642" w:type="dxa"/>
            <w:shd w:val="clear" w:color="auto" w:fill="auto"/>
            <w:vAlign w:val="center"/>
          </w:tcPr>
          <w:p w:rsidRPr="00CF6902" w:rsidR="00193824" w:rsidP="00000EE5" w:rsidRDefault="00193824" w14:paraId="58885A77" w14:textId="1D28170C">
            <w:pPr>
              <w:ind w:left="0"/>
              <w:jc w:val="center"/>
              <w:rPr>
                <w:sz w:val="16"/>
                <w:szCs w:val="16"/>
              </w:rPr>
            </w:pPr>
            <w:r>
              <w:rPr>
                <w:sz w:val="16"/>
                <w:szCs w:val="16"/>
              </w:rPr>
              <w:t>Façade Consultant</w:t>
            </w:r>
          </w:p>
        </w:tc>
        <w:tc>
          <w:tcPr>
            <w:tcW w:w="956" w:type="dxa"/>
            <w:shd w:val="clear" w:color="auto" w:fill="auto"/>
            <w:vAlign w:val="center"/>
          </w:tcPr>
          <w:p w:rsidRPr="00EB34F9" w:rsidR="00193824" w:rsidP="00000EE5" w:rsidRDefault="00193824" w14:paraId="020366FE" w14:textId="77777777">
            <w:pPr>
              <w:ind w:left="0"/>
              <w:jc w:val="center"/>
              <w:rPr>
                <w:rFonts w:ascii="Wingdings" w:hAnsi="Wingdings" w:eastAsia="Wingdings" w:cs="Wingdings"/>
                <w:i/>
                <w:color w:val="AE9142" w:themeColor="text1"/>
                <w:sz w:val="24"/>
                <w:szCs w:val="24"/>
                <w:lang w:val="en-GB" w:eastAsia="zh-CN"/>
              </w:rPr>
            </w:pPr>
          </w:p>
        </w:tc>
        <w:tc>
          <w:tcPr>
            <w:tcW w:w="963" w:type="dxa"/>
            <w:vAlign w:val="center"/>
          </w:tcPr>
          <w:p w:rsidRPr="00EB34F9" w:rsidR="00193824" w:rsidP="00000EE5" w:rsidRDefault="00193824" w14:paraId="5792D6FE" w14:textId="77777777">
            <w:pPr>
              <w:ind w:left="0"/>
              <w:jc w:val="center"/>
              <w:rPr>
                <w:rFonts w:ascii="Wingdings" w:hAnsi="Wingdings" w:eastAsia="Wingdings" w:cs="Wingdings"/>
                <w:i/>
                <w:color w:val="AE9142" w:themeColor="text1"/>
                <w:sz w:val="24"/>
                <w:szCs w:val="24"/>
                <w:lang w:val="en-GB" w:eastAsia="zh-CN"/>
              </w:rPr>
            </w:pPr>
          </w:p>
        </w:tc>
        <w:tc>
          <w:tcPr>
            <w:tcW w:w="990" w:type="dxa"/>
            <w:vAlign w:val="center"/>
          </w:tcPr>
          <w:p w:rsidRPr="00EB34F9" w:rsidR="00193824" w:rsidP="00000EE5" w:rsidRDefault="00193824" w14:paraId="374EBB5F" w14:textId="243BAD32">
            <w:pPr>
              <w:ind w:left="0"/>
              <w:jc w:val="center"/>
              <w:rPr>
                <w:rFonts w:ascii="Wingdings" w:hAnsi="Wingdings" w:eastAsia="Wingdings" w:cs="Wingdings"/>
                <w:i/>
                <w:color w:val="AE9142" w:themeColor="text1"/>
                <w:sz w:val="24"/>
                <w:szCs w:val="24"/>
                <w:lang w:val="en-GB" w:eastAsia="zh-CN"/>
              </w:rPr>
            </w:pPr>
            <w:r w:rsidRPr="00EB34F9">
              <w:rPr>
                <w:rFonts w:ascii="Wingdings" w:hAnsi="Wingdings" w:eastAsia="Wingdings" w:cs="Wingdings"/>
                <w:i/>
                <w:color w:val="AE9142" w:themeColor="text1"/>
                <w:sz w:val="24"/>
                <w:szCs w:val="24"/>
                <w:lang w:val="en-GB" w:eastAsia="zh-CN"/>
              </w:rPr>
              <w:t></w:t>
            </w:r>
          </w:p>
        </w:tc>
        <w:tc>
          <w:tcPr>
            <w:tcW w:w="1034" w:type="dxa"/>
            <w:vAlign w:val="center"/>
          </w:tcPr>
          <w:p w:rsidRPr="00EB34F9" w:rsidR="00193824" w:rsidP="00000EE5" w:rsidRDefault="00193824" w14:paraId="627707F9" w14:textId="77777777">
            <w:pPr>
              <w:ind w:left="0"/>
              <w:jc w:val="center"/>
              <w:rPr>
                <w:rFonts w:ascii="Wingdings" w:hAnsi="Wingdings" w:eastAsia="Wingdings" w:cs="Wingdings"/>
                <w:i/>
                <w:color w:val="AE9142" w:themeColor="text1"/>
                <w:sz w:val="24"/>
                <w:szCs w:val="24"/>
                <w:lang w:val="en-GB" w:eastAsia="zh-CN"/>
              </w:rPr>
            </w:pPr>
          </w:p>
        </w:tc>
        <w:tc>
          <w:tcPr>
            <w:tcW w:w="922" w:type="dxa"/>
            <w:vAlign w:val="center"/>
          </w:tcPr>
          <w:p w:rsidRPr="00EB34F9" w:rsidR="00193824" w:rsidP="00000EE5" w:rsidRDefault="00193824" w14:paraId="0B79BAD8" w14:textId="77777777">
            <w:pPr>
              <w:ind w:left="0"/>
              <w:jc w:val="center"/>
              <w:rPr>
                <w:rFonts w:ascii="Wingdings" w:hAnsi="Wingdings" w:eastAsia="Wingdings" w:cs="Wingdings"/>
                <w:i/>
                <w:color w:val="AE9142" w:themeColor="text1"/>
                <w:sz w:val="24"/>
                <w:szCs w:val="24"/>
                <w:lang w:val="en-GB" w:eastAsia="zh-CN"/>
              </w:rPr>
            </w:pPr>
          </w:p>
        </w:tc>
        <w:tc>
          <w:tcPr>
            <w:tcW w:w="1134" w:type="dxa"/>
            <w:vAlign w:val="center"/>
          </w:tcPr>
          <w:p w:rsidRPr="00EB34F9" w:rsidR="00193824" w:rsidP="00000EE5" w:rsidRDefault="00193824" w14:paraId="5801ACB6"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Pr="00EB34F9" w:rsidR="00193824" w:rsidP="00000EE5" w:rsidRDefault="00193824" w14:paraId="534B9D74"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37BC3E2A" w:rsidP="37BC3E2A" w:rsidRDefault="37BC3E2A" w14:paraId="1BC0AB7C" w14:textId="2E993C51">
            <w:pPr>
              <w:jc w:val="center"/>
              <w:rPr>
                <w:rFonts w:ascii="Wingdings" w:hAnsi="Wingdings" w:eastAsia="Wingdings" w:cs="Wingdings"/>
                <w:i/>
                <w:iCs/>
                <w:color w:val="AE9142" w:themeColor="accent2"/>
                <w:szCs w:val="18"/>
                <w:lang w:val="en-GB" w:eastAsia="zh-CN"/>
              </w:rPr>
            </w:pPr>
          </w:p>
        </w:tc>
      </w:tr>
      <w:tr w:rsidR="2F26C92E" w:rsidTr="37BC3E2A" w14:paraId="3B66D5F4" w14:textId="77777777">
        <w:trPr>
          <w:trHeight w:val="432"/>
        </w:trPr>
        <w:tc>
          <w:tcPr>
            <w:tcW w:w="1642" w:type="dxa"/>
            <w:shd w:val="clear" w:color="auto" w:fill="auto"/>
            <w:vAlign w:val="center"/>
          </w:tcPr>
          <w:p w:rsidR="2F26C92E" w:rsidP="2F26C92E" w:rsidRDefault="2F26C92E" w14:paraId="2CD48061" w14:textId="0C759D5A">
            <w:pPr>
              <w:ind w:left="0"/>
              <w:jc w:val="center"/>
              <w:rPr>
                <w:szCs w:val="18"/>
              </w:rPr>
            </w:pPr>
            <w:r w:rsidRPr="2F26C92E">
              <w:rPr>
                <w:sz w:val="16"/>
                <w:szCs w:val="16"/>
              </w:rPr>
              <w:t>Lighting Consultant</w:t>
            </w:r>
          </w:p>
        </w:tc>
        <w:tc>
          <w:tcPr>
            <w:tcW w:w="956" w:type="dxa"/>
            <w:shd w:val="clear" w:color="auto" w:fill="auto"/>
            <w:vAlign w:val="center"/>
          </w:tcPr>
          <w:p w:rsidR="2F26C92E" w:rsidP="2F26C92E" w:rsidRDefault="2F26C92E" w14:paraId="3BC8E6F3" w14:textId="5A230170">
            <w:pPr>
              <w:jc w:val="center"/>
              <w:rPr>
                <w:rFonts w:ascii="Wingdings" w:hAnsi="Wingdings" w:eastAsia="Wingdings" w:cs="Wingdings"/>
                <w:i/>
                <w:iCs/>
                <w:color w:val="AE9142" w:themeColor="accent2"/>
                <w:szCs w:val="18"/>
                <w:lang w:val="en-GB" w:eastAsia="zh-CN"/>
              </w:rPr>
            </w:pPr>
          </w:p>
        </w:tc>
        <w:tc>
          <w:tcPr>
            <w:tcW w:w="963" w:type="dxa"/>
            <w:vAlign w:val="center"/>
          </w:tcPr>
          <w:p w:rsidR="2F26C92E" w:rsidP="2F26C92E" w:rsidRDefault="2F26C92E" w14:paraId="592F7CCA" w14:textId="4D4D01E7">
            <w:pPr>
              <w:jc w:val="center"/>
              <w:rPr>
                <w:rFonts w:ascii="Wingdings" w:hAnsi="Wingdings" w:eastAsia="Wingdings" w:cs="Wingdings"/>
                <w:i/>
                <w:iCs/>
                <w:color w:val="AE9142" w:themeColor="accent2"/>
                <w:szCs w:val="18"/>
                <w:lang w:val="en-GB" w:eastAsia="zh-CN"/>
              </w:rPr>
            </w:pPr>
          </w:p>
        </w:tc>
        <w:tc>
          <w:tcPr>
            <w:tcW w:w="990" w:type="dxa"/>
            <w:vAlign w:val="center"/>
          </w:tcPr>
          <w:p w:rsidR="2F26C92E" w:rsidP="106F9EB5" w:rsidRDefault="106F9EB5" w14:paraId="223D12EA" w14:textId="3F1EADB6">
            <w:pPr>
              <w:ind w:left="0"/>
              <w:jc w:val="center"/>
              <w:rPr>
                <w:rFonts w:ascii="Wingdings" w:hAnsi="Wingdings" w:eastAsia="Wingdings" w:cs="Wingdings"/>
                <w:i/>
                <w:iCs/>
                <w:color w:val="AE9142" w:themeColor="accent2"/>
                <w:sz w:val="24"/>
                <w:szCs w:val="24"/>
                <w:lang w:val="en-GB" w:eastAsia="zh-CN"/>
              </w:rPr>
            </w:pPr>
            <w:r w:rsidRPr="106F9EB5">
              <w:rPr>
                <w:rFonts w:ascii="Wingdings" w:hAnsi="Wingdings" w:eastAsia="Wingdings" w:cs="Wingdings"/>
                <w:i/>
                <w:iCs/>
                <w:color w:val="AE9142" w:themeColor="accent2"/>
                <w:sz w:val="24"/>
                <w:szCs w:val="24"/>
                <w:lang w:val="en-GB" w:eastAsia="zh-CN"/>
              </w:rPr>
              <w:t></w:t>
            </w:r>
          </w:p>
        </w:tc>
        <w:tc>
          <w:tcPr>
            <w:tcW w:w="1034" w:type="dxa"/>
            <w:vAlign w:val="center"/>
          </w:tcPr>
          <w:p w:rsidR="2F26C92E" w:rsidP="2F26C92E" w:rsidRDefault="2F26C92E" w14:paraId="65F3C4B3" w14:textId="203EF0D3">
            <w:pPr>
              <w:ind w:left="0"/>
              <w:jc w:val="center"/>
              <w:rPr>
                <w:rFonts w:ascii="Wingdings" w:hAnsi="Wingdings" w:eastAsia="Wingdings" w:cs="Wingdings"/>
                <w:i/>
                <w:iCs/>
                <w:color w:val="AE9142" w:themeColor="accent2"/>
                <w:sz w:val="24"/>
                <w:szCs w:val="24"/>
                <w:lang w:val="en-GB" w:eastAsia="zh-CN"/>
              </w:rPr>
            </w:pPr>
            <w:r w:rsidRPr="2F26C92E">
              <w:rPr>
                <w:rFonts w:ascii="Wingdings" w:hAnsi="Wingdings" w:eastAsia="Wingdings" w:cs="Wingdings"/>
                <w:i/>
                <w:iCs/>
                <w:color w:val="AE9142" w:themeColor="accent2"/>
                <w:sz w:val="24"/>
                <w:szCs w:val="24"/>
                <w:lang w:val="en-GB" w:eastAsia="zh-CN"/>
              </w:rPr>
              <w:t></w:t>
            </w:r>
          </w:p>
        </w:tc>
        <w:tc>
          <w:tcPr>
            <w:tcW w:w="922" w:type="dxa"/>
            <w:vAlign w:val="center"/>
          </w:tcPr>
          <w:p w:rsidR="2F26C92E" w:rsidP="2F26C92E" w:rsidRDefault="2F26C92E" w14:paraId="74A3D450" w14:textId="2F2E5AED">
            <w:pPr>
              <w:jc w:val="center"/>
              <w:rPr>
                <w:rFonts w:ascii="Wingdings" w:hAnsi="Wingdings" w:eastAsia="Wingdings" w:cs="Wingdings"/>
                <w:i/>
                <w:iCs/>
                <w:color w:val="AE9142" w:themeColor="accent2"/>
                <w:szCs w:val="18"/>
                <w:lang w:val="en-GB" w:eastAsia="zh-CN"/>
              </w:rPr>
            </w:pPr>
          </w:p>
        </w:tc>
        <w:tc>
          <w:tcPr>
            <w:tcW w:w="1134" w:type="dxa"/>
            <w:vAlign w:val="center"/>
          </w:tcPr>
          <w:p w:rsidR="2F26C92E" w:rsidP="2F26C92E" w:rsidRDefault="2F26C92E" w14:paraId="311B34AC" w14:textId="08CCBDD2">
            <w:pPr>
              <w:jc w:val="center"/>
              <w:rPr>
                <w:rFonts w:ascii="Wingdings" w:hAnsi="Wingdings" w:eastAsia="Wingdings" w:cs="Wingdings"/>
                <w:i/>
                <w:iCs/>
                <w:color w:val="AE9142" w:themeColor="accent2"/>
                <w:szCs w:val="18"/>
                <w:lang w:val="en-GB" w:eastAsia="zh-CN"/>
              </w:rPr>
            </w:pPr>
          </w:p>
        </w:tc>
        <w:tc>
          <w:tcPr>
            <w:tcW w:w="992" w:type="dxa"/>
            <w:vAlign w:val="center"/>
          </w:tcPr>
          <w:p w:rsidR="2F26C92E" w:rsidP="2F26C92E" w:rsidRDefault="2F26C92E" w14:paraId="61A50E5C" w14:textId="2FE9DD12">
            <w:pPr>
              <w:jc w:val="center"/>
              <w:rPr>
                <w:rFonts w:ascii="Wingdings" w:hAnsi="Wingdings" w:eastAsia="Wingdings" w:cs="Wingdings"/>
                <w:i/>
                <w:iCs/>
                <w:color w:val="AE9142" w:themeColor="accent2"/>
                <w:szCs w:val="18"/>
                <w:lang w:val="en-GB" w:eastAsia="zh-CN"/>
              </w:rPr>
            </w:pPr>
          </w:p>
        </w:tc>
        <w:tc>
          <w:tcPr>
            <w:tcW w:w="992" w:type="dxa"/>
            <w:vAlign w:val="center"/>
          </w:tcPr>
          <w:p w:rsidR="37BC3E2A" w:rsidP="37BC3E2A" w:rsidRDefault="37BC3E2A" w14:paraId="39524650" w14:textId="799C06FE">
            <w:pPr>
              <w:jc w:val="center"/>
              <w:rPr>
                <w:rFonts w:ascii="Wingdings" w:hAnsi="Wingdings" w:eastAsia="Wingdings" w:cs="Wingdings"/>
                <w:i/>
                <w:iCs/>
                <w:color w:val="AE9142" w:themeColor="accent2"/>
                <w:szCs w:val="18"/>
                <w:lang w:val="en-GB" w:eastAsia="zh-CN"/>
              </w:rPr>
            </w:pPr>
          </w:p>
        </w:tc>
      </w:tr>
      <w:tr w:rsidR="2F26C92E" w:rsidTr="37BC3E2A" w14:paraId="6E336888" w14:textId="77777777">
        <w:trPr>
          <w:trHeight w:val="432"/>
        </w:trPr>
        <w:tc>
          <w:tcPr>
            <w:tcW w:w="1642" w:type="dxa"/>
            <w:shd w:val="clear" w:color="auto" w:fill="auto"/>
            <w:vAlign w:val="center"/>
          </w:tcPr>
          <w:p w:rsidR="2F26C92E" w:rsidP="2F26C92E" w:rsidRDefault="2F26C92E" w14:paraId="2B94C831" w14:textId="485484CF">
            <w:pPr>
              <w:ind w:left="0"/>
              <w:jc w:val="center"/>
              <w:rPr>
                <w:szCs w:val="18"/>
              </w:rPr>
            </w:pPr>
            <w:r w:rsidRPr="2F26C92E">
              <w:rPr>
                <w:sz w:val="16"/>
                <w:szCs w:val="16"/>
              </w:rPr>
              <w:t>Irrigation Consultant</w:t>
            </w:r>
          </w:p>
        </w:tc>
        <w:tc>
          <w:tcPr>
            <w:tcW w:w="956" w:type="dxa"/>
            <w:shd w:val="clear" w:color="auto" w:fill="auto"/>
            <w:vAlign w:val="center"/>
          </w:tcPr>
          <w:p w:rsidR="2F26C92E" w:rsidP="2F26C92E" w:rsidRDefault="2F26C92E" w14:paraId="0824D2C2" w14:textId="2CEA8511">
            <w:pPr>
              <w:jc w:val="center"/>
              <w:rPr>
                <w:rFonts w:ascii="Wingdings" w:hAnsi="Wingdings" w:eastAsia="Wingdings" w:cs="Wingdings"/>
                <w:i/>
                <w:iCs/>
                <w:color w:val="AE9142" w:themeColor="accent2"/>
                <w:szCs w:val="18"/>
                <w:lang w:val="en-GB" w:eastAsia="zh-CN"/>
              </w:rPr>
            </w:pPr>
          </w:p>
        </w:tc>
        <w:tc>
          <w:tcPr>
            <w:tcW w:w="963" w:type="dxa"/>
            <w:vAlign w:val="center"/>
          </w:tcPr>
          <w:p w:rsidR="2F26C92E" w:rsidP="2F26C92E" w:rsidRDefault="2F26C92E" w14:paraId="7512D69E" w14:textId="4DFAD35C">
            <w:pPr>
              <w:jc w:val="center"/>
              <w:rPr>
                <w:rFonts w:ascii="Wingdings" w:hAnsi="Wingdings" w:eastAsia="Wingdings" w:cs="Wingdings"/>
                <w:i/>
                <w:iCs/>
                <w:color w:val="AE9142" w:themeColor="accent2"/>
                <w:szCs w:val="18"/>
                <w:lang w:val="en-GB" w:eastAsia="zh-CN"/>
              </w:rPr>
            </w:pPr>
          </w:p>
        </w:tc>
        <w:tc>
          <w:tcPr>
            <w:tcW w:w="990" w:type="dxa"/>
            <w:vAlign w:val="center"/>
          </w:tcPr>
          <w:p w:rsidR="2F26C92E" w:rsidP="2F26C92E" w:rsidRDefault="2F26C92E" w14:paraId="69C9260B" w14:textId="194A27A3">
            <w:pPr>
              <w:jc w:val="center"/>
              <w:rPr>
                <w:rFonts w:ascii="Wingdings" w:hAnsi="Wingdings" w:eastAsia="Wingdings" w:cs="Wingdings"/>
                <w:i/>
                <w:iCs/>
                <w:color w:val="AE9142" w:themeColor="accent2"/>
                <w:szCs w:val="18"/>
                <w:lang w:val="en-GB" w:eastAsia="zh-CN"/>
              </w:rPr>
            </w:pPr>
          </w:p>
        </w:tc>
        <w:tc>
          <w:tcPr>
            <w:tcW w:w="1034" w:type="dxa"/>
            <w:vAlign w:val="center"/>
          </w:tcPr>
          <w:p w:rsidR="2F26C92E" w:rsidP="2F26C92E" w:rsidRDefault="2F26C92E" w14:paraId="046AC8A0" w14:textId="305E5816">
            <w:pPr>
              <w:ind w:left="0"/>
              <w:jc w:val="center"/>
              <w:rPr>
                <w:rFonts w:ascii="Wingdings" w:hAnsi="Wingdings" w:eastAsia="Wingdings" w:cs="Wingdings"/>
                <w:i/>
                <w:iCs/>
                <w:color w:val="AE9142" w:themeColor="accent2"/>
                <w:sz w:val="24"/>
                <w:szCs w:val="24"/>
                <w:lang w:val="en-GB" w:eastAsia="zh-CN"/>
              </w:rPr>
            </w:pPr>
            <w:r w:rsidRPr="2F26C92E">
              <w:rPr>
                <w:rFonts w:ascii="Wingdings" w:hAnsi="Wingdings" w:eastAsia="Wingdings" w:cs="Wingdings"/>
                <w:i/>
                <w:iCs/>
                <w:color w:val="AE9142" w:themeColor="accent2"/>
                <w:sz w:val="24"/>
                <w:szCs w:val="24"/>
                <w:lang w:val="en-GB" w:eastAsia="zh-CN"/>
              </w:rPr>
              <w:t></w:t>
            </w:r>
          </w:p>
        </w:tc>
        <w:tc>
          <w:tcPr>
            <w:tcW w:w="922" w:type="dxa"/>
            <w:vAlign w:val="center"/>
          </w:tcPr>
          <w:p w:rsidR="2F26C92E" w:rsidP="2F26C92E" w:rsidRDefault="2F26C92E" w14:paraId="473C6D65" w14:textId="2E86EEA5">
            <w:pPr>
              <w:jc w:val="center"/>
              <w:rPr>
                <w:rFonts w:ascii="Wingdings" w:hAnsi="Wingdings" w:eastAsia="Wingdings" w:cs="Wingdings"/>
                <w:i/>
                <w:iCs/>
                <w:color w:val="AE9142" w:themeColor="accent2"/>
                <w:szCs w:val="18"/>
                <w:lang w:val="en-GB" w:eastAsia="zh-CN"/>
              </w:rPr>
            </w:pPr>
          </w:p>
        </w:tc>
        <w:tc>
          <w:tcPr>
            <w:tcW w:w="1134" w:type="dxa"/>
            <w:vAlign w:val="center"/>
          </w:tcPr>
          <w:p w:rsidR="2F26C92E" w:rsidP="2F26C92E" w:rsidRDefault="2F26C92E" w14:paraId="7C6ED25D" w14:textId="09E87914">
            <w:pPr>
              <w:jc w:val="center"/>
              <w:rPr>
                <w:rFonts w:ascii="Wingdings" w:hAnsi="Wingdings" w:eastAsia="Wingdings" w:cs="Wingdings"/>
                <w:i/>
                <w:iCs/>
                <w:color w:val="AE9142" w:themeColor="accent2"/>
                <w:szCs w:val="18"/>
                <w:lang w:val="en-GB" w:eastAsia="zh-CN"/>
              </w:rPr>
            </w:pPr>
          </w:p>
        </w:tc>
        <w:tc>
          <w:tcPr>
            <w:tcW w:w="992" w:type="dxa"/>
            <w:vAlign w:val="center"/>
          </w:tcPr>
          <w:p w:rsidR="2F26C92E" w:rsidP="2F26C92E" w:rsidRDefault="2F26C92E" w14:paraId="3AB9201A" w14:textId="7C2F12F2">
            <w:pPr>
              <w:jc w:val="center"/>
              <w:rPr>
                <w:rFonts w:ascii="Wingdings" w:hAnsi="Wingdings" w:eastAsia="Wingdings" w:cs="Wingdings"/>
                <w:i/>
                <w:iCs/>
                <w:color w:val="AE9142" w:themeColor="accent2"/>
                <w:szCs w:val="18"/>
                <w:lang w:val="en-GB" w:eastAsia="zh-CN"/>
              </w:rPr>
            </w:pPr>
          </w:p>
        </w:tc>
        <w:tc>
          <w:tcPr>
            <w:tcW w:w="992" w:type="dxa"/>
            <w:vAlign w:val="center"/>
          </w:tcPr>
          <w:p w:rsidR="37BC3E2A" w:rsidP="37BC3E2A" w:rsidRDefault="37BC3E2A" w14:paraId="2B4904B1" w14:textId="32C89826">
            <w:pPr>
              <w:jc w:val="center"/>
              <w:rPr>
                <w:rFonts w:ascii="Wingdings" w:hAnsi="Wingdings" w:eastAsia="Wingdings" w:cs="Wingdings"/>
                <w:i/>
                <w:iCs/>
                <w:color w:val="AE9142" w:themeColor="accent2"/>
                <w:szCs w:val="18"/>
                <w:lang w:val="en-GB" w:eastAsia="zh-CN"/>
              </w:rPr>
            </w:pPr>
          </w:p>
        </w:tc>
      </w:tr>
      <w:tr w:rsidRPr="00A43123" w:rsidR="00521C15" w:rsidTr="37BC3E2A" w14:paraId="4A28CFF0" w14:textId="77777777">
        <w:trPr>
          <w:trHeight w:val="432"/>
        </w:trPr>
        <w:tc>
          <w:tcPr>
            <w:tcW w:w="1642" w:type="dxa"/>
            <w:shd w:val="clear" w:color="auto" w:fill="auto"/>
            <w:vAlign w:val="center"/>
          </w:tcPr>
          <w:p w:rsidRPr="00E35FFF" w:rsidR="00521C15" w:rsidP="00000EE5" w:rsidRDefault="00521C15" w14:paraId="37BAC3AE" w14:textId="4029FB17">
            <w:pPr>
              <w:ind w:left="0"/>
              <w:jc w:val="center"/>
              <w:rPr>
                <w:i/>
                <w:iCs/>
                <w:color w:val="D9D9D9" w:themeColor="background1" w:themeShade="D9"/>
                <w:sz w:val="16"/>
                <w:szCs w:val="16"/>
              </w:rPr>
            </w:pPr>
            <w:r w:rsidRPr="00521C15">
              <w:rPr>
                <w:sz w:val="16"/>
                <w:szCs w:val="16"/>
              </w:rPr>
              <w:t>Art Consultant</w:t>
            </w:r>
          </w:p>
        </w:tc>
        <w:tc>
          <w:tcPr>
            <w:tcW w:w="956" w:type="dxa"/>
            <w:shd w:val="clear" w:color="auto" w:fill="auto"/>
            <w:vAlign w:val="center"/>
          </w:tcPr>
          <w:p w:rsidRPr="00EB34F9" w:rsidR="00521C15" w:rsidP="00000EE5" w:rsidRDefault="00521C15" w14:paraId="12F1CE51" w14:textId="77777777">
            <w:pPr>
              <w:ind w:left="0"/>
              <w:jc w:val="center"/>
              <w:rPr>
                <w:rFonts w:ascii="Wingdings" w:hAnsi="Wingdings" w:eastAsia="Wingdings" w:cs="Wingdings"/>
                <w:i/>
                <w:color w:val="AE9142" w:themeColor="text1"/>
                <w:sz w:val="24"/>
                <w:szCs w:val="24"/>
                <w:lang w:val="en-GB" w:eastAsia="zh-CN"/>
              </w:rPr>
            </w:pPr>
          </w:p>
        </w:tc>
        <w:tc>
          <w:tcPr>
            <w:tcW w:w="963" w:type="dxa"/>
            <w:vAlign w:val="center"/>
          </w:tcPr>
          <w:p w:rsidRPr="00EB34F9" w:rsidR="00521C15" w:rsidP="00000EE5" w:rsidRDefault="00521C15" w14:paraId="6184C6AD" w14:textId="77777777">
            <w:pPr>
              <w:ind w:left="0"/>
              <w:jc w:val="center"/>
              <w:rPr>
                <w:rFonts w:ascii="Wingdings" w:hAnsi="Wingdings" w:eastAsia="Wingdings" w:cs="Wingdings"/>
                <w:i/>
                <w:color w:val="AE9142" w:themeColor="text1"/>
                <w:sz w:val="24"/>
                <w:szCs w:val="24"/>
                <w:lang w:val="en-GB" w:eastAsia="zh-CN"/>
              </w:rPr>
            </w:pPr>
          </w:p>
        </w:tc>
        <w:tc>
          <w:tcPr>
            <w:tcW w:w="990" w:type="dxa"/>
            <w:vAlign w:val="center"/>
          </w:tcPr>
          <w:p w:rsidRPr="00EB34F9" w:rsidR="00521C15" w:rsidP="00000EE5" w:rsidRDefault="00521C15" w14:paraId="3DC6BF1A" w14:textId="77777777">
            <w:pPr>
              <w:ind w:left="0"/>
              <w:jc w:val="center"/>
              <w:rPr>
                <w:rFonts w:ascii="Wingdings" w:hAnsi="Wingdings" w:eastAsia="Wingdings" w:cs="Wingdings"/>
                <w:i/>
                <w:color w:val="AE9142" w:themeColor="text1"/>
                <w:sz w:val="24"/>
                <w:szCs w:val="24"/>
                <w:lang w:val="en-GB" w:eastAsia="zh-CN"/>
              </w:rPr>
            </w:pPr>
          </w:p>
        </w:tc>
        <w:tc>
          <w:tcPr>
            <w:tcW w:w="1034" w:type="dxa"/>
            <w:vAlign w:val="center"/>
          </w:tcPr>
          <w:p w:rsidRPr="00EB34F9" w:rsidR="00521C15" w:rsidP="00000EE5" w:rsidRDefault="00521C15" w14:paraId="0C9E23A3" w14:textId="77777777">
            <w:pPr>
              <w:ind w:left="0"/>
              <w:jc w:val="center"/>
              <w:rPr>
                <w:rFonts w:ascii="Wingdings" w:hAnsi="Wingdings" w:eastAsia="Wingdings" w:cs="Wingdings"/>
                <w:i/>
                <w:color w:val="AE9142" w:themeColor="text1"/>
                <w:sz w:val="24"/>
                <w:szCs w:val="24"/>
                <w:lang w:val="en-GB" w:eastAsia="zh-CN"/>
              </w:rPr>
            </w:pPr>
          </w:p>
        </w:tc>
        <w:tc>
          <w:tcPr>
            <w:tcW w:w="922" w:type="dxa"/>
            <w:vAlign w:val="center"/>
          </w:tcPr>
          <w:p w:rsidRPr="00EB34F9" w:rsidR="00521C15" w:rsidP="00000EE5" w:rsidRDefault="00521C15" w14:paraId="29C9D9DD" w14:textId="41FDCB86">
            <w:pPr>
              <w:ind w:left="0"/>
              <w:jc w:val="center"/>
              <w:rPr>
                <w:rFonts w:ascii="Wingdings" w:hAnsi="Wingdings" w:eastAsia="Wingdings" w:cs="Wingdings"/>
                <w:i/>
                <w:color w:val="AE9142" w:themeColor="text1"/>
                <w:sz w:val="24"/>
                <w:szCs w:val="24"/>
                <w:lang w:val="en-GB" w:eastAsia="zh-CN"/>
              </w:rPr>
            </w:pPr>
            <w:r w:rsidRPr="2F26C92E">
              <w:rPr>
                <w:rFonts w:ascii="Wingdings" w:hAnsi="Wingdings" w:eastAsia="Wingdings" w:cs="Wingdings"/>
                <w:i/>
                <w:iCs/>
                <w:color w:val="AE9142" w:themeColor="accent2"/>
                <w:sz w:val="24"/>
                <w:szCs w:val="24"/>
                <w:lang w:val="en-GB" w:eastAsia="zh-CN"/>
              </w:rPr>
              <w:t></w:t>
            </w:r>
          </w:p>
        </w:tc>
        <w:tc>
          <w:tcPr>
            <w:tcW w:w="1134" w:type="dxa"/>
            <w:vAlign w:val="center"/>
          </w:tcPr>
          <w:p w:rsidRPr="00EB34F9" w:rsidR="00521C15" w:rsidP="00000EE5" w:rsidRDefault="00521C15" w14:paraId="3FB7CF39"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Pr="00EB34F9" w:rsidR="00521C15" w:rsidP="00000EE5" w:rsidRDefault="00521C15" w14:paraId="099592AE"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37BC3E2A" w:rsidP="37BC3E2A" w:rsidRDefault="37BC3E2A" w14:paraId="4B333C91" w14:textId="174691DC">
            <w:pPr>
              <w:jc w:val="center"/>
              <w:rPr>
                <w:rFonts w:ascii="Wingdings" w:hAnsi="Wingdings" w:eastAsia="Wingdings" w:cs="Wingdings"/>
                <w:i/>
                <w:iCs/>
                <w:color w:val="AE9142" w:themeColor="accent2"/>
                <w:szCs w:val="18"/>
                <w:lang w:val="en-GB" w:eastAsia="zh-CN"/>
              </w:rPr>
            </w:pPr>
          </w:p>
        </w:tc>
      </w:tr>
      <w:tr w:rsidRPr="00A43123" w:rsidR="00000EE5" w:rsidTr="37BC3E2A" w14:paraId="238C5B49" w14:textId="77777777">
        <w:trPr>
          <w:trHeight w:val="432"/>
        </w:trPr>
        <w:tc>
          <w:tcPr>
            <w:tcW w:w="1642" w:type="dxa"/>
            <w:shd w:val="clear" w:color="auto" w:fill="auto"/>
            <w:vAlign w:val="center"/>
          </w:tcPr>
          <w:p w:rsidRPr="00E35FFF" w:rsidR="00000EE5" w:rsidP="00000EE5" w:rsidRDefault="00000EE5" w14:paraId="06FEF72D" w14:textId="77777777">
            <w:pPr>
              <w:ind w:left="0"/>
              <w:jc w:val="center"/>
              <w:rPr>
                <w:i/>
                <w:iCs/>
                <w:color w:val="D9D9D9" w:themeColor="background1" w:themeShade="D9"/>
                <w:sz w:val="16"/>
                <w:szCs w:val="16"/>
              </w:rPr>
            </w:pPr>
            <w:r w:rsidRPr="00E35FFF">
              <w:rPr>
                <w:rFonts w:hint="eastAsia"/>
                <w:i/>
                <w:iCs/>
                <w:color w:val="D9D9D9" w:themeColor="background1" w:themeShade="D9"/>
                <w:sz w:val="16"/>
                <w:szCs w:val="16"/>
              </w:rPr>
              <w:t>Waste &amp; Logistics Consultant</w:t>
            </w:r>
          </w:p>
        </w:tc>
        <w:tc>
          <w:tcPr>
            <w:tcW w:w="956" w:type="dxa"/>
            <w:shd w:val="clear" w:color="auto" w:fill="auto"/>
            <w:vAlign w:val="center"/>
          </w:tcPr>
          <w:p w:rsidRPr="00EB34F9" w:rsidR="00000EE5" w:rsidP="00000EE5" w:rsidRDefault="00000EE5" w14:paraId="7E5D32E4" w14:textId="77777777">
            <w:pPr>
              <w:ind w:left="0"/>
              <w:jc w:val="center"/>
              <w:rPr>
                <w:rFonts w:ascii="Wingdings" w:hAnsi="Wingdings" w:eastAsia="Wingdings" w:cs="Wingdings"/>
                <w:i/>
                <w:color w:val="AE9142" w:themeColor="text1"/>
                <w:sz w:val="24"/>
                <w:szCs w:val="24"/>
                <w:lang w:val="en-GB" w:eastAsia="zh-CN"/>
              </w:rPr>
            </w:pPr>
          </w:p>
        </w:tc>
        <w:tc>
          <w:tcPr>
            <w:tcW w:w="963" w:type="dxa"/>
            <w:vAlign w:val="center"/>
          </w:tcPr>
          <w:p w:rsidRPr="00EB34F9" w:rsidR="00000EE5" w:rsidP="00000EE5" w:rsidRDefault="00000EE5" w14:paraId="587641D9" w14:textId="77777777">
            <w:pPr>
              <w:ind w:left="0"/>
              <w:jc w:val="center"/>
              <w:rPr>
                <w:rFonts w:ascii="Wingdings" w:hAnsi="Wingdings" w:eastAsia="Wingdings" w:cs="Wingdings"/>
                <w:i/>
                <w:color w:val="AE9142" w:themeColor="text1"/>
                <w:sz w:val="24"/>
                <w:szCs w:val="24"/>
                <w:lang w:val="en-GB" w:eastAsia="zh-CN"/>
              </w:rPr>
            </w:pPr>
          </w:p>
        </w:tc>
        <w:tc>
          <w:tcPr>
            <w:tcW w:w="990" w:type="dxa"/>
            <w:vAlign w:val="center"/>
          </w:tcPr>
          <w:p w:rsidRPr="00EB34F9" w:rsidR="00000EE5" w:rsidP="00000EE5" w:rsidRDefault="00000EE5" w14:paraId="4BC906C3" w14:textId="77777777">
            <w:pPr>
              <w:ind w:left="0"/>
              <w:jc w:val="center"/>
              <w:rPr>
                <w:rFonts w:ascii="Wingdings" w:hAnsi="Wingdings" w:eastAsia="Wingdings" w:cs="Wingdings"/>
                <w:i/>
                <w:color w:val="AE9142" w:themeColor="text1"/>
                <w:sz w:val="24"/>
                <w:szCs w:val="24"/>
                <w:lang w:val="en-GB" w:eastAsia="zh-CN"/>
              </w:rPr>
            </w:pPr>
          </w:p>
        </w:tc>
        <w:tc>
          <w:tcPr>
            <w:tcW w:w="1034" w:type="dxa"/>
            <w:vAlign w:val="center"/>
          </w:tcPr>
          <w:p w:rsidRPr="00EB34F9" w:rsidR="00000EE5" w:rsidP="00000EE5" w:rsidRDefault="00000EE5" w14:paraId="7A153403" w14:textId="77777777">
            <w:pPr>
              <w:ind w:left="0"/>
              <w:jc w:val="center"/>
              <w:rPr>
                <w:rFonts w:ascii="Wingdings" w:hAnsi="Wingdings" w:eastAsia="Wingdings" w:cs="Wingdings"/>
                <w:i/>
                <w:color w:val="AE9142" w:themeColor="text1"/>
                <w:sz w:val="24"/>
                <w:szCs w:val="24"/>
                <w:lang w:val="en-GB" w:eastAsia="zh-CN"/>
              </w:rPr>
            </w:pPr>
          </w:p>
        </w:tc>
        <w:tc>
          <w:tcPr>
            <w:tcW w:w="922" w:type="dxa"/>
            <w:vAlign w:val="center"/>
          </w:tcPr>
          <w:p w:rsidRPr="00EB34F9" w:rsidR="00000EE5" w:rsidP="00000EE5" w:rsidRDefault="00000EE5" w14:paraId="1A795ABE" w14:textId="77777777">
            <w:pPr>
              <w:ind w:left="0"/>
              <w:jc w:val="center"/>
              <w:rPr>
                <w:rFonts w:ascii="Wingdings" w:hAnsi="Wingdings" w:eastAsia="Wingdings" w:cs="Wingdings"/>
                <w:i/>
                <w:color w:val="AE9142" w:themeColor="text1"/>
                <w:sz w:val="24"/>
                <w:szCs w:val="24"/>
                <w:lang w:val="en-GB" w:eastAsia="zh-CN"/>
              </w:rPr>
            </w:pPr>
          </w:p>
        </w:tc>
        <w:tc>
          <w:tcPr>
            <w:tcW w:w="1134" w:type="dxa"/>
            <w:vAlign w:val="center"/>
          </w:tcPr>
          <w:p w:rsidRPr="00EB34F9" w:rsidR="00000EE5" w:rsidP="00000EE5" w:rsidRDefault="00000EE5" w14:paraId="3C9AE40B"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Pr="00EB34F9" w:rsidR="00000EE5" w:rsidP="00000EE5" w:rsidRDefault="00000EE5" w14:paraId="1D2B5C9B"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37BC3E2A" w:rsidP="37BC3E2A" w:rsidRDefault="37BC3E2A" w14:paraId="44E69C4D" w14:textId="6E162DBF">
            <w:pPr>
              <w:jc w:val="center"/>
              <w:rPr>
                <w:rFonts w:ascii="Wingdings" w:hAnsi="Wingdings" w:eastAsia="Wingdings" w:cs="Wingdings"/>
                <w:i/>
                <w:iCs/>
                <w:color w:val="AE9142" w:themeColor="accent2"/>
                <w:szCs w:val="18"/>
                <w:lang w:val="en-GB" w:eastAsia="zh-CN"/>
              </w:rPr>
            </w:pPr>
          </w:p>
        </w:tc>
      </w:tr>
      <w:tr w:rsidRPr="00A43123" w:rsidR="00000EE5" w:rsidTr="37BC3E2A" w14:paraId="1F847D55" w14:textId="77777777">
        <w:trPr>
          <w:trHeight w:val="432"/>
        </w:trPr>
        <w:tc>
          <w:tcPr>
            <w:tcW w:w="1642" w:type="dxa"/>
            <w:shd w:val="clear" w:color="auto" w:fill="auto"/>
          </w:tcPr>
          <w:p w:rsidRPr="00E35FFF" w:rsidR="00000EE5" w:rsidP="00000EE5" w:rsidRDefault="00000EE5" w14:paraId="5A96C31B" w14:textId="77777777">
            <w:pPr>
              <w:ind w:left="0"/>
              <w:jc w:val="center"/>
              <w:rPr>
                <w:i/>
                <w:iCs/>
                <w:color w:val="D9D9D9" w:themeColor="background1" w:themeShade="D9"/>
                <w:sz w:val="16"/>
                <w:szCs w:val="16"/>
              </w:rPr>
            </w:pPr>
            <w:r w:rsidRPr="00E35FFF">
              <w:rPr>
                <w:rFonts w:hint="eastAsia"/>
                <w:i/>
                <w:iCs/>
                <w:color w:val="D9D9D9" w:themeColor="background1" w:themeShade="D9"/>
                <w:sz w:val="16"/>
                <w:szCs w:val="16"/>
              </w:rPr>
              <w:t>Hospitality Audiovisual / IT Consultant</w:t>
            </w:r>
          </w:p>
        </w:tc>
        <w:tc>
          <w:tcPr>
            <w:tcW w:w="956" w:type="dxa"/>
            <w:shd w:val="clear" w:color="auto" w:fill="auto"/>
            <w:vAlign w:val="center"/>
          </w:tcPr>
          <w:p w:rsidRPr="00EB34F9" w:rsidR="00000EE5" w:rsidP="00000EE5" w:rsidRDefault="00000EE5" w14:paraId="64C7B680" w14:textId="77777777">
            <w:pPr>
              <w:ind w:left="0"/>
              <w:jc w:val="center"/>
              <w:rPr>
                <w:rFonts w:ascii="Wingdings" w:hAnsi="Wingdings" w:eastAsia="Wingdings" w:cs="Wingdings"/>
                <w:i/>
                <w:color w:val="AE9142" w:themeColor="text1"/>
                <w:sz w:val="24"/>
                <w:szCs w:val="24"/>
                <w:lang w:val="en-GB" w:eastAsia="zh-CN"/>
              </w:rPr>
            </w:pPr>
          </w:p>
        </w:tc>
        <w:tc>
          <w:tcPr>
            <w:tcW w:w="963" w:type="dxa"/>
            <w:vAlign w:val="center"/>
          </w:tcPr>
          <w:p w:rsidRPr="00EB34F9" w:rsidR="00000EE5" w:rsidP="00000EE5" w:rsidRDefault="00000EE5" w14:paraId="5CB14894" w14:textId="77777777">
            <w:pPr>
              <w:ind w:left="0"/>
              <w:jc w:val="center"/>
              <w:rPr>
                <w:rFonts w:ascii="Wingdings" w:hAnsi="Wingdings" w:eastAsia="Wingdings" w:cs="Wingdings"/>
                <w:i/>
                <w:color w:val="AE9142" w:themeColor="text1"/>
                <w:sz w:val="24"/>
                <w:szCs w:val="24"/>
                <w:lang w:val="en-GB" w:eastAsia="zh-CN"/>
              </w:rPr>
            </w:pPr>
          </w:p>
        </w:tc>
        <w:tc>
          <w:tcPr>
            <w:tcW w:w="990" w:type="dxa"/>
          </w:tcPr>
          <w:p w:rsidRPr="00EB34F9" w:rsidR="00000EE5" w:rsidP="00000EE5" w:rsidRDefault="00000EE5" w14:paraId="183A4E2E" w14:textId="77777777">
            <w:pPr>
              <w:ind w:left="0"/>
              <w:jc w:val="center"/>
              <w:rPr>
                <w:rFonts w:ascii="Wingdings" w:hAnsi="Wingdings" w:eastAsia="Wingdings" w:cs="Wingdings"/>
                <w:i/>
                <w:color w:val="AE9142" w:themeColor="text1"/>
                <w:sz w:val="24"/>
                <w:szCs w:val="24"/>
                <w:lang w:val="en-GB" w:eastAsia="zh-CN"/>
              </w:rPr>
            </w:pPr>
          </w:p>
        </w:tc>
        <w:tc>
          <w:tcPr>
            <w:tcW w:w="1034" w:type="dxa"/>
          </w:tcPr>
          <w:p w:rsidRPr="00EB34F9" w:rsidR="00000EE5" w:rsidP="00000EE5" w:rsidRDefault="00000EE5" w14:paraId="0FD5EA38" w14:textId="77777777">
            <w:pPr>
              <w:ind w:left="0"/>
              <w:jc w:val="center"/>
              <w:rPr>
                <w:rFonts w:ascii="Wingdings" w:hAnsi="Wingdings" w:eastAsia="Wingdings" w:cs="Wingdings"/>
                <w:i/>
                <w:color w:val="AE9142" w:themeColor="text1"/>
                <w:sz w:val="24"/>
                <w:szCs w:val="24"/>
                <w:lang w:val="en-GB" w:eastAsia="zh-CN"/>
              </w:rPr>
            </w:pPr>
          </w:p>
        </w:tc>
        <w:tc>
          <w:tcPr>
            <w:tcW w:w="922" w:type="dxa"/>
          </w:tcPr>
          <w:p w:rsidRPr="00EB34F9" w:rsidR="00000EE5" w:rsidP="00000EE5" w:rsidRDefault="00000EE5" w14:paraId="1C871FF7" w14:textId="77777777">
            <w:pPr>
              <w:ind w:left="0"/>
              <w:jc w:val="center"/>
              <w:rPr>
                <w:rFonts w:ascii="Wingdings" w:hAnsi="Wingdings" w:eastAsia="Wingdings" w:cs="Wingdings"/>
                <w:i/>
                <w:color w:val="AE9142" w:themeColor="text1"/>
                <w:sz w:val="24"/>
                <w:szCs w:val="24"/>
                <w:lang w:val="en-GB" w:eastAsia="zh-CN"/>
              </w:rPr>
            </w:pPr>
          </w:p>
        </w:tc>
        <w:tc>
          <w:tcPr>
            <w:tcW w:w="1134" w:type="dxa"/>
          </w:tcPr>
          <w:p w:rsidRPr="00EB34F9" w:rsidR="00000EE5" w:rsidP="00000EE5" w:rsidRDefault="00000EE5" w14:paraId="06E2145C"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Pr="00EB34F9" w:rsidR="00000EE5" w:rsidP="00000EE5" w:rsidRDefault="00000EE5" w14:paraId="2A33C7CB"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37BC3E2A" w:rsidP="37BC3E2A" w:rsidRDefault="37BC3E2A" w14:paraId="6DB89692" w14:textId="6360A58B">
            <w:pPr>
              <w:jc w:val="center"/>
              <w:rPr>
                <w:rFonts w:ascii="Wingdings" w:hAnsi="Wingdings" w:eastAsia="Wingdings" w:cs="Wingdings"/>
                <w:i/>
                <w:iCs/>
                <w:color w:val="AE9142" w:themeColor="accent2"/>
                <w:szCs w:val="18"/>
                <w:lang w:val="en-GB" w:eastAsia="zh-CN"/>
              </w:rPr>
            </w:pPr>
          </w:p>
        </w:tc>
      </w:tr>
      <w:tr w:rsidRPr="00A43123" w:rsidR="00000EE5" w:rsidTr="37BC3E2A" w14:paraId="584807F0" w14:textId="77777777">
        <w:trPr>
          <w:trHeight w:val="432"/>
        </w:trPr>
        <w:tc>
          <w:tcPr>
            <w:tcW w:w="1642" w:type="dxa"/>
            <w:shd w:val="clear" w:color="auto" w:fill="auto"/>
          </w:tcPr>
          <w:p w:rsidRPr="00E35FFF" w:rsidR="00000EE5" w:rsidP="00000EE5" w:rsidRDefault="00000EE5" w14:paraId="38C8DD67" w14:textId="77777777">
            <w:pPr>
              <w:ind w:left="0"/>
              <w:jc w:val="center"/>
              <w:rPr>
                <w:i/>
                <w:iCs/>
                <w:color w:val="D9D9D9" w:themeColor="background1" w:themeShade="D9"/>
                <w:sz w:val="16"/>
                <w:szCs w:val="16"/>
              </w:rPr>
            </w:pPr>
            <w:r w:rsidRPr="00E35FFF">
              <w:rPr>
                <w:rFonts w:hint="eastAsia"/>
                <w:i/>
                <w:iCs/>
                <w:color w:val="D9D9D9" w:themeColor="background1" w:themeShade="D9"/>
                <w:sz w:val="16"/>
                <w:szCs w:val="16"/>
              </w:rPr>
              <w:t>Specialty Water Features Consultant</w:t>
            </w:r>
          </w:p>
        </w:tc>
        <w:tc>
          <w:tcPr>
            <w:tcW w:w="956" w:type="dxa"/>
            <w:shd w:val="clear" w:color="auto" w:fill="auto"/>
            <w:vAlign w:val="center"/>
          </w:tcPr>
          <w:p w:rsidRPr="00EB34F9" w:rsidR="00000EE5" w:rsidP="00000EE5" w:rsidRDefault="00000EE5" w14:paraId="0CE282C0" w14:textId="77777777">
            <w:pPr>
              <w:ind w:left="0"/>
              <w:jc w:val="center"/>
              <w:rPr>
                <w:rFonts w:ascii="Wingdings" w:hAnsi="Wingdings" w:eastAsia="Wingdings" w:cs="Wingdings"/>
                <w:i/>
                <w:color w:val="AE9142" w:themeColor="text1"/>
                <w:sz w:val="24"/>
                <w:szCs w:val="24"/>
                <w:lang w:val="en-GB" w:eastAsia="zh-CN"/>
              </w:rPr>
            </w:pPr>
          </w:p>
        </w:tc>
        <w:tc>
          <w:tcPr>
            <w:tcW w:w="963" w:type="dxa"/>
            <w:vAlign w:val="center"/>
          </w:tcPr>
          <w:p w:rsidRPr="00EB34F9" w:rsidR="00000EE5" w:rsidP="00000EE5" w:rsidRDefault="00000EE5" w14:paraId="68BEBA6B" w14:textId="77777777">
            <w:pPr>
              <w:ind w:left="0"/>
              <w:jc w:val="center"/>
              <w:rPr>
                <w:rFonts w:ascii="Wingdings" w:hAnsi="Wingdings" w:eastAsia="Wingdings" w:cs="Wingdings"/>
                <w:i/>
                <w:color w:val="AE9142" w:themeColor="text1"/>
                <w:sz w:val="24"/>
                <w:szCs w:val="24"/>
                <w:lang w:val="en-GB" w:eastAsia="zh-CN"/>
              </w:rPr>
            </w:pPr>
          </w:p>
        </w:tc>
        <w:tc>
          <w:tcPr>
            <w:tcW w:w="990" w:type="dxa"/>
          </w:tcPr>
          <w:p w:rsidRPr="00EB34F9" w:rsidR="00000EE5" w:rsidP="00000EE5" w:rsidRDefault="00000EE5" w14:paraId="78027D53" w14:textId="77777777">
            <w:pPr>
              <w:ind w:left="0"/>
              <w:jc w:val="center"/>
              <w:rPr>
                <w:rFonts w:ascii="Wingdings" w:hAnsi="Wingdings" w:eastAsia="Wingdings" w:cs="Wingdings"/>
                <w:i/>
                <w:color w:val="AE9142" w:themeColor="text1"/>
                <w:sz w:val="24"/>
                <w:szCs w:val="24"/>
                <w:lang w:val="en-GB" w:eastAsia="zh-CN"/>
              </w:rPr>
            </w:pPr>
          </w:p>
        </w:tc>
        <w:tc>
          <w:tcPr>
            <w:tcW w:w="1034" w:type="dxa"/>
          </w:tcPr>
          <w:p w:rsidRPr="00EB34F9" w:rsidR="00000EE5" w:rsidP="00000EE5" w:rsidRDefault="00000EE5" w14:paraId="128ECCEB" w14:textId="77777777">
            <w:pPr>
              <w:ind w:left="0"/>
              <w:jc w:val="center"/>
              <w:rPr>
                <w:rFonts w:ascii="Wingdings" w:hAnsi="Wingdings" w:eastAsia="Wingdings" w:cs="Wingdings"/>
                <w:i/>
                <w:color w:val="AE9142" w:themeColor="text1"/>
                <w:sz w:val="24"/>
                <w:szCs w:val="24"/>
                <w:lang w:val="en-GB" w:eastAsia="zh-CN"/>
              </w:rPr>
            </w:pPr>
          </w:p>
        </w:tc>
        <w:tc>
          <w:tcPr>
            <w:tcW w:w="922" w:type="dxa"/>
          </w:tcPr>
          <w:p w:rsidRPr="00EB34F9" w:rsidR="00000EE5" w:rsidP="00000EE5" w:rsidRDefault="00000EE5" w14:paraId="0B581F47" w14:textId="77777777">
            <w:pPr>
              <w:ind w:left="0"/>
              <w:jc w:val="center"/>
              <w:rPr>
                <w:rFonts w:ascii="Wingdings" w:hAnsi="Wingdings" w:eastAsia="Wingdings" w:cs="Wingdings"/>
                <w:i/>
                <w:color w:val="AE9142" w:themeColor="text1"/>
                <w:sz w:val="24"/>
                <w:szCs w:val="24"/>
                <w:lang w:val="en-GB" w:eastAsia="zh-CN"/>
              </w:rPr>
            </w:pPr>
          </w:p>
        </w:tc>
        <w:tc>
          <w:tcPr>
            <w:tcW w:w="1134" w:type="dxa"/>
          </w:tcPr>
          <w:p w:rsidRPr="00EB34F9" w:rsidR="00000EE5" w:rsidP="00000EE5" w:rsidRDefault="00000EE5" w14:paraId="4EB49A58"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Pr="00EB34F9" w:rsidR="00000EE5" w:rsidP="00000EE5" w:rsidRDefault="00000EE5" w14:paraId="0191FA9D"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37BC3E2A" w:rsidP="37BC3E2A" w:rsidRDefault="37BC3E2A" w14:paraId="749A6799" w14:textId="330389CC">
            <w:pPr>
              <w:jc w:val="center"/>
              <w:rPr>
                <w:rFonts w:ascii="Wingdings" w:hAnsi="Wingdings" w:eastAsia="Wingdings" w:cs="Wingdings"/>
                <w:i/>
                <w:iCs/>
                <w:color w:val="AE9142" w:themeColor="accent2"/>
                <w:szCs w:val="18"/>
                <w:lang w:val="en-GB" w:eastAsia="zh-CN"/>
              </w:rPr>
            </w:pPr>
          </w:p>
        </w:tc>
      </w:tr>
      <w:tr w:rsidRPr="00A43123" w:rsidR="00000EE5" w:rsidTr="37BC3E2A" w14:paraId="66E042C4" w14:textId="77777777">
        <w:trPr>
          <w:trHeight w:val="432"/>
        </w:trPr>
        <w:tc>
          <w:tcPr>
            <w:tcW w:w="1642" w:type="dxa"/>
            <w:shd w:val="clear" w:color="auto" w:fill="auto"/>
          </w:tcPr>
          <w:p w:rsidRPr="00E35FFF" w:rsidR="00000EE5" w:rsidP="00000EE5" w:rsidRDefault="00000EE5" w14:paraId="5E657726" w14:textId="77777777">
            <w:pPr>
              <w:ind w:left="0"/>
              <w:jc w:val="center"/>
              <w:rPr>
                <w:i/>
                <w:iCs/>
                <w:color w:val="D9D9D9" w:themeColor="background1" w:themeShade="D9"/>
                <w:sz w:val="16"/>
                <w:szCs w:val="16"/>
              </w:rPr>
            </w:pPr>
            <w:r w:rsidRPr="00E35FFF">
              <w:rPr>
                <w:rFonts w:hint="eastAsia"/>
                <w:i/>
                <w:iCs/>
                <w:color w:val="D9D9D9" w:themeColor="background1" w:themeShade="D9"/>
                <w:sz w:val="16"/>
                <w:szCs w:val="16"/>
              </w:rPr>
              <w:t>Aviation - Helipads Consultant</w:t>
            </w:r>
          </w:p>
        </w:tc>
        <w:tc>
          <w:tcPr>
            <w:tcW w:w="956" w:type="dxa"/>
            <w:shd w:val="clear" w:color="auto" w:fill="auto"/>
            <w:vAlign w:val="center"/>
          </w:tcPr>
          <w:p w:rsidRPr="00EB34F9" w:rsidR="00000EE5" w:rsidP="00000EE5" w:rsidRDefault="00000EE5" w14:paraId="7598E6DC" w14:textId="77777777">
            <w:pPr>
              <w:ind w:left="0"/>
              <w:jc w:val="center"/>
              <w:rPr>
                <w:rFonts w:ascii="Wingdings" w:hAnsi="Wingdings" w:eastAsia="Wingdings" w:cs="Wingdings"/>
                <w:i/>
                <w:color w:val="AE9142" w:themeColor="text1"/>
                <w:sz w:val="24"/>
                <w:szCs w:val="24"/>
                <w:lang w:val="en-GB" w:eastAsia="zh-CN"/>
              </w:rPr>
            </w:pPr>
          </w:p>
        </w:tc>
        <w:tc>
          <w:tcPr>
            <w:tcW w:w="963" w:type="dxa"/>
            <w:vAlign w:val="center"/>
          </w:tcPr>
          <w:p w:rsidRPr="00EB34F9" w:rsidR="00000EE5" w:rsidP="00000EE5" w:rsidRDefault="00000EE5" w14:paraId="05DD8202" w14:textId="77777777">
            <w:pPr>
              <w:ind w:left="0"/>
              <w:jc w:val="center"/>
              <w:rPr>
                <w:rFonts w:ascii="Wingdings" w:hAnsi="Wingdings" w:eastAsia="Wingdings" w:cs="Wingdings"/>
                <w:i/>
                <w:color w:val="AE9142" w:themeColor="text1"/>
                <w:sz w:val="24"/>
                <w:szCs w:val="24"/>
                <w:lang w:val="en-GB" w:eastAsia="zh-CN"/>
              </w:rPr>
            </w:pPr>
          </w:p>
        </w:tc>
        <w:tc>
          <w:tcPr>
            <w:tcW w:w="990" w:type="dxa"/>
          </w:tcPr>
          <w:p w:rsidRPr="00EB34F9" w:rsidR="00000EE5" w:rsidP="00000EE5" w:rsidRDefault="00000EE5" w14:paraId="1DD1326A" w14:textId="77777777">
            <w:pPr>
              <w:ind w:left="0"/>
              <w:jc w:val="center"/>
              <w:rPr>
                <w:rFonts w:ascii="Wingdings" w:hAnsi="Wingdings" w:eastAsia="Wingdings" w:cs="Wingdings"/>
                <w:i/>
                <w:color w:val="AE9142" w:themeColor="text1"/>
                <w:sz w:val="24"/>
                <w:szCs w:val="24"/>
                <w:lang w:val="en-GB" w:eastAsia="zh-CN"/>
              </w:rPr>
            </w:pPr>
          </w:p>
        </w:tc>
        <w:tc>
          <w:tcPr>
            <w:tcW w:w="1034" w:type="dxa"/>
          </w:tcPr>
          <w:p w:rsidRPr="00EB34F9" w:rsidR="00000EE5" w:rsidP="00000EE5" w:rsidRDefault="00000EE5" w14:paraId="7D87BC02" w14:textId="77777777">
            <w:pPr>
              <w:ind w:left="0"/>
              <w:jc w:val="center"/>
              <w:rPr>
                <w:rFonts w:ascii="Wingdings" w:hAnsi="Wingdings" w:eastAsia="Wingdings" w:cs="Wingdings"/>
                <w:i/>
                <w:color w:val="AE9142" w:themeColor="text1"/>
                <w:sz w:val="24"/>
                <w:szCs w:val="24"/>
                <w:lang w:val="en-GB" w:eastAsia="zh-CN"/>
              </w:rPr>
            </w:pPr>
          </w:p>
        </w:tc>
        <w:tc>
          <w:tcPr>
            <w:tcW w:w="922" w:type="dxa"/>
          </w:tcPr>
          <w:p w:rsidRPr="00EB34F9" w:rsidR="00000EE5" w:rsidP="00000EE5" w:rsidRDefault="00000EE5" w14:paraId="5B449F12" w14:textId="77777777">
            <w:pPr>
              <w:ind w:left="0"/>
              <w:jc w:val="center"/>
              <w:rPr>
                <w:rFonts w:ascii="Wingdings" w:hAnsi="Wingdings" w:eastAsia="Wingdings" w:cs="Wingdings"/>
                <w:i/>
                <w:color w:val="AE9142" w:themeColor="text1"/>
                <w:sz w:val="24"/>
                <w:szCs w:val="24"/>
                <w:lang w:val="en-GB" w:eastAsia="zh-CN"/>
              </w:rPr>
            </w:pPr>
          </w:p>
        </w:tc>
        <w:tc>
          <w:tcPr>
            <w:tcW w:w="1134" w:type="dxa"/>
          </w:tcPr>
          <w:p w:rsidRPr="00EB34F9" w:rsidR="00000EE5" w:rsidP="00000EE5" w:rsidRDefault="00000EE5" w14:paraId="7297699A"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Pr="00EB34F9" w:rsidR="00000EE5" w:rsidP="00000EE5" w:rsidRDefault="00000EE5" w14:paraId="35BB20A6"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37BC3E2A" w:rsidP="37BC3E2A" w:rsidRDefault="37BC3E2A" w14:paraId="3AFBAB0C" w14:textId="3D3EA217">
            <w:pPr>
              <w:jc w:val="center"/>
              <w:rPr>
                <w:rFonts w:ascii="Wingdings" w:hAnsi="Wingdings" w:eastAsia="Wingdings" w:cs="Wingdings"/>
                <w:i/>
                <w:iCs/>
                <w:color w:val="AE9142" w:themeColor="accent2"/>
                <w:szCs w:val="18"/>
                <w:lang w:val="en-GB" w:eastAsia="zh-CN"/>
              </w:rPr>
            </w:pPr>
          </w:p>
        </w:tc>
      </w:tr>
      <w:tr w:rsidRPr="00A43123" w:rsidR="00000EE5" w:rsidTr="37BC3E2A" w14:paraId="23A61C6B" w14:textId="77777777">
        <w:trPr>
          <w:trHeight w:val="432"/>
        </w:trPr>
        <w:tc>
          <w:tcPr>
            <w:tcW w:w="1642" w:type="dxa"/>
            <w:shd w:val="clear" w:color="auto" w:fill="auto"/>
          </w:tcPr>
          <w:p w:rsidRPr="00E35FFF" w:rsidR="00000EE5" w:rsidP="00000EE5" w:rsidRDefault="00000EE5" w14:paraId="446E3777" w14:textId="77777777">
            <w:pPr>
              <w:ind w:left="0"/>
              <w:jc w:val="center"/>
              <w:rPr>
                <w:i/>
                <w:iCs/>
                <w:color w:val="D9D9D9" w:themeColor="background1" w:themeShade="D9"/>
                <w:sz w:val="16"/>
                <w:szCs w:val="16"/>
              </w:rPr>
            </w:pPr>
            <w:r w:rsidRPr="00E35FFF">
              <w:rPr>
                <w:rFonts w:hint="eastAsia"/>
                <w:i/>
                <w:iCs/>
                <w:color w:val="D9D9D9" w:themeColor="background1" w:themeShade="D9"/>
                <w:sz w:val="16"/>
                <w:szCs w:val="16"/>
              </w:rPr>
              <w:t>FF&amp;E Procurement Agent</w:t>
            </w:r>
          </w:p>
        </w:tc>
        <w:tc>
          <w:tcPr>
            <w:tcW w:w="956" w:type="dxa"/>
            <w:shd w:val="clear" w:color="auto" w:fill="auto"/>
            <w:vAlign w:val="center"/>
          </w:tcPr>
          <w:p w:rsidRPr="00EB34F9" w:rsidR="00000EE5" w:rsidP="00000EE5" w:rsidRDefault="00000EE5" w14:paraId="53529709" w14:textId="77777777">
            <w:pPr>
              <w:ind w:left="0"/>
              <w:jc w:val="center"/>
              <w:rPr>
                <w:rFonts w:ascii="Wingdings" w:hAnsi="Wingdings" w:eastAsia="Wingdings" w:cs="Wingdings"/>
                <w:i/>
                <w:color w:val="AE9142" w:themeColor="text1"/>
                <w:sz w:val="24"/>
                <w:szCs w:val="24"/>
                <w:lang w:val="en-GB" w:eastAsia="zh-CN"/>
              </w:rPr>
            </w:pPr>
          </w:p>
        </w:tc>
        <w:tc>
          <w:tcPr>
            <w:tcW w:w="963" w:type="dxa"/>
            <w:vAlign w:val="center"/>
          </w:tcPr>
          <w:p w:rsidRPr="00EB34F9" w:rsidR="00000EE5" w:rsidP="00000EE5" w:rsidRDefault="00000EE5" w14:paraId="22792710" w14:textId="77777777">
            <w:pPr>
              <w:ind w:left="0"/>
              <w:jc w:val="center"/>
              <w:rPr>
                <w:rFonts w:ascii="Wingdings" w:hAnsi="Wingdings" w:eastAsia="Wingdings" w:cs="Wingdings"/>
                <w:i/>
                <w:color w:val="AE9142" w:themeColor="text1"/>
                <w:sz w:val="24"/>
                <w:szCs w:val="24"/>
                <w:lang w:val="en-GB" w:eastAsia="zh-CN"/>
              </w:rPr>
            </w:pPr>
          </w:p>
        </w:tc>
        <w:tc>
          <w:tcPr>
            <w:tcW w:w="990" w:type="dxa"/>
          </w:tcPr>
          <w:p w:rsidRPr="00EB34F9" w:rsidR="00000EE5" w:rsidP="00000EE5" w:rsidRDefault="00000EE5" w14:paraId="1CDC4EC8" w14:textId="77777777">
            <w:pPr>
              <w:ind w:left="0"/>
              <w:jc w:val="center"/>
              <w:rPr>
                <w:rFonts w:ascii="Wingdings" w:hAnsi="Wingdings" w:eastAsia="Wingdings" w:cs="Wingdings"/>
                <w:i/>
                <w:color w:val="AE9142" w:themeColor="text1"/>
                <w:sz w:val="24"/>
                <w:szCs w:val="24"/>
                <w:lang w:val="en-GB" w:eastAsia="zh-CN"/>
              </w:rPr>
            </w:pPr>
          </w:p>
        </w:tc>
        <w:tc>
          <w:tcPr>
            <w:tcW w:w="1034" w:type="dxa"/>
          </w:tcPr>
          <w:p w:rsidRPr="00EB34F9" w:rsidR="00000EE5" w:rsidP="00000EE5" w:rsidRDefault="00000EE5" w14:paraId="4AC70A73" w14:textId="77777777">
            <w:pPr>
              <w:ind w:left="0"/>
              <w:jc w:val="center"/>
              <w:rPr>
                <w:rFonts w:ascii="Wingdings" w:hAnsi="Wingdings" w:eastAsia="Wingdings" w:cs="Wingdings"/>
                <w:i/>
                <w:color w:val="AE9142" w:themeColor="text1"/>
                <w:sz w:val="24"/>
                <w:szCs w:val="24"/>
                <w:lang w:val="en-GB" w:eastAsia="zh-CN"/>
              </w:rPr>
            </w:pPr>
          </w:p>
        </w:tc>
        <w:tc>
          <w:tcPr>
            <w:tcW w:w="922" w:type="dxa"/>
          </w:tcPr>
          <w:p w:rsidRPr="00EB34F9" w:rsidR="00000EE5" w:rsidP="00000EE5" w:rsidRDefault="00000EE5" w14:paraId="50E8B5AB" w14:textId="77777777">
            <w:pPr>
              <w:ind w:left="0"/>
              <w:jc w:val="center"/>
              <w:rPr>
                <w:rFonts w:ascii="Wingdings" w:hAnsi="Wingdings" w:eastAsia="Wingdings" w:cs="Wingdings"/>
                <w:i/>
                <w:color w:val="AE9142" w:themeColor="text1"/>
                <w:sz w:val="24"/>
                <w:szCs w:val="24"/>
                <w:lang w:val="en-GB" w:eastAsia="zh-CN"/>
              </w:rPr>
            </w:pPr>
          </w:p>
        </w:tc>
        <w:tc>
          <w:tcPr>
            <w:tcW w:w="1134" w:type="dxa"/>
          </w:tcPr>
          <w:p w:rsidRPr="00EB34F9" w:rsidR="00000EE5" w:rsidP="00000EE5" w:rsidRDefault="00000EE5" w14:paraId="0A8E3D70"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Pr="00EB34F9" w:rsidR="00000EE5" w:rsidP="00000EE5" w:rsidRDefault="00000EE5" w14:paraId="0DD79CC6"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37BC3E2A" w:rsidP="37BC3E2A" w:rsidRDefault="37BC3E2A" w14:paraId="2B3712D2" w14:textId="45A07921">
            <w:pPr>
              <w:jc w:val="center"/>
              <w:rPr>
                <w:rFonts w:ascii="Wingdings" w:hAnsi="Wingdings" w:eastAsia="Wingdings" w:cs="Wingdings"/>
                <w:i/>
                <w:iCs/>
                <w:color w:val="AE9142" w:themeColor="accent2"/>
                <w:szCs w:val="18"/>
                <w:lang w:val="en-GB" w:eastAsia="zh-CN"/>
              </w:rPr>
            </w:pPr>
          </w:p>
        </w:tc>
      </w:tr>
      <w:tr w:rsidRPr="00A43123" w:rsidR="00000EE5" w:rsidTr="37BC3E2A" w14:paraId="3997B094" w14:textId="77777777">
        <w:trPr>
          <w:trHeight w:val="432"/>
        </w:trPr>
        <w:tc>
          <w:tcPr>
            <w:tcW w:w="1642" w:type="dxa"/>
            <w:shd w:val="clear" w:color="auto" w:fill="auto"/>
          </w:tcPr>
          <w:p w:rsidRPr="00E35FFF" w:rsidR="00000EE5" w:rsidP="00000EE5" w:rsidRDefault="00000EE5" w14:paraId="369CE919" w14:textId="77777777">
            <w:pPr>
              <w:ind w:left="0"/>
              <w:jc w:val="center"/>
              <w:rPr>
                <w:i/>
                <w:iCs/>
                <w:color w:val="D9D9D9" w:themeColor="background1" w:themeShade="D9"/>
                <w:sz w:val="16"/>
                <w:szCs w:val="16"/>
              </w:rPr>
            </w:pPr>
            <w:r w:rsidRPr="00E35FFF">
              <w:rPr>
                <w:rFonts w:hint="eastAsia"/>
                <w:i/>
                <w:iCs/>
                <w:color w:val="D9D9D9" w:themeColor="background1" w:themeShade="D9"/>
                <w:sz w:val="16"/>
                <w:szCs w:val="16"/>
              </w:rPr>
              <w:t>OS&amp;E Procurement Agent</w:t>
            </w:r>
          </w:p>
        </w:tc>
        <w:tc>
          <w:tcPr>
            <w:tcW w:w="956" w:type="dxa"/>
            <w:shd w:val="clear" w:color="auto" w:fill="auto"/>
            <w:vAlign w:val="center"/>
          </w:tcPr>
          <w:p w:rsidRPr="00EB34F9" w:rsidR="00000EE5" w:rsidP="00000EE5" w:rsidRDefault="00000EE5" w14:paraId="3CA72EB6" w14:textId="77777777">
            <w:pPr>
              <w:ind w:left="0"/>
              <w:jc w:val="center"/>
              <w:rPr>
                <w:rFonts w:ascii="Wingdings" w:hAnsi="Wingdings" w:eastAsia="Wingdings" w:cs="Wingdings"/>
                <w:i/>
                <w:color w:val="AE9142" w:themeColor="text1"/>
                <w:sz w:val="24"/>
                <w:szCs w:val="24"/>
                <w:lang w:val="en-GB" w:eastAsia="zh-CN"/>
              </w:rPr>
            </w:pPr>
          </w:p>
        </w:tc>
        <w:tc>
          <w:tcPr>
            <w:tcW w:w="963" w:type="dxa"/>
            <w:vAlign w:val="center"/>
          </w:tcPr>
          <w:p w:rsidRPr="00EB34F9" w:rsidR="00000EE5" w:rsidP="00000EE5" w:rsidRDefault="00000EE5" w14:paraId="74B7D2A8" w14:textId="77777777">
            <w:pPr>
              <w:ind w:left="0"/>
              <w:jc w:val="center"/>
              <w:rPr>
                <w:rFonts w:ascii="Wingdings" w:hAnsi="Wingdings" w:eastAsia="Wingdings" w:cs="Wingdings"/>
                <w:i/>
                <w:color w:val="AE9142" w:themeColor="text1"/>
                <w:sz w:val="24"/>
                <w:szCs w:val="24"/>
                <w:lang w:val="en-GB" w:eastAsia="zh-CN"/>
              </w:rPr>
            </w:pPr>
          </w:p>
        </w:tc>
        <w:tc>
          <w:tcPr>
            <w:tcW w:w="990" w:type="dxa"/>
          </w:tcPr>
          <w:p w:rsidRPr="00EB34F9" w:rsidR="00000EE5" w:rsidP="00000EE5" w:rsidRDefault="00000EE5" w14:paraId="4B196F5E" w14:textId="77777777">
            <w:pPr>
              <w:ind w:left="0"/>
              <w:jc w:val="center"/>
              <w:rPr>
                <w:rFonts w:ascii="Wingdings" w:hAnsi="Wingdings" w:eastAsia="Wingdings" w:cs="Wingdings"/>
                <w:i/>
                <w:color w:val="AE9142" w:themeColor="text1"/>
                <w:sz w:val="24"/>
                <w:szCs w:val="24"/>
                <w:lang w:val="en-GB" w:eastAsia="zh-CN"/>
              </w:rPr>
            </w:pPr>
          </w:p>
        </w:tc>
        <w:tc>
          <w:tcPr>
            <w:tcW w:w="1034" w:type="dxa"/>
          </w:tcPr>
          <w:p w:rsidRPr="00EB34F9" w:rsidR="00000EE5" w:rsidP="00000EE5" w:rsidRDefault="00000EE5" w14:paraId="29D23833" w14:textId="77777777">
            <w:pPr>
              <w:ind w:left="0"/>
              <w:jc w:val="center"/>
              <w:rPr>
                <w:rFonts w:ascii="Wingdings" w:hAnsi="Wingdings" w:eastAsia="Wingdings" w:cs="Wingdings"/>
                <w:i/>
                <w:color w:val="AE9142" w:themeColor="text1"/>
                <w:sz w:val="24"/>
                <w:szCs w:val="24"/>
                <w:lang w:val="en-GB" w:eastAsia="zh-CN"/>
              </w:rPr>
            </w:pPr>
          </w:p>
        </w:tc>
        <w:tc>
          <w:tcPr>
            <w:tcW w:w="922" w:type="dxa"/>
          </w:tcPr>
          <w:p w:rsidRPr="00EB34F9" w:rsidR="00000EE5" w:rsidP="00000EE5" w:rsidRDefault="00000EE5" w14:paraId="00C2C836" w14:textId="77777777">
            <w:pPr>
              <w:ind w:left="0"/>
              <w:jc w:val="center"/>
              <w:rPr>
                <w:rFonts w:ascii="Wingdings" w:hAnsi="Wingdings" w:eastAsia="Wingdings" w:cs="Wingdings"/>
                <w:i/>
                <w:color w:val="AE9142" w:themeColor="text1"/>
                <w:sz w:val="24"/>
                <w:szCs w:val="24"/>
                <w:lang w:val="en-GB" w:eastAsia="zh-CN"/>
              </w:rPr>
            </w:pPr>
          </w:p>
        </w:tc>
        <w:tc>
          <w:tcPr>
            <w:tcW w:w="1134" w:type="dxa"/>
          </w:tcPr>
          <w:p w:rsidRPr="00EB34F9" w:rsidR="00000EE5" w:rsidP="00000EE5" w:rsidRDefault="00000EE5" w14:paraId="4B875E43"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Pr="00EB34F9" w:rsidR="00000EE5" w:rsidP="00000EE5" w:rsidRDefault="00000EE5" w14:paraId="23381559" w14:textId="77777777">
            <w:pPr>
              <w:ind w:left="0"/>
              <w:jc w:val="center"/>
              <w:rPr>
                <w:rFonts w:ascii="Wingdings" w:hAnsi="Wingdings" w:eastAsia="Wingdings" w:cs="Wingdings"/>
                <w:i/>
                <w:color w:val="AE9142" w:themeColor="text1"/>
                <w:sz w:val="24"/>
                <w:szCs w:val="24"/>
                <w:lang w:val="en-GB" w:eastAsia="zh-CN"/>
              </w:rPr>
            </w:pPr>
          </w:p>
        </w:tc>
        <w:tc>
          <w:tcPr>
            <w:tcW w:w="992" w:type="dxa"/>
            <w:vAlign w:val="center"/>
          </w:tcPr>
          <w:p w:rsidR="37BC3E2A" w:rsidP="37BC3E2A" w:rsidRDefault="37BC3E2A" w14:paraId="1645A72E" w14:textId="4A4F0432">
            <w:pPr>
              <w:jc w:val="center"/>
              <w:rPr>
                <w:rFonts w:ascii="Wingdings" w:hAnsi="Wingdings" w:eastAsia="Wingdings" w:cs="Wingdings"/>
                <w:i/>
                <w:iCs/>
                <w:color w:val="AE9142" w:themeColor="accent2"/>
                <w:szCs w:val="18"/>
                <w:lang w:val="en-GB" w:eastAsia="zh-CN"/>
              </w:rPr>
            </w:pPr>
          </w:p>
        </w:tc>
      </w:tr>
    </w:tbl>
    <w:p w:rsidR="00A83431" w:rsidP="009D714B" w:rsidRDefault="00EE45F0" w14:paraId="2AC8285D" w14:textId="4705DBF3">
      <w:pPr>
        <w:pStyle w:val="Ttulo2"/>
        <w:numPr>
          <w:ilvl w:val="0"/>
          <w:numId w:val="0"/>
        </w:numPr>
      </w:pPr>
      <w:bookmarkStart w:name="_Ref59120106" w:id="294"/>
      <w:bookmarkStart w:name="_Toc79671790" w:id="295"/>
      <w:r>
        <w:lastRenderedPageBreak/>
        <w:t>6.6</w:t>
      </w:r>
      <w:r w:rsidR="5F10705B">
        <w:t>File Naming Conventions</w:t>
      </w:r>
      <w:bookmarkEnd w:id="294"/>
      <w:bookmarkEnd w:id="295"/>
      <w:r w:rsidR="5F10705B">
        <w:t xml:space="preserve"> </w:t>
      </w:r>
    </w:p>
    <w:p w:rsidR="00A83431" w:rsidP="00B365FC" w:rsidRDefault="00A83431" w14:paraId="21514537" w14:textId="7FEDA8E6">
      <w:r w:rsidRPr="00F11BC9">
        <w:t xml:space="preserve">Also referred to as the Information Container Identification, the BIM project naming conventions will follow the </w:t>
      </w:r>
      <w:r>
        <w:t>Red Sea Naming Convention</w:t>
      </w:r>
      <w:r w:rsidR="000F103E">
        <w:t xml:space="preserve"> displayed in the PMIS Manual</w:t>
      </w:r>
      <w:r>
        <w:t>.</w:t>
      </w:r>
      <w:r w:rsidR="000F103E">
        <w:t xml:space="preserve"> This file naming system is to be used for </w:t>
      </w:r>
      <w:r w:rsidRPr="000F103E" w:rsidR="000F103E">
        <w:rPr>
          <w:b/>
        </w:rPr>
        <w:t>drawings</w:t>
      </w:r>
      <w:r w:rsidR="000F103E">
        <w:t xml:space="preserve"> and </w:t>
      </w:r>
      <w:r w:rsidRPr="000F103E" w:rsidR="000F103E">
        <w:rPr>
          <w:b/>
        </w:rPr>
        <w:t>models</w:t>
      </w:r>
      <w:r w:rsidR="000F103E">
        <w:t xml:space="preserve"> only and should be used as the drawing/</w:t>
      </w:r>
      <w:proofErr w:type="gramStart"/>
      <w:r w:rsidR="000F103E">
        <w:t>model</w:t>
      </w:r>
      <w:proofErr w:type="gramEnd"/>
      <w:r w:rsidR="000F103E">
        <w:t xml:space="preserve"> name and within the title block for drawings. </w:t>
      </w:r>
    </w:p>
    <w:tbl>
      <w:tblPr>
        <w:tblW w:w="10125" w:type="dxa"/>
        <w:tblInd w:w="443" w:type="dxa"/>
        <w:tblLook w:val="04A0" w:firstRow="1" w:lastRow="0" w:firstColumn="1" w:lastColumn="0" w:noHBand="0" w:noVBand="1"/>
      </w:tblPr>
      <w:tblGrid>
        <w:gridCol w:w="957"/>
        <w:gridCol w:w="296"/>
        <w:gridCol w:w="949"/>
        <w:gridCol w:w="296"/>
        <w:gridCol w:w="1109"/>
        <w:gridCol w:w="296"/>
        <w:gridCol w:w="923"/>
        <w:gridCol w:w="296"/>
        <w:gridCol w:w="1026"/>
        <w:gridCol w:w="296"/>
        <w:gridCol w:w="1084"/>
        <w:gridCol w:w="296"/>
        <w:gridCol w:w="1130"/>
        <w:gridCol w:w="296"/>
        <w:gridCol w:w="899"/>
      </w:tblGrid>
      <w:tr w:rsidRPr="001B099B" w:rsidR="00A81549" w:rsidTr="5BD26170" w14:paraId="7E4A2AEE" w14:textId="2509EC7A">
        <w:trPr>
          <w:trHeight w:val="793"/>
        </w:trPr>
        <w:tc>
          <w:tcPr>
            <w:tcW w:w="9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hideMark/>
          </w:tcPr>
          <w:p w:rsidRPr="00ED30E7" w:rsidR="001F4657" w:rsidP="00ED30E7" w:rsidRDefault="001F4657" w14:paraId="2E0D2190" w14:textId="2CC1B8D7">
            <w:pPr>
              <w:spacing w:after="0"/>
              <w:ind w:left="0"/>
              <w:jc w:val="center"/>
              <w:rPr>
                <w:rFonts w:ascii="Playfair Display" w:hAnsi="Playfair Display" w:eastAsia="Times New Roman" w:cs="Segoe UI"/>
                <w:b/>
                <w:bCs/>
                <w:color w:val="FFFFFF" w:themeColor="background1"/>
                <w:szCs w:val="18"/>
              </w:rPr>
            </w:pPr>
            <w:r w:rsidRPr="00ED30E7">
              <w:rPr>
                <w:rFonts w:ascii="Playfair Display" w:hAnsi="Playfair Display" w:eastAsia="Times New Roman" w:cs="Segoe UI"/>
                <w:b/>
                <w:bCs/>
                <w:color w:val="FFFFFF" w:themeColor="background1"/>
                <w:szCs w:val="18"/>
              </w:rPr>
              <w:t>Program Code</w:t>
            </w:r>
          </w:p>
          <w:p w:rsidRPr="001B099B" w:rsidR="007F4C73" w:rsidRDefault="007F4C73" w14:paraId="515D7866" w14:textId="29A20E35">
            <w:pPr>
              <w:spacing w:after="0"/>
              <w:ind w:left="0"/>
              <w:jc w:val="center"/>
              <w:rPr>
                <w:rFonts w:ascii="Segoe UI" w:hAnsi="Segoe UI" w:eastAsia="Times New Roman" w:cs="Segoe UI"/>
                <w:color w:val="595753"/>
                <w:sz w:val="20"/>
              </w:rPr>
            </w:pPr>
          </w:p>
        </w:tc>
        <w:tc>
          <w:tcPr>
            <w:tcW w:w="296" w:type="dxa"/>
            <w:tcBorders>
              <w:top w:val="nil"/>
              <w:left w:val="single" w:color="AE9142" w:themeColor="accent2" w:sz="4" w:space="0"/>
              <w:bottom w:val="nil"/>
              <w:right w:val="single" w:color="AE9142" w:themeColor="accent2" w:sz="4" w:space="0"/>
            </w:tcBorders>
            <w:vAlign w:val="center"/>
          </w:tcPr>
          <w:p w:rsidRPr="001B099B" w:rsidR="007F4C73" w:rsidP="00ED30E7" w:rsidRDefault="007F4C73" w14:paraId="2B7ADAAA" w14:textId="77777777">
            <w:pPr>
              <w:spacing w:after="0"/>
              <w:ind w:left="0"/>
              <w:jc w:val="center"/>
              <w:rPr>
                <w:rFonts w:ascii="Playfair Display" w:hAnsi="Playfair Display" w:eastAsia="Times New Roman" w:cs="Segoe UI"/>
                <w:b/>
                <w:bCs/>
                <w:color w:val="FFFFFF" w:themeColor="background1"/>
                <w:szCs w:val="18"/>
              </w:rPr>
            </w:pPr>
          </w:p>
        </w:tc>
        <w:tc>
          <w:tcPr>
            <w:tcW w:w="915" w:type="dxa"/>
            <w:tcBorders>
              <w:top w:val="nil"/>
              <w:left w:val="single" w:color="AE9142" w:themeColor="accent2" w:sz="4" w:space="0"/>
              <w:bottom w:val="single" w:color="AE9142" w:themeColor="accent2" w:sz="4" w:space="0"/>
              <w:right w:val="single" w:color="AE9142" w:themeColor="accent2" w:sz="4" w:space="0"/>
            </w:tcBorders>
            <w:shd w:val="clear" w:color="auto" w:fill="AE9142" w:themeFill="accent2"/>
            <w:vAlign w:val="center"/>
          </w:tcPr>
          <w:p w:rsidRPr="001B099B" w:rsidR="007F4C73" w:rsidP="00ED30E7" w:rsidRDefault="001F4657" w14:paraId="39610A28" w14:textId="3E433B6C">
            <w:pPr>
              <w:spacing w:after="0"/>
              <w:ind w:left="0"/>
              <w:jc w:val="center"/>
              <w:rPr>
                <w:rFonts w:ascii="Playfair Display" w:hAnsi="Playfair Display" w:eastAsia="Times New Roman" w:cs="Segoe UI"/>
                <w:b/>
                <w:bCs/>
                <w:color w:val="FFFFFF" w:themeColor="background1"/>
                <w:szCs w:val="18"/>
              </w:rPr>
            </w:pPr>
            <w:r>
              <w:rPr>
                <w:rFonts w:ascii="Playfair Display" w:hAnsi="Playfair Display" w:eastAsia="Times New Roman" w:cs="Segoe UI"/>
                <w:b/>
                <w:bCs/>
                <w:color w:val="FFFFFF" w:themeColor="background1"/>
                <w:szCs w:val="18"/>
              </w:rPr>
              <w:t>Project &amp; Contract Code</w:t>
            </w:r>
          </w:p>
        </w:tc>
        <w:tc>
          <w:tcPr>
            <w:tcW w:w="345" w:type="dxa"/>
            <w:tcBorders>
              <w:left w:val="single" w:color="AE9142" w:themeColor="accent2" w:sz="4" w:space="0"/>
              <w:right w:val="single" w:color="AE9142" w:themeColor="accent2" w:sz="4" w:space="0"/>
            </w:tcBorders>
          </w:tcPr>
          <w:p w:rsidRPr="001B099B" w:rsidR="007F4C73" w:rsidRDefault="007F4C73" w14:paraId="07929A27" w14:textId="77777777">
            <w:pPr>
              <w:spacing w:after="0"/>
              <w:ind w:left="0"/>
              <w:jc w:val="center"/>
              <w:rPr>
                <w:rFonts w:ascii="Playfair Display" w:hAnsi="Playfair Display" w:eastAsia="Times New Roman" w:cs="Segoe UI"/>
                <w:b/>
                <w:bCs/>
                <w:color w:val="FFFFFF" w:themeColor="background1"/>
                <w:szCs w:val="18"/>
              </w:rPr>
            </w:pPr>
          </w:p>
        </w:tc>
        <w:tc>
          <w:tcPr>
            <w:tcW w:w="10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hideMark/>
          </w:tcPr>
          <w:p w:rsidRPr="001B099B" w:rsidR="007F4C73" w:rsidRDefault="007F4C73" w14:paraId="5ACF60D2" w14:textId="49B388C4">
            <w:pPr>
              <w:spacing w:after="0"/>
              <w:ind w:left="0"/>
              <w:jc w:val="center"/>
              <w:rPr>
                <w:rFonts w:ascii="Playfair Display" w:hAnsi="Playfair Display" w:eastAsia="Times New Roman" w:cs="Segoe UI"/>
                <w:b/>
                <w:bCs/>
                <w:color w:val="FFFFFF" w:themeColor="background1"/>
                <w:szCs w:val="18"/>
              </w:rPr>
            </w:pPr>
            <w:r w:rsidRPr="001B099B">
              <w:rPr>
                <w:rFonts w:ascii="Playfair Display" w:hAnsi="Playfair Display" w:eastAsia="Times New Roman" w:cs="Segoe UI"/>
                <w:b/>
                <w:bCs/>
                <w:color w:val="FFFFFF" w:themeColor="background1"/>
                <w:szCs w:val="18"/>
              </w:rPr>
              <w:t>Originator Code</w:t>
            </w:r>
          </w:p>
        </w:tc>
        <w:tc>
          <w:tcPr>
            <w:tcW w:w="296" w:type="dxa"/>
            <w:tcBorders>
              <w:top w:val="nil"/>
              <w:left w:val="single" w:color="AE9142" w:themeColor="accent2" w:sz="4" w:space="0"/>
              <w:bottom w:val="nil"/>
              <w:right w:val="single" w:color="AE9142" w:themeColor="accent2" w:sz="4" w:space="0"/>
            </w:tcBorders>
            <w:shd w:val="clear" w:color="auto" w:fill="auto"/>
            <w:vAlign w:val="center"/>
            <w:hideMark/>
          </w:tcPr>
          <w:p w:rsidRPr="001B099B" w:rsidR="007F4C73" w:rsidRDefault="007F4C73" w14:paraId="60C22C48" w14:textId="77777777">
            <w:pPr>
              <w:spacing w:after="0"/>
              <w:ind w:left="0"/>
              <w:jc w:val="center"/>
              <w:rPr>
                <w:rFonts w:ascii="Playfair Display" w:hAnsi="Playfair Display" w:eastAsia="Times New Roman" w:cs="Segoe UI"/>
                <w:b/>
                <w:bCs/>
                <w:color w:val="FFFFFF" w:themeColor="background1"/>
                <w:szCs w:val="18"/>
              </w:rPr>
            </w:pPr>
          </w:p>
        </w:tc>
        <w:tc>
          <w:tcPr>
            <w:tcW w:w="94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hideMark/>
          </w:tcPr>
          <w:p w:rsidR="007F4C73" w:rsidRDefault="007F4C73" w14:paraId="68311D9A" w14:textId="77777777">
            <w:pPr>
              <w:spacing w:after="0"/>
              <w:ind w:left="0"/>
              <w:jc w:val="center"/>
              <w:rPr>
                <w:rFonts w:ascii="Playfair Display" w:hAnsi="Playfair Display" w:eastAsia="Times New Roman" w:cs="Segoe UI"/>
                <w:b/>
                <w:bCs/>
                <w:color w:val="FFFFFF" w:themeColor="background1"/>
                <w:szCs w:val="18"/>
              </w:rPr>
            </w:pPr>
            <w:r w:rsidRPr="001B099B">
              <w:rPr>
                <w:rFonts w:ascii="Playfair Display" w:hAnsi="Playfair Display" w:eastAsia="Times New Roman" w:cs="Segoe UI"/>
                <w:b/>
                <w:bCs/>
                <w:color w:val="FFFFFF" w:themeColor="background1"/>
                <w:szCs w:val="18"/>
              </w:rPr>
              <w:t>Volume</w:t>
            </w:r>
            <w:r>
              <w:rPr>
                <w:rFonts w:ascii="Playfair Display" w:hAnsi="Playfair Display" w:eastAsia="Times New Roman" w:cs="Segoe UI"/>
                <w:b/>
                <w:bCs/>
                <w:color w:val="FFFFFF" w:themeColor="background1"/>
                <w:szCs w:val="18"/>
              </w:rPr>
              <w:t>/</w:t>
            </w:r>
          </w:p>
          <w:p w:rsidRPr="001B099B" w:rsidR="007F4C73" w:rsidRDefault="007F4C73" w14:paraId="1429B7C0" w14:textId="7486888A">
            <w:pPr>
              <w:spacing w:after="0"/>
              <w:ind w:left="0"/>
              <w:jc w:val="center"/>
              <w:rPr>
                <w:rFonts w:ascii="Playfair Display" w:hAnsi="Playfair Display" w:eastAsia="Times New Roman" w:cs="Segoe UI"/>
                <w:b/>
                <w:bCs/>
                <w:color w:val="FFFFFF" w:themeColor="background1"/>
                <w:szCs w:val="18"/>
              </w:rPr>
            </w:pPr>
            <w:r w:rsidRPr="001B099B">
              <w:rPr>
                <w:rFonts w:ascii="Playfair Display" w:hAnsi="Playfair Display" w:eastAsia="Times New Roman" w:cs="Segoe UI"/>
                <w:b/>
                <w:bCs/>
                <w:color w:val="FFFFFF" w:themeColor="background1"/>
                <w:szCs w:val="18"/>
              </w:rPr>
              <w:t>System</w:t>
            </w:r>
          </w:p>
        </w:tc>
        <w:tc>
          <w:tcPr>
            <w:tcW w:w="296" w:type="dxa"/>
            <w:tcBorders>
              <w:top w:val="nil"/>
              <w:left w:val="single" w:color="AE9142" w:themeColor="accent2" w:sz="4" w:space="0"/>
              <w:bottom w:val="nil"/>
              <w:right w:val="single" w:color="AE9142" w:themeColor="accent2" w:sz="4" w:space="0"/>
            </w:tcBorders>
            <w:shd w:val="clear" w:color="auto" w:fill="auto"/>
            <w:vAlign w:val="center"/>
            <w:hideMark/>
          </w:tcPr>
          <w:p w:rsidRPr="001B099B" w:rsidR="007F4C73" w:rsidRDefault="007F4C73" w14:paraId="1F7B0251" w14:textId="77777777">
            <w:pPr>
              <w:spacing w:after="0"/>
              <w:ind w:left="0"/>
              <w:jc w:val="center"/>
              <w:rPr>
                <w:rFonts w:ascii="Playfair Display" w:hAnsi="Playfair Display" w:eastAsia="Times New Roman" w:cs="Segoe UI"/>
                <w:b/>
                <w:bCs/>
                <w:color w:val="FFFFFF" w:themeColor="background1"/>
                <w:szCs w:val="18"/>
              </w:rPr>
            </w:pPr>
          </w:p>
        </w:tc>
        <w:tc>
          <w:tcPr>
            <w:tcW w:w="10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hideMark/>
          </w:tcPr>
          <w:p w:rsidRPr="001B099B" w:rsidR="007F4C73" w:rsidRDefault="007F4C73" w14:paraId="4D148E6E" w14:textId="02B4B3CC">
            <w:pPr>
              <w:spacing w:after="0"/>
              <w:ind w:left="0"/>
              <w:jc w:val="center"/>
              <w:rPr>
                <w:rFonts w:ascii="Playfair Display" w:hAnsi="Playfair Display" w:eastAsia="Times New Roman" w:cs="Segoe UI"/>
                <w:b/>
                <w:bCs/>
                <w:color w:val="FFFFFF" w:themeColor="background1"/>
                <w:szCs w:val="18"/>
              </w:rPr>
            </w:pPr>
            <w:r w:rsidRPr="001B099B">
              <w:rPr>
                <w:rFonts w:ascii="Playfair Display" w:hAnsi="Playfair Display" w:eastAsia="Times New Roman" w:cs="Segoe UI"/>
                <w:b/>
                <w:bCs/>
                <w:color w:val="FFFFFF" w:themeColor="background1"/>
                <w:szCs w:val="18"/>
              </w:rPr>
              <w:t>Levels</w:t>
            </w:r>
            <w:r>
              <w:rPr>
                <w:rFonts w:ascii="Playfair Display" w:hAnsi="Playfair Display" w:eastAsia="Times New Roman" w:cs="Segoe UI"/>
                <w:b/>
                <w:bCs/>
                <w:color w:val="FFFFFF" w:themeColor="background1"/>
                <w:szCs w:val="18"/>
              </w:rPr>
              <w:t>/</w:t>
            </w:r>
            <w:r w:rsidRPr="001B099B">
              <w:rPr>
                <w:rFonts w:ascii="Playfair Display" w:hAnsi="Playfair Display" w:eastAsia="Times New Roman" w:cs="Segoe UI"/>
                <w:b/>
                <w:bCs/>
                <w:color w:val="FFFFFF" w:themeColor="background1"/>
                <w:szCs w:val="18"/>
              </w:rPr>
              <w:t xml:space="preserve"> Locations</w:t>
            </w:r>
          </w:p>
        </w:tc>
        <w:tc>
          <w:tcPr>
            <w:tcW w:w="296" w:type="dxa"/>
            <w:tcBorders>
              <w:top w:val="nil"/>
              <w:left w:val="single" w:color="AE9142" w:themeColor="accent2" w:sz="4" w:space="0"/>
              <w:bottom w:val="nil"/>
              <w:right w:val="nil"/>
            </w:tcBorders>
            <w:shd w:val="clear" w:color="auto" w:fill="auto"/>
            <w:vAlign w:val="center"/>
            <w:hideMark/>
          </w:tcPr>
          <w:p w:rsidRPr="001B099B" w:rsidR="007F4C73" w:rsidRDefault="007F4C73" w14:paraId="28A8E3DC" w14:textId="77777777">
            <w:pPr>
              <w:spacing w:after="0"/>
              <w:ind w:left="0"/>
              <w:jc w:val="center"/>
              <w:rPr>
                <w:rFonts w:ascii="Segoe UI" w:hAnsi="Segoe UI" w:eastAsia="Times New Roman" w:cs="Segoe UI"/>
                <w:color w:val="595753"/>
                <w:sz w:val="20"/>
              </w:rPr>
            </w:pPr>
          </w:p>
        </w:tc>
        <w:tc>
          <w:tcPr>
            <w:tcW w:w="106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tcPr>
          <w:p w:rsidR="007F4C73" w:rsidRDefault="007F4C73" w14:paraId="54166653" w14:textId="77777777">
            <w:pPr>
              <w:shd w:val="clear" w:color="auto" w:fill="AE9142" w:themeFill="accent1"/>
              <w:spacing w:after="0"/>
              <w:ind w:left="0"/>
              <w:jc w:val="center"/>
              <w:rPr>
                <w:rFonts w:eastAsia="Times New Roman" w:cs="Segoe UI" w:asciiTheme="majorHAnsi" w:hAnsiTheme="majorHAnsi"/>
                <w:b/>
                <w:color w:val="FFFFFF" w:themeColor="background1"/>
                <w:szCs w:val="18"/>
              </w:rPr>
            </w:pPr>
            <w:r w:rsidRPr="001B099B">
              <w:rPr>
                <w:rFonts w:eastAsia="Times New Roman" w:cs="Segoe UI" w:asciiTheme="majorHAnsi" w:hAnsiTheme="majorHAnsi"/>
                <w:b/>
                <w:color w:val="FFFFFF" w:themeColor="background1"/>
                <w:szCs w:val="18"/>
              </w:rPr>
              <w:t>Document</w:t>
            </w:r>
          </w:p>
          <w:p w:rsidRPr="001B099B" w:rsidR="007F4C73" w:rsidRDefault="007F4C73" w14:paraId="766F6890" w14:textId="7A604F26">
            <w:pPr>
              <w:spacing w:after="0"/>
              <w:ind w:left="0"/>
              <w:jc w:val="center"/>
              <w:rPr>
                <w:rFonts w:ascii="Segoe UI" w:hAnsi="Segoe UI" w:eastAsia="Times New Roman" w:cs="Segoe UI"/>
                <w:color w:val="595753"/>
                <w:sz w:val="20"/>
              </w:rPr>
            </w:pPr>
            <w:r w:rsidRPr="001B099B">
              <w:rPr>
                <w:rFonts w:eastAsia="Times New Roman" w:cs="Segoe UI" w:asciiTheme="majorHAnsi" w:hAnsiTheme="majorHAnsi"/>
                <w:b/>
                <w:color w:val="FFFFFF" w:themeColor="background1"/>
                <w:szCs w:val="18"/>
              </w:rPr>
              <w:t>Type</w:t>
            </w:r>
          </w:p>
        </w:tc>
        <w:tc>
          <w:tcPr>
            <w:tcW w:w="296" w:type="dxa"/>
            <w:tcBorders>
              <w:top w:val="nil"/>
              <w:left w:val="single" w:color="AE9142" w:themeColor="accent2" w:sz="4" w:space="0"/>
              <w:bottom w:val="nil"/>
              <w:right w:val="nil"/>
            </w:tcBorders>
          </w:tcPr>
          <w:p w:rsidRPr="001B099B" w:rsidR="007F4C73" w:rsidRDefault="007F4C73" w14:paraId="5FA1B29B" w14:textId="1A602B72">
            <w:pPr>
              <w:spacing w:after="0"/>
              <w:ind w:left="0"/>
              <w:jc w:val="center"/>
              <w:rPr>
                <w:rFonts w:ascii="Segoe UI" w:hAnsi="Segoe UI" w:eastAsia="Times New Roman" w:cs="Segoe UI"/>
                <w:color w:val="595753"/>
                <w:sz w:val="20"/>
              </w:rPr>
            </w:pPr>
          </w:p>
        </w:tc>
        <w:tc>
          <w:tcPr>
            <w:tcW w:w="11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tcPr>
          <w:p w:rsidR="007F4C73" w:rsidRDefault="007F4C73" w14:paraId="1B06F6D2" w14:textId="77777777">
            <w:pPr>
              <w:shd w:val="clear" w:color="auto" w:fill="AE9142" w:themeFill="accent1"/>
              <w:spacing w:after="0"/>
              <w:ind w:left="0"/>
              <w:jc w:val="center"/>
              <w:rPr>
                <w:rFonts w:eastAsia="Times New Roman" w:cs="Segoe UI" w:asciiTheme="majorHAnsi" w:hAnsiTheme="majorHAnsi"/>
                <w:b/>
                <w:color w:val="FFFFFF" w:themeColor="background1"/>
                <w:szCs w:val="18"/>
                <w:shd w:val="clear" w:color="auto" w:fill="AE9142" w:themeFill="accent1"/>
              </w:rPr>
            </w:pPr>
            <w:r w:rsidRPr="001B099B">
              <w:rPr>
                <w:rFonts w:eastAsia="Times New Roman" w:cs="Segoe UI" w:asciiTheme="majorHAnsi" w:hAnsiTheme="majorHAnsi"/>
                <w:b/>
                <w:color w:val="FFFFFF" w:themeColor="background1"/>
                <w:szCs w:val="18"/>
                <w:shd w:val="clear" w:color="auto" w:fill="AE9142" w:themeFill="accent1"/>
              </w:rPr>
              <w:t>Discipline</w:t>
            </w:r>
            <w:r>
              <w:rPr>
                <w:rFonts w:eastAsia="Times New Roman" w:cs="Segoe UI" w:asciiTheme="majorHAnsi" w:hAnsiTheme="majorHAnsi"/>
                <w:b/>
                <w:color w:val="FFFFFF" w:themeColor="background1"/>
                <w:szCs w:val="18"/>
                <w:shd w:val="clear" w:color="auto" w:fill="AE9142" w:themeFill="accent1"/>
              </w:rPr>
              <w:t>/</w:t>
            </w:r>
          </w:p>
          <w:p w:rsidRPr="001B099B" w:rsidR="007F4C73" w:rsidRDefault="007F4C73" w14:paraId="3A7CBB69" w14:textId="735B9FF1">
            <w:pPr>
              <w:shd w:val="clear" w:color="auto" w:fill="AE9142" w:themeFill="accent1"/>
              <w:spacing w:after="0"/>
              <w:ind w:left="0"/>
              <w:jc w:val="center"/>
              <w:rPr>
                <w:rFonts w:ascii="Segoe UI" w:hAnsi="Segoe UI" w:eastAsia="Times New Roman" w:cs="Segoe UI"/>
                <w:color w:val="595753"/>
                <w:sz w:val="20"/>
              </w:rPr>
            </w:pPr>
            <w:r>
              <w:rPr>
                <w:rFonts w:eastAsia="Times New Roman" w:cs="Segoe UI" w:asciiTheme="majorHAnsi" w:hAnsiTheme="majorHAnsi"/>
                <w:b/>
                <w:color w:val="FFFFFF" w:themeColor="background1"/>
                <w:szCs w:val="18"/>
                <w:shd w:val="clear" w:color="auto" w:fill="AE9142" w:themeFill="accent1"/>
              </w:rPr>
              <w:t xml:space="preserve">Role </w:t>
            </w:r>
            <w:r w:rsidRPr="001B099B">
              <w:rPr>
                <w:rFonts w:eastAsia="Times New Roman" w:cs="Segoe UI" w:asciiTheme="majorHAnsi" w:hAnsiTheme="majorHAnsi"/>
                <w:b/>
                <w:color w:val="FFFFFF" w:themeColor="background1"/>
                <w:szCs w:val="18"/>
              </w:rPr>
              <w:t>Code</w:t>
            </w:r>
          </w:p>
        </w:tc>
        <w:tc>
          <w:tcPr>
            <w:tcW w:w="296" w:type="dxa"/>
            <w:tcBorders>
              <w:top w:val="nil"/>
              <w:left w:val="single" w:color="AE9142" w:themeColor="accent2" w:sz="4" w:space="0"/>
              <w:bottom w:val="nil"/>
              <w:right w:val="nil"/>
            </w:tcBorders>
          </w:tcPr>
          <w:p w:rsidRPr="001B099B" w:rsidR="007F4C73" w:rsidRDefault="007F4C73" w14:paraId="6561BF4A" w14:textId="0C29CBD1">
            <w:pPr>
              <w:spacing w:after="0"/>
              <w:ind w:left="0"/>
              <w:jc w:val="center"/>
              <w:rPr>
                <w:rFonts w:ascii="Segoe UI" w:hAnsi="Segoe UI" w:eastAsia="Times New Roman" w:cs="Segoe UI"/>
                <w:color w:val="595753"/>
                <w:sz w:val="20"/>
              </w:rPr>
            </w:pPr>
          </w:p>
        </w:tc>
        <w:tc>
          <w:tcPr>
            <w:tcW w:w="8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tcPr>
          <w:p w:rsidR="007F4C73" w:rsidRDefault="007F4C73" w14:paraId="32558C81" w14:textId="41310B67">
            <w:pPr>
              <w:spacing w:after="0"/>
              <w:ind w:left="0"/>
              <w:jc w:val="center"/>
              <w:rPr>
                <w:rFonts w:eastAsia="Times New Roman" w:cs="Segoe UI" w:asciiTheme="majorHAnsi" w:hAnsiTheme="majorHAnsi"/>
                <w:b/>
                <w:color w:val="FFFFFF" w:themeColor="background1"/>
                <w:szCs w:val="18"/>
              </w:rPr>
            </w:pPr>
            <w:r>
              <w:rPr>
                <w:rFonts w:eastAsia="Times New Roman" w:cs="Segoe UI" w:asciiTheme="majorHAnsi" w:hAnsiTheme="majorHAnsi"/>
                <w:b/>
                <w:color w:val="FFFFFF" w:themeColor="background1"/>
                <w:szCs w:val="18"/>
              </w:rPr>
              <w:t xml:space="preserve">Series </w:t>
            </w:r>
            <w:r w:rsidRPr="001B099B">
              <w:rPr>
                <w:rFonts w:eastAsia="Times New Roman" w:cs="Segoe UI" w:asciiTheme="majorHAnsi" w:hAnsiTheme="majorHAnsi"/>
                <w:b/>
                <w:color w:val="FFFFFF" w:themeColor="background1"/>
                <w:szCs w:val="18"/>
              </w:rPr>
              <w:t>Number</w:t>
            </w:r>
          </w:p>
        </w:tc>
      </w:tr>
      <w:tr w:rsidRPr="001B099B" w:rsidR="00A81549" w:rsidTr="5BD26170" w14:paraId="276FD932" w14:textId="0E18F7BA">
        <w:trPr>
          <w:trHeight w:val="396"/>
        </w:trPr>
        <w:tc>
          <w:tcPr>
            <w:tcW w:w="9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hideMark/>
          </w:tcPr>
          <w:p w:rsidRPr="001B099B" w:rsidR="007F4C73" w:rsidRDefault="007F4C73" w14:paraId="7E5DDCED" w14:textId="4907C8F8">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R</w:t>
            </w:r>
            <w:r w:rsidR="000701DF">
              <w:rPr>
                <w:rFonts w:ascii="Segoe UI" w:hAnsi="Segoe UI" w:eastAsia="Times New Roman" w:cs="Segoe UI"/>
                <w:color w:val="595753"/>
                <w:sz w:val="20"/>
              </w:rPr>
              <w:t>XX</w:t>
            </w:r>
          </w:p>
        </w:tc>
        <w:tc>
          <w:tcPr>
            <w:tcW w:w="296" w:type="dxa"/>
            <w:tcBorders>
              <w:top w:val="nil"/>
              <w:left w:val="single" w:color="AE9142" w:themeColor="accent2" w:sz="4" w:space="0"/>
              <w:bottom w:val="nil"/>
              <w:right w:val="single" w:color="AE9142" w:themeColor="accent2" w:sz="4" w:space="0"/>
            </w:tcBorders>
            <w:vAlign w:val="center"/>
          </w:tcPr>
          <w:p w:rsidRPr="001B099B" w:rsidR="007F4C73" w:rsidRDefault="003D5CED" w14:paraId="6D490668" w14:textId="45A8D680">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w:t>
            </w:r>
          </w:p>
        </w:tc>
        <w:tc>
          <w:tcPr>
            <w:tcW w:w="9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hideMark/>
          </w:tcPr>
          <w:p w:rsidRPr="001B099B" w:rsidR="007F4C73" w:rsidRDefault="000126B2" w14:paraId="70B52A2C" w14:textId="4AB5A809">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XXXXXX</w:t>
            </w:r>
          </w:p>
        </w:tc>
        <w:tc>
          <w:tcPr>
            <w:tcW w:w="345" w:type="dxa"/>
            <w:tcBorders>
              <w:left w:val="single" w:color="AE9142" w:themeColor="accent2" w:sz="4" w:space="0"/>
              <w:right w:val="single" w:color="AE9142" w:themeColor="accent2" w:sz="4" w:space="0"/>
            </w:tcBorders>
            <w:vAlign w:val="center"/>
          </w:tcPr>
          <w:p w:rsidR="007F4C73" w:rsidP="5BD26170" w:rsidRDefault="5BD26170" w14:paraId="1AE7CFBC" w14:textId="42E42353">
            <w:pPr>
              <w:spacing w:after="0"/>
              <w:ind w:left="0"/>
              <w:jc w:val="center"/>
              <w:rPr>
                <w:rFonts w:ascii="Segoe UI" w:hAnsi="Segoe UI" w:eastAsia="Times New Roman" w:cs="Segoe UI"/>
                <w:color w:val="595753"/>
                <w:sz w:val="20"/>
              </w:rPr>
            </w:pPr>
            <w:r w:rsidRPr="5BD26170">
              <w:rPr>
                <w:rFonts w:ascii="Segoe UI" w:hAnsi="Segoe UI" w:eastAsia="Times New Roman" w:cs="Segoe UI"/>
                <w:color w:val="595753"/>
                <w:sz w:val="20"/>
              </w:rPr>
              <w:t>-</w:t>
            </w:r>
          </w:p>
        </w:tc>
        <w:tc>
          <w:tcPr>
            <w:tcW w:w="10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hideMark/>
          </w:tcPr>
          <w:p w:rsidRPr="001B099B" w:rsidR="007F4C73" w:rsidRDefault="00000EE5" w14:paraId="711FD9F6" w14:textId="6B64BB4F">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KAA</w:t>
            </w:r>
          </w:p>
        </w:tc>
        <w:tc>
          <w:tcPr>
            <w:tcW w:w="296" w:type="dxa"/>
            <w:tcBorders>
              <w:top w:val="nil"/>
              <w:left w:val="single" w:color="AE9142" w:themeColor="accent2" w:sz="4" w:space="0"/>
              <w:bottom w:val="nil"/>
              <w:right w:val="single" w:color="AE9142" w:themeColor="accent2" w:sz="4" w:space="0"/>
            </w:tcBorders>
            <w:shd w:val="clear" w:color="auto" w:fill="auto"/>
            <w:vAlign w:val="center"/>
            <w:hideMark/>
          </w:tcPr>
          <w:p w:rsidRPr="001B099B" w:rsidR="007F4C73" w:rsidRDefault="007F4C73" w14:paraId="6DF9957F" w14:textId="77777777">
            <w:pPr>
              <w:spacing w:after="0"/>
              <w:ind w:left="0"/>
              <w:jc w:val="center"/>
              <w:rPr>
                <w:rFonts w:ascii="Segoe UI" w:hAnsi="Segoe UI" w:eastAsia="Times New Roman" w:cs="Segoe UI"/>
                <w:color w:val="595753"/>
                <w:sz w:val="20"/>
              </w:rPr>
            </w:pPr>
            <w:r w:rsidRPr="001B099B">
              <w:rPr>
                <w:rFonts w:ascii="Segoe UI" w:hAnsi="Segoe UI" w:eastAsia="Times New Roman" w:cs="Segoe UI"/>
                <w:color w:val="595753"/>
                <w:sz w:val="20"/>
              </w:rPr>
              <w:t>-</w:t>
            </w:r>
          </w:p>
        </w:tc>
        <w:tc>
          <w:tcPr>
            <w:tcW w:w="94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hideMark/>
          </w:tcPr>
          <w:p w:rsidRPr="001B099B" w:rsidR="007F4C73" w:rsidRDefault="007F4C73" w14:paraId="1AE90EF8" w14:textId="075AD8F2">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01</w:t>
            </w:r>
          </w:p>
        </w:tc>
        <w:tc>
          <w:tcPr>
            <w:tcW w:w="296" w:type="dxa"/>
            <w:tcBorders>
              <w:top w:val="nil"/>
              <w:left w:val="single" w:color="AE9142" w:themeColor="accent2" w:sz="4" w:space="0"/>
              <w:bottom w:val="nil"/>
              <w:right w:val="single" w:color="AE9142" w:themeColor="accent2" w:sz="4" w:space="0"/>
            </w:tcBorders>
            <w:shd w:val="clear" w:color="auto" w:fill="auto"/>
            <w:vAlign w:val="center"/>
            <w:hideMark/>
          </w:tcPr>
          <w:p w:rsidRPr="001B099B" w:rsidR="007F4C73" w:rsidRDefault="007F4C73" w14:paraId="79EFEDDF" w14:textId="77777777">
            <w:pPr>
              <w:spacing w:after="0"/>
              <w:ind w:left="0"/>
              <w:jc w:val="center"/>
              <w:rPr>
                <w:rFonts w:ascii="Segoe UI" w:hAnsi="Segoe UI" w:eastAsia="Times New Roman" w:cs="Segoe UI"/>
                <w:color w:val="595753"/>
                <w:sz w:val="20"/>
              </w:rPr>
            </w:pPr>
            <w:r w:rsidRPr="001B099B">
              <w:rPr>
                <w:rFonts w:ascii="Segoe UI" w:hAnsi="Segoe UI" w:eastAsia="Times New Roman" w:cs="Segoe UI"/>
                <w:color w:val="595753"/>
                <w:sz w:val="20"/>
              </w:rPr>
              <w:t>-</w:t>
            </w:r>
          </w:p>
        </w:tc>
        <w:tc>
          <w:tcPr>
            <w:tcW w:w="10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hideMark/>
          </w:tcPr>
          <w:p w:rsidRPr="001B099B" w:rsidR="007F4C73" w:rsidRDefault="007F4C73" w14:paraId="0485838B" w14:textId="0E301D50">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00</w:t>
            </w:r>
          </w:p>
        </w:tc>
        <w:tc>
          <w:tcPr>
            <w:tcW w:w="296" w:type="dxa"/>
            <w:tcBorders>
              <w:top w:val="nil"/>
              <w:left w:val="single" w:color="AE9142" w:themeColor="accent2" w:sz="4" w:space="0"/>
              <w:bottom w:val="nil"/>
              <w:right w:val="nil"/>
            </w:tcBorders>
            <w:shd w:val="clear" w:color="auto" w:fill="auto"/>
            <w:vAlign w:val="center"/>
            <w:hideMark/>
          </w:tcPr>
          <w:p w:rsidRPr="001B099B" w:rsidR="007F4C73" w:rsidRDefault="007F4C73" w14:paraId="111424F8" w14:textId="2110A837">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w:t>
            </w:r>
          </w:p>
        </w:tc>
        <w:tc>
          <w:tcPr>
            <w:tcW w:w="106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vAlign w:val="center"/>
          </w:tcPr>
          <w:p w:rsidR="007F4C73" w:rsidRDefault="007F4C73" w14:paraId="6A962BFA" w14:textId="608423FE">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DWG</w:t>
            </w:r>
          </w:p>
        </w:tc>
        <w:tc>
          <w:tcPr>
            <w:tcW w:w="296" w:type="dxa"/>
            <w:tcBorders>
              <w:top w:val="nil"/>
              <w:left w:val="single" w:color="AE9142" w:themeColor="accent2" w:sz="4" w:space="0"/>
              <w:bottom w:val="nil"/>
              <w:right w:val="nil"/>
            </w:tcBorders>
            <w:vAlign w:val="center"/>
          </w:tcPr>
          <w:p w:rsidR="007F4C73" w:rsidRDefault="007F4C73" w14:paraId="1667CAC6" w14:textId="4E444F57">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w:t>
            </w:r>
          </w:p>
        </w:tc>
        <w:tc>
          <w:tcPr>
            <w:tcW w:w="113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vAlign w:val="center"/>
          </w:tcPr>
          <w:p w:rsidR="007F4C73" w:rsidP="1DB2B200" w:rsidRDefault="00EE45F0" w14:paraId="39A229DE" w14:textId="4AB0FA7E">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XX</w:t>
            </w:r>
          </w:p>
        </w:tc>
        <w:tc>
          <w:tcPr>
            <w:tcW w:w="296" w:type="dxa"/>
            <w:tcBorders>
              <w:top w:val="nil"/>
              <w:left w:val="single" w:color="AE9142" w:themeColor="accent2" w:sz="4" w:space="0"/>
              <w:bottom w:val="nil"/>
              <w:right w:val="nil"/>
            </w:tcBorders>
            <w:vAlign w:val="center"/>
          </w:tcPr>
          <w:p w:rsidR="007F4C73" w:rsidP="00ED30E7" w:rsidRDefault="007F4C73" w14:paraId="4986C07A" w14:textId="2DA48E47">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w:t>
            </w:r>
          </w:p>
        </w:tc>
        <w:tc>
          <w:tcPr>
            <w:tcW w:w="8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vAlign w:val="center"/>
          </w:tcPr>
          <w:p w:rsidR="007F4C73" w:rsidRDefault="007F4C73" w14:paraId="5D95542D" w14:textId="49E9816E">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10100</w:t>
            </w:r>
          </w:p>
        </w:tc>
      </w:tr>
    </w:tbl>
    <w:p w:rsidR="001C704B" w:rsidP="000A16BE" w:rsidRDefault="001C704B" w14:paraId="5217E9EC" w14:textId="77777777">
      <w:pPr>
        <w:ind w:left="0"/>
      </w:pPr>
    </w:p>
    <w:p w:rsidR="5F10705B" w:rsidP="001D5DD4" w:rsidRDefault="5F10705B" w14:paraId="3F591875" w14:textId="7302595C">
      <w:r w:rsidRPr="5F10705B">
        <w:rPr>
          <w:rFonts w:ascii="Playfair Display" w:hAnsi="Playfair Display" w:eastAsia="Playfair Display" w:cs="Playfair Display"/>
          <w:color w:val="000000"/>
          <w:szCs w:val="18"/>
        </w:rPr>
        <w:t xml:space="preserve">Refer to the </w:t>
      </w:r>
      <w:r w:rsidRPr="5F10705B">
        <w:rPr>
          <w:rFonts w:ascii="Playfair Display" w:hAnsi="Playfair Display" w:eastAsia="Playfair Display" w:cs="Playfair Display"/>
          <w:color w:val="AE9142" w:themeColor="accent2"/>
          <w:szCs w:val="18"/>
        </w:rPr>
        <w:t xml:space="preserve">Appendix </w:t>
      </w:r>
      <w:r w:rsidRPr="5F10705B" w:rsidR="0059798F">
        <w:rPr>
          <w:rFonts w:ascii="Playfair Display" w:hAnsi="Playfair Display" w:eastAsia="Playfair Display" w:cs="Playfair Display"/>
          <w:color w:val="AE9142" w:themeColor="accent2"/>
          <w:szCs w:val="18"/>
        </w:rPr>
        <w:t xml:space="preserve">I </w:t>
      </w:r>
      <w:r w:rsidRPr="5F10705B" w:rsidR="0059798F">
        <w:rPr>
          <w:szCs w:val="18"/>
        </w:rPr>
        <w:t>with</w:t>
      </w:r>
      <w:r w:rsidRPr="5F10705B">
        <w:rPr>
          <w:szCs w:val="18"/>
        </w:rPr>
        <w:t xml:space="preserve"> information about models’ naming.</w:t>
      </w:r>
    </w:p>
    <w:p w:rsidR="5F10705B" w:rsidP="001D5DD4" w:rsidRDefault="5F10705B" w14:paraId="78EC50B6" w14:textId="24BDAE8E"/>
    <w:p w:rsidRPr="00F11BC9" w:rsidR="00A83431" w:rsidP="00A83431" w:rsidRDefault="00A83431" w14:paraId="16CD6252" w14:textId="0EF54798">
      <w:pPr>
        <w:rPr>
          <w:b/>
        </w:rPr>
      </w:pPr>
      <w:r w:rsidRPr="00F11BC9">
        <w:rPr>
          <w:b/>
        </w:rPr>
        <w:t xml:space="preserve">Project </w:t>
      </w:r>
      <w:r w:rsidR="00984F53">
        <w:rPr>
          <w:b/>
        </w:rPr>
        <w:t>Number</w:t>
      </w:r>
    </w:p>
    <w:p w:rsidR="00A83431" w:rsidP="00046901" w:rsidRDefault="5F10705B" w14:paraId="5120C8AF" w14:textId="0B08D307">
      <w:pPr>
        <w:pStyle w:val="Sangradetextonormal"/>
      </w:pPr>
      <w:r>
        <w:t>An alphanumeric code that is used by the project team to identify the project. The Program Code + Asset (Project) &amp; Contract Code make up the Project Number.</w:t>
      </w:r>
    </w:p>
    <w:tbl>
      <w:tblPr>
        <w:tblStyle w:val="GridTable441"/>
        <w:tblpPr w:leftFromText="180" w:rightFromText="180" w:vertAnchor="text" w:tblpXSpec="center" w:tblpY="1"/>
        <w:tblOverlap w:val="never"/>
        <w:tblW w:w="9540" w:type="dxa"/>
        <w:tblLayout w:type="fixed"/>
        <w:tblLook w:val="04A0" w:firstRow="1" w:lastRow="0" w:firstColumn="1" w:lastColumn="0" w:noHBand="0" w:noVBand="1"/>
      </w:tblPr>
      <w:tblGrid>
        <w:gridCol w:w="9540"/>
      </w:tblGrid>
      <w:tr w:rsidRPr="001D5DD4" w:rsidR="008837E2" w:rsidTr="13BAFC45" w14:paraId="28C3C441" w14:textId="77777777">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9540" w:type="dxa"/>
            <w:tcBorders>
              <w:top w:val="single" w:color="826C31" w:themeColor="accent2" w:themeShade="BF" w:sz="4" w:space="0"/>
              <w:left w:val="single" w:color="826C31" w:themeColor="accent2" w:themeShade="BF" w:sz="4" w:space="0"/>
              <w:bottom w:val="nil"/>
              <w:right w:val="single" w:color="826C31" w:themeColor="accent2" w:themeShade="BF" w:sz="4" w:space="0"/>
            </w:tcBorders>
            <w:vAlign w:val="center"/>
          </w:tcPr>
          <w:p w:rsidRPr="001D5DD4" w:rsidR="009533BB" w:rsidP="0F8CFF0E" w:rsidRDefault="0F8CFF0E" w14:paraId="423DBCB0" w14:textId="787D52E6">
            <w:pPr>
              <w:ind w:left="0"/>
              <w:jc w:val="center"/>
              <w:rPr>
                <w:rFonts w:ascii="Playfair Display" w:hAnsi="Playfair Display" w:eastAsia="Times New Roman" w:cs="Segoe UI"/>
              </w:rPr>
            </w:pPr>
            <w:r w:rsidRPr="0F8CFF0E">
              <w:rPr>
                <w:rFonts w:ascii="Playfair Display" w:hAnsi="Playfair Display" w:eastAsia="Times New Roman" w:cs="Segoe UI"/>
              </w:rPr>
              <w:t>Project Number</w:t>
            </w:r>
          </w:p>
          <w:p w:rsidRPr="001D5DD4" w:rsidR="008837E2" w:rsidP="000E2C06" w:rsidRDefault="008837E2" w14:paraId="6260705E" w14:textId="7AE23072">
            <w:pPr>
              <w:ind w:left="0"/>
              <w:jc w:val="left"/>
              <w:rPr>
                <w:szCs w:val="18"/>
              </w:rPr>
            </w:pPr>
          </w:p>
        </w:tc>
      </w:tr>
      <w:tr w:rsidRPr="001D5DD4" w:rsidR="008837E2" w:rsidTr="13BAFC45" w14:paraId="6CCBA5C1"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color="AE9142" w:themeColor="accent2" w:sz="4" w:space="0"/>
              <w:bottom w:val="single" w:color="AE9142" w:themeColor="accent2" w:sz="4" w:space="0"/>
              <w:right w:val="single" w:color="AE9142" w:themeColor="accent2" w:sz="4" w:space="0"/>
            </w:tcBorders>
            <w:shd w:val="clear" w:color="auto" w:fill="auto"/>
            <w:vAlign w:val="center"/>
          </w:tcPr>
          <w:p w:rsidRPr="001D5DD4" w:rsidR="008837E2" w:rsidP="000E2C06" w:rsidRDefault="00433A64" w14:paraId="106E269A" w14:textId="7A4A87D1">
            <w:pPr>
              <w:ind w:left="0"/>
              <w:jc w:val="left"/>
              <w:rPr>
                <w:i/>
                <w:szCs w:val="18"/>
              </w:rPr>
            </w:pPr>
            <w:r w:rsidRPr="001D5DD4">
              <w:rPr>
                <w:rFonts w:hint="eastAsia"/>
                <w:i/>
                <w:szCs w:val="18"/>
              </w:rPr>
              <w:t>R08-HE2D01</w:t>
            </w:r>
            <w:r w:rsidR="001D5DD4">
              <w:rPr>
                <w:i/>
                <w:szCs w:val="18"/>
              </w:rPr>
              <w:t xml:space="preserve"> (FOS)</w:t>
            </w:r>
          </w:p>
        </w:tc>
      </w:tr>
      <w:tr w:rsidR="5ACA28EB" w:rsidTr="13BAFC45" w14:paraId="44B3F77F" w14:textId="77777777">
        <w:trPr>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color="AE9142" w:themeColor="accent2" w:sz="4" w:space="0"/>
              <w:bottom w:val="single" w:color="AE9142" w:themeColor="accent2" w:sz="4" w:space="0"/>
              <w:right w:val="single" w:color="AE9142" w:themeColor="accent2" w:sz="4" w:space="0"/>
            </w:tcBorders>
            <w:shd w:val="clear" w:color="auto" w:fill="auto"/>
            <w:vAlign w:val="center"/>
          </w:tcPr>
          <w:p w:rsidR="5ACA28EB" w:rsidP="000E2C06" w:rsidRDefault="5ACA28EB" w14:paraId="18B4EFF9" w14:textId="6EBF9B95">
            <w:pPr>
              <w:ind w:left="0"/>
              <w:jc w:val="left"/>
              <w:rPr>
                <w:i/>
                <w:iCs/>
              </w:rPr>
            </w:pPr>
            <w:r w:rsidRPr="5ACA28EB">
              <w:rPr>
                <w:i/>
                <w:iCs/>
              </w:rPr>
              <w:t>R08-HE2D02 (KEO)</w:t>
            </w:r>
          </w:p>
        </w:tc>
      </w:tr>
      <w:tr w:rsidRPr="001D5DD4" w:rsidR="1DB2B200" w:rsidTr="13BAFC45" w14:paraId="064AEA3D"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color="AE9142" w:themeColor="accent2" w:sz="4" w:space="0"/>
              <w:bottom w:val="single" w:color="AE9142" w:themeColor="accent2" w:sz="4" w:space="0"/>
              <w:right w:val="single" w:color="AE9142" w:themeColor="accent2" w:sz="4" w:space="0"/>
            </w:tcBorders>
            <w:shd w:val="clear" w:color="auto" w:fill="auto"/>
            <w:vAlign w:val="center"/>
          </w:tcPr>
          <w:p w:rsidRPr="001D5DD4" w:rsidR="1DB2B200" w:rsidP="000E2C06" w:rsidRDefault="1DB2B200" w14:paraId="0594B266" w14:textId="5DE89ED5">
            <w:pPr>
              <w:ind w:left="0"/>
              <w:jc w:val="left"/>
              <w:rPr>
                <w:i/>
                <w:szCs w:val="18"/>
              </w:rPr>
            </w:pPr>
            <w:r w:rsidRPr="001D5DD4">
              <w:rPr>
                <w:i/>
                <w:szCs w:val="18"/>
              </w:rPr>
              <w:t>R08-HE2DO3</w:t>
            </w:r>
            <w:r w:rsidR="001D5DD4">
              <w:rPr>
                <w:i/>
                <w:szCs w:val="18"/>
              </w:rPr>
              <w:t xml:space="preserve"> (</w:t>
            </w:r>
            <w:r w:rsidRPr="001D5DD4">
              <w:rPr>
                <w:i/>
                <w:szCs w:val="18"/>
              </w:rPr>
              <w:t>KAA</w:t>
            </w:r>
            <w:r w:rsidR="001D5DD4">
              <w:rPr>
                <w:i/>
                <w:szCs w:val="18"/>
              </w:rPr>
              <w:t>)</w:t>
            </w:r>
          </w:p>
        </w:tc>
      </w:tr>
      <w:tr w:rsidRPr="001D5DD4" w:rsidR="00D147AF" w:rsidTr="13BAFC45" w14:paraId="4DEB09BF" w14:textId="77777777">
        <w:trPr>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color="AE9142" w:themeColor="accent2" w:sz="4" w:space="0"/>
              <w:bottom w:val="single" w:color="AE9142" w:themeColor="accent2" w:sz="4" w:space="0"/>
              <w:right w:val="single" w:color="AE9142" w:themeColor="accent2" w:sz="4" w:space="0"/>
            </w:tcBorders>
            <w:shd w:val="clear" w:color="auto" w:fill="auto"/>
            <w:vAlign w:val="center"/>
          </w:tcPr>
          <w:p w:rsidRPr="001D5DD4" w:rsidR="00D147AF" w:rsidP="000E2C06" w:rsidRDefault="00D147AF" w14:paraId="3D1AF30D" w14:textId="6257D22F">
            <w:pPr>
              <w:ind w:left="0"/>
              <w:jc w:val="left"/>
              <w:rPr>
                <w:i/>
                <w:szCs w:val="18"/>
              </w:rPr>
            </w:pPr>
            <w:r w:rsidRPr="001D5DD4">
              <w:rPr>
                <w:i/>
                <w:szCs w:val="18"/>
              </w:rPr>
              <w:t xml:space="preserve">R08-HE2D05 </w:t>
            </w:r>
            <w:r w:rsidR="00814891">
              <w:rPr>
                <w:i/>
                <w:szCs w:val="18"/>
              </w:rPr>
              <w:t>(EDS)</w:t>
            </w:r>
          </w:p>
        </w:tc>
      </w:tr>
      <w:tr w:rsidRPr="001D5DD4" w:rsidR="00060952" w:rsidTr="13BAFC45" w14:paraId="67218156"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D5DD4" w:rsidR="00060952" w:rsidP="000E2C06" w:rsidRDefault="00060952" w14:paraId="68CBA262" w14:textId="7B7C4849">
            <w:pPr>
              <w:ind w:left="0"/>
              <w:jc w:val="left"/>
              <w:rPr>
                <w:i/>
                <w:szCs w:val="18"/>
              </w:rPr>
            </w:pPr>
            <w:r>
              <w:rPr>
                <w:rFonts w:cstheme="minorHAnsi"/>
                <w:i/>
              </w:rPr>
              <w:t>R08-HE2F05 (HAA)</w:t>
            </w:r>
          </w:p>
        </w:tc>
      </w:tr>
      <w:tr w:rsidRPr="001D5DD4" w:rsidR="00814891" w:rsidTr="13BAFC45" w14:paraId="4EEEB720" w14:textId="77777777">
        <w:trPr>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814891" w:rsidP="000E2C06" w:rsidRDefault="003325C5" w14:paraId="3E549BED" w14:textId="41D3FAC0">
            <w:pPr>
              <w:ind w:left="0"/>
              <w:jc w:val="left"/>
              <w:rPr>
                <w:rFonts w:cstheme="minorHAnsi"/>
                <w:i/>
              </w:rPr>
            </w:pPr>
            <w:ins w:author="Jordan Cully" w:date="2021-09-20T19:10:00Z" w:id="296">
              <w:r>
                <w:rPr>
                  <w:i/>
                  <w:szCs w:val="18"/>
                </w:rPr>
                <w:t>R08-HE2D08</w:t>
              </w:r>
              <w:r w:rsidRPr="001D5DD4">
                <w:rPr>
                  <w:i/>
                  <w:szCs w:val="18"/>
                </w:rPr>
                <w:t xml:space="preserve"> </w:t>
              </w:r>
            </w:ins>
            <w:r w:rsidR="00814891">
              <w:rPr>
                <w:rFonts w:cstheme="minorHAnsi"/>
                <w:i/>
              </w:rPr>
              <w:t>(ROK)</w:t>
            </w:r>
          </w:p>
        </w:tc>
      </w:tr>
      <w:tr w:rsidRPr="001D5DD4" w:rsidR="00046901" w:rsidTr="13BAFC45" w14:paraId="75C6BF4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046901" w:rsidP="13BAFC45" w:rsidRDefault="13BAFC45" w14:paraId="1ACE4200" w14:textId="4D2E0609">
            <w:pPr>
              <w:ind w:left="0"/>
              <w:jc w:val="left"/>
              <w:rPr>
                <w:i/>
                <w:iCs/>
              </w:rPr>
            </w:pPr>
            <w:r w:rsidRPr="13BAFC45">
              <w:rPr>
                <w:i/>
                <w:iCs/>
              </w:rPr>
              <w:t>R08-HE2D07 (BAR)</w:t>
            </w:r>
          </w:p>
        </w:tc>
      </w:tr>
    </w:tbl>
    <w:p w:rsidR="000E2C06" w:rsidP="00083DD2" w:rsidRDefault="000E2C06" w14:paraId="3A1D2376" w14:textId="77777777">
      <w:pPr>
        <w:spacing w:line="264" w:lineRule="auto"/>
        <w:ind w:left="0"/>
        <w:jc w:val="left"/>
        <w:rPr>
          <w:b/>
        </w:rPr>
      </w:pPr>
    </w:p>
    <w:p w:rsidRPr="000E2C06" w:rsidR="000E2C06" w:rsidP="000E2C06" w:rsidRDefault="000E2C06" w14:paraId="3E1E34D0" w14:textId="77777777"/>
    <w:p w:rsidRPr="000E2C06" w:rsidR="000E2C06" w:rsidP="000E2C06" w:rsidRDefault="000E2C06" w14:paraId="62BBF186" w14:textId="77777777"/>
    <w:p w:rsidRPr="000E2C06" w:rsidR="000E2C06" w:rsidP="000E2C06" w:rsidRDefault="000E2C06" w14:paraId="742112D9" w14:textId="77777777"/>
    <w:p w:rsidRPr="000E2C06" w:rsidR="000E2C06" w:rsidP="000E2C06" w:rsidRDefault="000E2C06" w14:paraId="42CD3BA2" w14:textId="77777777"/>
    <w:p w:rsidRPr="000E2C06" w:rsidR="000E2C06" w:rsidP="000E2C06" w:rsidRDefault="000E2C06" w14:paraId="78DF5668" w14:textId="77777777"/>
    <w:p w:rsidR="000E2C06" w:rsidP="00083DD2" w:rsidRDefault="000E2C06" w14:paraId="2604224D" w14:textId="77777777">
      <w:pPr>
        <w:spacing w:line="264" w:lineRule="auto"/>
        <w:ind w:left="0"/>
        <w:jc w:val="left"/>
        <w:rPr>
          <w:b/>
        </w:rPr>
      </w:pPr>
    </w:p>
    <w:p w:rsidR="00083DD2" w:rsidP="00083DD2" w:rsidRDefault="000E2C06" w14:paraId="599114CC" w14:textId="2B02D077">
      <w:pPr>
        <w:spacing w:line="264" w:lineRule="auto"/>
        <w:ind w:left="0"/>
        <w:jc w:val="left"/>
        <w:rPr>
          <w:b/>
        </w:rPr>
      </w:pPr>
      <w:r>
        <w:rPr>
          <w:b/>
        </w:rPr>
        <w:br w:type="textWrapping" w:clear="all"/>
      </w:r>
    </w:p>
    <w:p w:rsidRPr="000C02D2" w:rsidR="00A83431" w:rsidP="00083DD2" w:rsidRDefault="00A83431" w14:paraId="6630216D" w14:textId="238C5477">
      <w:pPr>
        <w:spacing w:line="264" w:lineRule="auto"/>
        <w:ind w:left="0" w:firstLine="576"/>
        <w:jc w:val="left"/>
        <w:rPr>
          <w:b/>
        </w:rPr>
      </w:pPr>
      <w:r w:rsidRPr="000C02D2">
        <w:rPr>
          <w:b/>
        </w:rPr>
        <w:t xml:space="preserve">Originator </w:t>
      </w:r>
      <w:r w:rsidR="00DD5DD3">
        <w:rPr>
          <w:b/>
        </w:rPr>
        <w:t>Code</w:t>
      </w:r>
    </w:p>
    <w:p w:rsidR="00835487" w:rsidP="001C3384" w:rsidRDefault="00A83431" w14:paraId="495CAA58" w14:textId="287E7293">
      <w:pPr>
        <w:pStyle w:val="Sangradetextonormal"/>
      </w:pPr>
      <w:r>
        <w:t>An alphabetic code that represents the company responsible for that aspect of the work. The codes must represent the company name, and not the discipline.</w:t>
      </w:r>
    </w:p>
    <w:tbl>
      <w:tblPr>
        <w:tblStyle w:val="GridTable441"/>
        <w:tblW w:w="9540" w:type="dxa"/>
        <w:tblInd w:w="625" w:type="dxa"/>
        <w:tblLayout w:type="fixed"/>
        <w:tblLook w:val="04A0" w:firstRow="1" w:lastRow="0" w:firstColumn="1" w:lastColumn="0" w:noHBand="0" w:noVBand="1"/>
      </w:tblPr>
      <w:tblGrid>
        <w:gridCol w:w="4770"/>
        <w:gridCol w:w="4770"/>
      </w:tblGrid>
      <w:tr w:rsidRPr="001D5DD4" w:rsidR="00A83431" w:rsidTr="0BA232C8" w14:paraId="16445C39" w14:textId="77777777">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4770" w:type="dxa"/>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vAlign w:val="center"/>
          </w:tcPr>
          <w:p w:rsidRPr="001D5DD4" w:rsidR="00A83431" w:rsidP="008A281D" w:rsidRDefault="00A83431" w14:paraId="2CFB14CF" w14:textId="77777777">
            <w:pPr>
              <w:ind w:left="0"/>
              <w:jc w:val="left"/>
              <w:rPr>
                <w:szCs w:val="18"/>
              </w:rPr>
            </w:pPr>
            <w:r w:rsidRPr="001D5DD4">
              <w:rPr>
                <w:rFonts w:cstheme="minorHAnsi"/>
                <w:szCs w:val="18"/>
              </w:rPr>
              <w:t>Code (Abbreviate to either 2 or 3 alphanumeric characters)</w:t>
            </w:r>
          </w:p>
        </w:tc>
        <w:tc>
          <w:tcPr>
            <w:tcW w:w="4770" w:type="dxa"/>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vAlign w:val="center"/>
          </w:tcPr>
          <w:p w:rsidRPr="001D5DD4" w:rsidR="00A83431" w:rsidP="008A281D" w:rsidRDefault="00A83431" w14:paraId="375A1780" w14:textId="77777777">
            <w:pPr>
              <w:ind w:left="0"/>
              <w:jc w:val="left"/>
              <w:cnfStyle w:val="100000000000" w:firstRow="1" w:lastRow="0" w:firstColumn="0" w:lastColumn="0" w:oddVBand="0" w:evenVBand="0" w:oddHBand="0" w:evenHBand="0" w:firstRowFirstColumn="0" w:firstRowLastColumn="0" w:lastRowFirstColumn="0" w:lastRowLastColumn="0"/>
              <w:rPr>
                <w:szCs w:val="18"/>
              </w:rPr>
            </w:pPr>
            <w:r w:rsidRPr="001D5DD4">
              <w:rPr>
                <w:rFonts w:cstheme="minorHAnsi"/>
                <w:szCs w:val="18"/>
              </w:rPr>
              <w:t>Originator Company Name</w:t>
            </w:r>
          </w:p>
        </w:tc>
      </w:tr>
      <w:tr w:rsidRPr="001D5DD4" w:rsidR="00A83431" w:rsidTr="0BA232C8" w14:paraId="6E826109" w14:textId="77777777">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D5DD4" w:rsidR="00A83431" w:rsidP="008A281D" w:rsidRDefault="0021584F" w14:paraId="5792BE90" w14:textId="6BFF3E6B">
            <w:pPr>
              <w:ind w:left="0"/>
              <w:jc w:val="left"/>
              <w:rPr>
                <w:b w:val="0"/>
                <w:bCs w:val="0"/>
                <w:szCs w:val="18"/>
              </w:rPr>
            </w:pPr>
            <w:r w:rsidRPr="001D5DD4">
              <w:rPr>
                <w:rFonts w:hint="eastAsia"/>
                <w:i/>
                <w:szCs w:val="18"/>
              </w:rPr>
              <w:t>FOS</w:t>
            </w:r>
          </w:p>
        </w:tc>
        <w:tc>
          <w:tcPr>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D5DD4" w:rsidR="00A83431" w:rsidP="008A281D" w:rsidRDefault="0021584F" w14:paraId="33A57B92" w14:textId="3A0A87E2">
            <w:pPr>
              <w:ind w:left="0"/>
              <w:jc w:val="left"/>
              <w:cnfStyle w:val="000000100000" w:firstRow="0" w:lastRow="0" w:firstColumn="0" w:lastColumn="0" w:oddVBand="0" w:evenVBand="0" w:oddHBand="1" w:evenHBand="0" w:firstRowFirstColumn="0" w:firstRowLastColumn="0" w:lastRowFirstColumn="0" w:lastRowLastColumn="0"/>
              <w:rPr>
                <w:szCs w:val="18"/>
              </w:rPr>
            </w:pPr>
            <w:r w:rsidRPr="001D5DD4">
              <w:rPr>
                <w:rFonts w:hint="eastAsia"/>
                <w:i/>
                <w:szCs w:val="18"/>
              </w:rPr>
              <w:t>Foster + Partners</w:t>
            </w:r>
          </w:p>
        </w:tc>
      </w:tr>
      <w:tr w:rsidRPr="001D5DD4" w:rsidR="1DB2B200" w:rsidTr="0BA232C8" w14:paraId="50F5B8C6" w14:textId="77777777">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D5DD4" w:rsidR="1DB2B200" w:rsidP="2B3E5CB9" w:rsidRDefault="2B3E5CB9" w14:paraId="5FA3F79F" w14:textId="7E701507">
            <w:pPr>
              <w:ind w:left="0"/>
              <w:jc w:val="left"/>
              <w:rPr>
                <w:i/>
                <w:iCs/>
              </w:rPr>
            </w:pPr>
            <w:r w:rsidRPr="2B3E5CB9">
              <w:rPr>
                <w:i/>
                <w:iCs/>
              </w:rPr>
              <w:t xml:space="preserve">KAA </w:t>
            </w:r>
          </w:p>
        </w:tc>
        <w:tc>
          <w:tcPr>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39693A" w:rsidR="1DB2B200" w:rsidP="0039693A" w:rsidRDefault="0039693A" w14:paraId="728FF0C3" w14:textId="470A1813">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39693A">
              <w:rPr>
                <w:rFonts w:hint="eastAsia"/>
                <w:i/>
                <w:szCs w:val="18"/>
              </w:rPr>
              <w:t>KHATIB &amp; ALAMI</w:t>
            </w:r>
          </w:p>
        </w:tc>
      </w:tr>
      <w:tr w:rsidRPr="001D5DD4" w:rsidR="0021584F" w:rsidTr="0BA232C8" w14:paraId="6843AA26" w14:textId="77777777">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D5DD4" w:rsidR="0021584F" w:rsidDel="0021584F" w:rsidP="2739AB91" w:rsidRDefault="2739AB91" w14:paraId="53F1E18F" w14:textId="77FEFAC6">
            <w:pPr>
              <w:ind w:left="0"/>
              <w:jc w:val="left"/>
              <w:rPr>
                <w:i/>
                <w:iCs/>
                <w:szCs w:val="18"/>
              </w:rPr>
            </w:pPr>
            <w:r w:rsidRPr="001D5DD4">
              <w:rPr>
                <w:i/>
                <w:iCs/>
                <w:szCs w:val="18"/>
              </w:rPr>
              <w:t>EDS</w:t>
            </w:r>
          </w:p>
        </w:tc>
        <w:tc>
          <w:tcPr>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D5DD4" w:rsidR="0021584F" w:rsidDel="0021584F" w:rsidP="2739AB91" w:rsidRDefault="2739AB91" w14:paraId="01670551" w14:textId="4FA0D6AA">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1D5DD4">
              <w:rPr>
                <w:i/>
                <w:szCs w:val="18"/>
              </w:rPr>
              <w:t>EDSA, inc.</w:t>
            </w:r>
          </w:p>
        </w:tc>
      </w:tr>
      <w:tr w:rsidRPr="001D5DD4" w:rsidR="6F7C927B" w:rsidTr="0BA232C8" w14:paraId="5E3632E4" w14:textId="77777777">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D5DD4" w:rsidR="6F7C927B" w:rsidP="6F7C927B" w:rsidRDefault="6F7C927B" w14:paraId="4CA2DE5C" w14:textId="1F8F797A">
            <w:pPr>
              <w:ind w:left="0"/>
              <w:jc w:val="left"/>
              <w:rPr>
                <w:i/>
                <w:iCs/>
                <w:szCs w:val="18"/>
              </w:rPr>
            </w:pPr>
            <w:r w:rsidRPr="001D5DD4">
              <w:rPr>
                <w:i/>
                <w:iCs/>
                <w:szCs w:val="18"/>
              </w:rPr>
              <w:t>KEO</w:t>
            </w:r>
          </w:p>
        </w:tc>
        <w:tc>
          <w:tcPr>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D5DD4" w:rsidR="6F7C927B" w:rsidP="6F7C927B" w:rsidRDefault="6F7C927B" w14:paraId="1D1D4AEA" w14:textId="01CEC8EE">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1D5DD4">
              <w:rPr>
                <w:i/>
                <w:szCs w:val="18"/>
              </w:rPr>
              <w:t xml:space="preserve">KEO International Consultant </w:t>
            </w:r>
          </w:p>
        </w:tc>
      </w:tr>
      <w:tr w:rsidR="00060952" w:rsidTr="0BA232C8" w14:paraId="2473AF41" w14:textId="77777777">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3D2D5A07" w:rsidR="00060952" w:rsidP="00060952" w:rsidRDefault="00060952" w14:paraId="3BB46F28" w14:textId="2094720E">
            <w:pPr>
              <w:ind w:left="0"/>
              <w:jc w:val="left"/>
              <w:rPr>
                <w:i/>
                <w:iCs/>
              </w:rPr>
            </w:pPr>
            <w:r>
              <w:rPr>
                <w:i/>
                <w:iCs/>
                <w:szCs w:val="18"/>
              </w:rPr>
              <w:t>HAA</w:t>
            </w:r>
          </w:p>
        </w:tc>
        <w:tc>
          <w:tcPr>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3D2D5A07" w:rsidR="00060952" w:rsidP="00060952" w:rsidRDefault="00060952" w14:paraId="14192A2D" w14:textId="79E83E6D">
            <w:pPr>
              <w:ind w:left="0"/>
              <w:jc w:val="left"/>
              <w:cnfStyle w:val="000000100000" w:firstRow="0" w:lastRow="0" w:firstColumn="0" w:lastColumn="0" w:oddVBand="0" w:evenVBand="0" w:oddHBand="1" w:evenHBand="0" w:firstRowFirstColumn="0" w:firstRowLastColumn="0" w:lastRowFirstColumn="0" w:lastRowLastColumn="0"/>
              <w:rPr>
                <w:i/>
                <w:iCs/>
              </w:rPr>
            </w:pPr>
            <w:r w:rsidRPr="009B132A">
              <w:rPr>
                <w:i/>
                <w:szCs w:val="18"/>
              </w:rPr>
              <w:t>Humble Arnold</w:t>
            </w:r>
            <w:r>
              <w:rPr>
                <w:i/>
                <w:szCs w:val="18"/>
              </w:rPr>
              <w:t xml:space="preserve"> Associates</w:t>
            </w:r>
          </w:p>
        </w:tc>
      </w:tr>
      <w:tr w:rsidR="00814891" w:rsidTr="0BA232C8" w14:paraId="034E80D0" w14:textId="77777777">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814891" w:rsidP="00060952" w:rsidRDefault="00814891" w14:paraId="7CA085F8" w14:textId="0C27DDC6">
            <w:pPr>
              <w:ind w:left="0"/>
              <w:jc w:val="left"/>
              <w:rPr>
                <w:i/>
                <w:iCs/>
                <w:szCs w:val="18"/>
              </w:rPr>
            </w:pPr>
            <w:r>
              <w:rPr>
                <w:i/>
                <w:iCs/>
                <w:szCs w:val="18"/>
              </w:rPr>
              <w:t>ROK</w:t>
            </w:r>
          </w:p>
        </w:tc>
        <w:tc>
          <w:tcPr>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B132A" w:rsidR="00814891" w:rsidP="00060952" w:rsidRDefault="00814891" w14:paraId="35406AD0" w14:textId="4183D598">
            <w:pPr>
              <w:ind w:left="0"/>
              <w:jc w:val="left"/>
              <w:cnfStyle w:val="000000000000" w:firstRow="0" w:lastRow="0" w:firstColumn="0" w:lastColumn="0" w:oddVBand="0" w:evenVBand="0" w:oddHBand="0" w:evenHBand="0" w:firstRowFirstColumn="0" w:firstRowLastColumn="0" w:lastRowFirstColumn="0" w:lastRowLastColumn="0"/>
              <w:rPr>
                <w:i/>
                <w:szCs w:val="18"/>
              </w:rPr>
            </w:pPr>
            <w:r>
              <w:rPr>
                <w:i/>
                <w:szCs w:val="18"/>
              </w:rPr>
              <w:t>Rockwell Group</w:t>
            </w:r>
          </w:p>
        </w:tc>
      </w:tr>
      <w:tr w:rsidR="13BAFC45" w:rsidTr="0BA232C8" w14:paraId="44D262C9" w14:textId="77777777">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13BAFC45" w:rsidP="13BAFC45" w:rsidRDefault="13BAFC45" w14:paraId="4A771F99" w14:textId="5CFECAD5">
            <w:pPr>
              <w:ind w:left="0"/>
              <w:jc w:val="left"/>
              <w:rPr>
                <w:i/>
                <w:iCs/>
                <w:szCs w:val="18"/>
              </w:rPr>
            </w:pPr>
            <w:r w:rsidRPr="13BAFC45">
              <w:rPr>
                <w:i/>
                <w:iCs/>
                <w:szCs w:val="18"/>
              </w:rPr>
              <w:t>BAR</w:t>
            </w:r>
          </w:p>
        </w:tc>
        <w:tc>
          <w:tcPr>
            <w:tcW w:w="477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13BAFC45" w:rsidP="0BA232C8" w:rsidRDefault="0BA232C8" w14:paraId="40975540" w14:textId="47369CBB">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BA232C8">
              <w:rPr>
                <w:i/>
                <w:iCs/>
                <w:szCs w:val="18"/>
              </w:rPr>
              <w:t>Barr &amp; Wray</w:t>
            </w:r>
          </w:p>
        </w:tc>
      </w:tr>
    </w:tbl>
    <w:p w:rsidR="00A83431" w:rsidP="00A83431" w:rsidRDefault="00A83431" w14:paraId="1AD17DAC" w14:textId="6529A382">
      <w:pPr>
        <w:ind w:left="0"/>
      </w:pPr>
    </w:p>
    <w:p w:rsidRPr="000C02D2" w:rsidR="008430A1" w:rsidP="008430A1" w:rsidRDefault="008430A1" w14:paraId="0DA4951F" w14:textId="0FA43B8F">
      <w:pPr>
        <w:rPr>
          <w:b/>
        </w:rPr>
      </w:pPr>
      <w:commentRangeStart w:id="297"/>
      <w:r>
        <w:rPr>
          <w:b/>
        </w:rPr>
        <w:t>Volume/ System</w:t>
      </w:r>
      <w:commentRangeEnd w:id="297"/>
      <w:r w:rsidR="00E76852">
        <w:rPr>
          <w:rStyle w:val="Refdecomentario"/>
        </w:rPr>
        <w:commentReference w:id="297"/>
      </w:r>
    </w:p>
    <w:p w:rsidR="008430A1" w:rsidP="008430A1" w:rsidRDefault="001D5DD4" w14:paraId="7DF98C2B" w14:textId="68C15F50">
      <w:r>
        <w:t>Two</w:t>
      </w:r>
      <w:r w:rsidR="00D8138D">
        <w:t xml:space="preserve"> alphanumeric characters that </w:t>
      </w:r>
      <w:r w:rsidRPr="00497AFD" w:rsidR="00497AFD">
        <w:t>relate to spatial sub-division of the project starting with Volume or System; ZZ is applied when all volumes are referred to.</w:t>
      </w:r>
    </w:p>
    <w:tbl>
      <w:tblPr>
        <w:tblW w:w="9356" w:type="dxa"/>
        <w:tblInd w:w="699" w:type="dxa"/>
        <w:tblBorders>
          <w:top w:val="single" w:color="D2BE89" w:themeColor="accent2" w:themeTint="99" w:sz="8" w:space="0"/>
          <w:left w:val="single" w:color="D2BE89" w:themeColor="accent2" w:themeTint="99" w:sz="8" w:space="0"/>
          <w:bottom w:val="single" w:color="D2BE89" w:themeColor="accent2" w:themeTint="99" w:sz="8" w:space="0"/>
          <w:right w:val="single" w:color="D2BE89" w:themeColor="accent2" w:themeTint="99" w:sz="8" w:space="0"/>
          <w:insideH w:val="single" w:color="D2BE89" w:themeColor="accent2" w:themeTint="99" w:sz="8" w:space="0"/>
          <w:insideV w:val="single" w:color="D2BE89" w:themeColor="accent2" w:themeTint="99" w:sz="8" w:space="0"/>
        </w:tblBorders>
        <w:tblLook w:val="04A0" w:firstRow="1" w:lastRow="0" w:firstColumn="1" w:lastColumn="0" w:noHBand="0" w:noVBand="1"/>
      </w:tblPr>
      <w:tblGrid>
        <w:gridCol w:w="2107"/>
        <w:gridCol w:w="2515"/>
        <w:gridCol w:w="3174"/>
        <w:gridCol w:w="1560"/>
      </w:tblGrid>
      <w:tr w:rsidRPr="00A33099" w:rsidR="00A411EE" w:rsidTr="0F8CFF0E" w14:paraId="34AF496F" w14:textId="77777777">
        <w:trPr>
          <w:trHeight w:val="720"/>
          <w:tblHeader/>
        </w:trPr>
        <w:tc>
          <w:tcPr>
            <w:tcW w:w="2107" w:type="dxa"/>
            <w:shd w:val="clear" w:color="auto" w:fill="AE9142" w:themeFill="accent2"/>
            <w:vAlign w:val="center"/>
            <w:hideMark/>
          </w:tcPr>
          <w:p w:rsidRPr="00A33099" w:rsidR="00A411EE" w:rsidP="0076056D" w:rsidRDefault="00A411EE" w14:paraId="153E6F75" w14:textId="77777777">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lastRenderedPageBreak/>
              <w:t>Volume/</w:t>
            </w:r>
            <w:r>
              <w:rPr>
                <w:rFonts w:eastAsia="Times New Roman" w:cs="Times New Roman"/>
                <w:b/>
                <w:bCs/>
                <w:color w:val="FFFFFF"/>
                <w:szCs w:val="18"/>
                <w:lang w:val="en-GB" w:eastAsia="en-GB"/>
              </w:rPr>
              <w:t>System</w:t>
            </w:r>
            <w:r w:rsidRPr="00A33099">
              <w:rPr>
                <w:rFonts w:eastAsia="Times New Roman" w:cs="Times New Roman"/>
                <w:b/>
                <w:bCs/>
                <w:color w:val="FFFFFF"/>
                <w:szCs w:val="18"/>
                <w:lang w:val="en-GB" w:eastAsia="en-GB"/>
              </w:rPr>
              <w:t xml:space="preserve"> No.</w:t>
            </w:r>
          </w:p>
        </w:tc>
        <w:tc>
          <w:tcPr>
            <w:tcW w:w="2515" w:type="dxa"/>
            <w:shd w:val="clear" w:color="auto" w:fill="AE9142" w:themeFill="accent2"/>
            <w:vAlign w:val="center"/>
            <w:hideMark/>
          </w:tcPr>
          <w:p w:rsidRPr="00A33099" w:rsidR="00A411EE" w:rsidP="0076056D" w:rsidRDefault="00A411EE" w14:paraId="17468D1C" w14:textId="77777777">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t>Master Models/Sheets</w:t>
            </w:r>
          </w:p>
        </w:tc>
        <w:tc>
          <w:tcPr>
            <w:tcW w:w="3174" w:type="dxa"/>
            <w:shd w:val="clear" w:color="auto" w:fill="AE9142" w:themeFill="accent2"/>
            <w:vAlign w:val="center"/>
            <w:hideMark/>
          </w:tcPr>
          <w:p w:rsidRPr="00A33099" w:rsidR="00A411EE" w:rsidP="0076056D" w:rsidRDefault="00A411EE" w14:paraId="08A02818" w14:textId="77777777">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t>Cluster</w:t>
            </w:r>
          </w:p>
        </w:tc>
        <w:tc>
          <w:tcPr>
            <w:tcW w:w="1560" w:type="dxa"/>
            <w:shd w:val="clear" w:color="auto" w:fill="AE9142" w:themeFill="accent2"/>
            <w:vAlign w:val="center"/>
          </w:tcPr>
          <w:p w:rsidRPr="00A33099" w:rsidR="00A411EE" w:rsidP="0076056D" w:rsidRDefault="0F8CFF0E" w14:paraId="032EC7AF" w14:textId="6F94E06A">
            <w:pPr>
              <w:spacing w:after="0"/>
              <w:ind w:left="0"/>
              <w:jc w:val="center"/>
              <w:rPr>
                <w:rFonts w:eastAsia="Times New Roman" w:cs="Times New Roman"/>
                <w:b/>
                <w:bCs/>
                <w:color w:val="FFFFFF"/>
                <w:szCs w:val="18"/>
                <w:lang w:val="en-GB" w:eastAsia="en-GB"/>
              </w:rPr>
            </w:pPr>
            <w:commentRangeStart w:id="298"/>
            <w:r w:rsidRPr="0F8CFF0E">
              <w:rPr>
                <w:rFonts w:eastAsia="Times New Roman" w:cs="Times New Roman"/>
                <w:b/>
                <w:bCs/>
                <w:color w:val="FFFFFF" w:themeColor="background2"/>
                <w:lang w:val="en-GB" w:eastAsia="en-GB"/>
              </w:rPr>
              <w:t xml:space="preserve">In Use  </w:t>
            </w:r>
            <w:commentRangeEnd w:id="298"/>
            <w:r w:rsidR="00A411EE">
              <w:rPr>
                <w:rStyle w:val="Refdecomentario"/>
              </w:rPr>
              <w:commentReference w:id="298"/>
            </w:r>
            <w:r w:rsidRPr="0F8CFF0E">
              <w:rPr>
                <w:rFonts w:eastAsia="Times New Roman" w:cs="Times New Roman"/>
                <w:b/>
                <w:bCs/>
                <w:color w:val="FFFFFF" w:themeColor="background2"/>
                <w:lang w:val="en-GB" w:eastAsia="en-GB"/>
              </w:rPr>
              <w:t>on HE2</w:t>
            </w:r>
          </w:p>
        </w:tc>
      </w:tr>
      <w:tr w:rsidRPr="00A33099" w:rsidR="00A411EE" w:rsidTr="0F8CFF0E" w14:paraId="47C33595" w14:textId="77777777">
        <w:trPr>
          <w:trHeight w:val="345"/>
        </w:trPr>
        <w:tc>
          <w:tcPr>
            <w:tcW w:w="2107" w:type="dxa"/>
            <w:shd w:val="clear" w:color="auto" w:fill="auto"/>
            <w:vAlign w:val="center"/>
            <w:hideMark/>
          </w:tcPr>
          <w:p w:rsidRPr="00A33099" w:rsidR="00A411EE" w:rsidP="0076056D" w:rsidRDefault="00A411EE" w14:paraId="43A0FE65"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restart"/>
            <w:shd w:val="clear" w:color="auto" w:fill="auto"/>
            <w:vAlign w:val="center"/>
            <w:hideMark/>
          </w:tcPr>
          <w:p w:rsidRPr="00A33099" w:rsidR="00A411EE" w:rsidP="0076056D" w:rsidRDefault="00A411EE" w14:paraId="124C35B9"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General</w:t>
            </w:r>
          </w:p>
        </w:tc>
        <w:tc>
          <w:tcPr>
            <w:tcW w:w="3174" w:type="dxa"/>
            <w:shd w:val="clear" w:color="auto" w:fill="auto"/>
            <w:vAlign w:val="center"/>
            <w:hideMark/>
          </w:tcPr>
          <w:p w:rsidRPr="00A33099" w:rsidR="00A411EE" w:rsidP="0076056D" w:rsidRDefault="00A411EE" w14:paraId="10B5A332" w14:textId="77777777">
            <w:pPr>
              <w:spacing w:after="0"/>
              <w:ind w:left="0"/>
              <w:jc w:val="left"/>
              <w:rPr>
                <w:rFonts w:eastAsia="Times New Roman" w:cs="Times New Roman"/>
                <w:b/>
                <w:bCs/>
                <w:color w:val="000000"/>
                <w:szCs w:val="18"/>
                <w:lang w:val="en-GB" w:eastAsia="en-GB"/>
              </w:rPr>
            </w:pPr>
            <w:r>
              <w:rPr>
                <w:b/>
                <w:bCs/>
                <w:color w:val="000000"/>
                <w:szCs w:val="18"/>
              </w:rPr>
              <w:t>Sheets file</w:t>
            </w:r>
          </w:p>
        </w:tc>
        <w:tc>
          <w:tcPr>
            <w:tcW w:w="1560" w:type="dxa"/>
            <w:vAlign w:val="center"/>
          </w:tcPr>
          <w:p w:rsidR="00A411EE" w:rsidP="0076056D" w:rsidRDefault="00A411EE" w14:paraId="2342765B" w14:textId="77777777">
            <w:pPr>
              <w:spacing w:after="0"/>
              <w:ind w:left="0"/>
              <w:jc w:val="center"/>
              <w:rPr>
                <w:b/>
                <w:bCs/>
                <w:color w:val="000000"/>
                <w:szCs w:val="18"/>
              </w:rPr>
            </w:pPr>
            <w:r w:rsidRPr="007C3BE9">
              <w:rPr>
                <w:rFonts w:ascii="AkzidenzGroteskStd-Light" w:hAnsi="AkzidenzGroteskStd-Light" w:eastAsia="Times New Roman" w:cs="Times New Roman"/>
                <w:color w:val="000000"/>
                <w:szCs w:val="18"/>
                <w:lang w:val="en-GB" w:eastAsia="en-GB"/>
              </w:rPr>
              <w:t>√</w:t>
            </w:r>
          </w:p>
        </w:tc>
      </w:tr>
      <w:tr w:rsidRPr="00A33099" w:rsidR="00A411EE" w:rsidTr="0F8CFF0E" w14:paraId="1B5DDC88" w14:textId="77777777">
        <w:trPr>
          <w:trHeight w:val="345"/>
        </w:trPr>
        <w:tc>
          <w:tcPr>
            <w:tcW w:w="2107" w:type="dxa"/>
            <w:shd w:val="clear" w:color="auto" w:fill="auto"/>
            <w:vAlign w:val="center"/>
            <w:hideMark/>
          </w:tcPr>
          <w:p w:rsidRPr="00A33099" w:rsidR="00A411EE" w:rsidP="0076056D" w:rsidRDefault="00A411EE" w14:paraId="26EB7BA2"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rsidRPr="00A33099" w:rsidR="00A411EE" w:rsidP="0076056D" w:rsidRDefault="00A411EE" w14:paraId="32F2BBE9"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251FAD1E" w14:textId="77777777">
            <w:pPr>
              <w:spacing w:after="0"/>
              <w:ind w:left="0"/>
              <w:jc w:val="left"/>
              <w:rPr>
                <w:rFonts w:eastAsia="Times New Roman" w:cs="Times New Roman"/>
                <w:b/>
                <w:bCs/>
                <w:color w:val="000000"/>
                <w:szCs w:val="18"/>
                <w:lang w:val="en-GB" w:eastAsia="en-GB"/>
              </w:rPr>
            </w:pPr>
            <w:r>
              <w:rPr>
                <w:b/>
                <w:bCs/>
                <w:color w:val="000000"/>
                <w:szCs w:val="18"/>
              </w:rPr>
              <w:t>Grids and Levels</w:t>
            </w:r>
          </w:p>
        </w:tc>
        <w:tc>
          <w:tcPr>
            <w:tcW w:w="1560" w:type="dxa"/>
            <w:vAlign w:val="center"/>
          </w:tcPr>
          <w:p w:rsidR="00A411EE" w:rsidP="0076056D" w:rsidRDefault="00A411EE" w14:paraId="4B4118B6" w14:textId="77777777">
            <w:pPr>
              <w:spacing w:after="0"/>
              <w:ind w:left="0"/>
              <w:jc w:val="center"/>
              <w:rPr>
                <w:b/>
                <w:bCs/>
                <w:color w:val="000000"/>
                <w:szCs w:val="18"/>
              </w:rPr>
            </w:pPr>
            <w:r w:rsidRPr="007C3BE9">
              <w:rPr>
                <w:rFonts w:ascii="AkzidenzGroteskStd-Light" w:hAnsi="AkzidenzGroteskStd-Light" w:eastAsia="Times New Roman" w:cs="Times New Roman"/>
                <w:color w:val="000000"/>
                <w:szCs w:val="18"/>
                <w:lang w:val="en-GB" w:eastAsia="en-GB"/>
              </w:rPr>
              <w:t>√</w:t>
            </w:r>
          </w:p>
        </w:tc>
      </w:tr>
      <w:tr w:rsidRPr="00A33099" w:rsidR="00A411EE" w:rsidTr="0F8CFF0E" w14:paraId="3845940C" w14:textId="77777777">
        <w:trPr>
          <w:trHeight w:val="345"/>
        </w:trPr>
        <w:tc>
          <w:tcPr>
            <w:tcW w:w="2107" w:type="dxa"/>
            <w:shd w:val="clear" w:color="auto" w:fill="auto"/>
            <w:vAlign w:val="center"/>
            <w:hideMark/>
          </w:tcPr>
          <w:p w:rsidRPr="00A33099" w:rsidR="00A411EE" w:rsidP="0076056D" w:rsidRDefault="00A411EE" w14:paraId="7AE1FBC9"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rsidRPr="00A33099" w:rsidR="00A411EE" w:rsidP="0076056D" w:rsidRDefault="00A411EE" w14:paraId="4A853891"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73D7F7E7" w14:textId="77777777">
            <w:pPr>
              <w:spacing w:after="0"/>
              <w:ind w:left="0"/>
              <w:jc w:val="left"/>
              <w:rPr>
                <w:rFonts w:eastAsia="Times New Roman" w:cs="Times New Roman"/>
                <w:b/>
                <w:bCs/>
                <w:color w:val="000000"/>
                <w:szCs w:val="18"/>
                <w:lang w:val="en-GB" w:eastAsia="en-GB"/>
              </w:rPr>
            </w:pPr>
            <w:r>
              <w:rPr>
                <w:b/>
                <w:bCs/>
                <w:color w:val="000000"/>
                <w:szCs w:val="18"/>
              </w:rPr>
              <w:t>Setting Out</w:t>
            </w:r>
          </w:p>
        </w:tc>
        <w:tc>
          <w:tcPr>
            <w:tcW w:w="1560" w:type="dxa"/>
            <w:vAlign w:val="center"/>
          </w:tcPr>
          <w:p w:rsidR="00A411EE" w:rsidP="0076056D" w:rsidRDefault="00A411EE" w14:paraId="3F4E41F8" w14:textId="1272C5E8">
            <w:pPr>
              <w:spacing w:after="0"/>
              <w:ind w:left="0"/>
              <w:jc w:val="center"/>
              <w:rPr>
                <w:b/>
                <w:bCs/>
                <w:color w:val="000000"/>
                <w:szCs w:val="18"/>
              </w:rPr>
            </w:pPr>
          </w:p>
        </w:tc>
      </w:tr>
      <w:tr w:rsidRPr="00A33099" w:rsidR="00A411EE" w:rsidTr="0F8CFF0E" w14:paraId="04BE8270" w14:textId="77777777">
        <w:trPr>
          <w:trHeight w:val="345"/>
        </w:trPr>
        <w:tc>
          <w:tcPr>
            <w:tcW w:w="2107" w:type="dxa"/>
            <w:shd w:val="clear" w:color="auto" w:fill="auto"/>
            <w:vAlign w:val="center"/>
            <w:hideMark/>
          </w:tcPr>
          <w:p w:rsidRPr="00A33099" w:rsidR="00A411EE" w:rsidP="0076056D" w:rsidRDefault="00A411EE" w14:paraId="604D58BD"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rsidRPr="00A33099" w:rsidR="00A411EE" w:rsidP="0076056D" w:rsidRDefault="00A411EE" w14:paraId="12523656"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76FB3564" w14:textId="77777777">
            <w:pPr>
              <w:spacing w:after="0"/>
              <w:ind w:left="0"/>
              <w:jc w:val="left"/>
              <w:rPr>
                <w:rFonts w:eastAsia="Times New Roman" w:cs="Times New Roman"/>
                <w:b/>
                <w:bCs/>
                <w:color w:val="000000"/>
                <w:szCs w:val="18"/>
                <w:lang w:val="en-GB" w:eastAsia="en-GB"/>
              </w:rPr>
            </w:pPr>
            <w:r>
              <w:rPr>
                <w:b/>
                <w:bCs/>
                <w:color w:val="000000"/>
                <w:szCs w:val="18"/>
              </w:rPr>
              <w:t>Topography</w:t>
            </w:r>
          </w:p>
        </w:tc>
        <w:tc>
          <w:tcPr>
            <w:tcW w:w="1560" w:type="dxa"/>
            <w:vAlign w:val="center"/>
          </w:tcPr>
          <w:p w:rsidR="00A411EE" w:rsidP="0076056D" w:rsidRDefault="00A411EE" w14:paraId="1E3C275B" w14:textId="581F00AA">
            <w:pPr>
              <w:spacing w:after="0"/>
              <w:ind w:left="0"/>
              <w:jc w:val="center"/>
              <w:rPr>
                <w:b/>
                <w:bCs/>
                <w:color w:val="000000"/>
                <w:szCs w:val="18"/>
              </w:rPr>
            </w:pPr>
          </w:p>
        </w:tc>
      </w:tr>
      <w:tr w:rsidRPr="00A33099" w:rsidR="00A411EE" w:rsidTr="0F8CFF0E" w14:paraId="61C39FB6" w14:textId="77777777">
        <w:trPr>
          <w:trHeight w:val="345"/>
        </w:trPr>
        <w:tc>
          <w:tcPr>
            <w:tcW w:w="2107" w:type="dxa"/>
            <w:shd w:val="clear" w:color="auto" w:fill="auto"/>
            <w:vAlign w:val="center"/>
            <w:hideMark/>
          </w:tcPr>
          <w:p w:rsidRPr="00A33099" w:rsidR="00A411EE" w:rsidP="0076056D" w:rsidRDefault="00A411EE" w14:paraId="1B9EB4E4"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rsidRPr="00A33099" w:rsidR="00A411EE" w:rsidP="0076056D" w:rsidRDefault="00A411EE" w14:paraId="328E5D21"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A978DB6" w14:textId="77777777">
            <w:pPr>
              <w:spacing w:after="0"/>
              <w:ind w:left="0"/>
              <w:jc w:val="left"/>
              <w:rPr>
                <w:rFonts w:eastAsia="Times New Roman" w:cs="Times New Roman"/>
                <w:b/>
                <w:bCs/>
                <w:color w:val="000000"/>
                <w:szCs w:val="18"/>
                <w:lang w:val="en-GB" w:eastAsia="en-GB"/>
              </w:rPr>
            </w:pPr>
            <w:r>
              <w:rPr>
                <w:b/>
                <w:bCs/>
                <w:color w:val="000000"/>
                <w:szCs w:val="18"/>
              </w:rPr>
              <w:t>Massing</w:t>
            </w:r>
          </w:p>
        </w:tc>
        <w:tc>
          <w:tcPr>
            <w:tcW w:w="1560" w:type="dxa"/>
            <w:vAlign w:val="center"/>
          </w:tcPr>
          <w:p w:rsidR="00A411EE" w:rsidP="0076056D" w:rsidRDefault="00A411EE" w14:paraId="432446F9" w14:textId="77777777">
            <w:pPr>
              <w:spacing w:after="0"/>
              <w:ind w:left="0"/>
              <w:jc w:val="center"/>
              <w:rPr>
                <w:b/>
                <w:bCs/>
                <w:color w:val="000000"/>
                <w:szCs w:val="18"/>
              </w:rPr>
            </w:pPr>
          </w:p>
        </w:tc>
      </w:tr>
      <w:tr w:rsidRPr="00A33099" w:rsidR="00A411EE" w:rsidTr="0F8CFF0E" w14:paraId="527BA340" w14:textId="77777777">
        <w:trPr>
          <w:trHeight w:val="345"/>
        </w:trPr>
        <w:tc>
          <w:tcPr>
            <w:tcW w:w="2107" w:type="dxa"/>
            <w:shd w:val="clear" w:color="auto" w:fill="auto"/>
            <w:vAlign w:val="center"/>
          </w:tcPr>
          <w:p w:rsidRPr="00A33099" w:rsidR="00A411EE" w:rsidP="0076056D" w:rsidRDefault="00A411EE" w14:paraId="28D3007B"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tcPr>
          <w:p w:rsidRPr="00A33099" w:rsidR="00A411EE" w:rsidP="0076056D" w:rsidRDefault="00A411EE" w14:paraId="41C62FB9" w14:textId="77777777">
            <w:pPr>
              <w:spacing w:after="0"/>
              <w:rPr>
                <w:rFonts w:eastAsia="Times New Roman" w:cs="Times New Roman"/>
                <w:b/>
                <w:bCs/>
                <w:color w:val="000000"/>
                <w:szCs w:val="18"/>
                <w:lang w:val="en-GB" w:eastAsia="en-GB"/>
              </w:rPr>
            </w:pPr>
          </w:p>
        </w:tc>
        <w:tc>
          <w:tcPr>
            <w:tcW w:w="3174" w:type="dxa"/>
            <w:shd w:val="clear" w:color="auto" w:fill="auto"/>
            <w:vAlign w:val="center"/>
          </w:tcPr>
          <w:p w:rsidRPr="00A33099" w:rsidR="00A411EE" w:rsidP="0076056D" w:rsidRDefault="00A411EE" w14:paraId="6B219928" w14:textId="77777777">
            <w:pPr>
              <w:spacing w:after="0"/>
              <w:ind w:left="0"/>
              <w:jc w:val="left"/>
              <w:rPr>
                <w:rFonts w:eastAsia="Times New Roman" w:cs="Times New Roman"/>
                <w:b/>
                <w:bCs/>
                <w:color w:val="000000"/>
                <w:szCs w:val="18"/>
                <w:lang w:val="en-GB" w:eastAsia="en-GB"/>
              </w:rPr>
            </w:pPr>
            <w:r>
              <w:rPr>
                <w:b/>
                <w:bCs/>
                <w:color w:val="000000"/>
                <w:szCs w:val="18"/>
              </w:rPr>
              <w:t>Spiral</w:t>
            </w:r>
          </w:p>
        </w:tc>
        <w:tc>
          <w:tcPr>
            <w:tcW w:w="1560" w:type="dxa"/>
            <w:vAlign w:val="center"/>
          </w:tcPr>
          <w:p w:rsidR="00A411EE" w:rsidP="0076056D" w:rsidRDefault="00A411EE" w14:paraId="02FD8248" w14:textId="77777777">
            <w:pPr>
              <w:spacing w:after="0"/>
              <w:ind w:left="0"/>
              <w:jc w:val="center"/>
              <w:rPr>
                <w:b/>
                <w:bCs/>
                <w:color w:val="000000"/>
                <w:szCs w:val="18"/>
              </w:rPr>
            </w:pPr>
          </w:p>
        </w:tc>
      </w:tr>
      <w:tr w:rsidRPr="00A33099" w:rsidR="00A411EE" w:rsidTr="0F8CFF0E" w14:paraId="0EBBE58D" w14:textId="77777777">
        <w:trPr>
          <w:trHeight w:val="345"/>
        </w:trPr>
        <w:tc>
          <w:tcPr>
            <w:tcW w:w="2107" w:type="dxa"/>
            <w:shd w:val="clear" w:color="auto" w:fill="auto"/>
            <w:vAlign w:val="center"/>
          </w:tcPr>
          <w:p w:rsidRPr="00A33099" w:rsidR="00A411EE" w:rsidP="0076056D" w:rsidRDefault="00A411EE" w14:paraId="6C32B6B3"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tcPr>
          <w:p w:rsidRPr="00A33099" w:rsidR="00A411EE" w:rsidP="0076056D" w:rsidRDefault="00A411EE" w14:paraId="7097E9CF" w14:textId="77777777">
            <w:pPr>
              <w:spacing w:after="0"/>
              <w:rPr>
                <w:rFonts w:eastAsia="Times New Roman" w:cs="Times New Roman"/>
                <w:b/>
                <w:bCs/>
                <w:color w:val="000000"/>
                <w:szCs w:val="18"/>
                <w:lang w:val="en-GB" w:eastAsia="en-GB"/>
              </w:rPr>
            </w:pPr>
          </w:p>
        </w:tc>
        <w:tc>
          <w:tcPr>
            <w:tcW w:w="3174" w:type="dxa"/>
            <w:shd w:val="clear" w:color="auto" w:fill="auto"/>
            <w:vAlign w:val="center"/>
          </w:tcPr>
          <w:p w:rsidRPr="00A33099" w:rsidR="00A411EE" w:rsidP="0076056D" w:rsidRDefault="00A411EE" w14:paraId="0EF1A2E9" w14:textId="77777777">
            <w:pPr>
              <w:spacing w:after="0"/>
              <w:ind w:left="0"/>
              <w:jc w:val="left"/>
              <w:rPr>
                <w:rFonts w:eastAsia="Times New Roman" w:cs="Times New Roman"/>
                <w:b/>
                <w:bCs/>
                <w:color w:val="000000"/>
                <w:szCs w:val="18"/>
                <w:lang w:val="en-GB" w:eastAsia="en-GB"/>
              </w:rPr>
            </w:pPr>
            <w:r>
              <w:rPr>
                <w:b/>
                <w:bCs/>
                <w:color w:val="000000"/>
                <w:szCs w:val="18"/>
              </w:rPr>
              <w:t>Vegetation</w:t>
            </w:r>
          </w:p>
        </w:tc>
        <w:tc>
          <w:tcPr>
            <w:tcW w:w="1560" w:type="dxa"/>
            <w:vAlign w:val="center"/>
          </w:tcPr>
          <w:p w:rsidR="00A411EE" w:rsidP="0076056D" w:rsidRDefault="00A411EE" w14:paraId="67039018" w14:textId="77777777">
            <w:pPr>
              <w:spacing w:after="0"/>
              <w:ind w:left="0"/>
              <w:jc w:val="center"/>
              <w:rPr>
                <w:b/>
                <w:bCs/>
                <w:color w:val="000000"/>
                <w:szCs w:val="18"/>
              </w:rPr>
            </w:pPr>
          </w:p>
        </w:tc>
      </w:tr>
      <w:tr w:rsidRPr="00A33099" w:rsidR="00193824" w:rsidTr="0F8CFF0E" w14:paraId="02CE24B4" w14:textId="77777777">
        <w:trPr>
          <w:trHeight w:val="330"/>
        </w:trPr>
        <w:tc>
          <w:tcPr>
            <w:tcW w:w="2107" w:type="dxa"/>
            <w:shd w:val="clear" w:color="auto" w:fill="auto"/>
            <w:vAlign w:val="center"/>
            <w:hideMark/>
          </w:tcPr>
          <w:p w:rsidRPr="00A33099" w:rsidR="00193824" w:rsidP="00193824" w:rsidRDefault="00193824" w14:paraId="59621D3A"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01</w:t>
            </w:r>
          </w:p>
        </w:tc>
        <w:tc>
          <w:tcPr>
            <w:tcW w:w="2515" w:type="dxa"/>
            <w:vMerge w:val="restart"/>
            <w:shd w:val="clear" w:color="auto" w:fill="auto"/>
            <w:vAlign w:val="center"/>
            <w:hideMark/>
          </w:tcPr>
          <w:p w:rsidRPr="00A33099" w:rsidR="00193824" w:rsidP="00193824" w:rsidRDefault="00193824" w14:paraId="24080D18"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Site</w:t>
            </w:r>
          </w:p>
        </w:tc>
        <w:tc>
          <w:tcPr>
            <w:tcW w:w="3174" w:type="dxa"/>
            <w:shd w:val="clear" w:color="auto" w:fill="auto"/>
            <w:vAlign w:val="center"/>
            <w:hideMark/>
          </w:tcPr>
          <w:p w:rsidRPr="00A33099" w:rsidR="00193824" w:rsidP="00193824" w:rsidRDefault="00193824" w14:paraId="63EB0F15" w14:textId="77777777">
            <w:pPr>
              <w:spacing w:after="0"/>
              <w:ind w:left="0"/>
              <w:jc w:val="left"/>
              <w:rPr>
                <w:rFonts w:eastAsia="Times New Roman" w:cs="Times New Roman"/>
                <w:b/>
                <w:bCs/>
                <w:color w:val="000000"/>
                <w:szCs w:val="18"/>
                <w:lang w:val="en-GB" w:eastAsia="en-GB"/>
              </w:rPr>
            </w:pPr>
            <w:r>
              <w:rPr>
                <w:b/>
                <w:bCs/>
                <w:color w:val="000000"/>
                <w:szCs w:val="18"/>
              </w:rPr>
              <w:t>Landscape</w:t>
            </w:r>
          </w:p>
        </w:tc>
        <w:tc>
          <w:tcPr>
            <w:tcW w:w="1560" w:type="dxa"/>
            <w:vAlign w:val="center"/>
          </w:tcPr>
          <w:p w:rsidR="00193824" w:rsidP="00193824" w:rsidRDefault="00193824" w14:paraId="4BAE8FC4" w14:textId="418CCB4B">
            <w:pPr>
              <w:spacing w:after="0"/>
              <w:ind w:left="0"/>
              <w:jc w:val="center"/>
              <w:rPr>
                <w:b/>
                <w:bCs/>
                <w:color w:val="000000"/>
                <w:szCs w:val="18"/>
              </w:rPr>
            </w:pPr>
            <w:r w:rsidRPr="007C3BE9">
              <w:rPr>
                <w:rFonts w:ascii="AkzidenzGroteskStd-Light" w:hAnsi="AkzidenzGroteskStd-Light" w:eastAsia="Times New Roman" w:cs="Times New Roman"/>
                <w:color w:val="000000"/>
                <w:szCs w:val="18"/>
                <w:lang w:val="en-GB" w:eastAsia="en-GB"/>
              </w:rPr>
              <w:t>√</w:t>
            </w:r>
          </w:p>
        </w:tc>
      </w:tr>
      <w:tr w:rsidRPr="00A33099" w:rsidR="00193824" w:rsidTr="0F8CFF0E" w14:paraId="20582ECB" w14:textId="77777777">
        <w:trPr>
          <w:trHeight w:val="330"/>
        </w:trPr>
        <w:tc>
          <w:tcPr>
            <w:tcW w:w="2107" w:type="dxa"/>
            <w:shd w:val="clear" w:color="auto" w:fill="auto"/>
            <w:vAlign w:val="center"/>
            <w:hideMark/>
          </w:tcPr>
          <w:p w:rsidRPr="00A33099" w:rsidR="00193824" w:rsidP="00193824" w:rsidRDefault="00193824" w14:paraId="3962C058"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02</w:t>
            </w:r>
          </w:p>
        </w:tc>
        <w:tc>
          <w:tcPr>
            <w:tcW w:w="2515" w:type="dxa"/>
            <w:vMerge/>
            <w:vAlign w:val="center"/>
            <w:hideMark/>
          </w:tcPr>
          <w:p w:rsidRPr="00A33099" w:rsidR="00193824" w:rsidP="00193824" w:rsidRDefault="00193824" w14:paraId="1C79B73B"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193824" w:rsidP="00193824" w:rsidRDefault="00193824" w14:paraId="047712F3" w14:textId="77777777">
            <w:pPr>
              <w:spacing w:after="0"/>
              <w:ind w:left="0"/>
              <w:jc w:val="left"/>
              <w:rPr>
                <w:rFonts w:eastAsia="Times New Roman" w:cs="Times New Roman"/>
                <w:b/>
                <w:bCs/>
                <w:color w:val="000000"/>
                <w:szCs w:val="18"/>
                <w:lang w:val="en-GB" w:eastAsia="en-GB"/>
              </w:rPr>
            </w:pPr>
            <w:r>
              <w:rPr>
                <w:b/>
                <w:bCs/>
                <w:color w:val="000000"/>
                <w:szCs w:val="18"/>
              </w:rPr>
              <w:t>Infrastructure</w:t>
            </w:r>
          </w:p>
        </w:tc>
        <w:tc>
          <w:tcPr>
            <w:tcW w:w="1560" w:type="dxa"/>
            <w:vAlign w:val="center"/>
          </w:tcPr>
          <w:p w:rsidR="00193824" w:rsidP="00193824" w:rsidRDefault="00193824" w14:paraId="671EB6D0" w14:textId="515FCDB1">
            <w:pPr>
              <w:spacing w:after="0"/>
              <w:ind w:left="0"/>
              <w:jc w:val="center"/>
              <w:rPr>
                <w:b/>
                <w:bCs/>
                <w:color w:val="000000"/>
                <w:szCs w:val="18"/>
              </w:rPr>
            </w:pPr>
            <w:r w:rsidRPr="007C3BE9">
              <w:rPr>
                <w:rFonts w:ascii="AkzidenzGroteskStd-Light" w:hAnsi="AkzidenzGroteskStd-Light" w:eastAsia="Times New Roman" w:cs="Times New Roman"/>
                <w:color w:val="000000"/>
                <w:szCs w:val="18"/>
                <w:lang w:val="en-GB" w:eastAsia="en-GB"/>
              </w:rPr>
              <w:t>√</w:t>
            </w:r>
          </w:p>
        </w:tc>
      </w:tr>
      <w:tr w:rsidRPr="00A33099" w:rsidR="00A411EE" w:rsidTr="0F8CFF0E" w14:paraId="2AF48308" w14:textId="77777777">
        <w:trPr>
          <w:trHeight w:val="330"/>
        </w:trPr>
        <w:tc>
          <w:tcPr>
            <w:tcW w:w="2107" w:type="dxa"/>
            <w:shd w:val="clear" w:color="auto" w:fill="auto"/>
            <w:vAlign w:val="center"/>
            <w:hideMark/>
          </w:tcPr>
          <w:p w:rsidRPr="00A33099" w:rsidR="00A411EE" w:rsidP="0076056D" w:rsidRDefault="00A411EE" w14:paraId="7207E46E"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03</w:t>
            </w:r>
          </w:p>
        </w:tc>
        <w:tc>
          <w:tcPr>
            <w:tcW w:w="2515" w:type="dxa"/>
            <w:vMerge/>
            <w:vAlign w:val="center"/>
            <w:hideMark/>
          </w:tcPr>
          <w:p w:rsidRPr="00A33099" w:rsidR="00A411EE" w:rsidP="0076056D" w:rsidRDefault="00A411EE" w14:paraId="33D34320"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4AC30382" w14:textId="77777777">
            <w:pPr>
              <w:spacing w:after="0"/>
              <w:ind w:left="0"/>
              <w:jc w:val="left"/>
              <w:rPr>
                <w:rFonts w:eastAsia="Times New Roman" w:cs="Times New Roman"/>
                <w:b/>
                <w:bCs/>
                <w:color w:val="000000"/>
                <w:szCs w:val="18"/>
                <w:lang w:val="en-GB" w:eastAsia="en-GB"/>
              </w:rPr>
            </w:pPr>
            <w:r>
              <w:rPr>
                <w:b/>
                <w:bCs/>
                <w:color w:val="000000"/>
                <w:szCs w:val="18"/>
              </w:rPr>
              <w:t>Island Wide broad Walk</w:t>
            </w:r>
          </w:p>
        </w:tc>
        <w:tc>
          <w:tcPr>
            <w:tcW w:w="1560" w:type="dxa"/>
            <w:vAlign w:val="center"/>
          </w:tcPr>
          <w:p w:rsidR="00A411EE" w:rsidP="0076056D" w:rsidRDefault="00A411EE" w14:paraId="366A66BF" w14:textId="77777777">
            <w:pPr>
              <w:spacing w:after="0"/>
              <w:ind w:left="0"/>
              <w:jc w:val="center"/>
              <w:rPr>
                <w:b/>
                <w:bCs/>
                <w:color w:val="000000"/>
                <w:szCs w:val="18"/>
              </w:rPr>
            </w:pPr>
          </w:p>
        </w:tc>
      </w:tr>
      <w:tr w:rsidRPr="00A33099" w:rsidR="00A411EE" w:rsidTr="0F8CFF0E" w14:paraId="03D3C707" w14:textId="77777777">
        <w:trPr>
          <w:trHeight w:val="330"/>
        </w:trPr>
        <w:tc>
          <w:tcPr>
            <w:tcW w:w="2107" w:type="dxa"/>
            <w:shd w:val="clear" w:color="auto" w:fill="auto"/>
            <w:vAlign w:val="center"/>
            <w:hideMark/>
          </w:tcPr>
          <w:p w:rsidRPr="00A33099" w:rsidR="00A411EE" w:rsidP="0076056D" w:rsidRDefault="00A411EE" w14:paraId="015394FD"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04</w:t>
            </w:r>
          </w:p>
        </w:tc>
        <w:tc>
          <w:tcPr>
            <w:tcW w:w="2515" w:type="dxa"/>
            <w:vMerge/>
            <w:vAlign w:val="center"/>
            <w:hideMark/>
          </w:tcPr>
          <w:p w:rsidRPr="00A33099" w:rsidR="00A411EE" w:rsidP="0076056D" w:rsidRDefault="00A411EE" w14:paraId="7E876188"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2AB5A461"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156FF9ED" w14:textId="77777777">
            <w:pPr>
              <w:spacing w:after="0"/>
              <w:ind w:left="0"/>
              <w:jc w:val="center"/>
              <w:rPr>
                <w:color w:val="000000"/>
                <w:szCs w:val="18"/>
              </w:rPr>
            </w:pPr>
          </w:p>
        </w:tc>
      </w:tr>
      <w:tr w:rsidRPr="00A33099" w:rsidR="00A411EE" w:rsidTr="0F8CFF0E" w14:paraId="2B87C300" w14:textId="77777777">
        <w:trPr>
          <w:trHeight w:val="330"/>
        </w:trPr>
        <w:tc>
          <w:tcPr>
            <w:tcW w:w="2107" w:type="dxa"/>
            <w:shd w:val="clear" w:color="auto" w:fill="auto"/>
            <w:vAlign w:val="center"/>
            <w:hideMark/>
          </w:tcPr>
          <w:p w:rsidRPr="00A33099" w:rsidR="00A411EE" w:rsidP="0076056D" w:rsidRDefault="00A411EE" w14:paraId="6E87076B"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05</w:t>
            </w:r>
          </w:p>
        </w:tc>
        <w:tc>
          <w:tcPr>
            <w:tcW w:w="2515" w:type="dxa"/>
            <w:vMerge/>
            <w:vAlign w:val="center"/>
            <w:hideMark/>
          </w:tcPr>
          <w:p w:rsidRPr="00A33099" w:rsidR="00A411EE" w:rsidP="0076056D" w:rsidRDefault="00A411EE" w14:paraId="4D3496B2"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75860A32"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324210B5" w14:textId="77777777">
            <w:pPr>
              <w:spacing w:after="0"/>
              <w:ind w:left="0"/>
              <w:jc w:val="center"/>
              <w:rPr>
                <w:color w:val="000000"/>
                <w:szCs w:val="18"/>
              </w:rPr>
            </w:pPr>
          </w:p>
        </w:tc>
      </w:tr>
      <w:tr w:rsidRPr="00A33099" w:rsidR="00A411EE" w:rsidTr="0F8CFF0E" w14:paraId="1C463709" w14:textId="77777777">
        <w:trPr>
          <w:trHeight w:val="330"/>
        </w:trPr>
        <w:tc>
          <w:tcPr>
            <w:tcW w:w="2107" w:type="dxa"/>
            <w:shd w:val="clear" w:color="auto" w:fill="auto"/>
            <w:vAlign w:val="center"/>
            <w:hideMark/>
          </w:tcPr>
          <w:p w:rsidRPr="00A33099" w:rsidR="00A411EE" w:rsidP="0076056D" w:rsidRDefault="00A411EE" w14:paraId="1250A946"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06</w:t>
            </w:r>
          </w:p>
        </w:tc>
        <w:tc>
          <w:tcPr>
            <w:tcW w:w="2515" w:type="dxa"/>
            <w:vMerge/>
            <w:vAlign w:val="center"/>
            <w:hideMark/>
          </w:tcPr>
          <w:p w:rsidRPr="00A33099" w:rsidR="00A411EE" w:rsidP="0076056D" w:rsidRDefault="00A411EE" w14:paraId="3B7AA6D7"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B5F59B9"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44020352" w14:textId="77777777">
            <w:pPr>
              <w:spacing w:after="0"/>
              <w:ind w:left="0"/>
              <w:jc w:val="center"/>
              <w:rPr>
                <w:color w:val="000000"/>
                <w:szCs w:val="18"/>
              </w:rPr>
            </w:pPr>
          </w:p>
        </w:tc>
      </w:tr>
      <w:tr w:rsidRPr="00A33099" w:rsidR="00A411EE" w:rsidTr="0F8CFF0E" w14:paraId="44AFEC8C" w14:textId="77777777">
        <w:trPr>
          <w:trHeight w:val="330"/>
        </w:trPr>
        <w:tc>
          <w:tcPr>
            <w:tcW w:w="2107" w:type="dxa"/>
            <w:shd w:val="clear" w:color="auto" w:fill="auto"/>
            <w:vAlign w:val="center"/>
            <w:hideMark/>
          </w:tcPr>
          <w:p w:rsidRPr="00A33099" w:rsidR="00A411EE" w:rsidP="0076056D" w:rsidRDefault="00A411EE" w14:paraId="4CBA0A5E"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07</w:t>
            </w:r>
          </w:p>
        </w:tc>
        <w:tc>
          <w:tcPr>
            <w:tcW w:w="2515" w:type="dxa"/>
            <w:vMerge/>
            <w:vAlign w:val="center"/>
            <w:hideMark/>
          </w:tcPr>
          <w:p w:rsidRPr="00A33099" w:rsidR="00A411EE" w:rsidP="0076056D" w:rsidRDefault="00A411EE" w14:paraId="182C9789"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01BE1F04"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75B8916D" w14:textId="77777777">
            <w:pPr>
              <w:spacing w:after="0"/>
              <w:ind w:left="0"/>
              <w:jc w:val="center"/>
              <w:rPr>
                <w:color w:val="000000"/>
                <w:szCs w:val="18"/>
              </w:rPr>
            </w:pPr>
          </w:p>
        </w:tc>
      </w:tr>
      <w:tr w:rsidRPr="00A33099" w:rsidR="00A411EE" w:rsidTr="0F8CFF0E" w14:paraId="25929761" w14:textId="77777777">
        <w:trPr>
          <w:trHeight w:val="330"/>
        </w:trPr>
        <w:tc>
          <w:tcPr>
            <w:tcW w:w="2107" w:type="dxa"/>
            <w:shd w:val="clear" w:color="auto" w:fill="auto"/>
            <w:vAlign w:val="center"/>
            <w:hideMark/>
          </w:tcPr>
          <w:p w:rsidRPr="00A33099" w:rsidR="00A411EE" w:rsidP="0076056D" w:rsidRDefault="00A411EE" w14:paraId="2C12A1A2"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08</w:t>
            </w:r>
          </w:p>
        </w:tc>
        <w:tc>
          <w:tcPr>
            <w:tcW w:w="2515" w:type="dxa"/>
            <w:vMerge/>
            <w:vAlign w:val="center"/>
            <w:hideMark/>
          </w:tcPr>
          <w:p w:rsidRPr="00A33099" w:rsidR="00A411EE" w:rsidP="0076056D" w:rsidRDefault="00A411EE" w14:paraId="61CF9778"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73F2CBB4"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447DB4EC" w14:textId="77777777">
            <w:pPr>
              <w:spacing w:after="0"/>
              <w:ind w:left="0"/>
              <w:jc w:val="center"/>
              <w:rPr>
                <w:color w:val="000000"/>
                <w:szCs w:val="18"/>
              </w:rPr>
            </w:pPr>
          </w:p>
        </w:tc>
      </w:tr>
      <w:tr w:rsidRPr="00A33099" w:rsidR="00A411EE" w:rsidTr="0F8CFF0E" w14:paraId="0AE14D57" w14:textId="77777777">
        <w:trPr>
          <w:trHeight w:val="330"/>
        </w:trPr>
        <w:tc>
          <w:tcPr>
            <w:tcW w:w="2107" w:type="dxa"/>
            <w:shd w:val="clear" w:color="auto" w:fill="auto"/>
            <w:vAlign w:val="center"/>
            <w:hideMark/>
          </w:tcPr>
          <w:p w:rsidRPr="00A33099" w:rsidR="00A411EE" w:rsidP="0076056D" w:rsidRDefault="00A411EE" w14:paraId="03C62F52"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09</w:t>
            </w:r>
          </w:p>
        </w:tc>
        <w:tc>
          <w:tcPr>
            <w:tcW w:w="2515" w:type="dxa"/>
            <w:vMerge/>
            <w:vAlign w:val="center"/>
            <w:hideMark/>
          </w:tcPr>
          <w:p w:rsidRPr="00A33099" w:rsidR="00A411EE" w:rsidP="0076056D" w:rsidRDefault="00A411EE" w14:paraId="6512106A"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010C921F"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5A4E5A0B" w14:textId="77777777">
            <w:pPr>
              <w:spacing w:after="0"/>
              <w:ind w:left="0"/>
              <w:jc w:val="center"/>
              <w:rPr>
                <w:color w:val="000000"/>
                <w:szCs w:val="18"/>
              </w:rPr>
            </w:pPr>
          </w:p>
        </w:tc>
      </w:tr>
      <w:tr w:rsidRPr="00A33099" w:rsidR="00A411EE" w:rsidTr="0F8CFF0E" w14:paraId="48C61176" w14:textId="77777777">
        <w:trPr>
          <w:trHeight w:val="330"/>
        </w:trPr>
        <w:tc>
          <w:tcPr>
            <w:tcW w:w="2107" w:type="dxa"/>
            <w:shd w:val="clear" w:color="auto" w:fill="auto"/>
            <w:vAlign w:val="center"/>
            <w:hideMark/>
          </w:tcPr>
          <w:p w:rsidRPr="00A33099" w:rsidR="00A411EE" w:rsidP="0076056D" w:rsidRDefault="00A411EE" w14:paraId="0060AC6B"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10</w:t>
            </w:r>
          </w:p>
        </w:tc>
        <w:tc>
          <w:tcPr>
            <w:tcW w:w="2515" w:type="dxa"/>
            <w:vMerge w:val="restart"/>
            <w:shd w:val="clear" w:color="auto" w:fill="auto"/>
            <w:vAlign w:val="center"/>
            <w:hideMark/>
          </w:tcPr>
          <w:p w:rsidRPr="00A33099" w:rsidR="00A411EE" w:rsidP="0076056D" w:rsidRDefault="00A411EE" w14:paraId="17C345FD"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FOH</w:t>
            </w:r>
          </w:p>
        </w:tc>
        <w:tc>
          <w:tcPr>
            <w:tcW w:w="3174" w:type="dxa"/>
            <w:shd w:val="clear" w:color="auto" w:fill="auto"/>
            <w:vAlign w:val="center"/>
            <w:hideMark/>
          </w:tcPr>
          <w:p w:rsidRPr="00A33099" w:rsidR="00A411EE" w:rsidP="0076056D" w:rsidRDefault="00A411EE" w14:paraId="3960A878" w14:textId="77777777">
            <w:pPr>
              <w:spacing w:after="0"/>
              <w:ind w:left="0"/>
              <w:jc w:val="left"/>
              <w:rPr>
                <w:rFonts w:eastAsia="Times New Roman" w:cs="Times New Roman"/>
                <w:b/>
                <w:bCs/>
                <w:color w:val="000000"/>
                <w:szCs w:val="18"/>
                <w:lang w:val="en-GB" w:eastAsia="en-GB"/>
              </w:rPr>
            </w:pPr>
            <w:r>
              <w:rPr>
                <w:b/>
                <w:bCs/>
                <w:color w:val="000000"/>
                <w:szCs w:val="18"/>
              </w:rPr>
              <w:t>Arrival Hubs</w:t>
            </w:r>
          </w:p>
        </w:tc>
        <w:tc>
          <w:tcPr>
            <w:tcW w:w="1560" w:type="dxa"/>
            <w:vAlign w:val="center"/>
          </w:tcPr>
          <w:p w:rsidR="00A411EE" w:rsidP="2B3E5CB9" w:rsidRDefault="2B3E5CB9" w14:paraId="4C2BD638" w14:textId="5E7C7243">
            <w:pPr>
              <w:spacing w:after="0"/>
              <w:ind w:left="0"/>
              <w:jc w:val="center"/>
              <w:rPr>
                <w:b/>
                <w:bCs/>
                <w:color w:val="000000"/>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388393D6" w14:textId="77777777">
        <w:trPr>
          <w:trHeight w:val="330"/>
        </w:trPr>
        <w:tc>
          <w:tcPr>
            <w:tcW w:w="2107" w:type="dxa"/>
            <w:shd w:val="clear" w:color="auto" w:fill="auto"/>
            <w:vAlign w:val="center"/>
            <w:hideMark/>
          </w:tcPr>
          <w:p w:rsidRPr="00A33099" w:rsidR="00A411EE" w:rsidP="0076056D" w:rsidRDefault="00A411EE" w14:paraId="7198C404"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11</w:t>
            </w:r>
          </w:p>
        </w:tc>
        <w:tc>
          <w:tcPr>
            <w:tcW w:w="2515" w:type="dxa"/>
            <w:vMerge/>
            <w:vAlign w:val="center"/>
            <w:hideMark/>
          </w:tcPr>
          <w:p w:rsidRPr="00A33099" w:rsidR="00A411EE" w:rsidP="0076056D" w:rsidRDefault="00A411EE" w14:paraId="0CA4B9BA"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2675DA2E" w14:textId="77777777">
            <w:pPr>
              <w:spacing w:after="0"/>
              <w:ind w:left="0"/>
              <w:jc w:val="left"/>
              <w:rPr>
                <w:rFonts w:eastAsia="Times New Roman" w:cs="Times New Roman"/>
                <w:b/>
                <w:bCs/>
                <w:color w:val="000000"/>
                <w:szCs w:val="18"/>
                <w:lang w:val="en-GB" w:eastAsia="en-GB"/>
              </w:rPr>
            </w:pPr>
            <w:r>
              <w:rPr>
                <w:b/>
                <w:bCs/>
                <w:color w:val="000000"/>
                <w:szCs w:val="18"/>
              </w:rPr>
              <w:t>Reception Buildings</w:t>
            </w:r>
          </w:p>
        </w:tc>
        <w:tc>
          <w:tcPr>
            <w:tcW w:w="1560" w:type="dxa"/>
            <w:vAlign w:val="center"/>
          </w:tcPr>
          <w:p w:rsidR="00A411EE" w:rsidP="0076056D" w:rsidRDefault="00A411EE" w14:paraId="123FE6BD" w14:textId="77777777">
            <w:pPr>
              <w:spacing w:after="0"/>
              <w:ind w:left="0"/>
              <w:jc w:val="center"/>
              <w:rPr>
                <w:b/>
                <w:bCs/>
                <w:color w:val="000000"/>
                <w:szCs w:val="18"/>
              </w:rPr>
            </w:pPr>
          </w:p>
        </w:tc>
      </w:tr>
      <w:tr w:rsidRPr="00A33099" w:rsidR="00A411EE" w:rsidTr="0F8CFF0E" w14:paraId="4126C1DB" w14:textId="77777777">
        <w:trPr>
          <w:trHeight w:val="330"/>
        </w:trPr>
        <w:tc>
          <w:tcPr>
            <w:tcW w:w="2107" w:type="dxa"/>
            <w:shd w:val="clear" w:color="auto" w:fill="auto"/>
            <w:vAlign w:val="center"/>
            <w:hideMark/>
          </w:tcPr>
          <w:p w:rsidRPr="00A33099" w:rsidR="00A411EE" w:rsidP="0076056D" w:rsidRDefault="00A411EE" w14:paraId="2ACB54E8"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12</w:t>
            </w:r>
          </w:p>
        </w:tc>
        <w:tc>
          <w:tcPr>
            <w:tcW w:w="2515" w:type="dxa"/>
            <w:vMerge/>
            <w:vAlign w:val="center"/>
            <w:hideMark/>
          </w:tcPr>
          <w:p w:rsidRPr="00A33099" w:rsidR="00A411EE" w:rsidP="0076056D" w:rsidRDefault="00A411EE" w14:paraId="55850BCA"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C223778" w14:textId="77777777">
            <w:pPr>
              <w:spacing w:after="0"/>
              <w:ind w:left="0"/>
              <w:jc w:val="left"/>
              <w:rPr>
                <w:rFonts w:eastAsia="Times New Roman" w:cs="Times New Roman"/>
                <w:b/>
                <w:bCs/>
                <w:color w:val="000000"/>
                <w:szCs w:val="18"/>
                <w:lang w:val="en-GB" w:eastAsia="en-GB"/>
              </w:rPr>
            </w:pPr>
            <w:r>
              <w:rPr>
                <w:b/>
                <w:bCs/>
                <w:color w:val="000000"/>
                <w:szCs w:val="18"/>
              </w:rPr>
              <w:t>Clubhouse</w:t>
            </w:r>
          </w:p>
        </w:tc>
        <w:tc>
          <w:tcPr>
            <w:tcW w:w="1560" w:type="dxa"/>
            <w:vAlign w:val="center"/>
          </w:tcPr>
          <w:p w:rsidR="00A411EE" w:rsidP="0076056D" w:rsidRDefault="00A411EE" w14:paraId="77B6F6CB" w14:textId="77777777">
            <w:pPr>
              <w:spacing w:after="0"/>
              <w:ind w:left="0"/>
              <w:jc w:val="center"/>
              <w:rPr>
                <w:b/>
                <w:bCs/>
                <w:color w:val="000000"/>
                <w:szCs w:val="18"/>
              </w:rPr>
            </w:pPr>
          </w:p>
        </w:tc>
      </w:tr>
      <w:tr w:rsidRPr="00A33099" w:rsidR="00A411EE" w:rsidTr="0F8CFF0E" w14:paraId="1C39FC72" w14:textId="77777777">
        <w:trPr>
          <w:trHeight w:val="330"/>
        </w:trPr>
        <w:tc>
          <w:tcPr>
            <w:tcW w:w="2107" w:type="dxa"/>
            <w:shd w:val="clear" w:color="auto" w:fill="auto"/>
            <w:vAlign w:val="center"/>
            <w:hideMark/>
          </w:tcPr>
          <w:p w:rsidRPr="00A33099" w:rsidR="00A411EE" w:rsidP="0076056D" w:rsidRDefault="00A411EE" w14:paraId="06E7CEFF"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13</w:t>
            </w:r>
          </w:p>
        </w:tc>
        <w:tc>
          <w:tcPr>
            <w:tcW w:w="2515" w:type="dxa"/>
            <w:vMerge/>
            <w:vAlign w:val="center"/>
            <w:hideMark/>
          </w:tcPr>
          <w:p w:rsidRPr="00A33099" w:rsidR="00A411EE" w:rsidP="0076056D" w:rsidRDefault="00A411EE" w14:paraId="05FCB75A"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4B129956" w14:textId="77777777">
            <w:pPr>
              <w:spacing w:after="0"/>
              <w:ind w:left="0"/>
              <w:jc w:val="left"/>
              <w:rPr>
                <w:rFonts w:eastAsia="Times New Roman" w:cs="Times New Roman"/>
                <w:b/>
                <w:bCs/>
                <w:color w:val="000000"/>
                <w:szCs w:val="18"/>
                <w:lang w:val="en-GB" w:eastAsia="en-GB"/>
              </w:rPr>
            </w:pPr>
            <w:r>
              <w:rPr>
                <w:b/>
                <w:bCs/>
                <w:color w:val="000000"/>
                <w:szCs w:val="18"/>
              </w:rPr>
              <w:t>Meeting, Boardroom and Banquet</w:t>
            </w:r>
          </w:p>
        </w:tc>
        <w:tc>
          <w:tcPr>
            <w:tcW w:w="1560" w:type="dxa"/>
            <w:vAlign w:val="center"/>
          </w:tcPr>
          <w:p w:rsidR="00A411EE" w:rsidP="0076056D" w:rsidRDefault="00A411EE" w14:paraId="23916770" w14:textId="77777777">
            <w:pPr>
              <w:spacing w:after="0"/>
              <w:ind w:left="0"/>
              <w:jc w:val="center"/>
              <w:rPr>
                <w:b/>
                <w:bCs/>
                <w:color w:val="000000"/>
                <w:szCs w:val="18"/>
              </w:rPr>
            </w:pPr>
          </w:p>
        </w:tc>
      </w:tr>
      <w:tr w:rsidRPr="00A33099" w:rsidR="00A411EE" w:rsidTr="0F8CFF0E" w14:paraId="0CFE7236" w14:textId="77777777">
        <w:trPr>
          <w:trHeight w:val="330"/>
        </w:trPr>
        <w:tc>
          <w:tcPr>
            <w:tcW w:w="2107" w:type="dxa"/>
            <w:shd w:val="clear" w:color="auto" w:fill="auto"/>
            <w:vAlign w:val="center"/>
            <w:hideMark/>
          </w:tcPr>
          <w:p w:rsidRPr="00A33099" w:rsidR="00A411EE" w:rsidP="0076056D" w:rsidRDefault="00A411EE" w14:paraId="77966333"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14</w:t>
            </w:r>
          </w:p>
        </w:tc>
        <w:tc>
          <w:tcPr>
            <w:tcW w:w="2515" w:type="dxa"/>
            <w:vMerge/>
            <w:vAlign w:val="center"/>
            <w:hideMark/>
          </w:tcPr>
          <w:p w:rsidRPr="00A33099" w:rsidR="00A411EE" w:rsidP="0076056D" w:rsidRDefault="00A411EE" w14:paraId="5F6887CC"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482E8915" w14:textId="77777777">
            <w:pPr>
              <w:spacing w:after="0"/>
              <w:ind w:left="0"/>
              <w:jc w:val="left"/>
              <w:rPr>
                <w:rFonts w:eastAsia="Times New Roman" w:cs="Times New Roman"/>
                <w:b/>
                <w:bCs/>
                <w:color w:val="000000"/>
                <w:szCs w:val="18"/>
                <w:lang w:val="en-GB" w:eastAsia="en-GB"/>
              </w:rPr>
            </w:pPr>
            <w:r>
              <w:rPr>
                <w:b/>
                <w:bCs/>
                <w:color w:val="000000"/>
                <w:szCs w:val="18"/>
              </w:rPr>
              <w:t>Children Area</w:t>
            </w:r>
          </w:p>
        </w:tc>
        <w:tc>
          <w:tcPr>
            <w:tcW w:w="1560" w:type="dxa"/>
            <w:vAlign w:val="center"/>
          </w:tcPr>
          <w:p w:rsidR="00A411EE" w:rsidP="0076056D" w:rsidRDefault="00A411EE" w14:paraId="3C4DBAA7" w14:textId="77777777">
            <w:pPr>
              <w:spacing w:after="0"/>
              <w:ind w:left="0"/>
              <w:jc w:val="center"/>
              <w:rPr>
                <w:b/>
                <w:bCs/>
                <w:color w:val="000000"/>
                <w:szCs w:val="18"/>
              </w:rPr>
            </w:pPr>
          </w:p>
        </w:tc>
      </w:tr>
      <w:tr w:rsidRPr="00A33099" w:rsidR="00A411EE" w:rsidTr="0F8CFF0E" w14:paraId="75C663BA" w14:textId="77777777">
        <w:trPr>
          <w:trHeight w:val="330"/>
        </w:trPr>
        <w:tc>
          <w:tcPr>
            <w:tcW w:w="2107" w:type="dxa"/>
            <w:shd w:val="clear" w:color="auto" w:fill="auto"/>
            <w:vAlign w:val="center"/>
            <w:hideMark/>
          </w:tcPr>
          <w:p w:rsidRPr="00A33099" w:rsidR="00A411EE" w:rsidP="0076056D" w:rsidRDefault="00A411EE" w14:paraId="1870376B"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15</w:t>
            </w:r>
          </w:p>
        </w:tc>
        <w:tc>
          <w:tcPr>
            <w:tcW w:w="2515" w:type="dxa"/>
            <w:vMerge/>
            <w:vAlign w:val="center"/>
            <w:hideMark/>
          </w:tcPr>
          <w:p w:rsidRPr="00A33099" w:rsidR="00A411EE" w:rsidP="0076056D" w:rsidRDefault="00A411EE" w14:paraId="240AC762"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4C8FC754" w14:textId="5DEF3DCF">
            <w:pPr>
              <w:spacing w:after="0"/>
              <w:ind w:left="0"/>
              <w:jc w:val="left"/>
              <w:rPr>
                <w:rFonts w:eastAsia="Times New Roman" w:cs="Times New Roman"/>
                <w:b/>
                <w:bCs/>
                <w:color w:val="000000"/>
                <w:szCs w:val="18"/>
                <w:lang w:val="en-GB" w:eastAsia="en-GB"/>
              </w:rPr>
            </w:pPr>
            <w:proofErr w:type="spellStart"/>
            <w:r>
              <w:rPr>
                <w:b/>
                <w:bCs/>
                <w:color w:val="000000"/>
                <w:szCs w:val="18"/>
              </w:rPr>
              <w:t>Spa</w:t>
            </w:r>
            <w:r w:rsidR="00193824">
              <w:rPr>
                <w:b/>
                <w:bCs/>
                <w:color w:val="000000"/>
                <w:szCs w:val="18"/>
              </w:rPr>
              <w:t>&amp;Fitness</w:t>
            </w:r>
            <w:proofErr w:type="spellEnd"/>
          </w:p>
        </w:tc>
        <w:tc>
          <w:tcPr>
            <w:tcW w:w="1560" w:type="dxa"/>
            <w:vAlign w:val="center"/>
          </w:tcPr>
          <w:p w:rsidR="00A411EE" w:rsidP="2B3E5CB9" w:rsidRDefault="2B3E5CB9" w14:paraId="42DEBB5B" w14:textId="16123680">
            <w:pPr>
              <w:spacing w:after="0"/>
              <w:ind w:left="0"/>
              <w:jc w:val="center"/>
              <w:rPr>
                <w:b/>
                <w:bCs/>
                <w:color w:val="000000"/>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0960946A" w14:textId="77777777">
        <w:trPr>
          <w:trHeight w:val="330"/>
        </w:trPr>
        <w:tc>
          <w:tcPr>
            <w:tcW w:w="2107" w:type="dxa"/>
            <w:shd w:val="clear" w:color="auto" w:fill="auto"/>
            <w:vAlign w:val="center"/>
            <w:hideMark/>
          </w:tcPr>
          <w:p w:rsidRPr="00A33099" w:rsidR="00A411EE" w:rsidP="0076056D" w:rsidRDefault="00A411EE" w14:paraId="56ECD652"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16</w:t>
            </w:r>
          </w:p>
        </w:tc>
        <w:tc>
          <w:tcPr>
            <w:tcW w:w="2515" w:type="dxa"/>
            <w:vMerge/>
            <w:vAlign w:val="center"/>
            <w:hideMark/>
          </w:tcPr>
          <w:p w:rsidRPr="00A33099" w:rsidR="00A411EE" w:rsidP="0076056D" w:rsidRDefault="00A411EE" w14:paraId="56E6FC74"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766FC0DC" w14:textId="77777777">
            <w:pPr>
              <w:spacing w:after="0"/>
              <w:ind w:left="0"/>
              <w:jc w:val="left"/>
              <w:rPr>
                <w:rFonts w:eastAsia="Times New Roman" w:cs="Times New Roman"/>
                <w:b/>
                <w:bCs/>
                <w:color w:val="000000"/>
                <w:szCs w:val="18"/>
                <w:lang w:val="en-GB" w:eastAsia="en-GB"/>
              </w:rPr>
            </w:pPr>
            <w:r>
              <w:rPr>
                <w:b/>
                <w:bCs/>
                <w:color w:val="000000"/>
                <w:szCs w:val="18"/>
              </w:rPr>
              <w:t>Pool Bar &amp; Grill</w:t>
            </w:r>
          </w:p>
        </w:tc>
        <w:tc>
          <w:tcPr>
            <w:tcW w:w="1560" w:type="dxa"/>
            <w:vAlign w:val="center"/>
          </w:tcPr>
          <w:p w:rsidR="00A411EE" w:rsidP="0076056D" w:rsidRDefault="00A411EE" w14:paraId="3846A624" w14:textId="77777777">
            <w:pPr>
              <w:spacing w:after="0"/>
              <w:ind w:left="0"/>
              <w:jc w:val="center"/>
              <w:rPr>
                <w:b/>
                <w:bCs/>
                <w:color w:val="000000"/>
                <w:szCs w:val="18"/>
              </w:rPr>
            </w:pPr>
          </w:p>
        </w:tc>
      </w:tr>
      <w:tr w:rsidRPr="00A33099" w:rsidR="00A411EE" w:rsidTr="0F8CFF0E" w14:paraId="2DE72135" w14:textId="77777777">
        <w:trPr>
          <w:trHeight w:val="330"/>
        </w:trPr>
        <w:tc>
          <w:tcPr>
            <w:tcW w:w="2107" w:type="dxa"/>
            <w:shd w:val="clear" w:color="auto" w:fill="auto"/>
            <w:vAlign w:val="center"/>
            <w:hideMark/>
          </w:tcPr>
          <w:p w:rsidRPr="00A33099" w:rsidR="00A411EE" w:rsidP="0076056D" w:rsidRDefault="00A411EE" w14:paraId="592A581C"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17</w:t>
            </w:r>
          </w:p>
        </w:tc>
        <w:tc>
          <w:tcPr>
            <w:tcW w:w="2515" w:type="dxa"/>
            <w:vMerge/>
            <w:vAlign w:val="center"/>
            <w:hideMark/>
          </w:tcPr>
          <w:p w:rsidRPr="00A33099" w:rsidR="00A411EE" w:rsidP="0076056D" w:rsidRDefault="00A411EE" w14:paraId="48830D74"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6A7E877" w14:textId="77777777">
            <w:pPr>
              <w:spacing w:after="0"/>
              <w:ind w:left="0"/>
              <w:jc w:val="left"/>
              <w:rPr>
                <w:rFonts w:eastAsia="Times New Roman" w:cs="Times New Roman"/>
                <w:b/>
                <w:bCs/>
                <w:color w:val="000000"/>
                <w:szCs w:val="18"/>
                <w:lang w:val="en-GB" w:eastAsia="en-GB"/>
              </w:rPr>
            </w:pPr>
            <w:r>
              <w:rPr>
                <w:b/>
                <w:bCs/>
                <w:color w:val="000000"/>
                <w:szCs w:val="18"/>
              </w:rPr>
              <w:t>Gym</w:t>
            </w:r>
          </w:p>
        </w:tc>
        <w:tc>
          <w:tcPr>
            <w:tcW w:w="1560" w:type="dxa"/>
            <w:vAlign w:val="center"/>
          </w:tcPr>
          <w:p w:rsidR="00A411EE" w:rsidP="0076056D" w:rsidRDefault="00A411EE" w14:paraId="528E0874" w14:textId="77777777">
            <w:pPr>
              <w:spacing w:after="0"/>
              <w:ind w:left="0"/>
              <w:jc w:val="center"/>
              <w:rPr>
                <w:b/>
                <w:bCs/>
                <w:color w:val="000000"/>
                <w:szCs w:val="18"/>
              </w:rPr>
            </w:pPr>
          </w:p>
        </w:tc>
      </w:tr>
      <w:tr w:rsidRPr="00A33099" w:rsidR="00A411EE" w:rsidTr="0F8CFF0E" w14:paraId="5396ECD6" w14:textId="77777777">
        <w:trPr>
          <w:trHeight w:val="330"/>
        </w:trPr>
        <w:tc>
          <w:tcPr>
            <w:tcW w:w="2107" w:type="dxa"/>
            <w:shd w:val="clear" w:color="auto" w:fill="auto"/>
            <w:vAlign w:val="center"/>
            <w:hideMark/>
          </w:tcPr>
          <w:p w:rsidRPr="00A33099" w:rsidR="00A411EE" w:rsidP="0076056D" w:rsidRDefault="00A411EE" w14:paraId="16F1CAA5"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18</w:t>
            </w:r>
          </w:p>
        </w:tc>
        <w:tc>
          <w:tcPr>
            <w:tcW w:w="2515" w:type="dxa"/>
            <w:vMerge/>
            <w:vAlign w:val="center"/>
            <w:hideMark/>
          </w:tcPr>
          <w:p w:rsidRPr="00A33099" w:rsidR="00A411EE" w:rsidP="0076056D" w:rsidRDefault="00A411EE" w14:paraId="54F7CDFE"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046901" w14:paraId="41A67000" w14:textId="70159093">
            <w:pPr>
              <w:spacing w:after="0"/>
              <w:ind w:left="0"/>
              <w:jc w:val="left"/>
              <w:rPr>
                <w:rFonts w:eastAsia="Times New Roman" w:cs="Times New Roman"/>
                <w:b/>
                <w:bCs/>
                <w:color w:val="000000"/>
                <w:szCs w:val="18"/>
                <w:lang w:val="en-GB" w:eastAsia="en-GB"/>
              </w:rPr>
            </w:pPr>
            <w:r>
              <w:rPr>
                <w:b/>
                <w:bCs/>
                <w:color w:val="000000"/>
                <w:szCs w:val="18"/>
              </w:rPr>
              <w:t>Educational</w:t>
            </w:r>
          </w:p>
        </w:tc>
        <w:tc>
          <w:tcPr>
            <w:tcW w:w="1560" w:type="dxa"/>
            <w:vAlign w:val="center"/>
          </w:tcPr>
          <w:p w:rsidR="00A411EE" w:rsidP="0076056D" w:rsidRDefault="00A411EE" w14:paraId="29238AF7" w14:textId="77777777">
            <w:pPr>
              <w:spacing w:after="0"/>
              <w:ind w:left="0"/>
              <w:jc w:val="center"/>
              <w:rPr>
                <w:b/>
                <w:bCs/>
                <w:color w:val="000000"/>
                <w:szCs w:val="18"/>
              </w:rPr>
            </w:pPr>
          </w:p>
        </w:tc>
      </w:tr>
      <w:tr w:rsidRPr="00A33099" w:rsidR="00A411EE" w:rsidTr="0F8CFF0E" w14:paraId="3734708F" w14:textId="77777777">
        <w:trPr>
          <w:trHeight w:val="330"/>
        </w:trPr>
        <w:tc>
          <w:tcPr>
            <w:tcW w:w="2107" w:type="dxa"/>
            <w:shd w:val="clear" w:color="auto" w:fill="auto"/>
            <w:vAlign w:val="center"/>
            <w:hideMark/>
          </w:tcPr>
          <w:p w:rsidRPr="00A33099" w:rsidR="00A411EE" w:rsidP="0076056D" w:rsidRDefault="00A411EE" w14:paraId="6008B60A"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19</w:t>
            </w:r>
          </w:p>
        </w:tc>
        <w:tc>
          <w:tcPr>
            <w:tcW w:w="2515" w:type="dxa"/>
            <w:vMerge/>
            <w:vAlign w:val="center"/>
            <w:hideMark/>
          </w:tcPr>
          <w:p w:rsidRPr="00A33099" w:rsidR="00A411EE" w:rsidP="0076056D" w:rsidRDefault="00A411EE" w14:paraId="493C97D7"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3499F6C3" w14:textId="77777777">
            <w:pPr>
              <w:spacing w:after="0"/>
              <w:ind w:left="0"/>
              <w:jc w:val="left"/>
              <w:rPr>
                <w:rFonts w:eastAsia="Times New Roman" w:cs="Times New Roman"/>
                <w:b/>
                <w:bCs/>
                <w:color w:val="000000"/>
                <w:szCs w:val="18"/>
                <w:lang w:val="en-GB" w:eastAsia="en-GB"/>
              </w:rPr>
            </w:pPr>
            <w:r>
              <w:rPr>
                <w:b/>
                <w:bCs/>
                <w:color w:val="000000"/>
                <w:szCs w:val="18"/>
              </w:rPr>
              <w:t xml:space="preserve">Prayer Rooms </w:t>
            </w:r>
          </w:p>
        </w:tc>
        <w:tc>
          <w:tcPr>
            <w:tcW w:w="1560" w:type="dxa"/>
            <w:vAlign w:val="center"/>
          </w:tcPr>
          <w:p w:rsidR="00A411EE" w:rsidP="0076056D" w:rsidRDefault="00A411EE" w14:paraId="119C60A6" w14:textId="77777777">
            <w:pPr>
              <w:spacing w:after="0"/>
              <w:ind w:left="0"/>
              <w:jc w:val="center"/>
              <w:rPr>
                <w:b/>
                <w:bCs/>
                <w:color w:val="000000"/>
                <w:szCs w:val="18"/>
              </w:rPr>
            </w:pPr>
          </w:p>
        </w:tc>
      </w:tr>
      <w:tr w:rsidRPr="00A33099" w:rsidR="00A411EE" w:rsidTr="0F8CFF0E" w14:paraId="2B419BF8" w14:textId="77777777">
        <w:trPr>
          <w:trHeight w:val="330"/>
        </w:trPr>
        <w:tc>
          <w:tcPr>
            <w:tcW w:w="2107" w:type="dxa"/>
            <w:shd w:val="clear" w:color="auto" w:fill="auto"/>
            <w:vAlign w:val="center"/>
            <w:hideMark/>
          </w:tcPr>
          <w:p w:rsidRPr="00A33099" w:rsidR="00A411EE" w:rsidP="0076056D" w:rsidRDefault="00A411EE" w14:paraId="71CEF6E3"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20</w:t>
            </w:r>
          </w:p>
        </w:tc>
        <w:tc>
          <w:tcPr>
            <w:tcW w:w="2515" w:type="dxa"/>
            <w:vMerge/>
            <w:vAlign w:val="center"/>
            <w:hideMark/>
          </w:tcPr>
          <w:p w:rsidRPr="00A33099" w:rsidR="00A411EE" w:rsidP="0076056D" w:rsidRDefault="00A411EE" w14:paraId="2BE2539C"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24AE45F0" w14:textId="77777777">
            <w:pPr>
              <w:spacing w:after="0"/>
              <w:ind w:left="0"/>
              <w:jc w:val="left"/>
              <w:rPr>
                <w:rFonts w:eastAsia="Times New Roman" w:cs="Times New Roman"/>
                <w:b/>
                <w:bCs/>
                <w:color w:val="000000"/>
                <w:szCs w:val="18"/>
                <w:lang w:val="en-GB" w:eastAsia="en-GB"/>
              </w:rPr>
            </w:pPr>
            <w:r>
              <w:rPr>
                <w:b/>
                <w:bCs/>
                <w:color w:val="000000"/>
                <w:szCs w:val="18"/>
              </w:rPr>
              <w:t xml:space="preserve">Recreation </w:t>
            </w:r>
          </w:p>
        </w:tc>
        <w:tc>
          <w:tcPr>
            <w:tcW w:w="1560" w:type="dxa"/>
            <w:vAlign w:val="center"/>
          </w:tcPr>
          <w:p w:rsidR="00A411EE" w:rsidP="2B3E5CB9" w:rsidRDefault="2B3E5CB9" w14:paraId="4CBDDFDA" w14:textId="6735D098">
            <w:pPr>
              <w:spacing w:after="0"/>
              <w:ind w:left="0"/>
              <w:jc w:val="center"/>
              <w:rPr>
                <w:b/>
                <w:bCs/>
                <w:color w:val="000000"/>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0252C632" w14:textId="77777777">
        <w:trPr>
          <w:trHeight w:val="330"/>
        </w:trPr>
        <w:tc>
          <w:tcPr>
            <w:tcW w:w="2107" w:type="dxa"/>
            <w:shd w:val="clear" w:color="auto" w:fill="auto"/>
            <w:vAlign w:val="center"/>
            <w:hideMark/>
          </w:tcPr>
          <w:p w:rsidRPr="00A33099" w:rsidR="00A411EE" w:rsidP="0076056D" w:rsidRDefault="00A411EE" w14:paraId="0F09308B"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21</w:t>
            </w:r>
          </w:p>
        </w:tc>
        <w:tc>
          <w:tcPr>
            <w:tcW w:w="2515" w:type="dxa"/>
            <w:vMerge/>
            <w:vAlign w:val="center"/>
            <w:hideMark/>
          </w:tcPr>
          <w:p w:rsidRPr="00A33099" w:rsidR="00A411EE" w:rsidP="0076056D" w:rsidRDefault="00A411EE" w14:paraId="6E9807DB"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597241B6" w14:textId="77777777">
            <w:pPr>
              <w:spacing w:after="0"/>
              <w:ind w:left="0"/>
              <w:jc w:val="left"/>
              <w:rPr>
                <w:rFonts w:eastAsia="Times New Roman" w:cs="Times New Roman"/>
                <w:b/>
                <w:bCs/>
                <w:color w:val="000000"/>
                <w:szCs w:val="18"/>
                <w:lang w:val="en-GB" w:eastAsia="en-GB"/>
              </w:rPr>
            </w:pPr>
            <w:r>
              <w:rPr>
                <w:b/>
                <w:bCs/>
                <w:color w:val="000000"/>
                <w:szCs w:val="18"/>
              </w:rPr>
              <w:t>Beach Bar</w:t>
            </w:r>
          </w:p>
        </w:tc>
        <w:tc>
          <w:tcPr>
            <w:tcW w:w="1560" w:type="dxa"/>
            <w:vAlign w:val="center"/>
          </w:tcPr>
          <w:p w:rsidR="00A411EE" w:rsidP="2B3E5CB9" w:rsidRDefault="2B3E5CB9" w14:paraId="0F4FC55A" w14:textId="3A2ECDBA">
            <w:pPr>
              <w:spacing w:after="0"/>
              <w:ind w:left="0"/>
              <w:jc w:val="center"/>
              <w:rPr>
                <w:b/>
                <w:bCs/>
                <w:color w:val="000000"/>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72F199E7" w14:textId="77777777">
        <w:trPr>
          <w:trHeight w:val="330"/>
        </w:trPr>
        <w:tc>
          <w:tcPr>
            <w:tcW w:w="2107" w:type="dxa"/>
            <w:shd w:val="clear" w:color="auto" w:fill="auto"/>
            <w:vAlign w:val="center"/>
            <w:hideMark/>
          </w:tcPr>
          <w:p w:rsidRPr="00A33099" w:rsidR="00A411EE" w:rsidP="0076056D" w:rsidRDefault="00A411EE" w14:paraId="3C8A1DFE"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22</w:t>
            </w:r>
          </w:p>
        </w:tc>
        <w:tc>
          <w:tcPr>
            <w:tcW w:w="2515" w:type="dxa"/>
            <w:vMerge/>
            <w:vAlign w:val="center"/>
            <w:hideMark/>
          </w:tcPr>
          <w:p w:rsidRPr="00A33099" w:rsidR="00A411EE" w:rsidP="0076056D" w:rsidRDefault="00A411EE" w14:paraId="19AD6B1A"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2CF2760D" w14:textId="77777777">
            <w:pPr>
              <w:spacing w:after="0"/>
              <w:ind w:left="0"/>
              <w:jc w:val="left"/>
              <w:rPr>
                <w:rFonts w:eastAsia="Times New Roman" w:cs="Times New Roman"/>
                <w:b/>
                <w:bCs/>
                <w:color w:val="000000"/>
                <w:szCs w:val="18"/>
                <w:lang w:val="en-GB" w:eastAsia="en-GB"/>
              </w:rPr>
            </w:pPr>
            <w:r>
              <w:rPr>
                <w:b/>
                <w:bCs/>
                <w:color w:val="000000"/>
                <w:szCs w:val="18"/>
              </w:rPr>
              <w:t xml:space="preserve">Specialty Restaurant </w:t>
            </w:r>
          </w:p>
        </w:tc>
        <w:tc>
          <w:tcPr>
            <w:tcW w:w="1560" w:type="dxa"/>
            <w:vAlign w:val="center"/>
          </w:tcPr>
          <w:p w:rsidR="00A411EE" w:rsidP="2B3E5CB9" w:rsidRDefault="2B3E5CB9" w14:paraId="6CA78DA3" w14:textId="06020E01">
            <w:pPr>
              <w:spacing w:after="0"/>
              <w:ind w:left="0"/>
              <w:jc w:val="center"/>
              <w:rPr>
                <w:b/>
                <w:bCs/>
                <w:color w:val="000000"/>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4D9A44E4" w14:textId="77777777">
        <w:trPr>
          <w:trHeight w:val="330"/>
        </w:trPr>
        <w:tc>
          <w:tcPr>
            <w:tcW w:w="2107" w:type="dxa"/>
            <w:shd w:val="clear" w:color="auto" w:fill="auto"/>
            <w:vAlign w:val="center"/>
            <w:hideMark/>
          </w:tcPr>
          <w:p w:rsidRPr="00A33099" w:rsidR="00A411EE" w:rsidP="0076056D" w:rsidRDefault="00A411EE" w14:paraId="39AA1E24"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23</w:t>
            </w:r>
          </w:p>
        </w:tc>
        <w:tc>
          <w:tcPr>
            <w:tcW w:w="2515" w:type="dxa"/>
            <w:vMerge/>
            <w:vAlign w:val="center"/>
            <w:hideMark/>
          </w:tcPr>
          <w:p w:rsidRPr="00A33099" w:rsidR="00A411EE" w:rsidP="0076056D" w:rsidRDefault="00A411EE" w14:paraId="4E532238"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654A1B2" w14:textId="77777777">
            <w:pPr>
              <w:spacing w:after="0"/>
              <w:ind w:left="0"/>
              <w:jc w:val="left"/>
              <w:rPr>
                <w:rFonts w:eastAsia="Times New Roman" w:cs="Times New Roman"/>
                <w:b/>
                <w:bCs/>
                <w:color w:val="000000"/>
                <w:szCs w:val="18"/>
                <w:lang w:val="en-GB" w:eastAsia="en-GB"/>
              </w:rPr>
            </w:pPr>
            <w:r>
              <w:rPr>
                <w:b/>
                <w:bCs/>
                <w:color w:val="000000"/>
                <w:szCs w:val="18"/>
              </w:rPr>
              <w:t>All Day Dinning</w:t>
            </w:r>
          </w:p>
        </w:tc>
        <w:tc>
          <w:tcPr>
            <w:tcW w:w="1560" w:type="dxa"/>
            <w:vAlign w:val="center"/>
          </w:tcPr>
          <w:p w:rsidR="00A411EE" w:rsidP="0076056D" w:rsidRDefault="00A411EE" w14:paraId="57CC2452" w14:textId="77777777">
            <w:pPr>
              <w:spacing w:after="0"/>
              <w:ind w:left="0"/>
              <w:jc w:val="center"/>
              <w:rPr>
                <w:b/>
                <w:bCs/>
                <w:color w:val="000000"/>
                <w:szCs w:val="18"/>
              </w:rPr>
            </w:pPr>
          </w:p>
        </w:tc>
      </w:tr>
      <w:tr w:rsidRPr="00A33099" w:rsidR="00A411EE" w:rsidTr="0F8CFF0E" w14:paraId="351DF380" w14:textId="77777777">
        <w:trPr>
          <w:trHeight w:val="330"/>
        </w:trPr>
        <w:tc>
          <w:tcPr>
            <w:tcW w:w="2107" w:type="dxa"/>
            <w:shd w:val="clear" w:color="auto" w:fill="auto"/>
            <w:vAlign w:val="center"/>
            <w:hideMark/>
          </w:tcPr>
          <w:p w:rsidRPr="00A33099" w:rsidR="00A411EE" w:rsidP="0076056D" w:rsidRDefault="00A411EE" w14:paraId="3251B645"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24</w:t>
            </w:r>
          </w:p>
        </w:tc>
        <w:tc>
          <w:tcPr>
            <w:tcW w:w="2515" w:type="dxa"/>
            <w:vMerge/>
            <w:vAlign w:val="center"/>
            <w:hideMark/>
          </w:tcPr>
          <w:p w:rsidRPr="00A33099" w:rsidR="00A411EE" w:rsidP="0076056D" w:rsidRDefault="00A411EE" w14:paraId="03CA4DEF"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031C8DA3" w14:textId="77777777">
            <w:pPr>
              <w:spacing w:after="0"/>
              <w:ind w:left="0"/>
              <w:jc w:val="left"/>
              <w:rPr>
                <w:rFonts w:eastAsia="Times New Roman" w:cs="Times New Roman"/>
                <w:b/>
                <w:bCs/>
                <w:color w:val="000000"/>
                <w:szCs w:val="18"/>
                <w:lang w:val="en-GB" w:eastAsia="en-GB"/>
              </w:rPr>
            </w:pPr>
            <w:r>
              <w:rPr>
                <w:b/>
                <w:bCs/>
                <w:color w:val="000000"/>
                <w:szCs w:val="18"/>
              </w:rPr>
              <w:t>Fitness</w:t>
            </w:r>
          </w:p>
        </w:tc>
        <w:tc>
          <w:tcPr>
            <w:tcW w:w="1560" w:type="dxa"/>
            <w:vAlign w:val="center"/>
          </w:tcPr>
          <w:p w:rsidR="00A411EE" w:rsidP="0076056D" w:rsidRDefault="00A411EE" w14:paraId="79726873" w14:textId="77777777">
            <w:pPr>
              <w:spacing w:after="0"/>
              <w:ind w:left="0"/>
              <w:jc w:val="center"/>
              <w:rPr>
                <w:b/>
                <w:bCs/>
                <w:color w:val="000000"/>
                <w:szCs w:val="18"/>
              </w:rPr>
            </w:pPr>
          </w:p>
        </w:tc>
      </w:tr>
      <w:tr w:rsidRPr="00A33099" w:rsidR="00A411EE" w:rsidTr="0F8CFF0E" w14:paraId="3FACBF3E" w14:textId="77777777">
        <w:trPr>
          <w:trHeight w:val="330"/>
        </w:trPr>
        <w:tc>
          <w:tcPr>
            <w:tcW w:w="2107" w:type="dxa"/>
            <w:shd w:val="clear" w:color="auto" w:fill="auto"/>
            <w:vAlign w:val="center"/>
            <w:hideMark/>
          </w:tcPr>
          <w:p w:rsidRPr="00A33099" w:rsidR="00A411EE" w:rsidP="0076056D" w:rsidRDefault="00A411EE" w14:paraId="5913394F"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25</w:t>
            </w:r>
          </w:p>
        </w:tc>
        <w:tc>
          <w:tcPr>
            <w:tcW w:w="2515" w:type="dxa"/>
            <w:vMerge/>
            <w:vAlign w:val="center"/>
            <w:hideMark/>
          </w:tcPr>
          <w:p w:rsidRPr="00A33099" w:rsidR="00A411EE" w:rsidP="0076056D" w:rsidRDefault="00A411EE" w14:paraId="518A744C"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D43C35" w:rsidR="00A411EE" w:rsidP="0076056D" w:rsidRDefault="00A411EE" w14:paraId="479C7754" w14:textId="77777777">
            <w:pPr>
              <w:spacing w:after="0"/>
              <w:ind w:left="0"/>
              <w:jc w:val="left"/>
              <w:rPr>
                <w:rFonts w:eastAsia="Times New Roman" w:cs="Times New Roman"/>
                <w:b/>
                <w:bCs/>
                <w:color w:val="000000"/>
                <w:szCs w:val="18"/>
                <w:lang w:val="en-GB" w:eastAsia="en-GB"/>
              </w:rPr>
            </w:pPr>
            <w:r>
              <w:rPr>
                <w:b/>
                <w:bCs/>
                <w:color w:val="000000"/>
                <w:szCs w:val="18"/>
              </w:rPr>
              <w:t>Specialty Bar</w:t>
            </w:r>
          </w:p>
        </w:tc>
        <w:tc>
          <w:tcPr>
            <w:tcW w:w="1560" w:type="dxa"/>
            <w:vAlign w:val="center"/>
          </w:tcPr>
          <w:p w:rsidR="00A411EE" w:rsidP="0076056D" w:rsidRDefault="00A411EE" w14:paraId="589AA4AF" w14:textId="77777777">
            <w:pPr>
              <w:spacing w:after="0"/>
              <w:ind w:left="0"/>
              <w:jc w:val="center"/>
              <w:rPr>
                <w:b/>
                <w:bCs/>
                <w:color w:val="000000"/>
                <w:szCs w:val="18"/>
              </w:rPr>
            </w:pPr>
          </w:p>
        </w:tc>
      </w:tr>
      <w:tr w:rsidRPr="00A33099" w:rsidR="00A411EE" w:rsidTr="0F8CFF0E" w14:paraId="3E37E663" w14:textId="77777777">
        <w:trPr>
          <w:trHeight w:val="330"/>
        </w:trPr>
        <w:tc>
          <w:tcPr>
            <w:tcW w:w="2107" w:type="dxa"/>
            <w:shd w:val="clear" w:color="auto" w:fill="auto"/>
            <w:vAlign w:val="center"/>
            <w:hideMark/>
          </w:tcPr>
          <w:p w:rsidRPr="00A33099" w:rsidR="00A411EE" w:rsidP="0076056D" w:rsidRDefault="00A411EE" w14:paraId="6131760D"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26</w:t>
            </w:r>
          </w:p>
        </w:tc>
        <w:tc>
          <w:tcPr>
            <w:tcW w:w="2515" w:type="dxa"/>
            <w:vMerge/>
            <w:vAlign w:val="center"/>
            <w:hideMark/>
          </w:tcPr>
          <w:p w:rsidRPr="00A33099" w:rsidR="00A411EE" w:rsidP="0076056D" w:rsidRDefault="00A411EE" w14:paraId="418ACA55"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D43C35" w:rsidR="00A411EE" w:rsidP="0076056D" w:rsidRDefault="00A411EE" w14:paraId="0480F127" w14:textId="77777777">
            <w:pPr>
              <w:spacing w:after="0"/>
              <w:ind w:left="0"/>
              <w:jc w:val="left"/>
              <w:rPr>
                <w:rFonts w:eastAsia="Times New Roman" w:cs="Times New Roman"/>
                <w:b/>
                <w:bCs/>
                <w:color w:val="000000"/>
                <w:szCs w:val="18"/>
                <w:lang w:val="en-GB" w:eastAsia="en-GB"/>
              </w:rPr>
            </w:pPr>
            <w:r>
              <w:rPr>
                <w:b/>
                <w:bCs/>
                <w:color w:val="000000"/>
                <w:szCs w:val="18"/>
              </w:rPr>
              <w:t>Gourmet Bistro</w:t>
            </w:r>
          </w:p>
        </w:tc>
        <w:tc>
          <w:tcPr>
            <w:tcW w:w="1560" w:type="dxa"/>
            <w:vAlign w:val="center"/>
          </w:tcPr>
          <w:p w:rsidR="00A411EE" w:rsidP="0076056D" w:rsidRDefault="00A411EE" w14:paraId="61B02993" w14:textId="77777777">
            <w:pPr>
              <w:spacing w:after="0"/>
              <w:ind w:left="0"/>
              <w:jc w:val="center"/>
              <w:rPr>
                <w:b/>
                <w:bCs/>
                <w:color w:val="000000"/>
                <w:szCs w:val="18"/>
              </w:rPr>
            </w:pPr>
          </w:p>
        </w:tc>
      </w:tr>
      <w:tr w:rsidRPr="00A33099" w:rsidR="00A411EE" w:rsidTr="0F8CFF0E" w14:paraId="3DCDEF8E" w14:textId="77777777">
        <w:trPr>
          <w:trHeight w:val="330"/>
        </w:trPr>
        <w:tc>
          <w:tcPr>
            <w:tcW w:w="2107" w:type="dxa"/>
            <w:shd w:val="clear" w:color="auto" w:fill="auto"/>
            <w:vAlign w:val="center"/>
            <w:hideMark/>
          </w:tcPr>
          <w:p w:rsidRPr="00A33099" w:rsidR="00A411EE" w:rsidP="0076056D" w:rsidRDefault="00A411EE" w14:paraId="018E32B8"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27</w:t>
            </w:r>
          </w:p>
        </w:tc>
        <w:tc>
          <w:tcPr>
            <w:tcW w:w="2515" w:type="dxa"/>
            <w:vMerge/>
            <w:vAlign w:val="center"/>
            <w:hideMark/>
          </w:tcPr>
          <w:p w:rsidRPr="00A33099" w:rsidR="00A411EE" w:rsidP="0076056D" w:rsidRDefault="00A411EE" w14:paraId="473C6CA6"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2576DB" w:rsidR="00A411EE" w:rsidP="0076056D" w:rsidRDefault="00A411EE" w14:paraId="7420F1CC" w14:textId="77777777">
            <w:pPr>
              <w:spacing w:after="0"/>
              <w:ind w:left="0"/>
              <w:jc w:val="left"/>
              <w:rPr>
                <w:b/>
                <w:bCs/>
                <w:color w:val="000000"/>
                <w:szCs w:val="18"/>
              </w:rPr>
            </w:pPr>
            <w:r w:rsidRPr="002576DB">
              <w:rPr>
                <w:b/>
                <w:bCs/>
                <w:color w:val="000000"/>
                <w:szCs w:val="18"/>
              </w:rPr>
              <w:t>Sport Area</w:t>
            </w:r>
          </w:p>
        </w:tc>
        <w:tc>
          <w:tcPr>
            <w:tcW w:w="1560" w:type="dxa"/>
            <w:vAlign w:val="center"/>
          </w:tcPr>
          <w:p w:rsidR="00A411EE" w:rsidP="2B3E5CB9" w:rsidRDefault="00A411EE" w14:paraId="2EE90E14" w14:textId="30784F45">
            <w:pPr>
              <w:spacing w:after="0"/>
              <w:ind w:left="0"/>
              <w:jc w:val="center"/>
              <w:rPr>
                <w:b/>
                <w:bCs/>
                <w:color w:val="000000"/>
              </w:rPr>
            </w:pPr>
          </w:p>
        </w:tc>
      </w:tr>
      <w:tr w:rsidRPr="00A33099" w:rsidR="00A411EE" w:rsidTr="0F8CFF0E" w14:paraId="6259B670" w14:textId="77777777">
        <w:trPr>
          <w:trHeight w:val="330"/>
        </w:trPr>
        <w:tc>
          <w:tcPr>
            <w:tcW w:w="2107" w:type="dxa"/>
            <w:shd w:val="clear" w:color="auto" w:fill="auto"/>
            <w:vAlign w:val="center"/>
            <w:hideMark/>
          </w:tcPr>
          <w:p w:rsidRPr="00A33099" w:rsidR="00A411EE" w:rsidP="0076056D" w:rsidRDefault="00A411EE" w14:paraId="206BEFB5"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28</w:t>
            </w:r>
          </w:p>
        </w:tc>
        <w:tc>
          <w:tcPr>
            <w:tcW w:w="2515" w:type="dxa"/>
            <w:vMerge/>
            <w:vAlign w:val="center"/>
            <w:hideMark/>
          </w:tcPr>
          <w:p w:rsidRPr="00A33099" w:rsidR="00A411EE" w:rsidP="0076056D" w:rsidRDefault="00A411EE" w14:paraId="67D7B36A"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590AE058" w14:textId="77777777">
            <w:pPr>
              <w:spacing w:after="0"/>
              <w:ind w:left="0"/>
              <w:jc w:val="left"/>
              <w:rPr>
                <w:rFonts w:eastAsia="Times New Roman" w:cs="Times New Roman"/>
                <w:color w:val="000000"/>
                <w:szCs w:val="18"/>
                <w:lang w:val="en-GB" w:eastAsia="en-GB"/>
              </w:rPr>
            </w:pPr>
            <w:r>
              <w:rPr>
                <w:b/>
                <w:bCs/>
                <w:color w:val="000000"/>
                <w:szCs w:val="18"/>
              </w:rPr>
              <w:t>Amenities Restaurants &amp; Bars</w:t>
            </w:r>
          </w:p>
        </w:tc>
        <w:tc>
          <w:tcPr>
            <w:tcW w:w="1560" w:type="dxa"/>
            <w:vAlign w:val="center"/>
          </w:tcPr>
          <w:p w:rsidR="00A411EE" w:rsidP="0076056D" w:rsidRDefault="00A411EE" w14:paraId="114D6CF5" w14:textId="77777777">
            <w:pPr>
              <w:spacing w:after="0"/>
              <w:ind w:left="0"/>
              <w:jc w:val="center"/>
              <w:rPr>
                <w:b/>
                <w:bCs/>
                <w:color w:val="000000"/>
                <w:szCs w:val="18"/>
              </w:rPr>
            </w:pPr>
          </w:p>
        </w:tc>
      </w:tr>
      <w:tr w:rsidRPr="00A33099" w:rsidR="00A411EE" w:rsidTr="0F8CFF0E" w14:paraId="604D13F2" w14:textId="77777777">
        <w:trPr>
          <w:trHeight w:val="330"/>
        </w:trPr>
        <w:tc>
          <w:tcPr>
            <w:tcW w:w="2107" w:type="dxa"/>
            <w:shd w:val="clear" w:color="auto" w:fill="auto"/>
            <w:vAlign w:val="center"/>
            <w:hideMark/>
          </w:tcPr>
          <w:p w:rsidRPr="00A33099" w:rsidR="00A411EE" w:rsidP="0076056D" w:rsidRDefault="00A411EE" w14:paraId="26B8D2D0"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29</w:t>
            </w:r>
          </w:p>
        </w:tc>
        <w:tc>
          <w:tcPr>
            <w:tcW w:w="2515" w:type="dxa"/>
            <w:vMerge/>
            <w:vAlign w:val="center"/>
            <w:hideMark/>
          </w:tcPr>
          <w:p w:rsidRPr="00A33099" w:rsidR="00A411EE" w:rsidP="0076056D" w:rsidRDefault="00A411EE" w14:paraId="1B7C2D29"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05DD4F32" w14:textId="77777777">
            <w:pPr>
              <w:spacing w:after="0"/>
              <w:ind w:left="0"/>
              <w:jc w:val="left"/>
              <w:rPr>
                <w:rFonts w:eastAsia="Times New Roman" w:cs="Times New Roman"/>
                <w:color w:val="000000"/>
                <w:szCs w:val="18"/>
                <w:lang w:val="en-GB" w:eastAsia="en-GB"/>
              </w:rPr>
            </w:pPr>
            <w:r>
              <w:rPr>
                <w:b/>
                <w:bCs/>
                <w:color w:val="000000"/>
                <w:szCs w:val="18"/>
              </w:rPr>
              <w:t>Food &amp; Beverage</w:t>
            </w:r>
          </w:p>
        </w:tc>
        <w:tc>
          <w:tcPr>
            <w:tcW w:w="1560" w:type="dxa"/>
            <w:vAlign w:val="center"/>
          </w:tcPr>
          <w:p w:rsidR="00A411EE" w:rsidP="0076056D" w:rsidRDefault="00A411EE" w14:paraId="1633E7B7" w14:textId="77777777">
            <w:pPr>
              <w:spacing w:after="0"/>
              <w:ind w:left="0"/>
              <w:jc w:val="center"/>
              <w:rPr>
                <w:b/>
                <w:bCs/>
                <w:color w:val="000000"/>
                <w:szCs w:val="18"/>
              </w:rPr>
            </w:pPr>
          </w:p>
        </w:tc>
      </w:tr>
      <w:tr w:rsidRPr="00A33099" w:rsidR="00A411EE" w:rsidTr="0F8CFF0E" w14:paraId="303062AC" w14:textId="77777777">
        <w:trPr>
          <w:trHeight w:val="330"/>
        </w:trPr>
        <w:tc>
          <w:tcPr>
            <w:tcW w:w="2107" w:type="dxa"/>
            <w:shd w:val="clear" w:color="auto" w:fill="auto"/>
            <w:vAlign w:val="center"/>
            <w:hideMark/>
          </w:tcPr>
          <w:p w:rsidRPr="00A33099" w:rsidR="00A411EE" w:rsidP="0076056D" w:rsidRDefault="00A411EE" w14:paraId="08031B29"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30</w:t>
            </w:r>
          </w:p>
        </w:tc>
        <w:tc>
          <w:tcPr>
            <w:tcW w:w="2515" w:type="dxa"/>
            <w:vMerge w:val="restart"/>
            <w:shd w:val="clear" w:color="auto" w:fill="auto"/>
            <w:vAlign w:val="center"/>
            <w:hideMark/>
          </w:tcPr>
          <w:p w:rsidRPr="00A33099" w:rsidR="00A411EE" w:rsidP="0076056D" w:rsidRDefault="00A411EE" w14:paraId="7A35AB1D"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Villas</w:t>
            </w:r>
          </w:p>
        </w:tc>
        <w:tc>
          <w:tcPr>
            <w:tcW w:w="3174" w:type="dxa"/>
            <w:shd w:val="clear" w:color="auto" w:fill="auto"/>
            <w:vAlign w:val="center"/>
            <w:hideMark/>
          </w:tcPr>
          <w:p w:rsidRPr="00A33099" w:rsidR="00A411EE" w:rsidP="0076056D" w:rsidRDefault="00A411EE" w14:paraId="77F272B7" w14:textId="77777777">
            <w:pPr>
              <w:spacing w:after="0"/>
              <w:ind w:left="0"/>
              <w:jc w:val="left"/>
              <w:rPr>
                <w:rFonts w:eastAsia="Times New Roman" w:cs="Times New Roman"/>
                <w:b/>
                <w:bCs/>
                <w:color w:val="000000"/>
                <w:szCs w:val="18"/>
                <w:lang w:val="en-GB" w:eastAsia="en-GB"/>
              </w:rPr>
            </w:pPr>
            <w:r>
              <w:rPr>
                <w:b/>
                <w:bCs/>
                <w:color w:val="000000"/>
                <w:szCs w:val="18"/>
              </w:rPr>
              <w:t>Villa (T1) - 1 bedroom</w:t>
            </w:r>
          </w:p>
        </w:tc>
        <w:tc>
          <w:tcPr>
            <w:tcW w:w="1560" w:type="dxa"/>
            <w:vAlign w:val="center"/>
          </w:tcPr>
          <w:p w:rsidR="00A411EE" w:rsidP="0076056D" w:rsidRDefault="00A411EE" w14:paraId="2B27C800" w14:textId="77777777">
            <w:pPr>
              <w:spacing w:after="0"/>
              <w:ind w:left="0"/>
              <w:jc w:val="center"/>
              <w:rPr>
                <w:b/>
                <w:bCs/>
                <w:color w:val="000000"/>
                <w:szCs w:val="18"/>
              </w:rPr>
            </w:pPr>
          </w:p>
        </w:tc>
      </w:tr>
      <w:tr w:rsidRPr="00A33099" w:rsidR="00A411EE" w:rsidTr="0F8CFF0E" w14:paraId="4A9353F8" w14:textId="77777777">
        <w:trPr>
          <w:trHeight w:val="330"/>
        </w:trPr>
        <w:tc>
          <w:tcPr>
            <w:tcW w:w="2107" w:type="dxa"/>
            <w:shd w:val="clear" w:color="auto" w:fill="auto"/>
            <w:vAlign w:val="center"/>
            <w:hideMark/>
          </w:tcPr>
          <w:p w:rsidRPr="00A33099" w:rsidR="00A411EE" w:rsidP="0076056D" w:rsidRDefault="00A411EE" w14:paraId="4B461C94"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31</w:t>
            </w:r>
          </w:p>
        </w:tc>
        <w:tc>
          <w:tcPr>
            <w:tcW w:w="2515" w:type="dxa"/>
            <w:vMerge/>
            <w:vAlign w:val="center"/>
            <w:hideMark/>
          </w:tcPr>
          <w:p w:rsidRPr="00A33099" w:rsidR="00A411EE" w:rsidP="0076056D" w:rsidRDefault="00A411EE" w14:paraId="5BC3272A"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8C26872" w14:textId="77777777">
            <w:pPr>
              <w:spacing w:after="0"/>
              <w:ind w:left="0"/>
              <w:jc w:val="left"/>
              <w:rPr>
                <w:rFonts w:eastAsia="Times New Roman" w:cs="Times New Roman"/>
                <w:b/>
                <w:bCs/>
                <w:color w:val="000000"/>
                <w:szCs w:val="18"/>
                <w:lang w:val="en-GB" w:eastAsia="en-GB"/>
              </w:rPr>
            </w:pPr>
            <w:r>
              <w:rPr>
                <w:b/>
                <w:bCs/>
                <w:color w:val="000000"/>
                <w:szCs w:val="18"/>
              </w:rPr>
              <w:t>Villa (T1) - 2 bedroom</w:t>
            </w:r>
          </w:p>
        </w:tc>
        <w:tc>
          <w:tcPr>
            <w:tcW w:w="1560" w:type="dxa"/>
            <w:vAlign w:val="center"/>
          </w:tcPr>
          <w:p w:rsidR="00A411EE" w:rsidP="0076056D" w:rsidRDefault="00A411EE" w14:paraId="052DD6BA" w14:textId="77777777">
            <w:pPr>
              <w:spacing w:after="0"/>
              <w:ind w:left="0"/>
              <w:jc w:val="center"/>
              <w:rPr>
                <w:b/>
                <w:bCs/>
                <w:color w:val="000000"/>
                <w:szCs w:val="18"/>
              </w:rPr>
            </w:pPr>
          </w:p>
        </w:tc>
      </w:tr>
      <w:tr w:rsidRPr="00A33099" w:rsidR="00A411EE" w:rsidTr="0F8CFF0E" w14:paraId="40FEFE77" w14:textId="77777777">
        <w:trPr>
          <w:trHeight w:val="330"/>
        </w:trPr>
        <w:tc>
          <w:tcPr>
            <w:tcW w:w="2107" w:type="dxa"/>
            <w:shd w:val="clear" w:color="auto" w:fill="auto"/>
            <w:vAlign w:val="center"/>
            <w:hideMark/>
          </w:tcPr>
          <w:p w:rsidRPr="00A33099" w:rsidR="00A411EE" w:rsidP="0076056D" w:rsidRDefault="00A411EE" w14:paraId="110925FE"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32</w:t>
            </w:r>
          </w:p>
        </w:tc>
        <w:tc>
          <w:tcPr>
            <w:tcW w:w="2515" w:type="dxa"/>
            <w:vMerge/>
            <w:vAlign w:val="center"/>
            <w:hideMark/>
          </w:tcPr>
          <w:p w:rsidRPr="00A33099" w:rsidR="00A411EE" w:rsidP="0076056D" w:rsidRDefault="00A411EE" w14:paraId="27032D09"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3FE368BE" w14:textId="77777777">
            <w:pPr>
              <w:spacing w:after="0"/>
              <w:ind w:left="0"/>
              <w:jc w:val="left"/>
              <w:rPr>
                <w:rFonts w:eastAsia="Times New Roman" w:cs="Times New Roman"/>
                <w:b/>
                <w:bCs/>
                <w:color w:val="000000"/>
                <w:szCs w:val="18"/>
                <w:lang w:val="en-GB" w:eastAsia="en-GB"/>
              </w:rPr>
            </w:pPr>
            <w:r>
              <w:rPr>
                <w:b/>
                <w:bCs/>
                <w:color w:val="000000"/>
                <w:szCs w:val="18"/>
              </w:rPr>
              <w:t>Villa (T1) - 3 bedroom</w:t>
            </w:r>
          </w:p>
        </w:tc>
        <w:tc>
          <w:tcPr>
            <w:tcW w:w="1560" w:type="dxa"/>
            <w:vAlign w:val="center"/>
          </w:tcPr>
          <w:p w:rsidR="00A411EE" w:rsidP="0076056D" w:rsidRDefault="00A411EE" w14:paraId="12361CE3" w14:textId="77777777">
            <w:pPr>
              <w:spacing w:after="0"/>
              <w:ind w:left="0"/>
              <w:jc w:val="center"/>
              <w:rPr>
                <w:b/>
                <w:bCs/>
                <w:color w:val="000000"/>
                <w:szCs w:val="18"/>
              </w:rPr>
            </w:pPr>
          </w:p>
        </w:tc>
      </w:tr>
      <w:tr w:rsidRPr="00A33099" w:rsidR="00A411EE" w:rsidTr="0F8CFF0E" w14:paraId="74F07C12" w14:textId="77777777">
        <w:trPr>
          <w:trHeight w:val="345"/>
        </w:trPr>
        <w:tc>
          <w:tcPr>
            <w:tcW w:w="2107" w:type="dxa"/>
            <w:shd w:val="clear" w:color="auto" w:fill="auto"/>
            <w:vAlign w:val="center"/>
            <w:hideMark/>
          </w:tcPr>
          <w:p w:rsidRPr="00A33099" w:rsidR="00A411EE" w:rsidP="0076056D" w:rsidRDefault="00A411EE" w14:paraId="1174F872"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33</w:t>
            </w:r>
          </w:p>
        </w:tc>
        <w:tc>
          <w:tcPr>
            <w:tcW w:w="2515" w:type="dxa"/>
            <w:vMerge/>
            <w:vAlign w:val="center"/>
            <w:hideMark/>
          </w:tcPr>
          <w:p w:rsidRPr="00A33099" w:rsidR="00A411EE" w:rsidP="0076056D" w:rsidRDefault="00A411EE" w14:paraId="4F6BDF64"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7865DF15" w14:textId="77777777">
            <w:pPr>
              <w:spacing w:after="0"/>
              <w:ind w:left="0"/>
              <w:jc w:val="left"/>
              <w:rPr>
                <w:rFonts w:eastAsia="Times New Roman" w:cs="Times New Roman"/>
                <w:b/>
                <w:bCs/>
                <w:color w:val="000000"/>
                <w:szCs w:val="18"/>
                <w:lang w:val="en-GB" w:eastAsia="en-GB"/>
              </w:rPr>
            </w:pPr>
            <w:r>
              <w:rPr>
                <w:b/>
                <w:bCs/>
                <w:color w:val="000000"/>
                <w:szCs w:val="18"/>
              </w:rPr>
              <w:t>Villa (T1) - 4 bedroom</w:t>
            </w:r>
          </w:p>
        </w:tc>
        <w:tc>
          <w:tcPr>
            <w:tcW w:w="1560" w:type="dxa"/>
            <w:vAlign w:val="center"/>
          </w:tcPr>
          <w:p w:rsidR="00A411EE" w:rsidP="0076056D" w:rsidRDefault="00A411EE" w14:paraId="772C2E13" w14:textId="77777777">
            <w:pPr>
              <w:spacing w:after="0"/>
              <w:ind w:left="0"/>
              <w:jc w:val="center"/>
              <w:rPr>
                <w:b/>
                <w:bCs/>
                <w:color w:val="000000"/>
                <w:szCs w:val="18"/>
              </w:rPr>
            </w:pPr>
          </w:p>
        </w:tc>
      </w:tr>
      <w:tr w:rsidRPr="00A33099" w:rsidR="00A411EE" w:rsidTr="0F8CFF0E" w14:paraId="1CF90A6A" w14:textId="77777777">
        <w:trPr>
          <w:trHeight w:val="300"/>
        </w:trPr>
        <w:tc>
          <w:tcPr>
            <w:tcW w:w="2107" w:type="dxa"/>
            <w:shd w:val="clear" w:color="auto" w:fill="auto"/>
            <w:vAlign w:val="center"/>
            <w:hideMark/>
          </w:tcPr>
          <w:p w:rsidRPr="00A33099" w:rsidR="00A411EE" w:rsidP="0076056D" w:rsidRDefault="00A411EE" w14:paraId="48D4B167"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34</w:t>
            </w:r>
          </w:p>
        </w:tc>
        <w:tc>
          <w:tcPr>
            <w:tcW w:w="2515" w:type="dxa"/>
            <w:vMerge/>
            <w:vAlign w:val="center"/>
            <w:hideMark/>
          </w:tcPr>
          <w:p w:rsidRPr="00A33099" w:rsidR="00A411EE" w:rsidP="0076056D" w:rsidRDefault="00A411EE" w14:paraId="22A6A7CB"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E7FD562" w14:textId="77777777">
            <w:pPr>
              <w:spacing w:after="0"/>
              <w:ind w:left="0"/>
              <w:jc w:val="left"/>
              <w:rPr>
                <w:rFonts w:eastAsia="Times New Roman" w:cs="Times New Roman"/>
                <w:b/>
                <w:bCs/>
                <w:color w:val="000000"/>
                <w:szCs w:val="18"/>
                <w:lang w:val="en-GB" w:eastAsia="en-GB"/>
              </w:rPr>
            </w:pPr>
            <w:r>
              <w:rPr>
                <w:b/>
                <w:bCs/>
                <w:color w:val="000000"/>
                <w:szCs w:val="18"/>
              </w:rPr>
              <w:t>Villa (T1) - 5 bedroom</w:t>
            </w:r>
          </w:p>
        </w:tc>
        <w:tc>
          <w:tcPr>
            <w:tcW w:w="1560" w:type="dxa"/>
            <w:vAlign w:val="center"/>
          </w:tcPr>
          <w:p w:rsidR="00A411EE" w:rsidP="0076056D" w:rsidRDefault="00A411EE" w14:paraId="392A0B1C" w14:textId="77777777">
            <w:pPr>
              <w:spacing w:after="0"/>
              <w:ind w:left="0"/>
              <w:jc w:val="center"/>
              <w:rPr>
                <w:b/>
                <w:bCs/>
                <w:color w:val="000000"/>
                <w:szCs w:val="18"/>
              </w:rPr>
            </w:pPr>
          </w:p>
        </w:tc>
      </w:tr>
      <w:tr w:rsidRPr="00A33099" w:rsidR="00A411EE" w:rsidTr="0F8CFF0E" w14:paraId="0FD94389" w14:textId="77777777">
        <w:trPr>
          <w:trHeight w:val="300"/>
        </w:trPr>
        <w:tc>
          <w:tcPr>
            <w:tcW w:w="2107" w:type="dxa"/>
            <w:shd w:val="clear" w:color="auto" w:fill="auto"/>
            <w:vAlign w:val="center"/>
            <w:hideMark/>
          </w:tcPr>
          <w:p w:rsidRPr="00A33099" w:rsidR="00A411EE" w:rsidP="0076056D" w:rsidRDefault="00A411EE" w14:paraId="191144CD"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35</w:t>
            </w:r>
          </w:p>
        </w:tc>
        <w:tc>
          <w:tcPr>
            <w:tcW w:w="2515" w:type="dxa"/>
            <w:vMerge/>
            <w:vAlign w:val="center"/>
            <w:hideMark/>
          </w:tcPr>
          <w:p w:rsidRPr="00A33099" w:rsidR="00A411EE" w:rsidP="0076056D" w:rsidRDefault="00A411EE" w14:paraId="46891A1B"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4BB490A" w14:textId="77777777">
            <w:pPr>
              <w:spacing w:after="0"/>
              <w:ind w:left="0"/>
              <w:jc w:val="left"/>
              <w:rPr>
                <w:rFonts w:eastAsia="Times New Roman" w:cs="Times New Roman"/>
                <w:b/>
                <w:bCs/>
                <w:color w:val="000000"/>
                <w:szCs w:val="18"/>
                <w:lang w:val="en-GB" w:eastAsia="en-GB"/>
              </w:rPr>
            </w:pPr>
            <w:r>
              <w:rPr>
                <w:b/>
                <w:bCs/>
                <w:color w:val="000000"/>
                <w:szCs w:val="18"/>
              </w:rPr>
              <w:t>Villa (T2) - 1 bedroom</w:t>
            </w:r>
          </w:p>
        </w:tc>
        <w:tc>
          <w:tcPr>
            <w:tcW w:w="1560" w:type="dxa"/>
            <w:vAlign w:val="center"/>
          </w:tcPr>
          <w:p w:rsidR="00A411EE" w:rsidP="0076056D" w:rsidRDefault="00A411EE" w14:paraId="6FEDC631" w14:textId="77777777">
            <w:pPr>
              <w:spacing w:after="0"/>
              <w:ind w:left="0"/>
              <w:jc w:val="center"/>
              <w:rPr>
                <w:b/>
                <w:bCs/>
                <w:color w:val="000000"/>
                <w:szCs w:val="18"/>
              </w:rPr>
            </w:pPr>
          </w:p>
        </w:tc>
      </w:tr>
      <w:tr w:rsidRPr="00A33099" w:rsidR="00A411EE" w:rsidTr="0F8CFF0E" w14:paraId="26AB8EC2" w14:textId="77777777">
        <w:trPr>
          <w:trHeight w:val="300"/>
        </w:trPr>
        <w:tc>
          <w:tcPr>
            <w:tcW w:w="2107" w:type="dxa"/>
            <w:shd w:val="clear" w:color="auto" w:fill="auto"/>
            <w:vAlign w:val="center"/>
            <w:hideMark/>
          </w:tcPr>
          <w:p w:rsidRPr="00A33099" w:rsidR="00A411EE" w:rsidP="0076056D" w:rsidRDefault="00A411EE" w14:paraId="1D008A75"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36</w:t>
            </w:r>
          </w:p>
        </w:tc>
        <w:tc>
          <w:tcPr>
            <w:tcW w:w="2515" w:type="dxa"/>
            <w:vMerge/>
            <w:vAlign w:val="center"/>
            <w:hideMark/>
          </w:tcPr>
          <w:p w:rsidRPr="00A33099" w:rsidR="00A411EE" w:rsidP="0076056D" w:rsidRDefault="00A411EE" w14:paraId="38CC5A02"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2A5DEB6" w14:textId="77777777">
            <w:pPr>
              <w:spacing w:after="0"/>
              <w:ind w:left="0"/>
              <w:jc w:val="left"/>
              <w:rPr>
                <w:rFonts w:eastAsia="Times New Roman" w:cs="Times New Roman"/>
                <w:b/>
                <w:bCs/>
                <w:color w:val="000000"/>
                <w:szCs w:val="18"/>
                <w:lang w:val="en-GB" w:eastAsia="en-GB"/>
              </w:rPr>
            </w:pPr>
            <w:r>
              <w:rPr>
                <w:b/>
                <w:bCs/>
                <w:color w:val="000000"/>
                <w:szCs w:val="18"/>
              </w:rPr>
              <w:t>Villa (T2) - 2 bedroom</w:t>
            </w:r>
          </w:p>
        </w:tc>
        <w:tc>
          <w:tcPr>
            <w:tcW w:w="1560" w:type="dxa"/>
            <w:vAlign w:val="center"/>
          </w:tcPr>
          <w:p w:rsidR="00A411EE" w:rsidP="0076056D" w:rsidRDefault="00A411EE" w14:paraId="005DB9BF" w14:textId="77777777">
            <w:pPr>
              <w:spacing w:after="0"/>
              <w:ind w:left="0"/>
              <w:jc w:val="center"/>
              <w:rPr>
                <w:b/>
                <w:bCs/>
                <w:color w:val="000000"/>
                <w:szCs w:val="18"/>
              </w:rPr>
            </w:pPr>
          </w:p>
        </w:tc>
      </w:tr>
      <w:tr w:rsidRPr="00A33099" w:rsidR="00A411EE" w:rsidTr="0F8CFF0E" w14:paraId="15213AEE" w14:textId="77777777">
        <w:trPr>
          <w:trHeight w:val="330"/>
        </w:trPr>
        <w:tc>
          <w:tcPr>
            <w:tcW w:w="2107" w:type="dxa"/>
            <w:shd w:val="clear" w:color="auto" w:fill="auto"/>
            <w:vAlign w:val="center"/>
            <w:hideMark/>
          </w:tcPr>
          <w:p w:rsidRPr="00A33099" w:rsidR="00A411EE" w:rsidP="0076056D" w:rsidRDefault="00A411EE" w14:paraId="1E906F10"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37</w:t>
            </w:r>
          </w:p>
        </w:tc>
        <w:tc>
          <w:tcPr>
            <w:tcW w:w="2515" w:type="dxa"/>
            <w:vMerge/>
            <w:vAlign w:val="center"/>
            <w:hideMark/>
          </w:tcPr>
          <w:p w:rsidRPr="00A33099" w:rsidR="00A411EE" w:rsidP="0076056D" w:rsidRDefault="00A411EE" w14:paraId="26017EB9"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226744BE" w14:textId="77777777">
            <w:pPr>
              <w:spacing w:after="0"/>
              <w:ind w:left="0"/>
              <w:jc w:val="left"/>
              <w:rPr>
                <w:rFonts w:eastAsia="Times New Roman" w:cs="Times New Roman"/>
                <w:b/>
                <w:bCs/>
                <w:color w:val="000000"/>
                <w:szCs w:val="18"/>
                <w:lang w:val="en-GB" w:eastAsia="en-GB"/>
              </w:rPr>
            </w:pPr>
            <w:r>
              <w:rPr>
                <w:b/>
                <w:bCs/>
                <w:color w:val="000000"/>
                <w:szCs w:val="18"/>
              </w:rPr>
              <w:t>Villa (T2) - 3 bedroom</w:t>
            </w:r>
          </w:p>
        </w:tc>
        <w:tc>
          <w:tcPr>
            <w:tcW w:w="1560" w:type="dxa"/>
            <w:vAlign w:val="center"/>
          </w:tcPr>
          <w:p w:rsidR="00A411EE" w:rsidP="0076056D" w:rsidRDefault="00A411EE" w14:paraId="6EC4F613" w14:textId="77777777">
            <w:pPr>
              <w:spacing w:after="0"/>
              <w:ind w:left="0"/>
              <w:jc w:val="center"/>
              <w:rPr>
                <w:b/>
                <w:bCs/>
                <w:color w:val="000000"/>
                <w:szCs w:val="18"/>
              </w:rPr>
            </w:pPr>
          </w:p>
        </w:tc>
      </w:tr>
      <w:tr w:rsidRPr="00A33099" w:rsidR="00A411EE" w:rsidTr="0F8CFF0E" w14:paraId="1A8ECFF8" w14:textId="77777777">
        <w:trPr>
          <w:trHeight w:val="315"/>
        </w:trPr>
        <w:tc>
          <w:tcPr>
            <w:tcW w:w="2107" w:type="dxa"/>
            <w:shd w:val="clear" w:color="auto" w:fill="auto"/>
            <w:vAlign w:val="center"/>
            <w:hideMark/>
          </w:tcPr>
          <w:p w:rsidRPr="00A33099" w:rsidR="00A411EE" w:rsidP="0076056D" w:rsidRDefault="00A411EE" w14:paraId="36DE7209"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38</w:t>
            </w:r>
          </w:p>
        </w:tc>
        <w:tc>
          <w:tcPr>
            <w:tcW w:w="2515" w:type="dxa"/>
            <w:vMerge/>
            <w:vAlign w:val="center"/>
            <w:hideMark/>
          </w:tcPr>
          <w:p w:rsidRPr="00A33099" w:rsidR="00A411EE" w:rsidP="0076056D" w:rsidRDefault="00A411EE" w14:paraId="0EC9983E"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6E2353F" w14:textId="77777777">
            <w:pPr>
              <w:spacing w:after="0"/>
              <w:ind w:left="0"/>
              <w:jc w:val="left"/>
              <w:rPr>
                <w:rFonts w:eastAsia="Times New Roman" w:cs="Times New Roman"/>
                <w:b/>
                <w:bCs/>
                <w:color w:val="000000"/>
                <w:szCs w:val="18"/>
                <w:lang w:val="en-GB" w:eastAsia="en-GB"/>
              </w:rPr>
            </w:pPr>
            <w:r>
              <w:rPr>
                <w:b/>
                <w:bCs/>
                <w:color w:val="000000"/>
                <w:szCs w:val="18"/>
              </w:rPr>
              <w:t>Villa (T2) - 4 bedroom</w:t>
            </w:r>
          </w:p>
        </w:tc>
        <w:tc>
          <w:tcPr>
            <w:tcW w:w="1560" w:type="dxa"/>
            <w:vAlign w:val="center"/>
          </w:tcPr>
          <w:p w:rsidR="00A411EE" w:rsidP="0076056D" w:rsidRDefault="00A411EE" w14:paraId="0F21B0F8" w14:textId="77777777">
            <w:pPr>
              <w:spacing w:after="0"/>
              <w:ind w:left="0"/>
              <w:jc w:val="center"/>
              <w:rPr>
                <w:b/>
                <w:bCs/>
                <w:color w:val="000000"/>
                <w:szCs w:val="18"/>
              </w:rPr>
            </w:pPr>
          </w:p>
        </w:tc>
      </w:tr>
      <w:tr w:rsidRPr="00A33099" w:rsidR="00A411EE" w:rsidTr="0F8CFF0E" w14:paraId="18D24411" w14:textId="77777777">
        <w:trPr>
          <w:trHeight w:val="330"/>
        </w:trPr>
        <w:tc>
          <w:tcPr>
            <w:tcW w:w="2107" w:type="dxa"/>
            <w:shd w:val="clear" w:color="auto" w:fill="auto"/>
            <w:vAlign w:val="center"/>
            <w:hideMark/>
          </w:tcPr>
          <w:p w:rsidRPr="00A33099" w:rsidR="00A411EE" w:rsidP="0076056D" w:rsidRDefault="00A411EE" w14:paraId="73CD2792"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39</w:t>
            </w:r>
          </w:p>
        </w:tc>
        <w:tc>
          <w:tcPr>
            <w:tcW w:w="2515" w:type="dxa"/>
            <w:vMerge/>
            <w:vAlign w:val="center"/>
            <w:hideMark/>
          </w:tcPr>
          <w:p w:rsidRPr="00A33099" w:rsidR="00A411EE" w:rsidP="0076056D" w:rsidRDefault="00A411EE" w14:paraId="2073FB03"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C715605" w14:textId="77777777">
            <w:pPr>
              <w:spacing w:after="0"/>
              <w:ind w:left="0"/>
              <w:jc w:val="left"/>
              <w:rPr>
                <w:rFonts w:eastAsia="Times New Roman" w:cs="Times New Roman"/>
                <w:b/>
                <w:bCs/>
                <w:color w:val="000000"/>
                <w:szCs w:val="18"/>
                <w:lang w:val="en-GB" w:eastAsia="en-GB"/>
              </w:rPr>
            </w:pPr>
            <w:r>
              <w:rPr>
                <w:b/>
                <w:bCs/>
                <w:color w:val="000000"/>
                <w:szCs w:val="18"/>
              </w:rPr>
              <w:t>Villa (T2) - 5 bedroom</w:t>
            </w:r>
          </w:p>
        </w:tc>
        <w:tc>
          <w:tcPr>
            <w:tcW w:w="1560" w:type="dxa"/>
            <w:vAlign w:val="center"/>
          </w:tcPr>
          <w:p w:rsidR="00A411EE" w:rsidP="0076056D" w:rsidRDefault="00A411EE" w14:paraId="42FDAC92" w14:textId="77777777">
            <w:pPr>
              <w:spacing w:after="0"/>
              <w:ind w:left="0"/>
              <w:jc w:val="center"/>
              <w:rPr>
                <w:b/>
                <w:bCs/>
                <w:color w:val="000000"/>
                <w:szCs w:val="18"/>
              </w:rPr>
            </w:pPr>
          </w:p>
        </w:tc>
      </w:tr>
      <w:tr w:rsidRPr="00A33099" w:rsidR="00A411EE" w:rsidTr="0F8CFF0E" w14:paraId="6C81FED6" w14:textId="77777777">
        <w:trPr>
          <w:trHeight w:val="285"/>
        </w:trPr>
        <w:tc>
          <w:tcPr>
            <w:tcW w:w="2107" w:type="dxa"/>
            <w:shd w:val="clear" w:color="auto" w:fill="auto"/>
            <w:vAlign w:val="center"/>
            <w:hideMark/>
          </w:tcPr>
          <w:p w:rsidRPr="00A33099" w:rsidR="00A411EE" w:rsidP="0076056D" w:rsidRDefault="00A411EE" w14:paraId="558A10A6"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40</w:t>
            </w:r>
          </w:p>
        </w:tc>
        <w:tc>
          <w:tcPr>
            <w:tcW w:w="2515" w:type="dxa"/>
            <w:vMerge/>
            <w:vAlign w:val="center"/>
            <w:hideMark/>
          </w:tcPr>
          <w:p w:rsidRPr="00A33099" w:rsidR="00A411EE" w:rsidP="0076056D" w:rsidRDefault="00A411EE" w14:paraId="2CAD8D4B"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91239AF"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6B3BB455" w14:textId="77777777">
            <w:pPr>
              <w:spacing w:after="0"/>
              <w:ind w:left="0"/>
              <w:jc w:val="center"/>
              <w:rPr>
                <w:color w:val="000000"/>
                <w:szCs w:val="18"/>
              </w:rPr>
            </w:pPr>
          </w:p>
        </w:tc>
      </w:tr>
      <w:tr w:rsidRPr="00A33099" w:rsidR="00A411EE" w:rsidTr="0F8CFF0E" w14:paraId="05669026" w14:textId="77777777">
        <w:trPr>
          <w:trHeight w:val="285"/>
        </w:trPr>
        <w:tc>
          <w:tcPr>
            <w:tcW w:w="2107" w:type="dxa"/>
            <w:shd w:val="clear" w:color="auto" w:fill="auto"/>
            <w:vAlign w:val="center"/>
            <w:hideMark/>
          </w:tcPr>
          <w:p w:rsidRPr="00A33099" w:rsidR="00A411EE" w:rsidP="0076056D" w:rsidRDefault="00A411EE" w14:paraId="521A4F8D"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41</w:t>
            </w:r>
          </w:p>
        </w:tc>
        <w:tc>
          <w:tcPr>
            <w:tcW w:w="2515" w:type="dxa"/>
            <w:vMerge/>
            <w:vAlign w:val="center"/>
            <w:hideMark/>
          </w:tcPr>
          <w:p w:rsidRPr="00A33099" w:rsidR="00A411EE" w:rsidP="0076056D" w:rsidRDefault="00A411EE" w14:paraId="566ABF25"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5833CFFF"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56BF5682" w14:textId="77777777">
            <w:pPr>
              <w:spacing w:after="0"/>
              <w:ind w:left="0"/>
              <w:jc w:val="center"/>
              <w:rPr>
                <w:color w:val="000000"/>
                <w:szCs w:val="18"/>
              </w:rPr>
            </w:pPr>
          </w:p>
        </w:tc>
      </w:tr>
      <w:tr w:rsidRPr="00A33099" w:rsidR="00A411EE" w:rsidTr="0F8CFF0E" w14:paraId="704C6664" w14:textId="77777777">
        <w:trPr>
          <w:trHeight w:val="330"/>
        </w:trPr>
        <w:tc>
          <w:tcPr>
            <w:tcW w:w="2107" w:type="dxa"/>
            <w:shd w:val="clear" w:color="auto" w:fill="auto"/>
            <w:vAlign w:val="center"/>
            <w:hideMark/>
          </w:tcPr>
          <w:p w:rsidRPr="00A33099" w:rsidR="00A411EE" w:rsidP="0076056D" w:rsidRDefault="00A411EE" w14:paraId="4AB4A9E4"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42</w:t>
            </w:r>
          </w:p>
        </w:tc>
        <w:tc>
          <w:tcPr>
            <w:tcW w:w="2515" w:type="dxa"/>
            <w:vMerge/>
            <w:vAlign w:val="center"/>
            <w:hideMark/>
          </w:tcPr>
          <w:p w:rsidRPr="00A33099" w:rsidR="00A411EE" w:rsidP="0076056D" w:rsidRDefault="00A411EE" w14:paraId="0FE6707D"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6762B07"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4E5D672F" w14:textId="77777777">
            <w:pPr>
              <w:spacing w:after="0"/>
              <w:ind w:left="0"/>
              <w:jc w:val="center"/>
              <w:rPr>
                <w:color w:val="000000"/>
                <w:szCs w:val="18"/>
              </w:rPr>
            </w:pPr>
          </w:p>
        </w:tc>
      </w:tr>
      <w:tr w:rsidRPr="00A33099" w:rsidR="00A411EE" w:rsidTr="0F8CFF0E" w14:paraId="782CD0F9" w14:textId="77777777">
        <w:trPr>
          <w:trHeight w:val="330"/>
        </w:trPr>
        <w:tc>
          <w:tcPr>
            <w:tcW w:w="2107" w:type="dxa"/>
            <w:shd w:val="clear" w:color="auto" w:fill="auto"/>
            <w:vAlign w:val="center"/>
            <w:hideMark/>
          </w:tcPr>
          <w:p w:rsidRPr="00A33099" w:rsidR="00A411EE" w:rsidP="0076056D" w:rsidRDefault="00A411EE" w14:paraId="3E00EEE2"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43</w:t>
            </w:r>
          </w:p>
        </w:tc>
        <w:tc>
          <w:tcPr>
            <w:tcW w:w="2515" w:type="dxa"/>
            <w:vMerge/>
            <w:vAlign w:val="center"/>
            <w:hideMark/>
          </w:tcPr>
          <w:p w:rsidRPr="00A33099" w:rsidR="00A411EE" w:rsidP="0076056D" w:rsidRDefault="00A411EE" w14:paraId="44D924F3"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596B57BE"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0611E939" w14:textId="77777777">
            <w:pPr>
              <w:spacing w:after="0"/>
              <w:ind w:left="0"/>
              <w:jc w:val="center"/>
              <w:rPr>
                <w:color w:val="000000"/>
                <w:szCs w:val="18"/>
              </w:rPr>
            </w:pPr>
          </w:p>
        </w:tc>
      </w:tr>
      <w:tr w:rsidRPr="00A33099" w:rsidR="00A411EE" w:rsidTr="0F8CFF0E" w14:paraId="38ED9974" w14:textId="77777777">
        <w:trPr>
          <w:trHeight w:val="330"/>
        </w:trPr>
        <w:tc>
          <w:tcPr>
            <w:tcW w:w="2107" w:type="dxa"/>
            <w:shd w:val="clear" w:color="auto" w:fill="auto"/>
            <w:vAlign w:val="center"/>
            <w:hideMark/>
          </w:tcPr>
          <w:p w:rsidRPr="00A33099" w:rsidR="00A411EE" w:rsidP="0076056D" w:rsidRDefault="00A411EE" w14:paraId="6A59D32C"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44</w:t>
            </w:r>
          </w:p>
        </w:tc>
        <w:tc>
          <w:tcPr>
            <w:tcW w:w="2515" w:type="dxa"/>
            <w:vMerge/>
            <w:vAlign w:val="center"/>
            <w:hideMark/>
          </w:tcPr>
          <w:p w:rsidRPr="00A33099" w:rsidR="00A411EE" w:rsidP="0076056D" w:rsidRDefault="00A411EE" w14:paraId="13071C6C"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2DA221F"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555BAC4B" w14:textId="77777777">
            <w:pPr>
              <w:spacing w:after="0"/>
              <w:ind w:left="0"/>
              <w:jc w:val="center"/>
              <w:rPr>
                <w:color w:val="000000"/>
                <w:szCs w:val="18"/>
              </w:rPr>
            </w:pPr>
          </w:p>
        </w:tc>
      </w:tr>
      <w:tr w:rsidRPr="00A33099" w:rsidR="00A411EE" w:rsidTr="0F8CFF0E" w14:paraId="22397F6C" w14:textId="77777777">
        <w:trPr>
          <w:trHeight w:val="330"/>
        </w:trPr>
        <w:tc>
          <w:tcPr>
            <w:tcW w:w="2107" w:type="dxa"/>
            <w:shd w:val="clear" w:color="auto" w:fill="auto"/>
            <w:vAlign w:val="center"/>
            <w:hideMark/>
          </w:tcPr>
          <w:p w:rsidRPr="00A33099" w:rsidR="00A411EE" w:rsidP="0076056D" w:rsidRDefault="00A411EE" w14:paraId="0E24D9AD"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45</w:t>
            </w:r>
          </w:p>
        </w:tc>
        <w:tc>
          <w:tcPr>
            <w:tcW w:w="2515" w:type="dxa"/>
            <w:vMerge w:val="restart"/>
            <w:vAlign w:val="center"/>
            <w:hideMark/>
          </w:tcPr>
          <w:p w:rsidRPr="00A33099" w:rsidR="00A411EE" w:rsidP="0076056D" w:rsidRDefault="00A411EE" w14:paraId="36BF6FDB"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Hotels</w:t>
            </w:r>
          </w:p>
        </w:tc>
        <w:tc>
          <w:tcPr>
            <w:tcW w:w="3174" w:type="dxa"/>
            <w:shd w:val="clear" w:color="auto" w:fill="auto"/>
            <w:vAlign w:val="center"/>
            <w:hideMark/>
          </w:tcPr>
          <w:p w:rsidRPr="00A33099" w:rsidR="00A411EE" w:rsidP="0076056D" w:rsidRDefault="00A411EE" w14:paraId="6932EC43" w14:textId="77777777">
            <w:pPr>
              <w:spacing w:after="0"/>
              <w:ind w:left="0"/>
              <w:jc w:val="left"/>
              <w:rPr>
                <w:rFonts w:eastAsia="Times New Roman" w:cs="Times New Roman"/>
                <w:color w:val="000000"/>
                <w:szCs w:val="18"/>
                <w:lang w:val="en-GB" w:eastAsia="en-GB"/>
              </w:rPr>
            </w:pPr>
            <w:r>
              <w:rPr>
                <w:b/>
                <w:bCs/>
                <w:color w:val="000000"/>
                <w:szCs w:val="18"/>
              </w:rPr>
              <w:t>Hotel/Cluster (T1)</w:t>
            </w:r>
          </w:p>
        </w:tc>
        <w:tc>
          <w:tcPr>
            <w:tcW w:w="1560" w:type="dxa"/>
            <w:vAlign w:val="center"/>
          </w:tcPr>
          <w:p w:rsidR="00A411EE" w:rsidP="0076056D" w:rsidRDefault="00BE3918" w14:paraId="619EC006" w14:textId="4094125A">
            <w:pPr>
              <w:spacing w:after="0"/>
              <w:ind w:left="0"/>
              <w:jc w:val="center"/>
              <w:rPr>
                <w:b/>
                <w:bCs/>
                <w:color w:val="000000"/>
                <w:szCs w:val="18"/>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4BCF0E62" w14:textId="77777777">
        <w:trPr>
          <w:trHeight w:val="330"/>
        </w:trPr>
        <w:tc>
          <w:tcPr>
            <w:tcW w:w="2107" w:type="dxa"/>
            <w:shd w:val="clear" w:color="auto" w:fill="auto"/>
            <w:vAlign w:val="center"/>
            <w:hideMark/>
          </w:tcPr>
          <w:p w:rsidRPr="00A33099" w:rsidR="00A411EE" w:rsidP="0076056D" w:rsidRDefault="00A411EE" w14:paraId="12DA1287"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46</w:t>
            </w:r>
          </w:p>
        </w:tc>
        <w:tc>
          <w:tcPr>
            <w:tcW w:w="2515" w:type="dxa"/>
            <w:vMerge/>
            <w:vAlign w:val="center"/>
            <w:hideMark/>
          </w:tcPr>
          <w:p w:rsidRPr="00A33099" w:rsidR="00A411EE" w:rsidP="0076056D" w:rsidRDefault="00A411EE" w14:paraId="530572AC"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30D2214" w14:textId="77777777">
            <w:pPr>
              <w:spacing w:after="0"/>
              <w:ind w:left="0"/>
              <w:jc w:val="left"/>
              <w:rPr>
                <w:rFonts w:eastAsia="Times New Roman" w:cs="Times New Roman"/>
                <w:color w:val="000000"/>
                <w:szCs w:val="18"/>
                <w:lang w:val="en-GB" w:eastAsia="en-GB"/>
              </w:rPr>
            </w:pPr>
            <w:r>
              <w:rPr>
                <w:b/>
                <w:bCs/>
                <w:color w:val="000000"/>
                <w:szCs w:val="18"/>
              </w:rPr>
              <w:t>Hotel/Cluster (T2)</w:t>
            </w:r>
          </w:p>
        </w:tc>
        <w:tc>
          <w:tcPr>
            <w:tcW w:w="1560" w:type="dxa"/>
            <w:vAlign w:val="center"/>
          </w:tcPr>
          <w:p w:rsidR="00A411EE" w:rsidP="0076056D" w:rsidRDefault="00BE3918" w14:paraId="79E11AD3" w14:textId="0B90D958">
            <w:pPr>
              <w:spacing w:after="0"/>
              <w:ind w:left="0"/>
              <w:jc w:val="center"/>
              <w:rPr>
                <w:b/>
                <w:bCs/>
                <w:color w:val="000000"/>
                <w:szCs w:val="18"/>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645C7293" w14:textId="77777777">
        <w:trPr>
          <w:trHeight w:val="330"/>
        </w:trPr>
        <w:tc>
          <w:tcPr>
            <w:tcW w:w="2107" w:type="dxa"/>
            <w:shd w:val="clear" w:color="auto" w:fill="auto"/>
            <w:vAlign w:val="center"/>
            <w:hideMark/>
          </w:tcPr>
          <w:p w:rsidRPr="00A33099" w:rsidR="00A411EE" w:rsidP="0076056D" w:rsidRDefault="00A411EE" w14:paraId="616797A5"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47</w:t>
            </w:r>
          </w:p>
        </w:tc>
        <w:tc>
          <w:tcPr>
            <w:tcW w:w="2515" w:type="dxa"/>
            <w:vMerge/>
            <w:vAlign w:val="center"/>
            <w:hideMark/>
          </w:tcPr>
          <w:p w:rsidRPr="00A33099" w:rsidR="00A411EE" w:rsidP="0076056D" w:rsidRDefault="00A411EE" w14:paraId="5E31912C"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2E9B24F8" w14:textId="77777777">
            <w:pPr>
              <w:spacing w:after="0"/>
              <w:ind w:left="0"/>
              <w:jc w:val="left"/>
              <w:rPr>
                <w:rFonts w:eastAsia="Times New Roman" w:cs="Times New Roman"/>
                <w:color w:val="000000"/>
                <w:szCs w:val="18"/>
                <w:lang w:val="en-GB" w:eastAsia="en-GB"/>
              </w:rPr>
            </w:pPr>
            <w:r>
              <w:rPr>
                <w:b/>
                <w:bCs/>
                <w:color w:val="000000"/>
                <w:szCs w:val="18"/>
              </w:rPr>
              <w:t>Hotel/Cluster (T3)</w:t>
            </w:r>
          </w:p>
        </w:tc>
        <w:tc>
          <w:tcPr>
            <w:tcW w:w="1560" w:type="dxa"/>
            <w:vAlign w:val="center"/>
          </w:tcPr>
          <w:p w:rsidR="00A411EE" w:rsidP="0076056D" w:rsidRDefault="00BE3918" w14:paraId="10E60BB9" w14:textId="4EEEC5DB">
            <w:pPr>
              <w:spacing w:after="0"/>
              <w:ind w:left="0"/>
              <w:jc w:val="center"/>
              <w:rPr>
                <w:b/>
                <w:bCs/>
                <w:color w:val="000000"/>
                <w:szCs w:val="18"/>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4AB23569" w14:textId="77777777">
        <w:trPr>
          <w:trHeight w:val="330"/>
        </w:trPr>
        <w:tc>
          <w:tcPr>
            <w:tcW w:w="2107" w:type="dxa"/>
            <w:shd w:val="clear" w:color="auto" w:fill="auto"/>
            <w:vAlign w:val="center"/>
            <w:hideMark/>
          </w:tcPr>
          <w:p w:rsidRPr="00A33099" w:rsidR="00A411EE" w:rsidP="0076056D" w:rsidRDefault="00A411EE" w14:paraId="49A45E59"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48</w:t>
            </w:r>
          </w:p>
        </w:tc>
        <w:tc>
          <w:tcPr>
            <w:tcW w:w="2515" w:type="dxa"/>
            <w:vMerge/>
            <w:vAlign w:val="center"/>
            <w:hideMark/>
          </w:tcPr>
          <w:p w:rsidRPr="00A33099" w:rsidR="00A411EE" w:rsidP="0076056D" w:rsidRDefault="00A411EE" w14:paraId="41C45A38"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24C5E0AD" w14:textId="77777777">
            <w:pPr>
              <w:spacing w:after="0"/>
              <w:ind w:left="0"/>
              <w:jc w:val="left"/>
              <w:rPr>
                <w:rFonts w:eastAsia="Times New Roman" w:cs="Times New Roman"/>
                <w:color w:val="000000"/>
                <w:szCs w:val="18"/>
                <w:lang w:val="en-GB" w:eastAsia="en-GB"/>
              </w:rPr>
            </w:pPr>
            <w:r>
              <w:rPr>
                <w:b/>
                <w:bCs/>
                <w:color w:val="000000"/>
                <w:szCs w:val="18"/>
              </w:rPr>
              <w:t>Hotel/Cluster (T4)</w:t>
            </w:r>
          </w:p>
        </w:tc>
        <w:tc>
          <w:tcPr>
            <w:tcW w:w="1560" w:type="dxa"/>
            <w:vAlign w:val="center"/>
          </w:tcPr>
          <w:p w:rsidR="00A411EE" w:rsidP="0076056D" w:rsidRDefault="00BE3918" w14:paraId="56490784" w14:textId="392947F0">
            <w:pPr>
              <w:spacing w:after="0"/>
              <w:ind w:left="0"/>
              <w:jc w:val="center"/>
              <w:rPr>
                <w:b/>
                <w:bCs/>
                <w:color w:val="000000"/>
                <w:szCs w:val="18"/>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60216F0C" w14:textId="77777777">
        <w:trPr>
          <w:trHeight w:val="330"/>
        </w:trPr>
        <w:tc>
          <w:tcPr>
            <w:tcW w:w="2107" w:type="dxa"/>
            <w:shd w:val="clear" w:color="auto" w:fill="auto"/>
            <w:vAlign w:val="center"/>
            <w:hideMark/>
          </w:tcPr>
          <w:p w:rsidRPr="00A33099" w:rsidR="00A411EE" w:rsidP="0076056D" w:rsidRDefault="00A411EE" w14:paraId="31B7CA8C"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49</w:t>
            </w:r>
          </w:p>
        </w:tc>
        <w:tc>
          <w:tcPr>
            <w:tcW w:w="2515" w:type="dxa"/>
            <w:vMerge/>
            <w:vAlign w:val="center"/>
            <w:hideMark/>
          </w:tcPr>
          <w:p w:rsidRPr="00A33099" w:rsidR="00A411EE" w:rsidP="0076056D" w:rsidRDefault="00A411EE" w14:paraId="72E228AF"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93FBAE2" w14:textId="77777777">
            <w:pPr>
              <w:spacing w:after="0"/>
              <w:ind w:left="0"/>
              <w:jc w:val="left"/>
              <w:rPr>
                <w:rFonts w:eastAsia="Times New Roman" w:cs="Times New Roman"/>
                <w:color w:val="000000"/>
                <w:szCs w:val="18"/>
                <w:lang w:val="en-GB" w:eastAsia="en-GB"/>
              </w:rPr>
            </w:pPr>
            <w:r>
              <w:rPr>
                <w:b/>
                <w:bCs/>
                <w:color w:val="000000"/>
                <w:szCs w:val="18"/>
              </w:rPr>
              <w:t>Hotel/Cluster (T5)</w:t>
            </w:r>
          </w:p>
        </w:tc>
        <w:tc>
          <w:tcPr>
            <w:tcW w:w="1560" w:type="dxa"/>
            <w:vAlign w:val="center"/>
          </w:tcPr>
          <w:p w:rsidR="00A411EE" w:rsidP="0076056D" w:rsidRDefault="00BE3918" w14:paraId="4CF14CF0" w14:textId="7FB992CF">
            <w:pPr>
              <w:spacing w:after="0"/>
              <w:ind w:left="0"/>
              <w:jc w:val="center"/>
              <w:rPr>
                <w:b/>
                <w:bCs/>
                <w:color w:val="000000"/>
                <w:szCs w:val="18"/>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6CEA16F5" w14:textId="77777777">
        <w:trPr>
          <w:trHeight w:val="330"/>
        </w:trPr>
        <w:tc>
          <w:tcPr>
            <w:tcW w:w="2107" w:type="dxa"/>
            <w:shd w:val="clear" w:color="auto" w:fill="auto"/>
            <w:vAlign w:val="center"/>
            <w:hideMark/>
          </w:tcPr>
          <w:p w:rsidRPr="00A33099" w:rsidR="00A411EE" w:rsidP="0076056D" w:rsidRDefault="00A411EE" w14:paraId="7DAE13B8"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50</w:t>
            </w:r>
          </w:p>
        </w:tc>
        <w:tc>
          <w:tcPr>
            <w:tcW w:w="2515" w:type="dxa"/>
            <w:vMerge/>
            <w:vAlign w:val="center"/>
            <w:hideMark/>
          </w:tcPr>
          <w:p w:rsidRPr="00A33099" w:rsidR="00A411EE" w:rsidP="0076056D" w:rsidRDefault="00A411EE" w14:paraId="1A377D6C"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5DD34A36" w14:textId="77777777">
            <w:pPr>
              <w:spacing w:after="0"/>
              <w:ind w:left="0"/>
              <w:jc w:val="left"/>
              <w:rPr>
                <w:rFonts w:eastAsia="Times New Roman" w:cs="Times New Roman"/>
                <w:b/>
                <w:bCs/>
                <w:color w:val="000000"/>
                <w:szCs w:val="18"/>
                <w:lang w:val="en-GB" w:eastAsia="en-GB"/>
              </w:rPr>
            </w:pPr>
            <w:r>
              <w:rPr>
                <w:b/>
                <w:bCs/>
                <w:color w:val="000000"/>
                <w:szCs w:val="18"/>
              </w:rPr>
              <w:t>Hotel/Cluster (T6)</w:t>
            </w:r>
          </w:p>
        </w:tc>
        <w:tc>
          <w:tcPr>
            <w:tcW w:w="1560" w:type="dxa"/>
            <w:vAlign w:val="center"/>
          </w:tcPr>
          <w:p w:rsidR="00A411EE" w:rsidP="0076056D" w:rsidRDefault="00BE3918" w14:paraId="0DD2D961" w14:textId="0D41FA20">
            <w:pPr>
              <w:spacing w:after="0"/>
              <w:ind w:left="0"/>
              <w:jc w:val="center"/>
              <w:rPr>
                <w:b/>
                <w:bCs/>
                <w:color w:val="000000"/>
                <w:szCs w:val="18"/>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52AF74C3" w14:textId="77777777">
        <w:trPr>
          <w:trHeight w:val="330"/>
        </w:trPr>
        <w:tc>
          <w:tcPr>
            <w:tcW w:w="2107" w:type="dxa"/>
            <w:shd w:val="clear" w:color="auto" w:fill="auto"/>
            <w:vAlign w:val="center"/>
            <w:hideMark/>
          </w:tcPr>
          <w:p w:rsidRPr="00A33099" w:rsidR="00A411EE" w:rsidP="0076056D" w:rsidRDefault="00A411EE" w14:paraId="6B7FA219"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51</w:t>
            </w:r>
          </w:p>
        </w:tc>
        <w:tc>
          <w:tcPr>
            <w:tcW w:w="2515" w:type="dxa"/>
            <w:vMerge/>
            <w:vAlign w:val="center"/>
            <w:hideMark/>
          </w:tcPr>
          <w:p w:rsidRPr="00A33099" w:rsidR="00A411EE" w:rsidP="0076056D" w:rsidRDefault="00A411EE" w14:paraId="1A7A84E8"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9497A71" w14:textId="77777777">
            <w:pPr>
              <w:spacing w:after="0"/>
              <w:ind w:left="0"/>
              <w:jc w:val="left"/>
              <w:rPr>
                <w:rFonts w:eastAsia="Times New Roman" w:cs="Times New Roman"/>
                <w:color w:val="000000"/>
                <w:szCs w:val="18"/>
                <w:lang w:val="en-GB" w:eastAsia="en-GB"/>
              </w:rPr>
            </w:pPr>
            <w:r>
              <w:rPr>
                <w:b/>
                <w:bCs/>
                <w:color w:val="000000"/>
                <w:szCs w:val="18"/>
              </w:rPr>
              <w:t>Hotel/Cluster (T7)</w:t>
            </w:r>
          </w:p>
        </w:tc>
        <w:tc>
          <w:tcPr>
            <w:tcW w:w="1560" w:type="dxa"/>
            <w:vAlign w:val="center"/>
          </w:tcPr>
          <w:p w:rsidR="00A411EE" w:rsidP="2B3E5CB9" w:rsidRDefault="2B3E5CB9" w14:paraId="42EB29CD" w14:textId="0A3CEAD1">
            <w:pPr>
              <w:spacing w:after="0"/>
              <w:ind w:left="0"/>
              <w:jc w:val="center"/>
              <w:rPr>
                <w:b/>
                <w:bCs/>
                <w:color w:val="000000"/>
              </w:rPr>
            </w:pPr>
            <w:r w:rsidRPr="2B3E5CB9">
              <w:rPr>
                <w:rFonts w:ascii="AkzidenzGroteskStd-Light" w:hAnsi="AkzidenzGroteskStd-Light" w:eastAsia="Times New Roman" w:cs="Times New Roman"/>
                <w:color w:val="000000"/>
                <w:lang w:val="en-GB" w:eastAsia="en-GB"/>
              </w:rPr>
              <w:t>√</w:t>
            </w:r>
          </w:p>
        </w:tc>
      </w:tr>
      <w:tr w:rsidRPr="00A33099" w:rsidR="00A411EE" w:rsidTr="0F8CFF0E" w14:paraId="10374740" w14:textId="77777777">
        <w:trPr>
          <w:trHeight w:val="330"/>
        </w:trPr>
        <w:tc>
          <w:tcPr>
            <w:tcW w:w="2107" w:type="dxa"/>
            <w:shd w:val="clear" w:color="auto" w:fill="auto"/>
            <w:vAlign w:val="center"/>
            <w:hideMark/>
          </w:tcPr>
          <w:p w:rsidRPr="00A33099" w:rsidR="00A411EE" w:rsidP="0076056D" w:rsidRDefault="00A411EE" w14:paraId="301F4E22"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52</w:t>
            </w:r>
          </w:p>
        </w:tc>
        <w:tc>
          <w:tcPr>
            <w:tcW w:w="2515" w:type="dxa"/>
            <w:vMerge/>
            <w:vAlign w:val="center"/>
            <w:hideMark/>
          </w:tcPr>
          <w:p w:rsidRPr="00A33099" w:rsidR="00A411EE" w:rsidP="0076056D" w:rsidRDefault="00A411EE" w14:paraId="3C053A68"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2F9E6945" w14:textId="77777777">
            <w:pPr>
              <w:spacing w:after="0"/>
              <w:ind w:left="0"/>
              <w:jc w:val="left"/>
              <w:rPr>
                <w:rFonts w:eastAsia="Times New Roman" w:cs="Times New Roman"/>
                <w:color w:val="000000"/>
                <w:szCs w:val="18"/>
                <w:lang w:val="en-GB" w:eastAsia="en-GB"/>
              </w:rPr>
            </w:pPr>
            <w:r>
              <w:rPr>
                <w:b/>
                <w:bCs/>
                <w:color w:val="000000"/>
                <w:szCs w:val="18"/>
              </w:rPr>
              <w:t>Hotel/Cluster (T8)</w:t>
            </w:r>
          </w:p>
        </w:tc>
        <w:tc>
          <w:tcPr>
            <w:tcW w:w="1560" w:type="dxa"/>
            <w:vAlign w:val="center"/>
          </w:tcPr>
          <w:p w:rsidR="00A411EE" w:rsidP="0076056D" w:rsidRDefault="00A411EE" w14:paraId="6B394C76" w14:textId="77777777">
            <w:pPr>
              <w:spacing w:after="0"/>
              <w:ind w:left="0"/>
              <w:jc w:val="center"/>
              <w:rPr>
                <w:b/>
                <w:bCs/>
                <w:color w:val="000000"/>
                <w:szCs w:val="18"/>
              </w:rPr>
            </w:pPr>
          </w:p>
        </w:tc>
      </w:tr>
      <w:tr w:rsidRPr="00A33099" w:rsidR="00A411EE" w:rsidTr="0F8CFF0E" w14:paraId="278A5871" w14:textId="77777777">
        <w:trPr>
          <w:trHeight w:val="330"/>
        </w:trPr>
        <w:tc>
          <w:tcPr>
            <w:tcW w:w="2107" w:type="dxa"/>
            <w:shd w:val="clear" w:color="auto" w:fill="auto"/>
            <w:vAlign w:val="center"/>
            <w:hideMark/>
          </w:tcPr>
          <w:p w:rsidRPr="00A33099" w:rsidR="00A411EE" w:rsidP="0076056D" w:rsidRDefault="00A411EE" w14:paraId="33B529CF"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53</w:t>
            </w:r>
          </w:p>
        </w:tc>
        <w:tc>
          <w:tcPr>
            <w:tcW w:w="2515" w:type="dxa"/>
            <w:vMerge/>
            <w:vAlign w:val="center"/>
            <w:hideMark/>
          </w:tcPr>
          <w:p w:rsidRPr="00A33099" w:rsidR="00A411EE" w:rsidP="0076056D" w:rsidRDefault="00A411EE" w14:paraId="4811AF95"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989C89C" w14:textId="77777777">
            <w:pPr>
              <w:spacing w:after="0"/>
              <w:ind w:left="0"/>
              <w:jc w:val="left"/>
              <w:rPr>
                <w:rFonts w:eastAsia="Times New Roman" w:cs="Times New Roman"/>
                <w:color w:val="000000"/>
                <w:szCs w:val="18"/>
                <w:lang w:val="en-GB" w:eastAsia="en-GB"/>
              </w:rPr>
            </w:pPr>
            <w:r>
              <w:rPr>
                <w:b/>
                <w:bCs/>
                <w:color w:val="000000"/>
                <w:szCs w:val="18"/>
              </w:rPr>
              <w:t>Hotel/Cluster (T9)</w:t>
            </w:r>
          </w:p>
        </w:tc>
        <w:tc>
          <w:tcPr>
            <w:tcW w:w="1560" w:type="dxa"/>
            <w:vAlign w:val="center"/>
          </w:tcPr>
          <w:p w:rsidR="00A411EE" w:rsidP="0076056D" w:rsidRDefault="00A411EE" w14:paraId="65E1EE93" w14:textId="77777777">
            <w:pPr>
              <w:spacing w:after="0"/>
              <w:ind w:left="0"/>
              <w:jc w:val="center"/>
              <w:rPr>
                <w:b/>
                <w:bCs/>
                <w:color w:val="000000"/>
                <w:szCs w:val="18"/>
              </w:rPr>
            </w:pPr>
          </w:p>
        </w:tc>
      </w:tr>
      <w:tr w:rsidRPr="00A33099" w:rsidR="00A411EE" w:rsidTr="0F8CFF0E" w14:paraId="22C03C1F" w14:textId="77777777">
        <w:trPr>
          <w:trHeight w:val="330"/>
        </w:trPr>
        <w:tc>
          <w:tcPr>
            <w:tcW w:w="2107" w:type="dxa"/>
            <w:shd w:val="clear" w:color="auto" w:fill="auto"/>
            <w:vAlign w:val="center"/>
            <w:hideMark/>
          </w:tcPr>
          <w:p w:rsidRPr="00A33099" w:rsidR="00A411EE" w:rsidP="0076056D" w:rsidRDefault="00A411EE" w14:paraId="016FB521"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54</w:t>
            </w:r>
          </w:p>
        </w:tc>
        <w:tc>
          <w:tcPr>
            <w:tcW w:w="2515" w:type="dxa"/>
            <w:vMerge/>
            <w:vAlign w:val="center"/>
            <w:hideMark/>
          </w:tcPr>
          <w:p w:rsidRPr="00A33099" w:rsidR="00A411EE" w:rsidP="0076056D" w:rsidRDefault="00A411EE" w14:paraId="358470CE"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34E8630F" w14:textId="77777777">
            <w:pPr>
              <w:spacing w:after="0"/>
              <w:ind w:left="0"/>
              <w:jc w:val="left"/>
              <w:rPr>
                <w:rFonts w:eastAsia="Times New Roman" w:cs="Times New Roman"/>
                <w:color w:val="000000"/>
                <w:szCs w:val="18"/>
                <w:lang w:val="en-GB" w:eastAsia="en-GB"/>
              </w:rPr>
            </w:pPr>
            <w:r>
              <w:rPr>
                <w:b/>
                <w:bCs/>
                <w:color w:val="000000"/>
                <w:szCs w:val="18"/>
              </w:rPr>
              <w:t>Hotel/Cluster (T10)</w:t>
            </w:r>
          </w:p>
        </w:tc>
        <w:tc>
          <w:tcPr>
            <w:tcW w:w="1560" w:type="dxa"/>
            <w:vAlign w:val="center"/>
          </w:tcPr>
          <w:p w:rsidR="00A411EE" w:rsidP="0076056D" w:rsidRDefault="00A411EE" w14:paraId="522CFBAF" w14:textId="77777777">
            <w:pPr>
              <w:spacing w:after="0"/>
              <w:ind w:left="0"/>
              <w:jc w:val="center"/>
              <w:rPr>
                <w:b/>
                <w:bCs/>
                <w:color w:val="000000"/>
                <w:szCs w:val="18"/>
              </w:rPr>
            </w:pPr>
          </w:p>
        </w:tc>
      </w:tr>
      <w:tr w:rsidRPr="00A33099" w:rsidR="00A411EE" w:rsidTr="0F8CFF0E" w14:paraId="069D5500" w14:textId="77777777">
        <w:trPr>
          <w:trHeight w:val="330"/>
        </w:trPr>
        <w:tc>
          <w:tcPr>
            <w:tcW w:w="2107" w:type="dxa"/>
            <w:shd w:val="clear" w:color="auto" w:fill="auto"/>
            <w:vAlign w:val="center"/>
            <w:hideMark/>
          </w:tcPr>
          <w:p w:rsidRPr="00A33099" w:rsidR="00A411EE" w:rsidP="0076056D" w:rsidRDefault="00A411EE" w14:paraId="43CF390B"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55</w:t>
            </w:r>
          </w:p>
        </w:tc>
        <w:tc>
          <w:tcPr>
            <w:tcW w:w="2515" w:type="dxa"/>
            <w:vMerge/>
            <w:vAlign w:val="center"/>
            <w:hideMark/>
          </w:tcPr>
          <w:p w:rsidRPr="00A33099" w:rsidR="00A411EE" w:rsidP="0076056D" w:rsidRDefault="00A411EE" w14:paraId="7FCC3548"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582506A3" w14:textId="77777777">
            <w:pPr>
              <w:spacing w:after="0"/>
              <w:ind w:left="0"/>
              <w:jc w:val="left"/>
              <w:rPr>
                <w:rFonts w:eastAsia="Times New Roman" w:cs="Times New Roman"/>
                <w:color w:val="000000"/>
                <w:szCs w:val="18"/>
                <w:lang w:val="en-GB" w:eastAsia="en-GB"/>
              </w:rPr>
            </w:pPr>
            <w:r>
              <w:rPr>
                <w:b/>
                <w:bCs/>
                <w:color w:val="000000"/>
                <w:szCs w:val="18"/>
              </w:rPr>
              <w:t>Hotel/Cluster (T11)</w:t>
            </w:r>
          </w:p>
        </w:tc>
        <w:tc>
          <w:tcPr>
            <w:tcW w:w="1560" w:type="dxa"/>
            <w:vAlign w:val="center"/>
          </w:tcPr>
          <w:p w:rsidR="00A411EE" w:rsidP="0076056D" w:rsidRDefault="00A411EE" w14:paraId="1F7C823E" w14:textId="77777777">
            <w:pPr>
              <w:spacing w:after="0"/>
              <w:ind w:left="0"/>
              <w:jc w:val="center"/>
              <w:rPr>
                <w:b/>
                <w:bCs/>
                <w:color w:val="000000"/>
                <w:szCs w:val="18"/>
              </w:rPr>
            </w:pPr>
          </w:p>
        </w:tc>
      </w:tr>
      <w:tr w:rsidRPr="00A33099" w:rsidR="00A411EE" w:rsidTr="0F8CFF0E" w14:paraId="749FF1F2" w14:textId="77777777">
        <w:trPr>
          <w:trHeight w:val="330"/>
        </w:trPr>
        <w:tc>
          <w:tcPr>
            <w:tcW w:w="2107" w:type="dxa"/>
            <w:shd w:val="clear" w:color="auto" w:fill="auto"/>
            <w:vAlign w:val="center"/>
            <w:hideMark/>
          </w:tcPr>
          <w:p w:rsidRPr="00A33099" w:rsidR="00A411EE" w:rsidP="0076056D" w:rsidRDefault="00A411EE" w14:paraId="5CD2979F"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56</w:t>
            </w:r>
          </w:p>
        </w:tc>
        <w:tc>
          <w:tcPr>
            <w:tcW w:w="2515" w:type="dxa"/>
            <w:vMerge/>
            <w:vAlign w:val="center"/>
            <w:hideMark/>
          </w:tcPr>
          <w:p w:rsidRPr="00A33099" w:rsidR="00A411EE" w:rsidP="0076056D" w:rsidRDefault="00A411EE" w14:paraId="160F9890"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F5C9211"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4D5C9A80" w14:textId="77777777">
            <w:pPr>
              <w:spacing w:after="0"/>
              <w:ind w:left="0"/>
              <w:jc w:val="center"/>
              <w:rPr>
                <w:color w:val="000000"/>
                <w:szCs w:val="18"/>
              </w:rPr>
            </w:pPr>
          </w:p>
        </w:tc>
      </w:tr>
      <w:tr w:rsidRPr="00A33099" w:rsidR="00A411EE" w:rsidTr="0F8CFF0E" w14:paraId="694BF66E" w14:textId="77777777">
        <w:trPr>
          <w:trHeight w:val="330"/>
        </w:trPr>
        <w:tc>
          <w:tcPr>
            <w:tcW w:w="2107" w:type="dxa"/>
            <w:shd w:val="clear" w:color="auto" w:fill="auto"/>
            <w:vAlign w:val="center"/>
            <w:hideMark/>
          </w:tcPr>
          <w:p w:rsidRPr="00A33099" w:rsidR="00A411EE" w:rsidP="0076056D" w:rsidRDefault="00A411EE" w14:paraId="3711BBC3"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57</w:t>
            </w:r>
          </w:p>
        </w:tc>
        <w:tc>
          <w:tcPr>
            <w:tcW w:w="2515" w:type="dxa"/>
            <w:vMerge/>
            <w:vAlign w:val="center"/>
            <w:hideMark/>
          </w:tcPr>
          <w:p w:rsidRPr="00A33099" w:rsidR="00A411EE" w:rsidP="0076056D" w:rsidRDefault="00A411EE" w14:paraId="3E5D0294"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138C056"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49374B2E" w14:textId="77777777">
            <w:pPr>
              <w:spacing w:after="0"/>
              <w:ind w:left="0"/>
              <w:jc w:val="center"/>
              <w:rPr>
                <w:color w:val="000000"/>
                <w:szCs w:val="18"/>
              </w:rPr>
            </w:pPr>
          </w:p>
        </w:tc>
      </w:tr>
      <w:tr w:rsidRPr="00A33099" w:rsidR="00A411EE" w:rsidTr="0F8CFF0E" w14:paraId="6BCC686D" w14:textId="77777777">
        <w:trPr>
          <w:trHeight w:val="330"/>
        </w:trPr>
        <w:tc>
          <w:tcPr>
            <w:tcW w:w="2107" w:type="dxa"/>
            <w:shd w:val="clear" w:color="auto" w:fill="auto"/>
            <w:vAlign w:val="center"/>
            <w:hideMark/>
          </w:tcPr>
          <w:p w:rsidRPr="00A33099" w:rsidR="00A411EE" w:rsidP="0076056D" w:rsidRDefault="00A411EE" w14:paraId="2239C82F"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58</w:t>
            </w:r>
          </w:p>
        </w:tc>
        <w:tc>
          <w:tcPr>
            <w:tcW w:w="2515" w:type="dxa"/>
            <w:vMerge/>
            <w:vAlign w:val="center"/>
            <w:hideMark/>
          </w:tcPr>
          <w:p w:rsidRPr="00A33099" w:rsidR="00A411EE" w:rsidP="0076056D" w:rsidRDefault="00A411EE" w14:paraId="1DC16DF8"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20A49418" w14:textId="77777777">
            <w:pPr>
              <w:spacing w:after="0"/>
              <w:ind w:left="0"/>
              <w:jc w:val="left"/>
              <w:rPr>
                <w:rFonts w:eastAsia="Times New Roman" w:cs="Times New Roman"/>
                <w:color w:val="000000"/>
                <w:lang w:val="en-GB" w:eastAsia="en-GB"/>
              </w:rPr>
            </w:pPr>
            <w:r>
              <w:rPr>
                <w:color w:val="000000"/>
                <w:szCs w:val="18"/>
              </w:rPr>
              <w:t>Spare</w:t>
            </w:r>
          </w:p>
        </w:tc>
        <w:tc>
          <w:tcPr>
            <w:tcW w:w="1560" w:type="dxa"/>
            <w:vAlign w:val="center"/>
          </w:tcPr>
          <w:p w:rsidR="00A411EE" w:rsidP="0076056D" w:rsidRDefault="00A411EE" w14:paraId="64D21DC1" w14:textId="77777777">
            <w:pPr>
              <w:spacing w:after="0"/>
              <w:ind w:left="0"/>
              <w:jc w:val="center"/>
              <w:rPr>
                <w:color w:val="000000"/>
                <w:szCs w:val="18"/>
              </w:rPr>
            </w:pPr>
          </w:p>
        </w:tc>
      </w:tr>
      <w:tr w:rsidRPr="00A33099" w:rsidR="00A411EE" w:rsidTr="0F8CFF0E" w14:paraId="7FC3794E" w14:textId="77777777">
        <w:trPr>
          <w:trHeight w:val="330"/>
        </w:trPr>
        <w:tc>
          <w:tcPr>
            <w:tcW w:w="2107" w:type="dxa"/>
            <w:shd w:val="clear" w:color="auto" w:fill="auto"/>
            <w:vAlign w:val="center"/>
            <w:hideMark/>
          </w:tcPr>
          <w:p w:rsidRPr="00A33099" w:rsidR="00A411EE" w:rsidP="0076056D" w:rsidRDefault="00A411EE" w14:paraId="1BCF0C58"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59</w:t>
            </w:r>
          </w:p>
        </w:tc>
        <w:tc>
          <w:tcPr>
            <w:tcW w:w="2515" w:type="dxa"/>
            <w:vMerge/>
            <w:vAlign w:val="center"/>
            <w:hideMark/>
          </w:tcPr>
          <w:p w:rsidRPr="00A33099" w:rsidR="00A411EE" w:rsidP="0076056D" w:rsidRDefault="00A411EE" w14:paraId="7119516D"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BE3918" w14:paraId="7355AB0B" w14:textId="2ED016AB">
            <w:pPr>
              <w:spacing w:after="0"/>
              <w:ind w:left="0"/>
              <w:jc w:val="left"/>
              <w:rPr>
                <w:rFonts w:eastAsia="Times New Roman" w:cs="Times New Roman"/>
                <w:color w:val="000000"/>
                <w:lang w:val="en-GB" w:eastAsia="en-GB"/>
              </w:rPr>
            </w:pPr>
            <w:r>
              <w:rPr>
                <w:b/>
                <w:bCs/>
                <w:color w:val="000000"/>
                <w:szCs w:val="18"/>
              </w:rPr>
              <w:t xml:space="preserve">COMBINED MODELS </w:t>
            </w:r>
          </w:p>
        </w:tc>
        <w:tc>
          <w:tcPr>
            <w:tcW w:w="1560" w:type="dxa"/>
            <w:vAlign w:val="center"/>
          </w:tcPr>
          <w:p w:rsidR="00BE3918" w:rsidP="00BE3918" w:rsidRDefault="00BE3918" w14:paraId="7B04794C" w14:textId="77777777">
            <w:pPr>
              <w:spacing w:after="0"/>
              <w:ind w:left="0"/>
              <w:jc w:val="center"/>
              <w:rPr>
                <w:b/>
                <w:bCs/>
                <w:color w:val="000000"/>
              </w:rPr>
            </w:pPr>
            <w:r w:rsidRPr="4D885A35">
              <w:rPr>
                <w:rFonts w:ascii="AkzidenzGroteskStd-Light" w:hAnsi="AkzidenzGroteskStd-Light" w:eastAsia="Times New Roman" w:cs="Times New Roman"/>
                <w:color w:val="000000"/>
                <w:lang w:val="en-GB" w:eastAsia="en-GB"/>
              </w:rPr>
              <w:t>√</w:t>
            </w:r>
          </w:p>
          <w:p w:rsidR="00A411EE" w:rsidP="0076056D" w:rsidRDefault="00A411EE" w14:paraId="388FCD4B" w14:textId="77777777">
            <w:pPr>
              <w:spacing w:after="0"/>
              <w:ind w:left="0"/>
              <w:jc w:val="center"/>
              <w:rPr>
                <w:b/>
                <w:bCs/>
                <w:color w:val="000000"/>
                <w:szCs w:val="18"/>
              </w:rPr>
            </w:pPr>
          </w:p>
        </w:tc>
      </w:tr>
      <w:tr w:rsidRPr="00A33099" w:rsidR="00A411EE" w:rsidTr="0F8CFF0E" w14:paraId="5555C539" w14:textId="77777777">
        <w:trPr>
          <w:trHeight w:val="330"/>
        </w:trPr>
        <w:tc>
          <w:tcPr>
            <w:tcW w:w="2107" w:type="dxa"/>
            <w:shd w:val="clear" w:color="auto" w:fill="auto"/>
            <w:vAlign w:val="center"/>
            <w:hideMark/>
          </w:tcPr>
          <w:p w:rsidRPr="00A33099" w:rsidR="00A411EE" w:rsidP="0076056D" w:rsidRDefault="00A411EE" w14:paraId="091194FC"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60</w:t>
            </w:r>
          </w:p>
        </w:tc>
        <w:tc>
          <w:tcPr>
            <w:tcW w:w="2515" w:type="dxa"/>
            <w:vMerge w:val="restart"/>
            <w:shd w:val="clear" w:color="auto" w:fill="auto"/>
            <w:vAlign w:val="center"/>
            <w:hideMark/>
          </w:tcPr>
          <w:p w:rsidRPr="00A33099" w:rsidR="00A411EE" w:rsidP="0076056D" w:rsidRDefault="00A411EE" w14:paraId="028D2D8A"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BOH</w:t>
            </w:r>
            <w:r>
              <w:rPr>
                <w:rFonts w:eastAsia="Times New Roman" w:cs="Times New Roman"/>
                <w:b/>
                <w:bCs/>
                <w:color w:val="000000"/>
                <w:szCs w:val="18"/>
                <w:lang w:val="en-GB" w:eastAsia="en-GB"/>
              </w:rPr>
              <w:t xml:space="preserve"> Buildings</w:t>
            </w:r>
          </w:p>
        </w:tc>
        <w:tc>
          <w:tcPr>
            <w:tcW w:w="3174" w:type="dxa"/>
            <w:shd w:val="clear" w:color="auto" w:fill="auto"/>
            <w:vAlign w:val="center"/>
            <w:hideMark/>
          </w:tcPr>
          <w:p w:rsidRPr="00A33099" w:rsidR="00A411EE" w:rsidP="0076056D" w:rsidRDefault="00A411EE" w14:paraId="7D18BE20" w14:textId="77777777">
            <w:pPr>
              <w:spacing w:after="0"/>
              <w:ind w:left="0"/>
              <w:jc w:val="left"/>
              <w:rPr>
                <w:rFonts w:eastAsia="Times New Roman" w:cs="Times New Roman"/>
                <w:b/>
                <w:bCs/>
                <w:color w:val="000000"/>
                <w:lang w:val="en-GB" w:eastAsia="en-GB"/>
              </w:rPr>
            </w:pPr>
            <w:r>
              <w:rPr>
                <w:b/>
                <w:bCs/>
                <w:color w:val="000000"/>
                <w:szCs w:val="18"/>
              </w:rPr>
              <w:t>Main BOH</w:t>
            </w:r>
          </w:p>
        </w:tc>
        <w:tc>
          <w:tcPr>
            <w:tcW w:w="1560" w:type="dxa"/>
            <w:vAlign w:val="center"/>
          </w:tcPr>
          <w:p w:rsidR="00A411EE" w:rsidP="0076056D" w:rsidRDefault="00A411EE" w14:paraId="3942DE45" w14:textId="77777777">
            <w:pPr>
              <w:spacing w:after="0"/>
              <w:ind w:left="0"/>
              <w:jc w:val="center"/>
              <w:rPr>
                <w:b/>
                <w:bCs/>
                <w:color w:val="000000"/>
                <w:szCs w:val="18"/>
              </w:rPr>
            </w:pPr>
          </w:p>
        </w:tc>
      </w:tr>
      <w:tr w:rsidRPr="00A33099" w:rsidR="00A411EE" w:rsidTr="0F8CFF0E" w14:paraId="23109BDE" w14:textId="77777777">
        <w:trPr>
          <w:trHeight w:val="330"/>
        </w:trPr>
        <w:tc>
          <w:tcPr>
            <w:tcW w:w="2107" w:type="dxa"/>
            <w:shd w:val="clear" w:color="auto" w:fill="auto"/>
            <w:vAlign w:val="center"/>
            <w:hideMark/>
          </w:tcPr>
          <w:p w:rsidRPr="00A33099" w:rsidR="00A411EE" w:rsidP="0076056D" w:rsidRDefault="00A411EE" w14:paraId="567BF279"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61</w:t>
            </w:r>
          </w:p>
        </w:tc>
        <w:tc>
          <w:tcPr>
            <w:tcW w:w="2515" w:type="dxa"/>
            <w:vMerge/>
            <w:vAlign w:val="center"/>
            <w:hideMark/>
          </w:tcPr>
          <w:p w:rsidRPr="00A33099" w:rsidR="00A411EE" w:rsidP="0076056D" w:rsidRDefault="00A411EE" w14:paraId="6C11F2D5"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079DBE48" w14:textId="77777777">
            <w:pPr>
              <w:spacing w:after="0"/>
              <w:ind w:left="0"/>
              <w:jc w:val="left"/>
              <w:rPr>
                <w:rFonts w:eastAsia="Times New Roman" w:cs="Times New Roman"/>
                <w:color w:val="000000"/>
                <w:lang w:val="en-GB" w:eastAsia="en-GB"/>
              </w:rPr>
            </w:pPr>
            <w:r>
              <w:rPr>
                <w:b/>
                <w:bCs/>
                <w:color w:val="000000"/>
                <w:szCs w:val="18"/>
              </w:rPr>
              <w:t>MEP Compound</w:t>
            </w:r>
          </w:p>
        </w:tc>
        <w:tc>
          <w:tcPr>
            <w:tcW w:w="1560" w:type="dxa"/>
            <w:vAlign w:val="center"/>
          </w:tcPr>
          <w:p w:rsidR="00A411EE" w:rsidP="4D885A35" w:rsidRDefault="4D885A35" w14:paraId="03646C66" w14:textId="77777777">
            <w:pPr>
              <w:spacing w:after="0"/>
              <w:ind w:left="0"/>
              <w:jc w:val="center"/>
              <w:rPr>
                <w:b/>
                <w:bCs/>
                <w:color w:val="000000"/>
              </w:rPr>
            </w:pPr>
            <w:r w:rsidRPr="4D885A35">
              <w:rPr>
                <w:rFonts w:ascii="AkzidenzGroteskStd-Light" w:hAnsi="AkzidenzGroteskStd-Light" w:eastAsia="Times New Roman" w:cs="Times New Roman"/>
                <w:color w:val="000000"/>
                <w:lang w:val="en-GB" w:eastAsia="en-GB"/>
              </w:rPr>
              <w:t>√</w:t>
            </w:r>
          </w:p>
          <w:p w:rsidR="00A411EE" w:rsidP="4D885A35" w:rsidRDefault="00A411EE" w14:paraId="49998F05" w14:textId="0465BDE1">
            <w:pPr>
              <w:spacing w:after="0"/>
              <w:ind w:left="0"/>
              <w:jc w:val="center"/>
              <w:rPr>
                <w:b/>
                <w:bCs/>
                <w:color w:val="000000"/>
              </w:rPr>
            </w:pPr>
          </w:p>
        </w:tc>
      </w:tr>
      <w:tr w:rsidRPr="00A33099" w:rsidR="00A411EE" w:rsidTr="0F8CFF0E" w14:paraId="26409A8C" w14:textId="77777777">
        <w:trPr>
          <w:trHeight w:val="330"/>
        </w:trPr>
        <w:tc>
          <w:tcPr>
            <w:tcW w:w="2107" w:type="dxa"/>
            <w:shd w:val="clear" w:color="auto" w:fill="auto"/>
            <w:vAlign w:val="center"/>
            <w:hideMark/>
          </w:tcPr>
          <w:p w:rsidRPr="00A33099" w:rsidR="00A411EE" w:rsidP="0076056D" w:rsidRDefault="00A411EE" w14:paraId="4F386073"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62</w:t>
            </w:r>
          </w:p>
        </w:tc>
        <w:tc>
          <w:tcPr>
            <w:tcW w:w="2515" w:type="dxa"/>
            <w:vMerge/>
            <w:vAlign w:val="center"/>
            <w:hideMark/>
          </w:tcPr>
          <w:p w:rsidRPr="00A33099" w:rsidR="00A411EE" w:rsidP="0076056D" w:rsidRDefault="00A411EE" w14:paraId="40D8FC96"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4D885A35" w:rsidRDefault="4D885A35" w14:paraId="5F5ED40B" w14:textId="2A6CFD9A">
            <w:pPr>
              <w:spacing w:after="0"/>
              <w:ind w:left="0"/>
              <w:jc w:val="left"/>
              <w:rPr>
                <w:rFonts w:eastAsia="Times New Roman" w:cs="Times New Roman"/>
                <w:color w:val="000000"/>
                <w:lang w:val="en-GB" w:eastAsia="en-GB"/>
              </w:rPr>
            </w:pPr>
            <w:r w:rsidRPr="00000EE5">
              <w:rPr>
                <w:b/>
                <w:bCs/>
                <w:color w:val="000000"/>
                <w:szCs w:val="18"/>
              </w:rPr>
              <w:t>Engineering &amp; Maintenance</w:t>
            </w:r>
          </w:p>
        </w:tc>
        <w:tc>
          <w:tcPr>
            <w:tcW w:w="1560" w:type="dxa"/>
            <w:vAlign w:val="center"/>
          </w:tcPr>
          <w:p w:rsidR="00A411EE" w:rsidP="4D885A35" w:rsidRDefault="4D885A35" w14:paraId="6543B2BA" w14:textId="77777777">
            <w:pPr>
              <w:spacing w:after="0"/>
              <w:ind w:left="0"/>
              <w:jc w:val="center"/>
              <w:rPr>
                <w:b/>
                <w:bCs/>
                <w:color w:val="000000"/>
              </w:rPr>
            </w:pPr>
            <w:r w:rsidRPr="4D885A35">
              <w:rPr>
                <w:rFonts w:ascii="AkzidenzGroteskStd-Light" w:hAnsi="AkzidenzGroteskStd-Light" w:eastAsia="Times New Roman" w:cs="Times New Roman"/>
                <w:color w:val="000000"/>
                <w:lang w:val="en-GB" w:eastAsia="en-GB"/>
              </w:rPr>
              <w:t>√</w:t>
            </w:r>
          </w:p>
          <w:p w:rsidR="00A411EE" w:rsidP="4D885A35" w:rsidRDefault="00A411EE" w14:paraId="53F983C2" w14:textId="2FA67359">
            <w:pPr>
              <w:spacing w:after="0"/>
              <w:ind w:left="0"/>
              <w:jc w:val="center"/>
              <w:rPr>
                <w:color w:val="000000"/>
              </w:rPr>
            </w:pPr>
          </w:p>
        </w:tc>
      </w:tr>
      <w:tr w:rsidRPr="00A33099" w:rsidR="00A411EE" w:rsidTr="0F8CFF0E" w14:paraId="256807FE" w14:textId="77777777">
        <w:trPr>
          <w:trHeight w:val="330"/>
        </w:trPr>
        <w:tc>
          <w:tcPr>
            <w:tcW w:w="2107" w:type="dxa"/>
            <w:shd w:val="clear" w:color="auto" w:fill="auto"/>
            <w:vAlign w:val="center"/>
            <w:hideMark/>
          </w:tcPr>
          <w:p w:rsidRPr="00A33099" w:rsidR="00A411EE" w:rsidP="0076056D" w:rsidRDefault="00A411EE" w14:paraId="1775A402"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63</w:t>
            </w:r>
          </w:p>
        </w:tc>
        <w:tc>
          <w:tcPr>
            <w:tcW w:w="2515" w:type="dxa"/>
            <w:vMerge/>
            <w:vAlign w:val="center"/>
            <w:hideMark/>
          </w:tcPr>
          <w:p w:rsidRPr="00A33099" w:rsidR="00A411EE" w:rsidP="0076056D" w:rsidRDefault="00A411EE" w14:paraId="1721AE94"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0233330B" w14:textId="77777777">
            <w:pPr>
              <w:spacing w:after="0"/>
              <w:ind w:left="0"/>
              <w:jc w:val="left"/>
              <w:rPr>
                <w:rFonts w:eastAsia="Times New Roman" w:cs="Times New Roman"/>
                <w:color w:val="000000"/>
                <w:lang w:val="en-GB" w:eastAsia="en-GB"/>
              </w:rPr>
            </w:pPr>
            <w:r>
              <w:rPr>
                <w:b/>
                <w:bCs/>
                <w:color w:val="000000"/>
                <w:szCs w:val="18"/>
              </w:rPr>
              <w:t>Housekeeping (T1)</w:t>
            </w:r>
          </w:p>
        </w:tc>
        <w:tc>
          <w:tcPr>
            <w:tcW w:w="1560" w:type="dxa"/>
            <w:vAlign w:val="center"/>
          </w:tcPr>
          <w:p w:rsidR="00A411EE" w:rsidP="0076056D" w:rsidRDefault="00A411EE" w14:paraId="0139E738" w14:textId="77777777">
            <w:pPr>
              <w:spacing w:after="0"/>
              <w:ind w:left="0"/>
              <w:jc w:val="center"/>
              <w:rPr>
                <w:b/>
                <w:bCs/>
                <w:color w:val="000000"/>
                <w:szCs w:val="18"/>
              </w:rPr>
            </w:pPr>
          </w:p>
        </w:tc>
      </w:tr>
      <w:tr w:rsidRPr="00A33099" w:rsidR="00A411EE" w:rsidTr="0F8CFF0E" w14:paraId="70A0F46D" w14:textId="77777777">
        <w:trPr>
          <w:trHeight w:val="330"/>
        </w:trPr>
        <w:tc>
          <w:tcPr>
            <w:tcW w:w="2107" w:type="dxa"/>
            <w:shd w:val="clear" w:color="auto" w:fill="auto"/>
            <w:vAlign w:val="center"/>
            <w:hideMark/>
          </w:tcPr>
          <w:p w:rsidRPr="00A33099" w:rsidR="00A411EE" w:rsidP="0076056D" w:rsidRDefault="00A411EE" w14:paraId="23077209"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64</w:t>
            </w:r>
          </w:p>
        </w:tc>
        <w:tc>
          <w:tcPr>
            <w:tcW w:w="2515" w:type="dxa"/>
            <w:vMerge/>
            <w:vAlign w:val="center"/>
            <w:hideMark/>
          </w:tcPr>
          <w:p w:rsidRPr="00A33099" w:rsidR="00A411EE" w:rsidP="0076056D" w:rsidRDefault="00A411EE" w14:paraId="6FAE9700"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7E3C763" w14:textId="77777777">
            <w:pPr>
              <w:spacing w:after="0"/>
              <w:ind w:left="0"/>
              <w:jc w:val="left"/>
              <w:rPr>
                <w:rFonts w:eastAsia="Times New Roman" w:cs="Times New Roman"/>
                <w:color w:val="000000"/>
                <w:lang w:val="en-GB" w:eastAsia="en-GB"/>
              </w:rPr>
            </w:pPr>
            <w:r>
              <w:rPr>
                <w:b/>
                <w:bCs/>
                <w:color w:val="000000"/>
                <w:szCs w:val="18"/>
              </w:rPr>
              <w:t>Housekeeping (T2)</w:t>
            </w:r>
          </w:p>
        </w:tc>
        <w:tc>
          <w:tcPr>
            <w:tcW w:w="1560" w:type="dxa"/>
            <w:vAlign w:val="center"/>
          </w:tcPr>
          <w:p w:rsidR="00A411EE" w:rsidP="0076056D" w:rsidRDefault="00A411EE" w14:paraId="1864DDE2" w14:textId="77777777">
            <w:pPr>
              <w:spacing w:after="0"/>
              <w:ind w:left="0"/>
              <w:jc w:val="center"/>
              <w:rPr>
                <w:b/>
                <w:bCs/>
                <w:color w:val="000000"/>
                <w:szCs w:val="18"/>
              </w:rPr>
            </w:pPr>
          </w:p>
        </w:tc>
      </w:tr>
      <w:tr w:rsidRPr="00A33099" w:rsidR="00A411EE" w:rsidTr="0F8CFF0E" w14:paraId="7C7F7AF1" w14:textId="77777777">
        <w:trPr>
          <w:trHeight w:val="330"/>
        </w:trPr>
        <w:tc>
          <w:tcPr>
            <w:tcW w:w="2107" w:type="dxa"/>
            <w:shd w:val="clear" w:color="auto" w:fill="auto"/>
            <w:vAlign w:val="center"/>
            <w:hideMark/>
          </w:tcPr>
          <w:p w:rsidRPr="00A33099" w:rsidR="00A411EE" w:rsidP="0076056D" w:rsidRDefault="00A411EE" w14:paraId="69CDE4D1"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65</w:t>
            </w:r>
          </w:p>
        </w:tc>
        <w:tc>
          <w:tcPr>
            <w:tcW w:w="2515" w:type="dxa"/>
            <w:vMerge/>
            <w:vAlign w:val="center"/>
            <w:hideMark/>
          </w:tcPr>
          <w:p w:rsidRPr="00A33099" w:rsidR="00A411EE" w:rsidP="0076056D" w:rsidRDefault="00A411EE" w14:paraId="1AD0236F"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EA290C" w:rsidR="00A411EE" w:rsidP="0076056D" w:rsidRDefault="00A411EE" w14:paraId="3DEC1651" w14:textId="77777777">
            <w:pPr>
              <w:spacing w:after="0"/>
              <w:ind w:left="0"/>
              <w:jc w:val="left"/>
              <w:rPr>
                <w:b/>
                <w:bCs/>
                <w:color w:val="000000"/>
                <w:szCs w:val="18"/>
              </w:rPr>
            </w:pPr>
            <w:r>
              <w:rPr>
                <w:color w:val="000000"/>
                <w:szCs w:val="18"/>
              </w:rPr>
              <w:t>Spare</w:t>
            </w:r>
          </w:p>
        </w:tc>
        <w:tc>
          <w:tcPr>
            <w:tcW w:w="1560" w:type="dxa"/>
            <w:vAlign w:val="center"/>
          </w:tcPr>
          <w:p w:rsidR="00A411EE" w:rsidP="0076056D" w:rsidRDefault="00A411EE" w14:paraId="2520F5B9" w14:textId="77777777">
            <w:pPr>
              <w:spacing w:after="0"/>
              <w:ind w:left="0"/>
              <w:jc w:val="center"/>
              <w:rPr>
                <w:color w:val="000000"/>
                <w:szCs w:val="18"/>
              </w:rPr>
            </w:pPr>
          </w:p>
        </w:tc>
      </w:tr>
      <w:tr w:rsidRPr="00A33099" w:rsidR="00A411EE" w:rsidTr="0F8CFF0E" w14:paraId="41D396A9" w14:textId="77777777">
        <w:trPr>
          <w:trHeight w:val="330"/>
        </w:trPr>
        <w:tc>
          <w:tcPr>
            <w:tcW w:w="2107" w:type="dxa"/>
            <w:shd w:val="clear" w:color="auto" w:fill="auto"/>
            <w:vAlign w:val="center"/>
            <w:hideMark/>
          </w:tcPr>
          <w:p w:rsidRPr="00A33099" w:rsidR="00A411EE" w:rsidP="0076056D" w:rsidRDefault="00A411EE" w14:paraId="419C6D5B"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66</w:t>
            </w:r>
          </w:p>
        </w:tc>
        <w:tc>
          <w:tcPr>
            <w:tcW w:w="2515" w:type="dxa"/>
            <w:vMerge/>
            <w:vAlign w:val="center"/>
            <w:hideMark/>
          </w:tcPr>
          <w:p w:rsidRPr="00A33099" w:rsidR="00A411EE" w:rsidP="0076056D" w:rsidRDefault="00A411EE" w14:paraId="291C1500"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EA290C" w:rsidR="00A411EE" w:rsidP="0076056D" w:rsidRDefault="00A411EE" w14:paraId="355E6BC8" w14:textId="77777777">
            <w:pPr>
              <w:spacing w:after="0"/>
              <w:ind w:left="0"/>
              <w:jc w:val="left"/>
              <w:rPr>
                <w:b/>
                <w:bCs/>
                <w:color w:val="000000"/>
                <w:szCs w:val="18"/>
              </w:rPr>
            </w:pPr>
            <w:r>
              <w:rPr>
                <w:color w:val="000000"/>
                <w:szCs w:val="18"/>
              </w:rPr>
              <w:t>Spare</w:t>
            </w:r>
          </w:p>
        </w:tc>
        <w:tc>
          <w:tcPr>
            <w:tcW w:w="1560" w:type="dxa"/>
            <w:vAlign w:val="center"/>
          </w:tcPr>
          <w:p w:rsidR="00A411EE" w:rsidP="0076056D" w:rsidRDefault="00A411EE" w14:paraId="025995C7" w14:textId="77777777">
            <w:pPr>
              <w:spacing w:after="0"/>
              <w:ind w:left="0"/>
              <w:jc w:val="center"/>
              <w:rPr>
                <w:color w:val="000000"/>
                <w:szCs w:val="18"/>
              </w:rPr>
            </w:pPr>
          </w:p>
        </w:tc>
      </w:tr>
      <w:tr w:rsidRPr="00A33099" w:rsidR="00A411EE" w:rsidTr="0F8CFF0E" w14:paraId="30974C83" w14:textId="77777777">
        <w:trPr>
          <w:trHeight w:val="330"/>
        </w:trPr>
        <w:tc>
          <w:tcPr>
            <w:tcW w:w="2107" w:type="dxa"/>
            <w:shd w:val="clear" w:color="auto" w:fill="auto"/>
            <w:vAlign w:val="center"/>
            <w:hideMark/>
          </w:tcPr>
          <w:p w:rsidRPr="00A33099" w:rsidR="00A411EE" w:rsidP="0076056D" w:rsidRDefault="00A411EE" w14:paraId="6D47A10B"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67</w:t>
            </w:r>
          </w:p>
        </w:tc>
        <w:tc>
          <w:tcPr>
            <w:tcW w:w="2515" w:type="dxa"/>
            <w:vMerge/>
            <w:vAlign w:val="center"/>
            <w:hideMark/>
          </w:tcPr>
          <w:p w:rsidRPr="00A33099" w:rsidR="00A411EE" w:rsidP="0076056D" w:rsidRDefault="00A411EE" w14:paraId="6FFA170F"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8538239" w14:textId="77777777">
            <w:pPr>
              <w:spacing w:after="0"/>
              <w:ind w:left="0"/>
              <w:jc w:val="left"/>
              <w:rPr>
                <w:rFonts w:eastAsia="Times New Roman" w:cs="Times New Roman"/>
                <w:color w:val="000000"/>
                <w:lang w:val="en-GB" w:eastAsia="en-GB"/>
              </w:rPr>
            </w:pPr>
            <w:r>
              <w:rPr>
                <w:b/>
                <w:bCs/>
                <w:color w:val="000000"/>
                <w:szCs w:val="18"/>
              </w:rPr>
              <w:t>Substation (T1)</w:t>
            </w:r>
          </w:p>
        </w:tc>
        <w:tc>
          <w:tcPr>
            <w:tcW w:w="1560" w:type="dxa"/>
            <w:vAlign w:val="center"/>
          </w:tcPr>
          <w:p w:rsidR="00A411EE" w:rsidP="4D885A35" w:rsidRDefault="4D885A35" w14:paraId="516BCA77" w14:textId="77777777">
            <w:pPr>
              <w:spacing w:after="0"/>
              <w:ind w:left="0"/>
              <w:jc w:val="center"/>
              <w:rPr>
                <w:b/>
                <w:bCs/>
                <w:color w:val="000000"/>
              </w:rPr>
            </w:pPr>
            <w:r w:rsidRPr="4D885A35">
              <w:rPr>
                <w:rFonts w:ascii="AkzidenzGroteskStd-Light" w:hAnsi="AkzidenzGroteskStd-Light" w:eastAsia="Times New Roman" w:cs="Times New Roman"/>
                <w:color w:val="000000"/>
                <w:lang w:val="en-GB" w:eastAsia="en-GB"/>
              </w:rPr>
              <w:t>√</w:t>
            </w:r>
          </w:p>
          <w:p w:rsidR="00A411EE" w:rsidP="4D885A35" w:rsidRDefault="00A411EE" w14:paraId="66B7B493" w14:textId="7A1A9066">
            <w:pPr>
              <w:spacing w:after="0"/>
              <w:ind w:left="0"/>
              <w:jc w:val="center"/>
              <w:rPr>
                <w:b/>
                <w:bCs/>
                <w:color w:val="000000"/>
              </w:rPr>
            </w:pPr>
          </w:p>
        </w:tc>
      </w:tr>
      <w:tr w:rsidRPr="00A33099" w:rsidR="00A411EE" w:rsidTr="0F8CFF0E" w14:paraId="2D23F154" w14:textId="77777777">
        <w:trPr>
          <w:trHeight w:val="330"/>
        </w:trPr>
        <w:tc>
          <w:tcPr>
            <w:tcW w:w="2107" w:type="dxa"/>
            <w:shd w:val="clear" w:color="auto" w:fill="auto"/>
            <w:vAlign w:val="center"/>
            <w:hideMark/>
          </w:tcPr>
          <w:p w:rsidRPr="00A33099" w:rsidR="00A411EE" w:rsidP="0076056D" w:rsidRDefault="00A411EE" w14:paraId="375F00A7"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68</w:t>
            </w:r>
          </w:p>
        </w:tc>
        <w:tc>
          <w:tcPr>
            <w:tcW w:w="2515" w:type="dxa"/>
            <w:vMerge/>
            <w:vAlign w:val="center"/>
            <w:hideMark/>
          </w:tcPr>
          <w:p w:rsidRPr="00A33099" w:rsidR="00A411EE" w:rsidP="0076056D" w:rsidRDefault="00A411EE" w14:paraId="52A8CFF2"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313E697B" w14:textId="77777777">
            <w:pPr>
              <w:spacing w:after="0"/>
              <w:ind w:left="0"/>
              <w:jc w:val="left"/>
              <w:rPr>
                <w:rFonts w:eastAsia="Times New Roman" w:cs="Times New Roman"/>
                <w:color w:val="000000"/>
                <w:lang w:val="en-GB" w:eastAsia="en-GB"/>
              </w:rPr>
            </w:pPr>
            <w:r>
              <w:rPr>
                <w:b/>
                <w:bCs/>
                <w:color w:val="000000"/>
                <w:szCs w:val="18"/>
              </w:rPr>
              <w:t>Substation (T1)</w:t>
            </w:r>
          </w:p>
        </w:tc>
        <w:tc>
          <w:tcPr>
            <w:tcW w:w="1560" w:type="dxa"/>
            <w:vAlign w:val="center"/>
          </w:tcPr>
          <w:p w:rsidR="00A411EE" w:rsidP="0076056D" w:rsidRDefault="00A411EE" w14:paraId="4261631C" w14:textId="77777777">
            <w:pPr>
              <w:spacing w:after="0"/>
              <w:ind w:left="0"/>
              <w:jc w:val="center"/>
              <w:rPr>
                <w:b/>
                <w:bCs/>
                <w:color w:val="000000"/>
                <w:szCs w:val="18"/>
              </w:rPr>
            </w:pPr>
          </w:p>
        </w:tc>
      </w:tr>
      <w:tr w:rsidRPr="00A33099" w:rsidR="00A411EE" w:rsidTr="0F8CFF0E" w14:paraId="2AAD5BDE" w14:textId="77777777">
        <w:trPr>
          <w:trHeight w:val="330"/>
        </w:trPr>
        <w:tc>
          <w:tcPr>
            <w:tcW w:w="2107" w:type="dxa"/>
            <w:shd w:val="clear" w:color="auto" w:fill="auto"/>
            <w:vAlign w:val="center"/>
            <w:hideMark/>
          </w:tcPr>
          <w:p w:rsidRPr="00A33099" w:rsidR="00A411EE" w:rsidP="0076056D" w:rsidRDefault="00A411EE" w14:paraId="56EDFA48"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69</w:t>
            </w:r>
          </w:p>
        </w:tc>
        <w:tc>
          <w:tcPr>
            <w:tcW w:w="2515" w:type="dxa"/>
            <w:vMerge/>
            <w:vAlign w:val="center"/>
            <w:hideMark/>
          </w:tcPr>
          <w:p w:rsidRPr="00A33099" w:rsidR="00A411EE" w:rsidP="0076056D" w:rsidRDefault="00A411EE" w14:paraId="02A78309"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F5AB2CE" w14:textId="77777777">
            <w:pPr>
              <w:spacing w:after="0"/>
              <w:ind w:left="0"/>
              <w:jc w:val="left"/>
              <w:rPr>
                <w:rFonts w:eastAsia="Times New Roman" w:cs="Times New Roman"/>
                <w:color w:val="000000"/>
                <w:lang w:val="en-GB" w:eastAsia="en-GB"/>
              </w:rPr>
            </w:pPr>
            <w:r>
              <w:rPr>
                <w:color w:val="000000"/>
                <w:szCs w:val="18"/>
              </w:rPr>
              <w:t>Spare</w:t>
            </w:r>
          </w:p>
        </w:tc>
        <w:tc>
          <w:tcPr>
            <w:tcW w:w="1560" w:type="dxa"/>
            <w:vAlign w:val="center"/>
          </w:tcPr>
          <w:p w:rsidR="00A411EE" w:rsidP="0076056D" w:rsidRDefault="00A411EE" w14:paraId="058A6E12" w14:textId="77777777">
            <w:pPr>
              <w:spacing w:after="0"/>
              <w:ind w:left="0"/>
              <w:jc w:val="center"/>
              <w:rPr>
                <w:color w:val="000000"/>
                <w:szCs w:val="18"/>
              </w:rPr>
            </w:pPr>
          </w:p>
        </w:tc>
      </w:tr>
      <w:tr w:rsidRPr="00A33099" w:rsidR="00A411EE" w:rsidTr="0F8CFF0E" w14:paraId="2D588EE5" w14:textId="77777777">
        <w:trPr>
          <w:trHeight w:val="312"/>
        </w:trPr>
        <w:tc>
          <w:tcPr>
            <w:tcW w:w="2107" w:type="dxa"/>
            <w:shd w:val="clear" w:color="auto" w:fill="auto"/>
            <w:vAlign w:val="center"/>
            <w:hideMark/>
          </w:tcPr>
          <w:p w:rsidRPr="00A33099" w:rsidR="00A411EE" w:rsidP="0076056D" w:rsidRDefault="00A411EE" w14:paraId="57AA1762"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70</w:t>
            </w:r>
          </w:p>
        </w:tc>
        <w:tc>
          <w:tcPr>
            <w:tcW w:w="2515" w:type="dxa"/>
            <w:vMerge/>
            <w:vAlign w:val="center"/>
            <w:hideMark/>
          </w:tcPr>
          <w:p w:rsidRPr="00A33099" w:rsidR="00A411EE" w:rsidP="0076056D" w:rsidRDefault="00A411EE" w14:paraId="334FEC3C"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C268746" w14:textId="77777777">
            <w:pPr>
              <w:spacing w:after="0"/>
              <w:ind w:left="0"/>
              <w:jc w:val="left"/>
            </w:pPr>
            <w:r>
              <w:rPr>
                <w:b/>
                <w:bCs/>
                <w:color w:val="000000"/>
                <w:szCs w:val="18"/>
              </w:rPr>
              <w:t>Building Support (T1)</w:t>
            </w:r>
          </w:p>
        </w:tc>
        <w:tc>
          <w:tcPr>
            <w:tcW w:w="1560" w:type="dxa"/>
            <w:vAlign w:val="center"/>
          </w:tcPr>
          <w:p w:rsidR="00A411EE" w:rsidP="0076056D" w:rsidRDefault="00A411EE" w14:paraId="0D205B3B" w14:textId="77777777">
            <w:pPr>
              <w:spacing w:after="0"/>
              <w:ind w:left="0"/>
              <w:jc w:val="center"/>
              <w:rPr>
                <w:b/>
                <w:bCs/>
                <w:color w:val="000000"/>
                <w:szCs w:val="18"/>
              </w:rPr>
            </w:pPr>
          </w:p>
        </w:tc>
      </w:tr>
      <w:tr w:rsidRPr="00A33099" w:rsidR="00A411EE" w:rsidTr="0F8CFF0E" w14:paraId="1C0F2278" w14:textId="77777777">
        <w:trPr>
          <w:trHeight w:val="330"/>
        </w:trPr>
        <w:tc>
          <w:tcPr>
            <w:tcW w:w="2107" w:type="dxa"/>
            <w:shd w:val="clear" w:color="auto" w:fill="auto"/>
            <w:vAlign w:val="center"/>
            <w:hideMark/>
          </w:tcPr>
          <w:p w:rsidRPr="00A33099" w:rsidR="00A411EE" w:rsidP="0076056D" w:rsidRDefault="00A411EE" w14:paraId="396EC454"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71</w:t>
            </w:r>
          </w:p>
        </w:tc>
        <w:tc>
          <w:tcPr>
            <w:tcW w:w="2515" w:type="dxa"/>
            <w:vMerge/>
            <w:vAlign w:val="center"/>
            <w:hideMark/>
          </w:tcPr>
          <w:p w:rsidRPr="00A33099" w:rsidR="00A411EE" w:rsidP="0076056D" w:rsidRDefault="00A411EE" w14:paraId="696E9BE3"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535F3758" w14:textId="77777777">
            <w:pPr>
              <w:spacing w:after="0"/>
              <w:ind w:left="0"/>
              <w:jc w:val="left"/>
            </w:pPr>
            <w:r>
              <w:rPr>
                <w:b/>
                <w:bCs/>
                <w:color w:val="000000"/>
                <w:szCs w:val="18"/>
              </w:rPr>
              <w:t>Building Support (T2)</w:t>
            </w:r>
          </w:p>
        </w:tc>
        <w:tc>
          <w:tcPr>
            <w:tcW w:w="1560" w:type="dxa"/>
            <w:vAlign w:val="center"/>
          </w:tcPr>
          <w:p w:rsidR="00A411EE" w:rsidP="0076056D" w:rsidRDefault="00A411EE" w14:paraId="06DB09AF" w14:textId="77777777">
            <w:pPr>
              <w:spacing w:after="0"/>
              <w:ind w:left="0"/>
              <w:jc w:val="center"/>
              <w:rPr>
                <w:b/>
                <w:bCs/>
                <w:color w:val="000000"/>
                <w:szCs w:val="18"/>
              </w:rPr>
            </w:pPr>
          </w:p>
        </w:tc>
      </w:tr>
      <w:tr w:rsidRPr="00A33099" w:rsidR="00A411EE" w:rsidTr="0F8CFF0E" w14:paraId="7EEE7A92" w14:textId="77777777">
        <w:trPr>
          <w:trHeight w:val="330"/>
        </w:trPr>
        <w:tc>
          <w:tcPr>
            <w:tcW w:w="2107" w:type="dxa"/>
            <w:shd w:val="clear" w:color="auto" w:fill="auto"/>
            <w:vAlign w:val="center"/>
            <w:hideMark/>
          </w:tcPr>
          <w:p w:rsidRPr="00A33099" w:rsidR="00A411EE" w:rsidP="0076056D" w:rsidRDefault="00A411EE" w14:paraId="0BAA094C"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72</w:t>
            </w:r>
          </w:p>
        </w:tc>
        <w:tc>
          <w:tcPr>
            <w:tcW w:w="2515" w:type="dxa"/>
            <w:vMerge/>
            <w:vAlign w:val="center"/>
            <w:hideMark/>
          </w:tcPr>
          <w:p w:rsidRPr="00A33099" w:rsidR="00A411EE" w:rsidP="0076056D" w:rsidRDefault="00A411EE" w14:paraId="153368D3"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EA290C" w:rsidR="00A411EE" w:rsidP="0076056D" w:rsidRDefault="00A411EE" w14:paraId="704933AD" w14:textId="77777777">
            <w:pPr>
              <w:spacing w:after="0"/>
              <w:ind w:left="0"/>
              <w:jc w:val="left"/>
              <w:rPr>
                <w:b/>
                <w:bCs/>
                <w:color w:val="000000"/>
                <w:szCs w:val="18"/>
              </w:rPr>
            </w:pPr>
            <w:r>
              <w:rPr>
                <w:b/>
                <w:bCs/>
                <w:color w:val="000000"/>
                <w:szCs w:val="18"/>
              </w:rPr>
              <w:t>Building Support (T3)</w:t>
            </w:r>
          </w:p>
        </w:tc>
        <w:tc>
          <w:tcPr>
            <w:tcW w:w="1560" w:type="dxa"/>
            <w:vAlign w:val="center"/>
          </w:tcPr>
          <w:p w:rsidR="00A411EE" w:rsidP="0076056D" w:rsidRDefault="00A411EE" w14:paraId="4350698F" w14:textId="77777777">
            <w:pPr>
              <w:spacing w:after="0"/>
              <w:ind w:left="0"/>
              <w:jc w:val="center"/>
              <w:rPr>
                <w:b/>
                <w:bCs/>
                <w:color w:val="000000"/>
                <w:szCs w:val="18"/>
              </w:rPr>
            </w:pPr>
          </w:p>
        </w:tc>
      </w:tr>
      <w:tr w:rsidRPr="00A33099" w:rsidR="00A411EE" w:rsidTr="0F8CFF0E" w14:paraId="435FBB34" w14:textId="77777777">
        <w:trPr>
          <w:trHeight w:val="330"/>
        </w:trPr>
        <w:tc>
          <w:tcPr>
            <w:tcW w:w="2107" w:type="dxa"/>
            <w:shd w:val="clear" w:color="auto" w:fill="auto"/>
            <w:vAlign w:val="center"/>
            <w:hideMark/>
          </w:tcPr>
          <w:p w:rsidRPr="00A33099" w:rsidR="00A411EE" w:rsidP="0076056D" w:rsidRDefault="00A411EE" w14:paraId="1DE13B43"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73</w:t>
            </w:r>
          </w:p>
        </w:tc>
        <w:tc>
          <w:tcPr>
            <w:tcW w:w="2515" w:type="dxa"/>
            <w:vMerge/>
            <w:vAlign w:val="center"/>
            <w:hideMark/>
          </w:tcPr>
          <w:p w:rsidRPr="00A33099" w:rsidR="00A411EE" w:rsidP="0076056D" w:rsidRDefault="00A411EE" w14:paraId="64AB3581"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05389A" w14:paraId="17309099" w14:textId="271B02C5">
            <w:pPr>
              <w:spacing w:after="0"/>
              <w:ind w:left="0"/>
              <w:jc w:val="left"/>
              <w:rPr>
                <w:rFonts w:eastAsia="Times New Roman" w:cs="Times New Roman"/>
                <w:color w:val="000000"/>
                <w:szCs w:val="18"/>
                <w:lang w:val="en-GB" w:eastAsia="en-GB"/>
              </w:rPr>
            </w:pPr>
            <w:r>
              <w:rPr>
                <w:b/>
                <w:bCs/>
                <w:color w:val="000000"/>
                <w:szCs w:val="18"/>
              </w:rPr>
              <w:t>Building Support (T4)</w:t>
            </w:r>
          </w:p>
        </w:tc>
        <w:tc>
          <w:tcPr>
            <w:tcW w:w="1560" w:type="dxa"/>
            <w:vAlign w:val="center"/>
          </w:tcPr>
          <w:p w:rsidR="00A411EE" w:rsidP="0076056D" w:rsidRDefault="00A411EE" w14:paraId="3D28054A" w14:textId="77777777">
            <w:pPr>
              <w:spacing w:after="0"/>
              <w:ind w:left="0"/>
              <w:jc w:val="center"/>
              <w:rPr>
                <w:color w:val="000000"/>
                <w:szCs w:val="18"/>
              </w:rPr>
            </w:pPr>
          </w:p>
        </w:tc>
      </w:tr>
      <w:tr w:rsidRPr="00A33099" w:rsidR="00A411EE" w:rsidTr="0F8CFF0E" w14:paraId="19436C6B" w14:textId="77777777">
        <w:trPr>
          <w:trHeight w:val="330"/>
        </w:trPr>
        <w:tc>
          <w:tcPr>
            <w:tcW w:w="2107" w:type="dxa"/>
            <w:shd w:val="clear" w:color="auto" w:fill="auto"/>
            <w:vAlign w:val="center"/>
            <w:hideMark/>
          </w:tcPr>
          <w:p w:rsidRPr="00A33099" w:rsidR="00A411EE" w:rsidP="0076056D" w:rsidRDefault="00A411EE" w14:paraId="4A9D9321"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74</w:t>
            </w:r>
          </w:p>
        </w:tc>
        <w:tc>
          <w:tcPr>
            <w:tcW w:w="2515" w:type="dxa"/>
            <w:vMerge/>
            <w:vAlign w:val="center"/>
            <w:hideMark/>
          </w:tcPr>
          <w:p w:rsidRPr="00A33099" w:rsidR="00A411EE" w:rsidP="0076056D" w:rsidRDefault="00A411EE" w14:paraId="1A223FA5"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2EF04A93" w14:textId="77777777">
            <w:pPr>
              <w:spacing w:after="0"/>
              <w:ind w:left="0"/>
              <w:jc w:val="left"/>
              <w:rPr>
                <w:rFonts w:eastAsia="Times New Roman" w:cs="Times New Roman"/>
                <w:color w:val="000000"/>
                <w:szCs w:val="18"/>
                <w:lang w:val="en-GB" w:eastAsia="en-GB"/>
              </w:rPr>
            </w:pPr>
            <w:r>
              <w:rPr>
                <w:b/>
                <w:bCs/>
                <w:color w:val="000000"/>
                <w:szCs w:val="18"/>
              </w:rPr>
              <w:t>Pump Room</w:t>
            </w:r>
          </w:p>
        </w:tc>
        <w:tc>
          <w:tcPr>
            <w:tcW w:w="1560" w:type="dxa"/>
            <w:vAlign w:val="center"/>
          </w:tcPr>
          <w:p w:rsidR="00A411EE" w:rsidP="0076056D" w:rsidRDefault="00A411EE" w14:paraId="5369B4A1" w14:textId="77777777">
            <w:pPr>
              <w:spacing w:after="0"/>
              <w:ind w:left="0"/>
              <w:jc w:val="center"/>
              <w:rPr>
                <w:b/>
                <w:bCs/>
                <w:color w:val="000000"/>
                <w:szCs w:val="18"/>
              </w:rPr>
            </w:pPr>
          </w:p>
        </w:tc>
      </w:tr>
      <w:tr w:rsidRPr="00A33099" w:rsidR="00A411EE" w:rsidTr="0F8CFF0E" w14:paraId="56311B2E" w14:textId="77777777">
        <w:trPr>
          <w:trHeight w:val="330"/>
        </w:trPr>
        <w:tc>
          <w:tcPr>
            <w:tcW w:w="2107" w:type="dxa"/>
            <w:shd w:val="clear" w:color="auto" w:fill="auto"/>
            <w:vAlign w:val="center"/>
            <w:hideMark/>
          </w:tcPr>
          <w:p w:rsidRPr="00A33099" w:rsidR="00A411EE" w:rsidP="0076056D" w:rsidRDefault="00A411EE" w14:paraId="4AA2F5E0"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75</w:t>
            </w:r>
          </w:p>
        </w:tc>
        <w:tc>
          <w:tcPr>
            <w:tcW w:w="2515" w:type="dxa"/>
            <w:vMerge/>
            <w:vAlign w:val="center"/>
            <w:hideMark/>
          </w:tcPr>
          <w:p w:rsidRPr="00A33099" w:rsidR="00A411EE" w:rsidP="0076056D" w:rsidRDefault="00A411EE" w14:paraId="68BF6445"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176995D"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0DE646A7" w14:textId="77777777">
            <w:pPr>
              <w:spacing w:after="0"/>
              <w:ind w:left="0"/>
              <w:jc w:val="center"/>
              <w:rPr>
                <w:color w:val="000000"/>
                <w:szCs w:val="18"/>
              </w:rPr>
            </w:pPr>
          </w:p>
        </w:tc>
      </w:tr>
      <w:tr w:rsidRPr="00A33099" w:rsidR="00A411EE" w:rsidTr="0F8CFF0E" w14:paraId="0366F452" w14:textId="77777777">
        <w:trPr>
          <w:trHeight w:val="330"/>
        </w:trPr>
        <w:tc>
          <w:tcPr>
            <w:tcW w:w="2107" w:type="dxa"/>
            <w:shd w:val="clear" w:color="auto" w:fill="auto"/>
            <w:vAlign w:val="center"/>
            <w:hideMark/>
          </w:tcPr>
          <w:p w:rsidRPr="00A33099" w:rsidR="00A411EE" w:rsidP="0076056D" w:rsidRDefault="00A411EE" w14:paraId="34EC9B7D"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76</w:t>
            </w:r>
          </w:p>
        </w:tc>
        <w:tc>
          <w:tcPr>
            <w:tcW w:w="2515" w:type="dxa"/>
            <w:vMerge/>
            <w:vAlign w:val="center"/>
            <w:hideMark/>
          </w:tcPr>
          <w:p w:rsidRPr="00A33099" w:rsidR="00A411EE" w:rsidP="0076056D" w:rsidRDefault="00A411EE" w14:paraId="7415D3D6"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046CB940" w14:textId="77777777">
            <w:pPr>
              <w:spacing w:after="0"/>
              <w:ind w:left="0"/>
              <w:jc w:val="left"/>
              <w:rPr>
                <w:rFonts w:eastAsia="Times New Roman" w:cs="Times New Roman"/>
                <w:color w:val="000000"/>
                <w:szCs w:val="18"/>
                <w:lang w:val="en-GB" w:eastAsia="en-GB"/>
              </w:rPr>
            </w:pPr>
            <w:r>
              <w:rPr>
                <w:b/>
                <w:bCs/>
                <w:color w:val="000000"/>
                <w:szCs w:val="18"/>
              </w:rPr>
              <w:t>ETS</w:t>
            </w:r>
          </w:p>
        </w:tc>
        <w:tc>
          <w:tcPr>
            <w:tcW w:w="1560" w:type="dxa"/>
            <w:vAlign w:val="center"/>
          </w:tcPr>
          <w:p w:rsidR="00A411EE" w:rsidP="0076056D" w:rsidRDefault="00A411EE" w14:paraId="5A0B6D24" w14:textId="77777777">
            <w:pPr>
              <w:spacing w:after="0"/>
              <w:ind w:left="0"/>
              <w:jc w:val="center"/>
              <w:rPr>
                <w:b/>
                <w:bCs/>
                <w:color w:val="000000"/>
                <w:szCs w:val="18"/>
              </w:rPr>
            </w:pPr>
          </w:p>
        </w:tc>
      </w:tr>
      <w:tr w:rsidRPr="00A33099" w:rsidR="00A411EE" w:rsidTr="0F8CFF0E" w14:paraId="26417B1B" w14:textId="77777777">
        <w:trPr>
          <w:trHeight w:val="330"/>
        </w:trPr>
        <w:tc>
          <w:tcPr>
            <w:tcW w:w="2107" w:type="dxa"/>
            <w:shd w:val="clear" w:color="auto" w:fill="auto"/>
            <w:vAlign w:val="center"/>
            <w:hideMark/>
          </w:tcPr>
          <w:p w:rsidRPr="00A33099" w:rsidR="00A411EE" w:rsidP="0076056D" w:rsidRDefault="00A411EE" w14:paraId="1FB79308"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77</w:t>
            </w:r>
          </w:p>
        </w:tc>
        <w:tc>
          <w:tcPr>
            <w:tcW w:w="2515" w:type="dxa"/>
            <w:vMerge/>
            <w:vAlign w:val="center"/>
            <w:hideMark/>
          </w:tcPr>
          <w:p w:rsidRPr="00A33099" w:rsidR="00A411EE" w:rsidP="0076056D" w:rsidRDefault="00A411EE" w14:paraId="609057F2"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C8AC80A" w14:textId="77777777">
            <w:pPr>
              <w:spacing w:after="0"/>
              <w:ind w:left="0"/>
              <w:jc w:val="left"/>
              <w:rPr>
                <w:rFonts w:eastAsia="Times New Roman" w:cs="Times New Roman"/>
                <w:color w:val="000000"/>
                <w:szCs w:val="18"/>
                <w:lang w:val="en-GB" w:eastAsia="en-GB"/>
              </w:rPr>
            </w:pPr>
            <w:r>
              <w:rPr>
                <w:b/>
                <w:bCs/>
                <w:color w:val="000000"/>
                <w:szCs w:val="18"/>
              </w:rPr>
              <w:t>PPP</w:t>
            </w:r>
          </w:p>
        </w:tc>
        <w:tc>
          <w:tcPr>
            <w:tcW w:w="1560" w:type="dxa"/>
            <w:vAlign w:val="center"/>
          </w:tcPr>
          <w:p w:rsidR="00A411EE" w:rsidP="0076056D" w:rsidRDefault="00A411EE" w14:paraId="1328FB68" w14:textId="77777777">
            <w:pPr>
              <w:spacing w:after="0"/>
              <w:ind w:left="0"/>
              <w:jc w:val="center"/>
              <w:rPr>
                <w:b/>
                <w:bCs/>
                <w:color w:val="000000"/>
                <w:szCs w:val="18"/>
              </w:rPr>
            </w:pPr>
          </w:p>
        </w:tc>
      </w:tr>
      <w:tr w:rsidRPr="00A33099" w:rsidR="00814891" w:rsidTr="0F8CFF0E" w14:paraId="1A52B0A1" w14:textId="77777777">
        <w:trPr>
          <w:trHeight w:val="330"/>
        </w:trPr>
        <w:tc>
          <w:tcPr>
            <w:tcW w:w="2107" w:type="dxa"/>
            <w:shd w:val="clear" w:color="auto" w:fill="auto"/>
            <w:vAlign w:val="center"/>
            <w:hideMark/>
          </w:tcPr>
          <w:p w:rsidRPr="00A33099" w:rsidR="00814891" w:rsidP="00814891" w:rsidRDefault="00814891" w14:paraId="391C88BC"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78</w:t>
            </w:r>
          </w:p>
        </w:tc>
        <w:tc>
          <w:tcPr>
            <w:tcW w:w="2515" w:type="dxa"/>
            <w:vMerge/>
            <w:vAlign w:val="center"/>
            <w:hideMark/>
          </w:tcPr>
          <w:p w:rsidRPr="00A33099" w:rsidR="00814891" w:rsidP="00814891" w:rsidRDefault="00814891" w14:paraId="16B66A8B"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814891" w:rsidR="00814891" w:rsidP="00814891" w:rsidRDefault="00814891" w14:paraId="6F220C97" w14:textId="5C1347E5">
            <w:pPr>
              <w:spacing w:after="0"/>
              <w:ind w:left="0"/>
              <w:jc w:val="left"/>
              <w:rPr>
                <w:rFonts w:eastAsia="Times New Roman" w:cs="Times New Roman"/>
                <w:color w:val="000000"/>
                <w:szCs w:val="18"/>
                <w:lang w:val="en-GB" w:eastAsia="en-GB"/>
              </w:rPr>
            </w:pPr>
            <w:r w:rsidRPr="00814891">
              <w:rPr>
                <w:b/>
                <w:bCs/>
                <w:color w:val="000000"/>
                <w:szCs w:val="18"/>
              </w:rPr>
              <w:t>Electrical Communication Room</w:t>
            </w:r>
          </w:p>
        </w:tc>
        <w:tc>
          <w:tcPr>
            <w:tcW w:w="1560" w:type="dxa"/>
            <w:vAlign w:val="center"/>
          </w:tcPr>
          <w:p w:rsidR="00814891" w:rsidP="00814891" w:rsidRDefault="00814891" w14:paraId="084A029B" w14:textId="77777777">
            <w:pPr>
              <w:spacing w:after="0"/>
              <w:ind w:left="0"/>
              <w:jc w:val="center"/>
              <w:rPr>
                <w:color w:val="000000"/>
                <w:szCs w:val="18"/>
              </w:rPr>
            </w:pPr>
          </w:p>
        </w:tc>
      </w:tr>
      <w:tr w:rsidRPr="00A33099" w:rsidR="00814891" w:rsidTr="0F8CFF0E" w14:paraId="502306CF" w14:textId="77777777">
        <w:trPr>
          <w:trHeight w:val="330"/>
        </w:trPr>
        <w:tc>
          <w:tcPr>
            <w:tcW w:w="2107" w:type="dxa"/>
            <w:shd w:val="clear" w:color="auto" w:fill="auto"/>
            <w:vAlign w:val="center"/>
            <w:hideMark/>
          </w:tcPr>
          <w:p w:rsidRPr="00A33099" w:rsidR="00814891" w:rsidP="00814891" w:rsidRDefault="00814891" w14:paraId="714ECC6E"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79</w:t>
            </w:r>
          </w:p>
        </w:tc>
        <w:tc>
          <w:tcPr>
            <w:tcW w:w="2515" w:type="dxa"/>
            <w:vMerge/>
            <w:vAlign w:val="center"/>
            <w:hideMark/>
          </w:tcPr>
          <w:p w:rsidRPr="00A33099" w:rsidR="00814891" w:rsidP="00814891" w:rsidRDefault="00814891" w14:paraId="77057DC9"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814891" w:rsidR="00814891" w:rsidP="00814891" w:rsidRDefault="00EE26D7" w14:paraId="28B78287" w14:textId="3061C356">
            <w:pPr>
              <w:spacing w:after="0"/>
              <w:ind w:left="0"/>
              <w:jc w:val="left"/>
              <w:rPr>
                <w:rFonts w:eastAsia="Times New Roman" w:cs="Times New Roman"/>
                <w:color w:val="000000"/>
                <w:szCs w:val="18"/>
                <w:lang w:val="en-GB" w:eastAsia="en-GB"/>
              </w:rPr>
            </w:pPr>
            <w:r>
              <w:rPr>
                <w:b/>
                <w:bCs/>
                <w:color w:val="000000"/>
                <w:szCs w:val="18"/>
              </w:rPr>
              <w:t>COMBINED MODELS-BOH</w:t>
            </w:r>
          </w:p>
        </w:tc>
        <w:tc>
          <w:tcPr>
            <w:tcW w:w="1560" w:type="dxa"/>
            <w:vAlign w:val="center"/>
          </w:tcPr>
          <w:p w:rsidR="00EE26D7" w:rsidP="00EE26D7" w:rsidRDefault="00EE26D7" w14:paraId="32F694C6" w14:textId="77777777">
            <w:pPr>
              <w:spacing w:after="0"/>
              <w:ind w:left="0"/>
              <w:jc w:val="center"/>
              <w:rPr>
                <w:b/>
                <w:bCs/>
                <w:color w:val="000000"/>
              </w:rPr>
            </w:pPr>
            <w:r w:rsidRPr="4D885A35">
              <w:rPr>
                <w:rFonts w:ascii="AkzidenzGroteskStd-Light" w:hAnsi="AkzidenzGroteskStd-Light" w:eastAsia="Times New Roman" w:cs="Times New Roman"/>
                <w:color w:val="000000"/>
                <w:lang w:val="en-GB" w:eastAsia="en-GB"/>
              </w:rPr>
              <w:t>√</w:t>
            </w:r>
          </w:p>
          <w:p w:rsidR="00814891" w:rsidP="00814891" w:rsidRDefault="00814891" w14:paraId="23174E49" w14:textId="77777777">
            <w:pPr>
              <w:spacing w:after="0"/>
              <w:ind w:left="0"/>
              <w:jc w:val="center"/>
              <w:rPr>
                <w:color w:val="000000"/>
                <w:szCs w:val="18"/>
              </w:rPr>
            </w:pPr>
          </w:p>
        </w:tc>
      </w:tr>
      <w:tr w:rsidRPr="00A33099" w:rsidR="00814891" w:rsidTr="0F8CFF0E" w14:paraId="43F55B3B" w14:textId="77777777">
        <w:trPr>
          <w:trHeight w:val="330"/>
        </w:trPr>
        <w:tc>
          <w:tcPr>
            <w:tcW w:w="2107" w:type="dxa"/>
            <w:shd w:val="clear" w:color="auto" w:fill="auto"/>
            <w:vAlign w:val="center"/>
            <w:hideMark/>
          </w:tcPr>
          <w:p w:rsidRPr="00A33099" w:rsidR="00814891" w:rsidP="00814891" w:rsidRDefault="00814891" w14:paraId="6AC90731"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80</w:t>
            </w:r>
          </w:p>
        </w:tc>
        <w:tc>
          <w:tcPr>
            <w:tcW w:w="2515" w:type="dxa"/>
            <w:vMerge/>
            <w:vAlign w:val="center"/>
            <w:hideMark/>
          </w:tcPr>
          <w:p w:rsidRPr="00A33099" w:rsidR="00814891" w:rsidP="00814891" w:rsidRDefault="00814891" w14:paraId="3D25D464" w14:textId="77777777">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rsidRPr="00814891" w:rsidR="00814891" w:rsidP="00814891" w:rsidRDefault="00814891" w14:paraId="6F51E840" w14:textId="7CA750FD">
            <w:pPr>
              <w:spacing w:after="0"/>
              <w:ind w:left="0"/>
              <w:jc w:val="left"/>
              <w:rPr>
                <w:rFonts w:eastAsia="Times New Roman" w:cs="Times New Roman"/>
                <w:b/>
                <w:bCs/>
                <w:color w:val="000000"/>
                <w:szCs w:val="18"/>
                <w:lang w:val="en-GB" w:eastAsia="en-GB"/>
              </w:rPr>
            </w:pPr>
            <w:r w:rsidRPr="00814891">
              <w:rPr>
                <w:b/>
                <w:bCs/>
                <w:color w:val="000000"/>
                <w:szCs w:val="18"/>
              </w:rPr>
              <w:t>Guard House</w:t>
            </w:r>
          </w:p>
        </w:tc>
        <w:tc>
          <w:tcPr>
            <w:tcW w:w="1560" w:type="dxa"/>
            <w:vAlign w:val="center"/>
          </w:tcPr>
          <w:p w:rsidR="00814891" w:rsidP="00814891" w:rsidRDefault="00814891" w14:paraId="3447DCFB" w14:textId="77777777">
            <w:pPr>
              <w:spacing w:after="0"/>
              <w:ind w:left="0"/>
              <w:jc w:val="center"/>
              <w:rPr>
                <w:color w:val="000000"/>
                <w:szCs w:val="18"/>
              </w:rPr>
            </w:pPr>
          </w:p>
        </w:tc>
      </w:tr>
      <w:tr w:rsidRPr="00A33099" w:rsidR="00A411EE" w:rsidTr="0F8CFF0E" w14:paraId="66C9DB5D" w14:textId="77777777">
        <w:trPr>
          <w:trHeight w:val="330"/>
        </w:trPr>
        <w:tc>
          <w:tcPr>
            <w:tcW w:w="2107" w:type="dxa"/>
            <w:shd w:val="clear" w:color="auto" w:fill="auto"/>
            <w:vAlign w:val="center"/>
            <w:hideMark/>
          </w:tcPr>
          <w:p w:rsidRPr="00A33099" w:rsidR="00A411EE" w:rsidP="0076056D" w:rsidRDefault="00A411EE" w14:paraId="36B9BC4D"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81</w:t>
            </w:r>
          </w:p>
        </w:tc>
        <w:tc>
          <w:tcPr>
            <w:tcW w:w="2515" w:type="dxa"/>
            <w:vMerge/>
            <w:vAlign w:val="center"/>
            <w:hideMark/>
          </w:tcPr>
          <w:p w:rsidRPr="00A33099" w:rsidR="00A411EE" w:rsidP="0076056D" w:rsidRDefault="00A411EE" w14:paraId="0E79B5F6"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6E4645A1" w14:textId="77777777">
            <w:pPr>
              <w:spacing w:after="0"/>
              <w:ind w:left="0"/>
              <w:jc w:val="left"/>
              <w:rPr>
                <w:rFonts w:eastAsia="Times New Roman" w:cs="Times New Roman"/>
                <w:color w:val="000000"/>
                <w:szCs w:val="18"/>
                <w:lang w:val="en-GB" w:eastAsia="en-GB"/>
              </w:rPr>
            </w:pPr>
            <w:r>
              <w:rPr>
                <w:b/>
                <w:bCs/>
                <w:color w:val="000000"/>
                <w:szCs w:val="18"/>
              </w:rPr>
              <w:t>Supervisors Accommodation</w:t>
            </w:r>
          </w:p>
        </w:tc>
        <w:tc>
          <w:tcPr>
            <w:tcW w:w="1560" w:type="dxa"/>
            <w:vAlign w:val="center"/>
          </w:tcPr>
          <w:p w:rsidR="00A411EE" w:rsidP="0076056D" w:rsidRDefault="00A411EE" w14:paraId="18EA1239" w14:textId="77777777">
            <w:pPr>
              <w:spacing w:after="0"/>
              <w:ind w:left="0"/>
              <w:jc w:val="center"/>
              <w:rPr>
                <w:b/>
                <w:bCs/>
                <w:color w:val="000000"/>
                <w:szCs w:val="18"/>
              </w:rPr>
            </w:pPr>
          </w:p>
        </w:tc>
      </w:tr>
      <w:tr w:rsidRPr="00A33099" w:rsidR="00A411EE" w:rsidTr="0F8CFF0E" w14:paraId="1A61B4A5" w14:textId="77777777">
        <w:trPr>
          <w:trHeight w:val="330"/>
        </w:trPr>
        <w:tc>
          <w:tcPr>
            <w:tcW w:w="2107" w:type="dxa"/>
            <w:shd w:val="clear" w:color="auto" w:fill="auto"/>
            <w:vAlign w:val="center"/>
            <w:hideMark/>
          </w:tcPr>
          <w:p w:rsidRPr="00A33099" w:rsidR="00A411EE" w:rsidP="0076056D" w:rsidRDefault="00A411EE" w14:paraId="68F163A3"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82</w:t>
            </w:r>
          </w:p>
        </w:tc>
        <w:tc>
          <w:tcPr>
            <w:tcW w:w="2515" w:type="dxa"/>
            <w:vMerge/>
            <w:vAlign w:val="center"/>
            <w:hideMark/>
          </w:tcPr>
          <w:p w:rsidRPr="00A33099" w:rsidR="00A411EE" w:rsidP="0076056D" w:rsidRDefault="00A411EE" w14:paraId="0F8850CA"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7B90106C" w14:textId="77777777">
            <w:pPr>
              <w:spacing w:after="0"/>
              <w:ind w:left="0"/>
              <w:jc w:val="left"/>
              <w:rPr>
                <w:rFonts w:eastAsia="Times New Roman" w:cs="Times New Roman"/>
                <w:color w:val="000000"/>
                <w:szCs w:val="18"/>
                <w:lang w:val="en-GB" w:eastAsia="en-GB"/>
              </w:rPr>
            </w:pPr>
            <w:r>
              <w:rPr>
                <w:b/>
                <w:bCs/>
                <w:color w:val="000000"/>
                <w:szCs w:val="18"/>
              </w:rPr>
              <w:t>Managers Accommodation</w:t>
            </w:r>
          </w:p>
        </w:tc>
        <w:tc>
          <w:tcPr>
            <w:tcW w:w="1560" w:type="dxa"/>
            <w:vAlign w:val="center"/>
          </w:tcPr>
          <w:p w:rsidR="00A411EE" w:rsidP="0076056D" w:rsidRDefault="00A411EE" w14:paraId="60D30488" w14:textId="77777777">
            <w:pPr>
              <w:spacing w:after="0"/>
              <w:ind w:left="0"/>
              <w:jc w:val="center"/>
              <w:rPr>
                <w:b/>
                <w:bCs/>
                <w:color w:val="000000"/>
                <w:szCs w:val="18"/>
              </w:rPr>
            </w:pPr>
          </w:p>
        </w:tc>
      </w:tr>
      <w:tr w:rsidRPr="00A33099" w:rsidR="00A411EE" w:rsidTr="0F8CFF0E" w14:paraId="7F1247AA" w14:textId="77777777">
        <w:trPr>
          <w:trHeight w:val="330"/>
        </w:trPr>
        <w:tc>
          <w:tcPr>
            <w:tcW w:w="2107" w:type="dxa"/>
            <w:shd w:val="clear" w:color="auto" w:fill="auto"/>
            <w:vAlign w:val="center"/>
            <w:hideMark/>
          </w:tcPr>
          <w:p w:rsidRPr="00A33099" w:rsidR="00A411EE" w:rsidP="0076056D" w:rsidRDefault="00A411EE" w14:paraId="315BCC40"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83</w:t>
            </w:r>
          </w:p>
        </w:tc>
        <w:tc>
          <w:tcPr>
            <w:tcW w:w="2515" w:type="dxa"/>
            <w:vMerge/>
            <w:vAlign w:val="center"/>
            <w:hideMark/>
          </w:tcPr>
          <w:p w:rsidRPr="00A33099" w:rsidR="00A411EE" w:rsidP="0076056D" w:rsidRDefault="00A411EE" w14:paraId="29B77078"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7D626E6D" w14:textId="77777777">
            <w:pPr>
              <w:spacing w:after="0"/>
              <w:ind w:left="0"/>
              <w:jc w:val="left"/>
              <w:rPr>
                <w:rFonts w:eastAsia="Times New Roman" w:cs="Times New Roman"/>
                <w:color w:val="000000"/>
                <w:szCs w:val="18"/>
                <w:lang w:val="en-GB" w:eastAsia="en-GB"/>
              </w:rPr>
            </w:pPr>
            <w:r>
              <w:rPr>
                <w:b/>
                <w:bCs/>
                <w:color w:val="000000"/>
                <w:szCs w:val="18"/>
              </w:rPr>
              <w:t>Department Heads Accommodation</w:t>
            </w:r>
          </w:p>
        </w:tc>
        <w:tc>
          <w:tcPr>
            <w:tcW w:w="1560" w:type="dxa"/>
            <w:vAlign w:val="center"/>
          </w:tcPr>
          <w:p w:rsidR="00A411EE" w:rsidP="0076056D" w:rsidRDefault="00A411EE" w14:paraId="44334CB3" w14:textId="77777777">
            <w:pPr>
              <w:spacing w:after="0"/>
              <w:ind w:left="0"/>
              <w:jc w:val="center"/>
              <w:rPr>
                <w:b/>
                <w:bCs/>
                <w:color w:val="000000"/>
                <w:szCs w:val="18"/>
              </w:rPr>
            </w:pPr>
          </w:p>
        </w:tc>
      </w:tr>
      <w:tr w:rsidRPr="00A33099" w:rsidR="00A411EE" w:rsidTr="0F8CFF0E" w14:paraId="422B4E52" w14:textId="77777777">
        <w:trPr>
          <w:trHeight w:val="330"/>
        </w:trPr>
        <w:tc>
          <w:tcPr>
            <w:tcW w:w="2107" w:type="dxa"/>
            <w:shd w:val="clear" w:color="auto" w:fill="auto"/>
            <w:vAlign w:val="center"/>
            <w:hideMark/>
          </w:tcPr>
          <w:p w:rsidRPr="00A33099" w:rsidR="00A411EE" w:rsidP="0076056D" w:rsidRDefault="00A411EE" w14:paraId="7B544063"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84</w:t>
            </w:r>
          </w:p>
        </w:tc>
        <w:tc>
          <w:tcPr>
            <w:tcW w:w="2515" w:type="dxa"/>
            <w:vMerge/>
            <w:vAlign w:val="center"/>
            <w:hideMark/>
          </w:tcPr>
          <w:p w:rsidRPr="00A33099" w:rsidR="00A411EE" w:rsidP="0076056D" w:rsidRDefault="00A411EE" w14:paraId="6A370B13"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5CB0D482" w14:textId="77777777">
            <w:pPr>
              <w:spacing w:after="0"/>
              <w:ind w:left="0"/>
              <w:jc w:val="left"/>
              <w:rPr>
                <w:rFonts w:eastAsia="Times New Roman" w:cs="Times New Roman"/>
                <w:color w:val="000000"/>
                <w:szCs w:val="18"/>
                <w:lang w:val="en-GB" w:eastAsia="en-GB"/>
              </w:rPr>
            </w:pPr>
            <w:r>
              <w:rPr>
                <w:b/>
                <w:bCs/>
                <w:color w:val="000000"/>
                <w:szCs w:val="18"/>
              </w:rPr>
              <w:t>Executive Committee Accommodation</w:t>
            </w:r>
          </w:p>
        </w:tc>
        <w:tc>
          <w:tcPr>
            <w:tcW w:w="1560" w:type="dxa"/>
            <w:vAlign w:val="center"/>
          </w:tcPr>
          <w:p w:rsidR="00A411EE" w:rsidP="0076056D" w:rsidRDefault="00A411EE" w14:paraId="06D55BB1" w14:textId="77777777">
            <w:pPr>
              <w:spacing w:after="0"/>
              <w:ind w:left="0"/>
              <w:jc w:val="center"/>
              <w:rPr>
                <w:b/>
                <w:bCs/>
                <w:color w:val="000000"/>
                <w:szCs w:val="18"/>
              </w:rPr>
            </w:pPr>
          </w:p>
        </w:tc>
      </w:tr>
      <w:tr w:rsidRPr="00A33099" w:rsidR="00A411EE" w:rsidTr="0F8CFF0E" w14:paraId="54B1D050" w14:textId="77777777">
        <w:trPr>
          <w:trHeight w:val="330"/>
        </w:trPr>
        <w:tc>
          <w:tcPr>
            <w:tcW w:w="2107" w:type="dxa"/>
            <w:shd w:val="clear" w:color="auto" w:fill="auto"/>
            <w:vAlign w:val="center"/>
          </w:tcPr>
          <w:p w:rsidRPr="00A33099" w:rsidR="00A411EE" w:rsidP="0076056D" w:rsidRDefault="00A411EE" w14:paraId="12688266" w14:textId="77777777">
            <w:pPr>
              <w:spacing w:after="0"/>
              <w:ind w:left="0"/>
              <w:jc w:val="center"/>
              <w:rPr>
                <w:rFonts w:eastAsia="Times New Roman" w:cs="Times New Roman"/>
                <w:b/>
                <w:bCs/>
                <w:color w:val="000000"/>
                <w:szCs w:val="18"/>
                <w:lang w:val="en-GB" w:eastAsia="en-GB"/>
              </w:rPr>
            </w:pPr>
            <w:r>
              <w:rPr>
                <w:rFonts w:eastAsia="Times New Roman" w:cs="Times New Roman"/>
                <w:b/>
                <w:bCs/>
                <w:color w:val="000000"/>
                <w:szCs w:val="18"/>
                <w:lang w:val="en-GB" w:eastAsia="en-GB"/>
              </w:rPr>
              <w:t>85</w:t>
            </w:r>
          </w:p>
        </w:tc>
        <w:tc>
          <w:tcPr>
            <w:tcW w:w="2515" w:type="dxa"/>
            <w:vMerge/>
            <w:vAlign w:val="center"/>
          </w:tcPr>
          <w:p w:rsidRPr="00A33099" w:rsidR="00A411EE" w:rsidP="0076056D" w:rsidRDefault="00A411EE" w14:paraId="4E5F3807"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tcPr>
          <w:p w:rsidR="00A411EE" w:rsidP="0076056D" w:rsidRDefault="00A411EE" w14:paraId="35F54E7E" w14:textId="77777777">
            <w:pPr>
              <w:spacing w:after="0"/>
              <w:ind w:left="0"/>
              <w:jc w:val="left"/>
              <w:rPr>
                <w:b/>
                <w:bCs/>
                <w:color w:val="000000"/>
                <w:szCs w:val="18"/>
              </w:rPr>
            </w:pPr>
            <w:r>
              <w:rPr>
                <w:b/>
                <w:bCs/>
                <w:color w:val="000000"/>
                <w:szCs w:val="18"/>
              </w:rPr>
              <w:t>General Manager Accommodation</w:t>
            </w:r>
          </w:p>
        </w:tc>
        <w:tc>
          <w:tcPr>
            <w:tcW w:w="1560" w:type="dxa"/>
            <w:vAlign w:val="center"/>
          </w:tcPr>
          <w:p w:rsidR="00A411EE" w:rsidP="0076056D" w:rsidRDefault="00A411EE" w14:paraId="1ED10B78" w14:textId="77777777">
            <w:pPr>
              <w:spacing w:after="0"/>
              <w:ind w:left="0"/>
              <w:jc w:val="center"/>
              <w:rPr>
                <w:b/>
                <w:bCs/>
                <w:color w:val="000000"/>
                <w:szCs w:val="18"/>
              </w:rPr>
            </w:pPr>
          </w:p>
        </w:tc>
      </w:tr>
      <w:tr w:rsidRPr="00A33099" w:rsidR="00A411EE" w:rsidTr="0F8CFF0E" w14:paraId="6278C3EA" w14:textId="77777777">
        <w:trPr>
          <w:trHeight w:val="330"/>
        </w:trPr>
        <w:tc>
          <w:tcPr>
            <w:tcW w:w="2107" w:type="dxa"/>
            <w:shd w:val="clear" w:color="auto" w:fill="auto"/>
            <w:vAlign w:val="center"/>
          </w:tcPr>
          <w:p w:rsidRPr="00A33099" w:rsidR="00A411EE" w:rsidP="0076056D" w:rsidRDefault="00A411EE" w14:paraId="44915F1C" w14:textId="77777777">
            <w:pPr>
              <w:spacing w:after="0"/>
              <w:ind w:left="0"/>
              <w:jc w:val="center"/>
              <w:rPr>
                <w:rFonts w:eastAsia="Times New Roman" w:cs="Times New Roman"/>
                <w:b/>
                <w:bCs/>
                <w:color w:val="000000"/>
                <w:szCs w:val="18"/>
                <w:lang w:val="en-GB" w:eastAsia="en-GB"/>
              </w:rPr>
            </w:pPr>
            <w:r>
              <w:rPr>
                <w:rFonts w:eastAsia="Times New Roman" w:cs="Times New Roman"/>
                <w:b/>
                <w:bCs/>
                <w:color w:val="000000"/>
                <w:szCs w:val="18"/>
                <w:lang w:val="en-GB" w:eastAsia="en-GB"/>
              </w:rPr>
              <w:t>86</w:t>
            </w:r>
          </w:p>
        </w:tc>
        <w:tc>
          <w:tcPr>
            <w:tcW w:w="2515" w:type="dxa"/>
            <w:vMerge/>
            <w:vAlign w:val="center"/>
          </w:tcPr>
          <w:p w:rsidRPr="00A33099" w:rsidR="00A411EE" w:rsidP="0076056D" w:rsidRDefault="00A411EE" w14:paraId="17FA8B0B"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tcPr>
          <w:p w:rsidR="00A411EE" w:rsidP="0076056D" w:rsidRDefault="00A411EE" w14:paraId="01B4DE9F" w14:textId="77777777">
            <w:pPr>
              <w:spacing w:after="0"/>
              <w:ind w:left="0"/>
              <w:jc w:val="left"/>
              <w:rPr>
                <w:b/>
                <w:bCs/>
                <w:color w:val="000000"/>
                <w:szCs w:val="18"/>
              </w:rPr>
            </w:pPr>
            <w:r>
              <w:rPr>
                <w:b/>
                <w:bCs/>
                <w:color w:val="000000"/>
                <w:szCs w:val="18"/>
              </w:rPr>
              <w:t xml:space="preserve">Staff accommodation </w:t>
            </w:r>
          </w:p>
        </w:tc>
        <w:tc>
          <w:tcPr>
            <w:tcW w:w="1560" w:type="dxa"/>
            <w:vAlign w:val="center"/>
          </w:tcPr>
          <w:p w:rsidR="00A411EE" w:rsidP="0076056D" w:rsidRDefault="00A411EE" w14:paraId="12CD2107" w14:textId="77777777">
            <w:pPr>
              <w:spacing w:after="0"/>
              <w:ind w:left="0"/>
              <w:jc w:val="center"/>
              <w:rPr>
                <w:b/>
                <w:bCs/>
                <w:color w:val="000000"/>
                <w:szCs w:val="18"/>
              </w:rPr>
            </w:pPr>
          </w:p>
        </w:tc>
      </w:tr>
      <w:tr w:rsidRPr="00A33099" w:rsidR="00A411EE" w:rsidTr="0F8CFF0E" w14:paraId="67FAF04E" w14:textId="77777777">
        <w:trPr>
          <w:trHeight w:val="330"/>
        </w:trPr>
        <w:tc>
          <w:tcPr>
            <w:tcW w:w="2107" w:type="dxa"/>
            <w:shd w:val="clear" w:color="auto" w:fill="auto"/>
            <w:vAlign w:val="center"/>
            <w:hideMark/>
          </w:tcPr>
          <w:p w:rsidRPr="00A33099" w:rsidR="00A411EE" w:rsidP="0076056D" w:rsidRDefault="00A411EE" w14:paraId="4E00C598"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w:t>
            </w:r>
            <w:r>
              <w:rPr>
                <w:rFonts w:eastAsia="Times New Roman" w:cs="Times New Roman"/>
                <w:b/>
                <w:bCs/>
                <w:color w:val="000000"/>
                <w:szCs w:val="18"/>
                <w:lang w:val="en-GB" w:eastAsia="en-GB"/>
              </w:rPr>
              <w:t>7</w:t>
            </w:r>
          </w:p>
        </w:tc>
        <w:tc>
          <w:tcPr>
            <w:tcW w:w="2515" w:type="dxa"/>
            <w:vMerge w:val="restart"/>
            <w:shd w:val="clear" w:color="auto" w:fill="auto"/>
            <w:vAlign w:val="center"/>
            <w:hideMark/>
          </w:tcPr>
          <w:p w:rsidRPr="00A33099" w:rsidR="00A411EE" w:rsidP="0076056D" w:rsidRDefault="00A411EE" w14:paraId="0EA92D0A"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Retail &amp; Office</w:t>
            </w:r>
          </w:p>
        </w:tc>
        <w:tc>
          <w:tcPr>
            <w:tcW w:w="3174" w:type="dxa"/>
            <w:shd w:val="clear" w:color="auto" w:fill="auto"/>
            <w:vAlign w:val="center"/>
            <w:hideMark/>
          </w:tcPr>
          <w:p w:rsidRPr="00A33099" w:rsidR="00A411EE" w:rsidP="0076056D" w:rsidRDefault="00A411EE" w14:paraId="0B31A3CA" w14:textId="77777777">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rsidR="00A411EE" w:rsidP="0076056D" w:rsidRDefault="00A411EE" w14:paraId="0A6536FB" w14:textId="77777777">
            <w:pPr>
              <w:spacing w:after="0"/>
              <w:ind w:left="0"/>
              <w:jc w:val="center"/>
              <w:rPr>
                <w:color w:val="000000"/>
                <w:szCs w:val="18"/>
              </w:rPr>
            </w:pPr>
          </w:p>
        </w:tc>
      </w:tr>
      <w:tr w:rsidRPr="00A33099" w:rsidR="00A411EE" w:rsidTr="0F8CFF0E" w14:paraId="4096C367" w14:textId="77777777">
        <w:trPr>
          <w:trHeight w:val="330"/>
        </w:trPr>
        <w:tc>
          <w:tcPr>
            <w:tcW w:w="2107" w:type="dxa"/>
            <w:shd w:val="clear" w:color="auto" w:fill="auto"/>
            <w:vAlign w:val="center"/>
            <w:hideMark/>
          </w:tcPr>
          <w:p w:rsidRPr="00A33099" w:rsidR="00A411EE" w:rsidP="0076056D" w:rsidRDefault="00A411EE" w14:paraId="20E1D839"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88</w:t>
            </w:r>
          </w:p>
        </w:tc>
        <w:tc>
          <w:tcPr>
            <w:tcW w:w="2515" w:type="dxa"/>
            <w:vMerge/>
            <w:vAlign w:val="center"/>
            <w:hideMark/>
          </w:tcPr>
          <w:p w:rsidRPr="00A33099" w:rsidR="00A411EE" w:rsidP="0076056D" w:rsidRDefault="00A411EE" w14:paraId="1330CE2A"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5261D15C"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0DA9A7CB" w14:textId="77777777">
            <w:pPr>
              <w:spacing w:after="0"/>
              <w:ind w:left="0"/>
              <w:jc w:val="center"/>
              <w:rPr>
                <w:color w:val="000000"/>
                <w:szCs w:val="18"/>
              </w:rPr>
            </w:pPr>
          </w:p>
        </w:tc>
      </w:tr>
      <w:tr w:rsidRPr="00A33099" w:rsidR="00A411EE" w:rsidTr="0F8CFF0E" w14:paraId="71681311" w14:textId="77777777">
        <w:trPr>
          <w:trHeight w:val="330"/>
        </w:trPr>
        <w:tc>
          <w:tcPr>
            <w:tcW w:w="2107" w:type="dxa"/>
            <w:shd w:val="clear" w:color="auto" w:fill="auto"/>
            <w:vAlign w:val="center"/>
            <w:hideMark/>
          </w:tcPr>
          <w:p w:rsidRPr="00A33099" w:rsidR="00A411EE" w:rsidP="0076056D" w:rsidRDefault="00A411EE" w14:paraId="72D32A25"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89</w:t>
            </w:r>
          </w:p>
        </w:tc>
        <w:tc>
          <w:tcPr>
            <w:tcW w:w="2515" w:type="dxa"/>
            <w:vMerge/>
            <w:vAlign w:val="center"/>
            <w:hideMark/>
          </w:tcPr>
          <w:p w:rsidRPr="00A33099" w:rsidR="00A411EE" w:rsidP="0076056D" w:rsidRDefault="00A411EE" w14:paraId="2A04C494"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13F6346A" w14:textId="77777777">
            <w:pPr>
              <w:spacing w:after="0"/>
              <w:ind w:left="0"/>
              <w:jc w:val="left"/>
              <w:rPr>
                <w:rFonts w:eastAsia="Times New Roman" w:cs="Times New Roman"/>
                <w:color w:val="000000"/>
                <w:szCs w:val="18"/>
                <w:lang w:val="en-GB" w:eastAsia="en-GB"/>
              </w:rPr>
            </w:pPr>
            <w:r>
              <w:rPr>
                <w:b/>
                <w:bCs/>
                <w:color w:val="000000"/>
                <w:szCs w:val="18"/>
              </w:rPr>
              <w:t>Retail &amp; Office</w:t>
            </w:r>
          </w:p>
        </w:tc>
        <w:tc>
          <w:tcPr>
            <w:tcW w:w="1560" w:type="dxa"/>
            <w:vAlign w:val="center"/>
          </w:tcPr>
          <w:p w:rsidR="00A411EE" w:rsidP="0076056D" w:rsidRDefault="00A411EE" w14:paraId="67458765" w14:textId="77777777">
            <w:pPr>
              <w:spacing w:after="0"/>
              <w:ind w:left="0"/>
              <w:jc w:val="center"/>
              <w:rPr>
                <w:b/>
                <w:bCs/>
                <w:color w:val="000000"/>
                <w:szCs w:val="18"/>
              </w:rPr>
            </w:pPr>
          </w:p>
        </w:tc>
      </w:tr>
      <w:tr w:rsidRPr="00A33099" w:rsidR="00A411EE" w:rsidTr="0F8CFF0E" w14:paraId="74270D80" w14:textId="77777777">
        <w:trPr>
          <w:trHeight w:val="312"/>
        </w:trPr>
        <w:tc>
          <w:tcPr>
            <w:tcW w:w="2107" w:type="dxa"/>
            <w:shd w:val="clear" w:color="auto" w:fill="auto"/>
            <w:vAlign w:val="center"/>
            <w:hideMark/>
          </w:tcPr>
          <w:p w:rsidRPr="00A33099" w:rsidR="00A411EE" w:rsidP="0076056D" w:rsidRDefault="00A411EE" w14:paraId="40B06A2A"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90</w:t>
            </w:r>
          </w:p>
        </w:tc>
        <w:tc>
          <w:tcPr>
            <w:tcW w:w="2515" w:type="dxa"/>
            <w:vMerge w:val="restart"/>
            <w:shd w:val="clear" w:color="auto" w:fill="auto"/>
            <w:vAlign w:val="center"/>
            <w:hideMark/>
          </w:tcPr>
          <w:p w:rsidRPr="00A33099" w:rsidR="00A411EE" w:rsidP="0076056D" w:rsidRDefault="00A411EE" w14:paraId="4AE591D1"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 xml:space="preserve">Special Structures &amp; Buildings </w:t>
            </w:r>
          </w:p>
        </w:tc>
        <w:tc>
          <w:tcPr>
            <w:tcW w:w="3174" w:type="dxa"/>
            <w:shd w:val="clear" w:color="auto" w:fill="auto"/>
            <w:vAlign w:val="center"/>
            <w:hideMark/>
          </w:tcPr>
          <w:p w:rsidRPr="00A33099" w:rsidR="00A411EE" w:rsidP="0076056D" w:rsidRDefault="00A411EE" w14:paraId="6417E07B" w14:textId="77777777">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rsidR="00A411EE" w:rsidP="0076056D" w:rsidRDefault="00A411EE" w14:paraId="030BBB8F" w14:textId="77777777">
            <w:pPr>
              <w:spacing w:after="0"/>
              <w:ind w:left="0"/>
              <w:jc w:val="center"/>
              <w:rPr>
                <w:color w:val="000000"/>
                <w:szCs w:val="18"/>
              </w:rPr>
            </w:pPr>
          </w:p>
        </w:tc>
      </w:tr>
      <w:tr w:rsidRPr="00A33099" w:rsidR="00A411EE" w:rsidTr="0F8CFF0E" w14:paraId="599C32D0" w14:textId="77777777">
        <w:trPr>
          <w:trHeight w:val="330"/>
        </w:trPr>
        <w:tc>
          <w:tcPr>
            <w:tcW w:w="2107" w:type="dxa"/>
            <w:shd w:val="clear" w:color="auto" w:fill="auto"/>
            <w:vAlign w:val="center"/>
            <w:hideMark/>
          </w:tcPr>
          <w:p w:rsidRPr="00A33099" w:rsidR="00A411EE" w:rsidP="0076056D" w:rsidRDefault="00A411EE" w14:paraId="193DDC51"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91</w:t>
            </w:r>
          </w:p>
        </w:tc>
        <w:tc>
          <w:tcPr>
            <w:tcW w:w="2515" w:type="dxa"/>
            <w:vMerge/>
            <w:vAlign w:val="center"/>
            <w:hideMark/>
          </w:tcPr>
          <w:p w:rsidRPr="00A33099" w:rsidR="00A411EE" w:rsidP="0076056D" w:rsidRDefault="00A411EE" w14:paraId="7539E0B8"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486EF61E" w14:textId="77777777">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rsidR="00A411EE" w:rsidP="0076056D" w:rsidRDefault="00A411EE" w14:paraId="63E4BFBA" w14:textId="77777777">
            <w:pPr>
              <w:spacing w:after="0"/>
              <w:ind w:left="0"/>
              <w:jc w:val="center"/>
              <w:rPr>
                <w:color w:val="000000"/>
                <w:szCs w:val="18"/>
              </w:rPr>
            </w:pPr>
          </w:p>
        </w:tc>
      </w:tr>
      <w:tr w:rsidRPr="00A33099" w:rsidR="00A411EE" w:rsidTr="0F8CFF0E" w14:paraId="7F90631B" w14:textId="77777777">
        <w:trPr>
          <w:trHeight w:val="330"/>
        </w:trPr>
        <w:tc>
          <w:tcPr>
            <w:tcW w:w="2107" w:type="dxa"/>
            <w:shd w:val="clear" w:color="auto" w:fill="auto"/>
            <w:vAlign w:val="center"/>
            <w:hideMark/>
          </w:tcPr>
          <w:p w:rsidRPr="00A33099" w:rsidR="00A411EE" w:rsidP="0076056D" w:rsidRDefault="00A411EE" w14:paraId="58563326"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92</w:t>
            </w:r>
          </w:p>
        </w:tc>
        <w:tc>
          <w:tcPr>
            <w:tcW w:w="2515" w:type="dxa"/>
            <w:vMerge/>
            <w:vAlign w:val="center"/>
            <w:hideMark/>
          </w:tcPr>
          <w:p w:rsidRPr="00A33099" w:rsidR="00A411EE" w:rsidP="0076056D" w:rsidRDefault="00A411EE" w14:paraId="7DF50D9F"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3D187E47"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6FB14AD3" w14:textId="77777777">
            <w:pPr>
              <w:spacing w:after="0"/>
              <w:ind w:left="0"/>
              <w:jc w:val="center"/>
              <w:rPr>
                <w:color w:val="000000"/>
                <w:szCs w:val="18"/>
              </w:rPr>
            </w:pPr>
          </w:p>
        </w:tc>
      </w:tr>
      <w:tr w:rsidRPr="00A33099" w:rsidR="00A411EE" w:rsidTr="0F8CFF0E" w14:paraId="0E9650EA" w14:textId="77777777">
        <w:trPr>
          <w:trHeight w:val="330"/>
        </w:trPr>
        <w:tc>
          <w:tcPr>
            <w:tcW w:w="2107" w:type="dxa"/>
            <w:shd w:val="clear" w:color="auto" w:fill="auto"/>
            <w:vAlign w:val="center"/>
            <w:hideMark/>
          </w:tcPr>
          <w:p w:rsidRPr="00A33099" w:rsidR="00A411EE" w:rsidP="0076056D" w:rsidRDefault="00A411EE" w14:paraId="6136F6B9"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93</w:t>
            </w:r>
          </w:p>
        </w:tc>
        <w:tc>
          <w:tcPr>
            <w:tcW w:w="2515" w:type="dxa"/>
            <w:vMerge/>
            <w:vAlign w:val="center"/>
            <w:hideMark/>
          </w:tcPr>
          <w:p w:rsidRPr="00A33099" w:rsidR="00A411EE" w:rsidP="0076056D" w:rsidRDefault="00A411EE" w14:paraId="14A3F10D"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046901" w:rsidR="00A411EE" w:rsidP="0076056D" w:rsidRDefault="00046901" w14:paraId="70632B07" w14:textId="3F0A5709">
            <w:pPr>
              <w:spacing w:after="0"/>
              <w:ind w:left="0"/>
              <w:jc w:val="left"/>
              <w:rPr>
                <w:rFonts w:eastAsia="Times New Roman" w:cs="Times New Roman"/>
                <w:b/>
                <w:bCs/>
                <w:color w:val="000000"/>
                <w:szCs w:val="18"/>
                <w:lang w:val="en-GB" w:eastAsia="en-GB"/>
              </w:rPr>
            </w:pPr>
            <w:r w:rsidRPr="00046901">
              <w:rPr>
                <w:b/>
                <w:bCs/>
                <w:color w:val="000000"/>
                <w:szCs w:val="18"/>
              </w:rPr>
              <w:t>Privacy Screen</w:t>
            </w:r>
          </w:p>
        </w:tc>
        <w:tc>
          <w:tcPr>
            <w:tcW w:w="1560" w:type="dxa"/>
            <w:vAlign w:val="center"/>
          </w:tcPr>
          <w:p w:rsidR="00A411EE" w:rsidP="0076056D" w:rsidRDefault="00A411EE" w14:paraId="2776AB4C" w14:textId="77777777">
            <w:pPr>
              <w:spacing w:after="0"/>
              <w:ind w:left="0"/>
              <w:jc w:val="center"/>
              <w:rPr>
                <w:color w:val="000000"/>
                <w:szCs w:val="18"/>
              </w:rPr>
            </w:pPr>
          </w:p>
        </w:tc>
      </w:tr>
      <w:tr w:rsidRPr="00A33099" w:rsidR="00A411EE" w:rsidTr="0F8CFF0E" w14:paraId="4619BFE1" w14:textId="77777777">
        <w:trPr>
          <w:trHeight w:val="330"/>
        </w:trPr>
        <w:tc>
          <w:tcPr>
            <w:tcW w:w="2107" w:type="dxa"/>
            <w:shd w:val="clear" w:color="auto" w:fill="auto"/>
            <w:vAlign w:val="center"/>
            <w:hideMark/>
          </w:tcPr>
          <w:p w:rsidRPr="00A33099" w:rsidR="00A411EE" w:rsidP="0076056D" w:rsidRDefault="00A411EE" w14:paraId="37AACD5E"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94</w:t>
            </w:r>
          </w:p>
        </w:tc>
        <w:tc>
          <w:tcPr>
            <w:tcW w:w="2515" w:type="dxa"/>
            <w:vMerge/>
            <w:vAlign w:val="center"/>
            <w:hideMark/>
          </w:tcPr>
          <w:p w:rsidRPr="00A33099" w:rsidR="00A411EE" w:rsidP="0076056D" w:rsidRDefault="00A411EE" w14:paraId="2E955702"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3237A29F" w14:textId="77777777">
            <w:pPr>
              <w:spacing w:after="0"/>
              <w:ind w:left="0"/>
              <w:jc w:val="left"/>
              <w:rPr>
                <w:rFonts w:eastAsia="Times New Roman" w:cs="Times New Roman"/>
                <w:color w:val="000000"/>
                <w:szCs w:val="18"/>
                <w:lang w:val="en-GB" w:eastAsia="en-GB"/>
              </w:rPr>
            </w:pPr>
            <w:r>
              <w:rPr>
                <w:b/>
                <w:bCs/>
                <w:color w:val="000000"/>
                <w:szCs w:val="18"/>
              </w:rPr>
              <w:t>Exterior Canopies</w:t>
            </w:r>
          </w:p>
        </w:tc>
        <w:tc>
          <w:tcPr>
            <w:tcW w:w="1560" w:type="dxa"/>
            <w:vAlign w:val="center"/>
          </w:tcPr>
          <w:p w:rsidR="00A411EE" w:rsidP="0076056D" w:rsidRDefault="00A411EE" w14:paraId="1B667EC3" w14:textId="77777777">
            <w:pPr>
              <w:spacing w:after="0"/>
              <w:ind w:left="0"/>
              <w:jc w:val="center"/>
              <w:rPr>
                <w:b/>
                <w:bCs/>
                <w:color w:val="000000"/>
                <w:szCs w:val="18"/>
              </w:rPr>
            </w:pPr>
          </w:p>
        </w:tc>
      </w:tr>
      <w:tr w:rsidRPr="00A33099" w:rsidR="00A411EE" w:rsidTr="0F8CFF0E" w14:paraId="1677B3EF" w14:textId="77777777">
        <w:trPr>
          <w:trHeight w:val="330"/>
        </w:trPr>
        <w:tc>
          <w:tcPr>
            <w:tcW w:w="2107" w:type="dxa"/>
            <w:shd w:val="clear" w:color="auto" w:fill="auto"/>
            <w:vAlign w:val="center"/>
            <w:hideMark/>
          </w:tcPr>
          <w:p w:rsidRPr="00A33099" w:rsidR="00A411EE" w:rsidP="0076056D" w:rsidRDefault="00A411EE" w14:paraId="64E2E7B0"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95</w:t>
            </w:r>
          </w:p>
        </w:tc>
        <w:tc>
          <w:tcPr>
            <w:tcW w:w="2515" w:type="dxa"/>
            <w:vMerge w:val="restart"/>
            <w:shd w:val="clear" w:color="auto" w:fill="auto"/>
            <w:vAlign w:val="center"/>
            <w:hideMark/>
          </w:tcPr>
          <w:p w:rsidRPr="00A33099" w:rsidR="00A411EE" w:rsidP="0076056D" w:rsidRDefault="00A411EE" w14:paraId="6FDF39AE"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 xml:space="preserve">Marina </w:t>
            </w:r>
          </w:p>
        </w:tc>
        <w:tc>
          <w:tcPr>
            <w:tcW w:w="3174" w:type="dxa"/>
            <w:shd w:val="clear" w:color="auto" w:fill="auto"/>
            <w:vAlign w:val="center"/>
            <w:hideMark/>
          </w:tcPr>
          <w:p w:rsidRPr="00A33099" w:rsidR="00A411EE" w:rsidP="0076056D" w:rsidRDefault="00A411EE" w14:paraId="61B4B3E2" w14:textId="77777777">
            <w:pPr>
              <w:spacing w:after="0"/>
              <w:ind w:left="0"/>
              <w:jc w:val="left"/>
              <w:rPr>
                <w:rFonts w:eastAsia="Times New Roman" w:cs="Times New Roman"/>
                <w:b/>
                <w:bCs/>
                <w:color w:val="000000"/>
                <w:szCs w:val="18"/>
                <w:lang w:val="en-GB" w:eastAsia="en-GB"/>
              </w:rPr>
            </w:pPr>
            <w:r>
              <w:rPr>
                <w:b/>
                <w:bCs/>
                <w:color w:val="000000"/>
                <w:szCs w:val="18"/>
              </w:rPr>
              <w:t>Yacht Club</w:t>
            </w:r>
          </w:p>
        </w:tc>
        <w:tc>
          <w:tcPr>
            <w:tcW w:w="1560" w:type="dxa"/>
            <w:vAlign w:val="center"/>
          </w:tcPr>
          <w:p w:rsidR="00A411EE" w:rsidP="0076056D" w:rsidRDefault="00A411EE" w14:paraId="6C65BFB0" w14:textId="77777777">
            <w:pPr>
              <w:spacing w:after="0"/>
              <w:ind w:left="0"/>
              <w:jc w:val="center"/>
              <w:rPr>
                <w:b/>
                <w:bCs/>
                <w:color w:val="000000"/>
                <w:szCs w:val="18"/>
              </w:rPr>
            </w:pPr>
          </w:p>
        </w:tc>
      </w:tr>
      <w:tr w:rsidRPr="00A33099" w:rsidR="00A411EE" w:rsidTr="0F8CFF0E" w14:paraId="7AEAFF52" w14:textId="77777777">
        <w:trPr>
          <w:trHeight w:val="330"/>
        </w:trPr>
        <w:tc>
          <w:tcPr>
            <w:tcW w:w="2107" w:type="dxa"/>
            <w:shd w:val="clear" w:color="auto" w:fill="auto"/>
            <w:vAlign w:val="center"/>
            <w:hideMark/>
          </w:tcPr>
          <w:p w:rsidRPr="00A33099" w:rsidR="00A411EE" w:rsidP="0076056D" w:rsidRDefault="00A411EE" w14:paraId="093E8802"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96</w:t>
            </w:r>
          </w:p>
        </w:tc>
        <w:tc>
          <w:tcPr>
            <w:tcW w:w="2515" w:type="dxa"/>
            <w:vMerge/>
            <w:vAlign w:val="center"/>
            <w:hideMark/>
          </w:tcPr>
          <w:p w:rsidRPr="00A33099" w:rsidR="00A411EE" w:rsidP="0076056D" w:rsidRDefault="00A411EE" w14:paraId="3EF46056"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40209224" w14:textId="77777777">
            <w:pPr>
              <w:spacing w:after="0"/>
              <w:ind w:left="0"/>
              <w:jc w:val="left"/>
              <w:rPr>
                <w:rFonts w:eastAsia="Times New Roman" w:cs="Times New Roman"/>
                <w:b/>
                <w:bCs/>
                <w:color w:val="000000"/>
                <w:szCs w:val="18"/>
                <w:lang w:val="en-GB" w:eastAsia="en-GB"/>
              </w:rPr>
            </w:pPr>
            <w:r>
              <w:rPr>
                <w:b/>
                <w:bCs/>
                <w:color w:val="000000"/>
                <w:szCs w:val="18"/>
              </w:rPr>
              <w:t>Marina</w:t>
            </w:r>
          </w:p>
        </w:tc>
        <w:tc>
          <w:tcPr>
            <w:tcW w:w="1560" w:type="dxa"/>
            <w:vAlign w:val="center"/>
          </w:tcPr>
          <w:p w:rsidR="00A411EE" w:rsidP="0076056D" w:rsidRDefault="00A411EE" w14:paraId="3C93532F" w14:textId="77777777">
            <w:pPr>
              <w:spacing w:after="0"/>
              <w:ind w:left="0"/>
              <w:jc w:val="center"/>
              <w:rPr>
                <w:b/>
                <w:bCs/>
                <w:color w:val="000000"/>
                <w:szCs w:val="18"/>
              </w:rPr>
            </w:pPr>
          </w:p>
        </w:tc>
      </w:tr>
      <w:tr w:rsidRPr="00A33099" w:rsidR="00A411EE" w:rsidTr="0F8CFF0E" w14:paraId="4C444C94" w14:textId="77777777">
        <w:trPr>
          <w:trHeight w:val="330"/>
        </w:trPr>
        <w:tc>
          <w:tcPr>
            <w:tcW w:w="2107" w:type="dxa"/>
            <w:shd w:val="clear" w:color="auto" w:fill="auto"/>
            <w:vAlign w:val="center"/>
            <w:hideMark/>
          </w:tcPr>
          <w:p w:rsidRPr="00A33099" w:rsidR="00A411EE" w:rsidP="0076056D" w:rsidRDefault="00A411EE" w14:paraId="2451F769"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97</w:t>
            </w:r>
          </w:p>
        </w:tc>
        <w:tc>
          <w:tcPr>
            <w:tcW w:w="2515" w:type="dxa"/>
            <w:vMerge/>
            <w:vAlign w:val="center"/>
            <w:hideMark/>
          </w:tcPr>
          <w:p w:rsidRPr="00A33099" w:rsidR="00A411EE" w:rsidP="0076056D" w:rsidRDefault="00A411EE" w14:paraId="778D2C1E"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7DE264D8" w14:textId="77777777">
            <w:pPr>
              <w:spacing w:after="0"/>
              <w:ind w:left="0"/>
              <w:jc w:val="left"/>
              <w:rPr>
                <w:rFonts w:eastAsia="Times New Roman" w:cs="Times New Roman"/>
                <w:b/>
                <w:bCs/>
                <w:color w:val="000000"/>
                <w:szCs w:val="18"/>
                <w:lang w:val="en-GB" w:eastAsia="en-GB"/>
              </w:rPr>
            </w:pPr>
            <w:r>
              <w:rPr>
                <w:b/>
                <w:bCs/>
                <w:color w:val="000000"/>
                <w:szCs w:val="18"/>
              </w:rPr>
              <w:t>Boat House</w:t>
            </w:r>
          </w:p>
        </w:tc>
        <w:tc>
          <w:tcPr>
            <w:tcW w:w="1560" w:type="dxa"/>
            <w:vAlign w:val="center"/>
          </w:tcPr>
          <w:p w:rsidR="00A411EE" w:rsidP="0076056D" w:rsidRDefault="00A411EE" w14:paraId="7143ACAD" w14:textId="77777777">
            <w:pPr>
              <w:spacing w:after="0"/>
              <w:ind w:left="0"/>
              <w:jc w:val="center"/>
              <w:rPr>
                <w:b/>
                <w:bCs/>
                <w:color w:val="000000"/>
                <w:szCs w:val="18"/>
              </w:rPr>
            </w:pPr>
          </w:p>
        </w:tc>
      </w:tr>
      <w:tr w:rsidRPr="00A33099" w:rsidR="00A411EE" w:rsidTr="0F8CFF0E" w14:paraId="550F1CBE" w14:textId="77777777">
        <w:trPr>
          <w:trHeight w:val="330"/>
        </w:trPr>
        <w:tc>
          <w:tcPr>
            <w:tcW w:w="2107" w:type="dxa"/>
            <w:shd w:val="clear" w:color="auto" w:fill="auto"/>
            <w:vAlign w:val="center"/>
            <w:hideMark/>
          </w:tcPr>
          <w:p w:rsidRPr="00A33099" w:rsidR="00A411EE" w:rsidP="0076056D" w:rsidRDefault="00A411EE" w14:paraId="733A9A9C"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98</w:t>
            </w:r>
          </w:p>
        </w:tc>
        <w:tc>
          <w:tcPr>
            <w:tcW w:w="2515" w:type="dxa"/>
            <w:vMerge/>
            <w:vAlign w:val="center"/>
            <w:hideMark/>
          </w:tcPr>
          <w:p w:rsidRPr="00A33099" w:rsidR="00A411EE" w:rsidP="0076056D" w:rsidRDefault="00A411EE" w14:paraId="2A4A5280"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004BCDD9"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7724AD09" w14:textId="77777777">
            <w:pPr>
              <w:spacing w:after="0"/>
              <w:ind w:left="0"/>
              <w:jc w:val="center"/>
              <w:rPr>
                <w:color w:val="000000"/>
                <w:szCs w:val="18"/>
              </w:rPr>
            </w:pPr>
          </w:p>
        </w:tc>
      </w:tr>
      <w:tr w:rsidRPr="00A33099" w:rsidR="00A411EE" w:rsidTr="0F8CFF0E" w14:paraId="4829FE3E" w14:textId="77777777">
        <w:trPr>
          <w:trHeight w:val="330"/>
        </w:trPr>
        <w:tc>
          <w:tcPr>
            <w:tcW w:w="2107" w:type="dxa"/>
            <w:shd w:val="clear" w:color="auto" w:fill="auto"/>
            <w:vAlign w:val="center"/>
            <w:hideMark/>
          </w:tcPr>
          <w:p w:rsidRPr="00A33099" w:rsidR="00A411EE" w:rsidP="0076056D" w:rsidRDefault="00A411EE" w14:paraId="3FCE9198" w14:textId="77777777">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99</w:t>
            </w:r>
          </w:p>
        </w:tc>
        <w:tc>
          <w:tcPr>
            <w:tcW w:w="2515" w:type="dxa"/>
            <w:vMerge/>
            <w:vAlign w:val="center"/>
            <w:hideMark/>
          </w:tcPr>
          <w:p w:rsidRPr="00A33099" w:rsidR="00A411EE" w:rsidP="0076056D" w:rsidRDefault="00A411EE" w14:paraId="72B4559F" w14:textId="77777777">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rsidRPr="00A33099" w:rsidR="00A411EE" w:rsidP="0076056D" w:rsidRDefault="00A411EE" w14:paraId="0B45BA10" w14:textId="77777777">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rsidR="00A411EE" w:rsidP="0076056D" w:rsidRDefault="00A411EE" w14:paraId="0CFFB0B0" w14:textId="77777777">
            <w:pPr>
              <w:spacing w:after="0"/>
              <w:ind w:left="0"/>
              <w:jc w:val="center"/>
              <w:rPr>
                <w:color w:val="000000"/>
                <w:szCs w:val="18"/>
              </w:rPr>
            </w:pPr>
          </w:p>
        </w:tc>
      </w:tr>
    </w:tbl>
    <w:p w:rsidRPr="002D028C" w:rsidR="00A22469" w:rsidP="00A22469" w:rsidRDefault="00A22469" w14:paraId="677294D8" w14:textId="211E5061">
      <w:pPr>
        <w:spacing w:after="0"/>
        <w:ind w:left="570"/>
        <w:textAlignment w:val="baseline"/>
        <w:rPr>
          <w:rFonts w:ascii="Segoe UI" w:hAnsi="Segoe UI" w:eastAsia="Times New Roman" w:cs="Segoe UI"/>
          <w:szCs w:val="18"/>
          <w:lang w:eastAsia="en-GB"/>
        </w:rPr>
      </w:pPr>
    </w:p>
    <w:p w:rsidRPr="000C02D2" w:rsidR="008430A1" w:rsidP="008430A1" w:rsidRDefault="5F10705B" w14:paraId="1144562D" w14:textId="717C6A25">
      <w:pPr>
        <w:rPr>
          <w:b/>
        </w:rPr>
      </w:pPr>
      <w:r w:rsidRPr="5F10705B">
        <w:rPr>
          <w:b/>
          <w:bCs/>
        </w:rPr>
        <w:t>Building Levels</w:t>
      </w:r>
    </w:p>
    <w:p w:rsidR="5F10705B" w:rsidP="5F10705B" w:rsidRDefault="5F10705B" w14:paraId="6705C948" w14:textId="325ED8C9">
      <w:pPr>
        <w:rPr>
          <w:szCs w:val="18"/>
        </w:rPr>
      </w:pPr>
      <w:r w:rsidRPr="5F10705B">
        <w:rPr>
          <w:szCs w:val="18"/>
        </w:rPr>
        <w:lastRenderedPageBreak/>
        <w:t>2 alphanumeric characters that relate to Levels and Locations and is made up of two characters. This should align with the agreed project nomenclature outlined in Section 6.6 below. A guide to those codes as well as standard non-floor level codes is as follows in the Red Sea Naming Convention displayed in the PMIS Manual.</w:t>
      </w:r>
    </w:p>
    <w:p w:rsidR="00A073A4" w:rsidP="5F10705B" w:rsidRDefault="00A073A4" w14:paraId="133987E0" w14:textId="77777777"/>
    <w:p w:rsidRPr="00FC114D" w:rsidR="00A83431" w:rsidP="00CF6BFF" w:rsidRDefault="5F10705B" w14:paraId="71CEFC6F" w14:textId="7AABF83B">
      <w:pPr>
        <w:rPr>
          <w:b/>
          <w:bCs/>
        </w:rPr>
      </w:pPr>
      <w:r w:rsidRPr="5F10705B">
        <w:rPr>
          <w:b/>
          <w:bCs/>
        </w:rPr>
        <w:t>Document Type</w:t>
      </w:r>
    </w:p>
    <w:p w:rsidRPr="00FC114D" w:rsidR="00A83431" w:rsidP="5F10705B" w:rsidRDefault="5F10705B" w14:paraId="62B687F3" w14:textId="4E5E0AA3">
      <w:pPr>
        <w:rPr>
          <w:szCs w:val="18"/>
        </w:rPr>
      </w:pPr>
      <w:r w:rsidRPr="5F10705B">
        <w:rPr>
          <w:szCs w:val="18"/>
        </w:rPr>
        <w:t>A three-character alphanumeric code that indicates the type of information held within the information container.</w:t>
      </w:r>
    </w:p>
    <w:p w:rsidRPr="00FC114D" w:rsidR="00A83431" w:rsidP="5F10705B" w:rsidRDefault="5F10705B" w14:paraId="16DE045F" w14:textId="317D409D">
      <w:pPr>
        <w:rPr>
          <w:szCs w:val="18"/>
        </w:rPr>
      </w:pPr>
      <w:r w:rsidRPr="5F10705B">
        <w:rPr>
          <w:szCs w:val="18"/>
        </w:rPr>
        <w:t>Refer to the Red Sea Naming Convention displayed in the PMIS Manual.</w:t>
      </w:r>
    </w:p>
    <w:p w:rsidRPr="00FC114D" w:rsidR="00A83431" w:rsidP="5F10705B" w:rsidRDefault="00A83431" w14:paraId="1FBF8302" w14:textId="2E309E8E">
      <w:pPr>
        <w:rPr>
          <w:szCs w:val="18"/>
        </w:rPr>
      </w:pPr>
    </w:p>
    <w:p w:rsidRPr="00FC114D" w:rsidR="00A83431" w:rsidP="5F10705B" w:rsidRDefault="5F10705B" w14:paraId="6C3C4629" w14:textId="143A974B">
      <w:pPr>
        <w:rPr>
          <w:b/>
          <w:bCs/>
        </w:rPr>
      </w:pPr>
      <w:r w:rsidRPr="5F10705B">
        <w:rPr>
          <w:b/>
          <w:bCs/>
        </w:rPr>
        <w:t>Discipline / Role</w:t>
      </w:r>
    </w:p>
    <w:p w:rsidRPr="00A116D1" w:rsidR="00A116D1" w:rsidP="00A116D1" w:rsidRDefault="00A116D1" w14:paraId="32DB8681" w14:textId="6AA55A0B">
      <w:bookmarkStart w:name="_Hlk64300905" w:id="299"/>
      <w:bookmarkStart w:name="_Hlk64309805" w:id="300"/>
      <w:r w:rsidRPr="00A116D1">
        <w:rPr>
          <w:szCs w:val="18"/>
        </w:rPr>
        <w:t xml:space="preserve">The is a two-character indicating the discipline. Refer to the </w:t>
      </w:r>
      <w:r w:rsidRPr="00A116D1">
        <w:rPr>
          <w:rFonts w:hint="eastAsia" w:cs="Arial"/>
          <w:color w:val="AE912E"/>
          <w:szCs w:val="18"/>
        </w:rPr>
        <w:t xml:space="preserve">Red Sea </w:t>
      </w:r>
      <w:r w:rsidRPr="00A116D1">
        <w:rPr>
          <w:rFonts w:cs="Arial"/>
          <w:color w:val="AE912E"/>
          <w:szCs w:val="18"/>
        </w:rPr>
        <w:t>Project Document Management System in the</w:t>
      </w:r>
      <w:r w:rsidRPr="00A116D1">
        <w:rPr>
          <w:rFonts w:hint="eastAsia" w:cs="Arial"/>
          <w:color w:val="AE912E"/>
          <w:szCs w:val="18"/>
        </w:rPr>
        <w:t xml:space="preserve"> PMIS Manual</w:t>
      </w:r>
      <w:r w:rsidRPr="00A116D1">
        <w:rPr>
          <w:rStyle w:val="normaltextrun"/>
          <w:rFonts w:ascii="Playfair Display" w:hAnsi="Playfair Display"/>
          <w:i/>
          <w:iCs/>
          <w:color w:val="AE9142" w:themeColor="text1"/>
          <w:szCs w:val="18"/>
          <w:shd w:val="clear" w:color="auto" w:fill="FFFFFF"/>
        </w:rPr>
        <w:t xml:space="preserve"> </w:t>
      </w:r>
      <w:r w:rsidRPr="00A116D1">
        <w:rPr>
          <w:rStyle w:val="normaltextrun"/>
          <w:rFonts w:hint="eastAsia" w:ascii="Playfair Display" w:hAnsi="Playfair Display"/>
          <w:i/>
          <w:iCs/>
          <w:szCs w:val="18"/>
          <w:shd w:val="clear" w:color="auto" w:fill="FFFFFF"/>
        </w:rPr>
        <w:t>and to</w:t>
      </w:r>
      <w:r w:rsidRPr="00A116D1">
        <w:rPr>
          <w:rStyle w:val="normaltextrun"/>
          <w:rFonts w:ascii="Playfair Display" w:hAnsi="Playfair Display"/>
          <w:i/>
          <w:iCs/>
          <w:color w:val="AE9142" w:themeColor="text1"/>
          <w:szCs w:val="18"/>
          <w:shd w:val="clear" w:color="auto" w:fill="FFFFFF"/>
        </w:rPr>
        <w:t xml:space="preserve"> </w:t>
      </w:r>
      <w:r w:rsidRPr="00A116D1">
        <w:rPr>
          <w:rFonts w:cs="Arial"/>
          <w:color w:val="AE912E"/>
          <w:szCs w:val="18"/>
        </w:rPr>
        <w:t>[Drawing Series Numbers] (Appendix O)</w:t>
      </w:r>
      <w:r w:rsidRPr="00A116D1">
        <w:rPr>
          <w:rStyle w:val="normaltextrun"/>
          <w:rFonts w:ascii="Playfair Display" w:hAnsi="Playfair Display"/>
          <w:i/>
          <w:iCs/>
          <w:color w:val="AE9142" w:themeColor="text1"/>
          <w:szCs w:val="18"/>
          <w:shd w:val="clear" w:color="auto" w:fill="FFFFFF"/>
        </w:rPr>
        <w:t>.</w:t>
      </w:r>
      <w:bookmarkEnd w:id="299"/>
    </w:p>
    <w:bookmarkEnd w:id="300"/>
    <w:p w:rsidR="00A83431" w:rsidP="00A116D1" w:rsidRDefault="00A83431" w14:paraId="2E2AE7F9" w14:textId="0CE3FD30">
      <w:pPr>
        <w:ind w:left="0"/>
      </w:pPr>
    </w:p>
    <w:p w:rsidR="00A83431" w:rsidP="00A83431" w:rsidRDefault="001C704B" w14:paraId="3F12063C" w14:textId="3950371F">
      <w:pPr>
        <w:rPr>
          <w:b/>
        </w:rPr>
      </w:pPr>
      <w:r>
        <w:rPr>
          <w:b/>
        </w:rPr>
        <w:t>Series</w:t>
      </w:r>
      <w:r w:rsidR="00DD5DD3">
        <w:rPr>
          <w:b/>
        </w:rPr>
        <w:t xml:space="preserve"> </w:t>
      </w:r>
      <w:r w:rsidRPr="00D80E28" w:rsidR="00A83431">
        <w:rPr>
          <w:b/>
        </w:rPr>
        <w:t>Number</w:t>
      </w:r>
    </w:p>
    <w:p w:rsidR="00030E85" w:rsidRDefault="00A83431" w14:paraId="041D8CDE" w14:textId="410BAA11">
      <w:r w:rsidRPr="00D80E28">
        <w:t xml:space="preserve">This is a unique 5-character code. The first two characters of the number </w:t>
      </w:r>
      <w:r w:rsidR="000A16BE">
        <w:t>sho</w:t>
      </w:r>
      <w:r w:rsidRPr="00D80E28">
        <w:t>uld be used to signify an ‘element code’ that further classifies the file. One classification code system should be chosen and consistently used by all project teams.</w:t>
      </w:r>
      <w:r w:rsidR="00562E0C">
        <w:t xml:space="preserve"> </w:t>
      </w:r>
      <w:r w:rsidRPr="00562E0C" w:rsidR="00562E0C">
        <w:t>This number should always be used sequentially with leading zeroes</w:t>
      </w:r>
      <w:r w:rsidR="00562E0C">
        <w:t>.</w:t>
      </w:r>
    </w:p>
    <w:p w:rsidR="00030E85" w:rsidP="00030E85" w:rsidRDefault="5F10705B" w14:paraId="4D121CF0" w14:textId="77777777">
      <w:proofErr w:type="gramStart"/>
      <w:r>
        <w:t>i.e.</w:t>
      </w:r>
      <w:proofErr w:type="gramEnd"/>
      <w:r>
        <w:t xml:space="preserve"> Package Series (</w:t>
      </w:r>
      <w:r w:rsidRPr="5F10705B">
        <w:rPr>
          <w:b/>
          <w:bCs/>
          <w:color w:val="FF0000"/>
        </w:rPr>
        <w:t>10</w:t>
      </w:r>
      <w:r>
        <w:t>XXX), multi-use number i.e. zone or building number (XX</w:t>
      </w:r>
      <w:r w:rsidRPr="5F10705B">
        <w:rPr>
          <w:b/>
          <w:bCs/>
          <w:color w:val="FF0000"/>
        </w:rPr>
        <w:t>4</w:t>
      </w:r>
      <w:r>
        <w:t>XX) and the drawing number (XXX</w:t>
      </w:r>
      <w:r w:rsidRPr="5F10705B">
        <w:rPr>
          <w:b/>
          <w:bCs/>
          <w:color w:val="FF0000"/>
        </w:rPr>
        <w:t>01</w:t>
      </w:r>
      <w:r>
        <w:t>)</w:t>
      </w:r>
    </w:p>
    <w:p w:rsidRPr="004A22A8" w:rsidR="00A116D1" w:rsidP="00A116D1" w:rsidRDefault="00A116D1" w14:paraId="10B5BCDD" w14:textId="77777777">
      <w:bookmarkStart w:name="_Hlk64300937" w:id="301"/>
      <w:bookmarkStart w:name="_Hlk64321288" w:id="302"/>
      <w:r w:rsidRPr="00A116D1">
        <w:rPr>
          <w:rFonts w:hint="eastAsia"/>
        </w:rPr>
        <w:t xml:space="preserve">Refer to the </w:t>
      </w:r>
      <w:r w:rsidRPr="00A116D1">
        <w:rPr>
          <w:szCs w:val="18"/>
        </w:rPr>
        <w:t xml:space="preserve">Refer to the </w:t>
      </w:r>
      <w:r w:rsidRPr="00A116D1">
        <w:rPr>
          <w:rFonts w:hint="eastAsia" w:cs="Arial"/>
          <w:color w:val="AE912E"/>
          <w:szCs w:val="18"/>
        </w:rPr>
        <w:t xml:space="preserve">Red Sea </w:t>
      </w:r>
      <w:r w:rsidRPr="00A116D1">
        <w:rPr>
          <w:rFonts w:cs="Arial"/>
          <w:color w:val="AE912E"/>
          <w:szCs w:val="18"/>
        </w:rPr>
        <w:t>Document Management System in the</w:t>
      </w:r>
      <w:r w:rsidRPr="00A116D1">
        <w:rPr>
          <w:rFonts w:hint="eastAsia" w:cs="Arial"/>
          <w:color w:val="AE912E"/>
          <w:szCs w:val="18"/>
        </w:rPr>
        <w:t xml:space="preserve"> PMIS Manual</w:t>
      </w:r>
      <w:r w:rsidRPr="00A116D1">
        <w:rPr>
          <w:rStyle w:val="normaltextrun"/>
          <w:rFonts w:ascii="Playfair Display" w:hAnsi="Playfair Display"/>
          <w:i/>
          <w:iCs/>
          <w:color w:val="AE9142" w:themeColor="text1"/>
          <w:szCs w:val="18"/>
          <w:shd w:val="clear" w:color="auto" w:fill="FFFFFF"/>
        </w:rPr>
        <w:t xml:space="preserve"> </w:t>
      </w:r>
      <w:r w:rsidRPr="00A116D1">
        <w:rPr>
          <w:rStyle w:val="normaltextrun"/>
          <w:rFonts w:hint="eastAsia" w:ascii="Playfair Display" w:hAnsi="Playfair Display"/>
          <w:i/>
          <w:iCs/>
          <w:szCs w:val="18"/>
          <w:shd w:val="clear" w:color="auto" w:fill="FFFFFF"/>
        </w:rPr>
        <w:t>and to</w:t>
      </w:r>
      <w:r w:rsidRPr="00A116D1">
        <w:rPr>
          <w:rStyle w:val="normaltextrun"/>
          <w:rFonts w:ascii="Playfair Display" w:hAnsi="Playfair Display"/>
          <w:i/>
          <w:iCs/>
          <w:color w:val="AE9142" w:themeColor="text1"/>
          <w:szCs w:val="18"/>
          <w:shd w:val="clear" w:color="auto" w:fill="FFFFFF"/>
        </w:rPr>
        <w:t xml:space="preserve"> </w:t>
      </w:r>
      <w:r w:rsidRPr="00A116D1">
        <w:rPr>
          <w:rFonts w:cs="Arial"/>
          <w:color w:val="AE912E"/>
          <w:szCs w:val="18"/>
        </w:rPr>
        <w:t>[Drawing Series Numbers] (Appendix O)</w:t>
      </w:r>
      <w:r w:rsidRPr="00A116D1">
        <w:rPr>
          <w:rFonts w:hint="eastAsia"/>
        </w:rPr>
        <w:t>.</w:t>
      </w:r>
      <w:bookmarkEnd w:id="301"/>
    </w:p>
    <w:bookmarkEnd w:id="302"/>
    <w:p w:rsidR="000F103E" w:rsidP="000F103E" w:rsidRDefault="000F103E" w14:paraId="597CA93E" w14:textId="77777777">
      <w:pPr>
        <w:spacing w:after="0"/>
        <w:rPr>
          <w:b/>
        </w:rPr>
      </w:pPr>
    </w:p>
    <w:p w:rsidRPr="00250BE1" w:rsidR="000F103E" w:rsidP="000F103E" w:rsidRDefault="000F103E" w14:paraId="485B9BAD" w14:textId="3B8ADE3D">
      <w:pPr>
        <w:spacing w:after="0"/>
        <w:rPr>
          <w:b/>
        </w:rPr>
      </w:pPr>
      <w:r w:rsidRPr="00250BE1">
        <w:rPr>
          <w:b/>
        </w:rPr>
        <w:t>Additional Information</w:t>
      </w:r>
      <w:r>
        <w:rPr>
          <w:b/>
        </w:rPr>
        <w:t xml:space="preserve"> for Submissions</w:t>
      </w:r>
    </w:p>
    <w:p w:rsidR="000F103E" w:rsidP="000F103E" w:rsidRDefault="000F103E" w14:paraId="7D7018AE" w14:textId="77777777">
      <w:pPr>
        <w:spacing w:after="0"/>
      </w:pPr>
    </w:p>
    <w:p w:rsidR="000F103E" w:rsidP="000F103E" w:rsidRDefault="000F103E" w14:paraId="506FCD70" w14:textId="77881428">
      <w:pPr>
        <w:spacing w:after="0"/>
      </w:pPr>
      <w:r>
        <w:t xml:space="preserve">Additional information parameters and their values shall be added to each sheet/title block when uploading or submitting on Aconex. The Contract/Work Package code and Revision number should not be included in the drawing or models name but should be stated for data entries on Aconex upload only. </w:t>
      </w:r>
    </w:p>
    <w:p w:rsidR="004F26A3" w:rsidP="000F103E" w:rsidRDefault="004F26A3" w14:paraId="09FF2745" w14:textId="77777777">
      <w:pPr>
        <w:spacing w:after="0"/>
      </w:pPr>
    </w:p>
    <w:p w:rsidRPr="000C02D2" w:rsidR="000F103E" w:rsidP="000F103E" w:rsidRDefault="000F103E" w14:paraId="7E516FE3" w14:textId="77777777">
      <w:pPr>
        <w:rPr>
          <w:b/>
        </w:rPr>
      </w:pPr>
      <w:r>
        <w:rPr>
          <w:b/>
        </w:rPr>
        <w:t>Contract/Work Package</w:t>
      </w:r>
    </w:p>
    <w:p w:rsidRPr="00250BE1" w:rsidR="000F103E" w:rsidP="000F103E" w:rsidRDefault="000F103E" w14:paraId="153E4E14" w14:textId="77777777">
      <w:r>
        <w:t xml:space="preserve">An alphabetic code that represents the work package. </w:t>
      </w:r>
    </w:p>
    <w:tbl>
      <w:tblPr>
        <w:tblStyle w:val="GridTable441"/>
        <w:tblW w:w="9540" w:type="dxa"/>
        <w:tblInd w:w="625" w:type="dxa"/>
        <w:tblLayout w:type="fixed"/>
        <w:tblLook w:val="04A0" w:firstRow="1" w:lastRow="0" w:firstColumn="1" w:lastColumn="0" w:noHBand="0" w:noVBand="1"/>
      </w:tblPr>
      <w:tblGrid>
        <w:gridCol w:w="1355"/>
        <w:gridCol w:w="3415"/>
        <w:gridCol w:w="1404"/>
        <w:gridCol w:w="3366"/>
      </w:tblGrid>
      <w:tr w:rsidRPr="00F11BC9" w:rsidR="000F103E" w:rsidTr="7168A2CC" w14:paraId="252E15AA" w14:textId="77777777">
        <w:trPr>
          <w:cnfStyle w:val="100000000000" w:firstRow="1" w:lastRow="0" w:firstColumn="0" w:lastColumn="0" w:oddVBand="0" w:evenVBand="0" w:oddHBand="0"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dxa"/>
            <w:tcBorders>
              <w:top w:val="single" w:color="826C31" w:themeColor="accent2" w:themeShade="BF" w:sz="4" w:space="0"/>
              <w:left w:val="single" w:color="826C31" w:themeColor="accent2" w:themeShade="BF" w:sz="4" w:space="0"/>
              <w:right w:val="single" w:color="826C31" w:themeColor="accent2" w:themeShade="BF" w:sz="4" w:space="0"/>
            </w:tcBorders>
            <w:vAlign w:val="center"/>
          </w:tcPr>
          <w:p w:rsidRPr="00F11BC9" w:rsidR="000F103E" w:rsidP="00425594" w:rsidRDefault="000F103E" w14:paraId="12461D6D" w14:textId="77777777">
            <w:pPr>
              <w:ind w:left="0"/>
              <w:jc w:val="left"/>
            </w:pPr>
            <w:r w:rsidRPr="00FC114D">
              <w:rPr>
                <w:rFonts w:cstheme="minorHAnsi"/>
              </w:rPr>
              <w:t xml:space="preserve">Code (2 </w:t>
            </w:r>
            <w:r>
              <w:rPr>
                <w:rFonts w:cstheme="minorHAnsi"/>
              </w:rPr>
              <w:t xml:space="preserve">or 3 </w:t>
            </w:r>
            <w:r w:rsidRPr="00FC114D">
              <w:rPr>
                <w:rFonts w:cstheme="minorHAnsi"/>
              </w:rPr>
              <w:t>alphanumeric characters)</w:t>
            </w:r>
          </w:p>
        </w:tc>
        <w:tc>
          <w:tcPr>
            <w:tcW w:w="0" w:type="dxa"/>
            <w:tcBorders>
              <w:top w:val="single" w:color="826C31" w:themeColor="accent2" w:themeShade="BF" w:sz="4" w:space="0"/>
              <w:left w:val="single" w:color="826C31" w:themeColor="accent2" w:themeShade="BF" w:sz="4" w:space="0"/>
              <w:right w:val="single" w:color="826C31" w:themeColor="accent2" w:themeShade="BF" w:sz="4" w:space="0"/>
            </w:tcBorders>
            <w:vAlign w:val="center"/>
          </w:tcPr>
          <w:p w:rsidRPr="00FC114D" w:rsidR="000F103E" w:rsidP="00425594" w:rsidRDefault="000F103E" w14:paraId="26E38F01" w14:textId="77777777">
            <w:pPr>
              <w:ind w:left="0"/>
              <w:jc w:val="left"/>
              <w:cnfStyle w:val="100000000000" w:firstRow="1" w:lastRow="0" w:firstColumn="0" w:lastColumn="0" w:oddVBand="0" w:evenVBand="0" w:oddHBand="0" w:evenHBand="0" w:firstRowFirstColumn="0" w:firstRowLastColumn="0" w:lastRowFirstColumn="0" w:lastRowLastColumn="0"/>
              <w:rPr>
                <w:bCs w:val="0"/>
              </w:rPr>
            </w:pPr>
            <w:r>
              <w:rPr>
                <w:rFonts w:cstheme="minorHAnsi"/>
              </w:rPr>
              <w:t>Contract Name</w:t>
            </w:r>
          </w:p>
        </w:tc>
        <w:tc>
          <w:tcPr>
            <w:tcW w:w="0" w:type="dxa"/>
            <w:tcBorders>
              <w:top w:val="single" w:color="826C31" w:themeColor="accent2" w:themeShade="BF" w:sz="4" w:space="0"/>
              <w:left w:val="single" w:color="826C31" w:themeColor="accent2" w:themeShade="BF" w:sz="4" w:space="0"/>
              <w:right w:val="single" w:color="826C31" w:themeColor="accent2" w:themeShade="BF" w:sz="4" w:space="0"/>
            </w:tcBorders>
            <w:vAlign w:val="center"/>
          </w:tcPr>
          <w:p w:rsidRPr="00FC114D" w:rsidR="000F103E" w:rsidP="00425594" w:rsidRDefault="000F103E" w14:paraId="02F1D9E1" w14:textId="77777777">
            <w:pPr>
              <w:ind w:left="0"/>
              <w:jc w:val="left"/>
              <w:cnfStyle w:val="100000000000" w:firstRow="1" w:lastRow="0" w:firstColumn="0" w:lastColumn="0" w:oddVBand="0" w:evenVBand="0" w:oddHBand="0" w:evenHBand="0" w:firstRowFirstColumn="0" w:firstRowLastColumn="0" w:lastRowFirstColumn="0" w:lastRowLastColumn="0"/>
              <w:rPr>
                <w:bCs w:val="0"/>
              </w:rPr>
            </w:pPr>
            <w:r w:rsidRPr="00FC114D">
              <w:rPr>
                <w:rFonts w:cstheme="minorHAnsi"/>
              </w:rPr>
              <w:t xml:space="preserve">Code (2 </w:t>
            </w:r>
            <w:r>
              <w:rPr>
                <w:rFonts w:cstheme="minorHAnsi"/>
              </w:rPr>
              <w:t xml:space="preserve">or 3 </w:t>
            </w:r>
            <w:r w:rsidRPr="00FC114D">
              <w:rPr>
                <w:rFonts w:cstheme="minorHAnsi"/>
              </w:rPr>
              <w:t>alphanumeric characters)</w:t>
            </w:r>
          </w:p>
        </w:tc>
        <w:tc>
          <w:tcPr>
            <w:tcW w:w="0" w:type="dxa"/>
            <w:tcBorders>
              <w:top w:val="single" w:color="826C31" w:themeColor="accent2" w:themeShade="BF" w:sz="4" w:space="0"/>
              <w:left w:val="single" w:color="826C31" w:themeColor="accent2" w:themeShade="BF" w:sz="4" w:space="0"/>
              <w:right w:val="single" w:color="826C31" w:themeColor="accent2" w:themeShade="BF" w:sz="4" w:space="0"/>
            </w:tcBorders>
            <w:vAlign w:val="center"/>
          </w:tcPr>
          <w:p w:rsidRPr="00F11BC9" w:rsidR="000F103E" w:rsidP="00425594" w:rsidRDefault="000F103E" w14:paraId="13404F47" w14:textId="77777777">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Contract Name</w:t>
            </w:r>
          </w:p>
        </w:tc>
      </w:tr>
      <w:tr w:rsidRPr="00C300A7" w:rsidR="000F103E" w:rsidTr="7168A2CC" w14:paraId="6EB8F233"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300A7" w:rsidR="000F103E" w:rsidP="00425594" w:rsidRDefault="000F103E" w14:paraId="7401CE15" w14:textId="77777777">
            <w:pPr>
              <w:ind w:left="0"/>
              <w:jc w:val="left"/>
            </w:pPr>
            <w:r>
              <w:t>Design</w:t>
            </w:r>
          </w:p>
        </w:tc>
        <w:tc>
          <w:tcPr>
            <w:tcW w:w="4770" w:type="dxa"/>
            <w:gridSpan w:val="2"/>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50BE1" w:rsidR="000F103E" w:rsidP="00425594" w:rsidRDefault="000F103E" w14:paraId="044BE5BB" w14:textId="77777777">
            <w:pPr>
              <w:ind w:left="0"/>
              <w:jc w:val="left"/>
              <w:cnfStyle w:val="000000100000" w:firstRow="0" w:lastRow="0" w:firstColumn="0" w:lastColumn="0" w:oddVBand="0" w:evenVBand="0" w:oddHBand="1" w:evenHBand="0" w:firstRowFirstColumn="0" w:firstRowLastColumn="0" w:lastRowFirstColumn="0" w:lastRowLastColumn="0"/>
              <w:rPr>
                <w:b/>
              </w:rPr>
            </w:pPr>
            <w:r>
              <w:rPr>
                <w:b/>
              </w:rPr>
              <w:t>Construction</w:t>
            </w:r>
          </w:p>
        </w:tc>
      </w:tr>
      <w:tr w:rsidRPr="00C300A7" w:rsidR="000F103E" w:rsidTr="7168A2CC" w14:paraId="1733E2F7" w14:textId="77777777">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4830825E" w14:textId="77777777">
            <w:pPr>
              <w:ind w:left="0"/>
              <w:jc w:val="left"/>
              <w:rPr>
                <w:bCs w:val="0"/>
              </w:rPr>
            </w:pPr>
            <w:r>
              <w:rPr>
                <w:bCs w:val="0"/>
              </w:rPr>
              <w:t>D01</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94303" w:rsidR="000F103E" w:rsidP="00425594" w:rsidRDefault="5ABA5A2A" w14:paraId="08062319" w14:textId="22FE4EF7">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 xml:space="preserve">Design Consultancy ‐ Signature Architect ‐ </w:t>
            </w:r>
            <w:r w:rsidR="00A44888">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D548D" w:rsidR="000F103E" w:rsidP="00425594" w:rsidRDefault="000F103E" w14:paraId="6E7D2C7A" w14:textId="77777777">
            <w:pPr>
              <w:ind w:left="0"/>
              <w:jc w:val="left"/>
              <w:cnfStyle w:val="000000000000" w:firstRow="0" w:lastRow="0" w:firstColumn="0" w:lastColumn="0" w:oddVBand="0" w:evenVBand="0" w:oddHBand="0" w:evenHBand="0" w:firstRowFirstColumn="0" w:firstRowLastColumn="0" w:lastRowFirstColumn="0" w:lastRowLastColumn="0"/>
              <w:rPr>
                <w:b/>
              </w:rPr>
            </w:pPr>
            <w:r w:rsidRPr="00250BE1">
              <w:rPr>
                <w:b/>
              </w:rPr>
              <w:t>C04</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00425594" w:rsidRDefault="5ABA5A2A" w14:paraId="53203F94" w14:textId="1BC898BC">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Construction Works ‐ MEP ‐ Hotel #2</w:t>
            </w:r>
          </w:p>
        </w:tc>
      </w:tr>
      <w:tr w:rsidRPr="00C300A7" w:rsidR="000F103E" w:rsidTr="7168A2CC" w14:paraId="7051690B"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0F103E" w:rsidP="00425594" w:rsidRDefault="000F103E" w14:paraId="3C96DB2C" w14:textId="77777777">
            <w:pPr>
              <w:ind w:left="0"/>
              <w:jc w:val="left"/>
            </w:pPr>
            <w:r>
              <w:rPr>
                <w:bCs w:val="0"/>
              </w:rPr>
              <w:t>D02</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94303" w:rsidR="000F103E" w:rsidP="5ABA5A2A" w:rsidRDefault="5ABA5A2A" w14:paraId="0262FEBB" w14:textId="11281647">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5ABA5A2A">
              <w:rPr>
                <w:rFonts w:cs="Calibri"/>
                <w:color w:val="404040"/>
                <w:lang w:val="en-GB"/>
              </w:rPr>
              <w:t xml:space="preserve">Design consultancy ‐ Structural Engineering ‐ </w:t>
            </w:r>
            <w:r w:rsidR="00A44888">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D548D" w:rsidR="000F103E" w:rsidP="00425594" w:rsidRDefault="000F103E" w14:paraId="2AD2F3F2" w14:textId="77777777">
            <w:pPr>
              <w:ind w:left="0"/>
              <w:jc w:val="left"/>
              <w:cnfStyle w:val="000000100000" w:firstRow="0" w:lastRow="0" w:firstColumn="0" w:lastColumn="0" w:oddVBand="0" w:evenVBand="0" w:oddHBand="1" w:evenHBand="0" w:firstRowFirstColumn="0" w:firstRowLastColumn="0" w:lastRowFirstColumn="0" w:lastRowLastColumn="0"/>
              <w:rPr>
                <w:b/>
              </w:rPr>
            </w:pPr>
            <w:r w:rsidRPr="00250BE1">
              <w:rPr>
                <w:b/>
              </w:rPr>
              <w:t>C05</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5ABA5A2A" w:rsidRDefault="5ABA5A2A" w14:paraId="79E5649A" w14:textId="70A0D083">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5ABA5A2A">
              <w:rPr>
                <w:rFonts w:cs="Calibri"/>
                <w:color w:val="404040"/>
                <w:lang w:val="en-GB"/>
              </w:rPr>
              <w:t>Construction Works ‐ Hotel Fit‐Out ‐ Hotel #2</w:t>
            </w:r>
          </w:p>
        </w:tc>
      </w:tr>
      <w:tr w:rsidRPr="00C300A7" w:rsidR="000F103E" w:rsidTr="7168A2CC" w14:paraId="6E07FC86" w14:textId="77777777">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F103E" w:rsidP="00425594" w:rsidRDefault="000F103E" w14:paraId="7E37C9FF" w14:textId="77777777">
            <w:pPr>
              <w:ind w:left="0"/>
              <w:jc w:val="left"/>
            </w:pPr>
            <w:r w:rsidRPr="00A146D3">
              <w:rPr>
                <w:bCs w:val="0"/>
              </w:rPr>
              <w:t>D0</w:t>
            </w:r>
            <w:r>
              <w:rPr>
                <w:bCs w:val="0"/>
              </w:rPr>
              <w:t>3</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94303" w:rsidR="000F103E" w:rsidP="5ABA5A2A" w:rsidRDefault="007D1FF4" w14:paraId="3D4D3758" w14:textId="16CF7EB0">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5ABA5A2A">
              <w:rPr>
                <w:rFonts w:cs="Calibri"/>
                <w:color w:val="404040"/>
                <w:lang w:val="en-GB"/>
              </w:rPr>
              <w:t xml:space="preserve">Design Consultancy ‐ Executive Architect ‐ </w:t>
            </w:r>
            <w:r>
              <w:rPr>
                <w:rFonts w:cs="Calibri"/>
                <w:color w:val="404040"/>
                <w:lang w:val="en-GB"/>
              </w:rPr>
              <w:t>Program</w:t>
            </w:r>
            <w:r w:rsidRPr="5ABA5A2A">
              <w:rPr>
                <w:rFonts w:cs="Calibri"/>
                <w:color w:val="404040"/>
                <w:lang w:val="en-GB"/>
              </w:rPr>
              <w:t xml:space="preserve"> #2</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0F103E" w:rsidP="00425594" w:rsidRDefault="000F103E" w14:paraId="5651009C" w14:textId="77777777">
            <w:pPr>
              <w:ind w:left="0"/>
              <w:jc w:val="left"/>
              <w:cnfStyle w:val="000000000000" w:firstRow="0" w:lastRow="0" w:firstColumn="0" w:lastColumn="0" w:oddVBand="0" w:evenVBand="0" w:oddHBand="0" w:evenHBand="0" w:firstRowFirstColumn="0" w:firstRowLastColumn="0" w:lastRowFirstColumn="0" w:lastRowLastColumn="0"/>
              <w:rPr>
                <w:b/>
              </w:rPr>
            </w:pPr>
            <w:r>
              <w:rPr>
                <w:b/>
              </w:rPr>
              <w:t>C06</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20874963" w:rsidRDefault="5ABA5A2A" w14:paraId="7C91521C" w14:textId="4CC70AF2">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5ABA5A2A">
              <w:rPr>
                <w:rFonts w:cs="Calibri"/>
                <w:color w:val="404040"/>
                <w:lang w:val="en-GB"/>
              </w:rPr>
              <w:t>Construction Works ‐ Specialized Waterproofing and Roofing Systems ‐ Hotel #2</w:t>
            </w:r>
          </w:p>
        </w:tc>
      </w:tr>
      <w:tr w:rsidRPr="00C300A7" w:rsidR="000F103E" w:rsidTr="7168A2CC" w14:paraId="1C10C744"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F103E" w:rsidP="00425594" w:rsidRDefault="000F103E" w14:paraId="436F805D" w14:textId="7C477016">
            <w:pPr>
              <w:ind w:left="0"/>
              <w:jc w:val="left"/>
            </w:pPr>
            <w:r w:rsidRPr="00A146D3">
              <w:rPr>
                <w:bCs w:val="0"/>
              </w:rPr>
              <w:t>D0</w:t>
            </w:r>
            <w:ins w:author="Jordan Cully" w:date="2021-09-20T19:11:00Z" w:id="303">
              <w:r w:rsidR="003325C5">
                <w:rPr>
                  <w:bCs w:val="0"/>
                </w:rPr>
                <w:t>8</w:t>
              </w:r>
            </w:ins>
            <w:del w:author="Jordan Cully" w:date="2021-09-20T19:11:00Z" w:id="304">
              <w:r w:rsidDel="003325C5">
                <w:rPr>
                  <w:bCs w:val="0"/>
                </w:rPr>
                <w:delText>4</w:delText>
              </w:r>
            </w:del>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94303" w:rsidR="000F103E" w:rsidP="5ABA5A2A" w:rsidRDefault="5ABA5A2A" w14:paraId="279C47FA" w14:textId="6407CE2B">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5ABA5A2A">
              <w:rPr>
                <w:rFonts w:cs="Calibri"/>
                <w:color w:val="404040"/>
                <w:lang w:val="en-GB"/>
              </w:rPr>
              <w:t xml:space="preserve">Design Consultancy ‐ Interior Design ‐ </w:t>
            </w:r>
            <w:r w:rsidR="00A44888">
              <w:rPr>
                <w:rFonts w:cs="Calibri"/>
                <w:color w:val="404040"/>
                <w:lang w:val="en-GB"/>
              </w:rPr>
              <w:t>Program</w:t>
            </w:r>
            <w:r w:rsidRPr="5ABA5A2A">
              <w:rPr>
                <w:rFonts w:cs="Calibri"/>
                <w:color w:val="404040"/>
                <w:lang w:val="en-GB"/>
              </w:rPr>
              <w:t xml:space="preserve"> #2</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0F103E" w:rsidP="00425594" w:rsidRDefault="000F103E" w14:paraId="318213A5" w14:textId="77777777">
            <w:pPr>
              <w:ind w:left="0"/>
              <w:jc w:val="left"/>
              <w:cnfStyle w:val="000000100000" w:firstRow="0" w:lastRow="0" w:firstColumn="0" w:lastColumn="0" w:oddVBand="0" w:evenVBand="0" w:oddHBand="1" w:evenHBand="0" w:firstRowFirstColumn="0" w:firstRowLastColumn="0" w:lastRowFirstColumn="0" w:lastRowLastColumn="0"/>
              <w:rPr>
                <w:b/>
              </w:rPr>
            </w:pPr>
            <w:r>
              <w:rPr>
                <w:b/>
              </w:rPr>
              <w:t>C07</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5ABA5A2A" w:rsidRDefault="5ABA5A2A" w14:paraId="663861E7" w14:textId="214E634C">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5ABA5A2A">
              <w:rPr>
                <w:rFonts w:cs="Calibri"/>
                <w:color w:val="404040"/>
                <w:lang w:val="en-GB"/>
              </w:rPr>
              <w:t>Supply &amp; Installation ‐ Aluminium and Glazing Façade System ‐ Hotel #2</w:t>
            </w:r>
          </w:p>
        </w:tc>
      </w:tr>
      <w:tr w:rsidRPr="00C300A7" w:rsidR="000F103E" w:rsidTr="7168A2CC" w14:paraId="16185280" w14:textId="77777777">
        <w:trPr>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F103E" w:rsidP="00425594" w:rsidRDefault="000F103E" w14:paraId="4AB94834" w14:textId="77777777">
            <w:pPr>
              <w:ind w:left="0"/>
              <w:jc w:val="left"/>
            </w:pPr>
            <w:r w:rsidRPr="00A146D3">
              <w:rPr>
                <w:bCs w:val="0"/>
              </w:rPr>
              <w:t>D0</w:t>
            </w:r>
            <w:r>
              <w:rPr>
                <w:bCs w:val="0"/>
              </w:rPr>
              <w:t>5</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94303" w:rsidR="000F103E" w:rsidP="5ABA5A2A" w:rsidRDefault="5ABA5A2A" w14:paraId="4113DE30" w14:textId="1A7D359E">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5ABA5A2A">
              <w:rPr>
                <w:rFonts w:cs="Calibri"/>
                <w:color w:val="404040"/>
                <w:lang w:val="en-GB"/>
              </w:rPr>
              <w:t xml:space="preserve">Design Consultancy ‐ Landscape ‐ </w:t>
            </w:r>
            <w:r w:rsidR="00A44888">
              <w:rPr>
                <w:rFonts w:cs="Calibri"/>
                <w:color w:val="404040"/>
                <w:lang w:val="en-GB"/>
              </w:rPr>
              <w:t>Program</w:t>
            </w:r>
            <w:r w:rsidRPr="5ABA5A2A">
              <w:rPr>
                <w:rFonts w:cs="Calibri"/>
                <w:color w:val="404040"/>
                <w:lang w:val="en-GB"/>
              </w:rPr>
              <w:t xml:space="preserve"> #2</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0F103E" w:rsidP="00425594" w:rsidRDefault="000F103E" w14:paraId="323FB579" w14:textId="77777777">
            <w:pPr>
              <w:ind w:left="0"/>
              <w:jc w:val="left"/>
              <w:cnfStyle w:val="000000000000" w:firstRow="0" w:lastRow="0" w:firstColumn="0" w:lastColumn="0" w:oddVBand="0" w:evenVBand="0" w:oddHBand="0" w:evenHBand="0" w:firstRowFirstColumn="0" w:firstRowLastColumn="0" w:lastRowFirstColumn="0" w:lastRowLastColumn="0"/>
              <w:rPr>
                <w:b/>
              </w:rPr>
            </w:pPr>
            <w:r>
              <w:rPr>
                <w:b/>
              </w:rPr>
              <w:t>C08</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5ABA5A2A" w:rsidRDefault="5ABA5A2A" w14:paraId="5121BB39" w14:textId="58A1F63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5ABA5A2A">
              <w:rPr>
                <w:rFonts w:cs="Calibri"/>
                <w:color w:val="404040"/>
                <w:lang w:val="en-GB"/>
              </w:rPr>
              <w:t>Supply &amp; Installation ‐ Bathroom Pods ‐ Hotel #2</w:t>
            </w:r>
          </w:p>
        </w:tc>
      </w:tr>
      <w:tr w:rsidRPr="00C300A7" w:rsidR="000F103E" w:rsidTr="7168A2CC" w14:paraId="0ECC74ED"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F103E" w:rsidP="00425594" w:rsidRDefault="000F103E" w14:paraId="3E21B558" w14:textId="77777777">
            <w:pPr>
              <w:ind w:left="0"/>
              <w:jc w:val="left"/>
            </w:pPr>
            <w:r w:rsidRPr="00A146D3">
              <w:rPr>
                <w:bCs w:val="0"/>
              </w:rPr>
              <w:t>D0</w:t>
            </w:r>
            <w:r>
              <w:rPr>
                <w:bCs w:val="0"/>
              </w:rPr>
              <w:t>6</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694303" w:rsidR="000F103E" w:rsidP="5ABA5A2A" w:rsidRDefault="5ABA5A2A" w14:paraId="2E36B754" w14:textId="507EBAC0">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5ABA5A2A">
              <w:rPr>
                <w:rFonts w:cs="Calibri"/>
                <w:color w:val="404040"/>
                <w:lang w:val="en-GB"/>
              </w:rPr>
              <w:t xml:space="preserve">Design Consultancy ‐ Executive Architect ‐ </w:t>
            </w:r>
            <w:r w:rsidR="00A44888">
              <w:rPr>
                <w:rFonts w:cs="Calibri"/>
                <w:color w:val="404040"/>
                <w:lang w:val="en-GB"/>
              </w:rPr>
              <w:t>Program</w:t>
            </w:r>
            <w:r w:rsidRPr="5ABA5A2A">
              <w:rPr>
                <w:rFonts w:cs="Calibri"/>
                <w:color w:val="404040"/>
                <w:lang w:val="en-GB"/>
              </w:rPr>
              <w:t xml:space="preserve"> #2</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0F103E" w:rsidP="00425594" w:rsidRDefault="000F103E" w14:paraId="0423DA80" w14:textId="77777777">
            <w:pPr>
              <w:ind w:left="0"/>
              <w:jc w:val="left"/>
              <w:cnfStyle w:val="000000100000" w:firstRow="0" w:lastRow="0" w:firstColumn="0" w:lastColumn="0" w:oddVBand="0" w:evenVBand="0" w:oddHBand="1" w:evenHBand="0" w:firstRowFirstColumn="0" w:firstRowLastColumn="0" w:lastRowFirstColumn="0" w:lastRowLastColumn="0"/>
              <w:rPr>
                <w:b/>
              </w:rPr>
            </w:pPr>
            <w:r>
              <w:rPr>
                <w:b/>
              </w:rPr>
              <w:t>C09</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5ABA5A2A" w:rsidRDefault="5ABA5A2A" w14:paraId="6E8210D4" w14:textId="6865ED47">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5ABA5A2A">
              <w:rPr>
                <w:rFonts w:cs="Calibri"/>
                <w:color w:val="404040"/>
                <w:lang w:val="en-GB"/>
              </w:rPr>
              <w:t>Supply &amp; Installation ‐ BMU System ‐ Hotel #2</w:t>
            </w:r>
          </w:p>
        </w:tc>
      </w:tr>
      <w:tr w:rsidR="7168A2CC" w:rsidTr="7168A2CC" w14:paraId="261BC743" w14:textId="77777777">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168A2CC" w:rsidP="7168A2CC" w:rsidRDefault="7168A2CC" w14:paraId="4FFD0B84" w14:textId="713B93DF">
            <w:pPr>
              <w:ind w:left="0"/>
              <w:jc w:val="left"/>
              <w:rPr>
                <w:szCs w:val="18"/>
              </w:rPr>
            </w:pPr>
            <w:r w:rsidRPr="7168A2CC">
              <w:rPr>
                <w:szCs w:val="18"/>
              </w:rPr>
              <w:t>D07</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7168A2CC" w:rsidP="7168A2CC" w:rsidRDefault="7168A2CC" w14:paraId="09D71705" w14:textId="453C7D99">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7168A2CC">
              <w:rPr>
                <w:rFonts w:cs="Calibri"/>
                <w:color w:val="404040"/>
                <w:szCs w:val="18"/>
                <w:lang w:val="en-GB"/>
              </w:rPr>
              <w:t xml:space="preserve">Design Consultancy ‐ Pools &amp; Spa ‐ Hotel #3    </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7168A2CC" w:rsidP="7168A2CC" w:rsidRDefault="7168A2CC" w14:paraId="4E2987E3" w14:textId="4873840F">
            <w:pPr>
              <w:jc w:val="left"/>
              <w:cnfStyle w:val="000000000000" w:firstRow="0" w:lastRow="0" w:firstColumn="0" w:lastColumn="0" w:oddVBand="0" w:evenVBand="0" w:oddHBand="0" w:evenHBand="0" w:firstRowFirstColumn="0" w:firstRowLastColumn="0" w:lastRowFirstColumn="0" w:lastRowLastColumn="0"/>
              <w:rPr>
                <w:b/>
                <w:bCs/>
                <w:szCs w:val="18"/>
              </w:rPr>
            </w:pP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7168A2CC" w:rsidP="7168A2CC" w:rsidRDefault="7168A2CC" w14:paraId="0D170436" w14:textId="1EE21599">
            <w:pPr>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p>
        </w:tc>
      </w:tr>
      <w:tr w:rsidRPr="00C300A7" w:rsidR="000F103E" w:rsidTr="7168A2CC" w14:paraId="5F991161"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C300A7" w:rsidR="000F103E" w:rsidP="00425594" w:rsidRDefault="000F103E" w14:paraId="54AE6EC1" w14:textId="77777777">
            <w:pPr>
              <w:ind w:left="0"/>
              <w:jc w:val="left"/>
            </w:pPr>
            <w:r>
              <w:t>Framework Agreement</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42DBC6F8" w14:textId="77777777">
            <w:pPr>
              <w:ind w:left="0"/>
              <w:jc w:val="left"/>
              <w:cnfStyle w:val="000000100000" w:firstRow="0" w:lastRow="0" w:firstColumn="0" w:lastColumn="0" w:oddVBand="0" w:evenVBand="0" w:oddHBand="1" w:evenHBand="0" w:firstRowFirstColumn="0" w:firstRowLastColumn="0" w:lastRowFirstColumn="0" w:lastRowLastColumn="0"/>
              <w:rPr>
                <w:b/>
              </w:rPr>
            </w:pPr>
            <w:r>
              <w:rPr>
                <w:b/>
              </w:rPr>
              <w:t>C10</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00425594" w:rsidRDefault="5ABA5A2A" w14:paraId="046CDE4E" w14:textId="69F87DAF">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 xml:space="preserve">Supply &amp; Installation ‐ Cladding Façade System (GRP/Precast) ‐ Hotel </w:t>
            </w:r>
            <w:r w:rsidRPr="5ABA5A2A">
              <w:rPr>
                <w:rFonts w:cs="Calibri"/>
                <w:color w:val="404040"/>
                <w:lang w:val="en-GB"/>
              </w:rPr>
              <w:lastRenderedPageBreak/>
              <w:t>#2</w:t>
            </w:r>
          </w:p>
        </w:tc>
      </w:tr>
      <w:tr w:rsidRPr="00C300A7" w:rsidR="000F103E" w:rsidTr="7168A2CC" w14:paraId="4CF7301E" w14:textId="77777777">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0E3C952D" w14:textId="77777777">
            <w:pPr>
              <w:ind w:left="0"/>
              <w:jc w:val="left"/>
              <w:rPr>
                <w:bCs w:val="0"/>
              </w:rPr>
            </w:pPr>
            <w:r>
              <w:rPr>
                <w:bCs w:val="0"/>
              </w:rPr>
              <w:lastRenderedPageBreak/>
              <w:t>F01</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D548D" w:rsidR="000F103E" w:rsidP="00425594" w:rsidRDefault="5ABA5A2A" w14:paraId="45339825" w14:textId="28CF351D">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 xml:space="preserve">Framework Agreement ‐ Acoustics ‐ </w:t>
            </w:r>
            <w:r w:rsidR="00C001E1">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67609124" w14:textId="77777777">
            <w:pPr>
              <w:ind w:left="0"/>
              <w:jc w:val="left"/>
              <w:cnfStyle w:val="000000000000" w:firstRow="0" w:lastRow="0" w:firstColumn="0" w:lastColumn="0" w:oddVBand="0" w:evenVBand="0" w:oddHBand="0" w:evenHBand="0" w:firstRowFirstColumn="0" w:firstRowLastColumn="0" w:lastRowFirstColumn="0" w:lastRowLastColumn="0"/>
              <w:rPr>
                <w:b/>
              </w:rPr>
            </w:pPr>
            <w:r>
              <w:rPr>
                <w:b/>
              </w:rPr>
              <w:t>C11</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00425594" w:rsidRDefault="5ABA5A2A" w14:paraId="7EACF9C6" w14:textId="2593D2EF">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Supply &amp; Installation ‐ Doors and Frames ‐ Hotel #2</w:t>
            </w:r>
          </w:p>
        </w:tc>
      </w:tr>
      <w:tr w:rsidRPr="00C300A7" w:rsidR="000F103E" w:rsidTr="7168A2CC" w14:paraId="581BB623"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0F103E" w:rsidP="00425594" w:rsidRDefault="000F103E" w14:paraId="41FDCD3C" w14:textId="77777777">
            <w:pPr>
              <w:ind w:left="0"/>
              <w:jc w:val="left"/>
              <w:rPr>
                <w:bCs w:val="0"/>
              </w:rPr>
            </w:pPr>
            <w:r>
              <w:rPr>
                <w:bCs w:val="0"/>
              </w:rPr>
              <w:t>F03</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D548D" w:rsidR="000F103E" w:rsidP="5ABA5A2A" w:rsidRDefault="5ABA5A2A" w14:paraId="40B74493" w14:textId="30355973">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5ABA5A2A">
              <w:rPr>
                <w:rFonts w:cs="Calibri"/>
                <w:color w:val="404040"/>
                <w:lang w:val="en-GB"/>
              </w:rPr>
              <w:t xml:space="preserve">ESIA (FA) ‐ </w:t>
            </w:r>
            <w:r w:rsidR="00C001E1">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51CE83B5" w14:textId="77777777">
            <w:pPr>
              <w:ind w:left="0"/>
              <w:jc w:val="left"/>
              <w:cnfStyle w:val="000000100000" w:firstRow="0" w:lastRow="0" w:firstColumn="0" w:lastColumn="0" w:oddVBand="0" w:evenVBand="0" w:oddHBand="1" w:evenHBand="0" w:firstRowFirstColumn="0" w:firstRowLastColumn="0" w:lastRowFirstColumn="0" w:lastRowLastColumn="0"/>
              <w:rPr>
                <w:b/>
              </w:rPr>
            </w:pPr>
            <w:r>
              <w:rPr>
                <w:b/>
              </w:rPr>
              <w:t>C12</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00425594" w:rsidRDefault="5ABA5A2A" w14:paraId="7A9F9B74" w14:textId="63846584">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Supply &amp; Installation ‐ FF&amp;E ‐ Hotel #2</w:t>
            </w:r>
          </w:p>
        </w:tc>
      </w:tr>
      <w:tr w:rsidRPr="00C300A7" w:rsidR="000F103E" w:rsidTr="7168A2CC" w14:paraId="473D54DB" w14:textId="77777777">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3A274670" w14:textId="77777777">
            <w:pPr>
              <w:ind w:left="0"/>
              <w:jc w:val="left"/>
              <w:rPr>
                <w:bCs w:val="0"/>
              </w:rPr>
            </w:pPr>
            <w:r>
              <w:rPr>
                <w:bCs w:val="0"/>
              </w:rPr>
              <w:t>F04</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46D26" w:rsidR="000F103E" w:rsidP="00425594" w:rsidRDefault="5ABA5A2A" w14:paraId="0FC61BD8" w14:textId="09B5684C">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 xml:space="preserve">Fire and Life Safety Engineering (FA) ‐ </w:t>
            </w:r>
            <w:r w:rsidR="002E6784">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3E26E930" w14:textId="77777777">
            <w:pPr>
              <w:ind w:left="0"/>
              <w:jc w:val="left"/>
              <w:cnfStyle w:val="000000000000" w:firstRow="0" w:lastRow="0" w:firstColumn="0" w:lastColumn="0" w:oddVBand="0" w:evenVBand="0" w:oddHBand="0" w:evenHBand="0" w:firstRowFirstColumn="0" w:firstRowLastColumn="0" w:lastRowFirstColumn="0" w:lastRowLastColumn="0"/>
              <w:rPr>
                <w:b/>
              </w:rPr>
            </w:pPr>
            <w:r>
              <w:rPr>
                <w:b/>
              </w:rPr>
              <w:t>C13</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00425594" w:rsidRDefault="5ABA5A2A" w14:paraId="75CCA75B" w14:textId="1041D3A6">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Supply &amp; Installation ‐ Kitchen Equipment ‐ Hotel #2</w:t>
            </w:r>
          </w:p>
        </w:tc>
      </w:tr>
      <w:tr w:rsidRPr="00C300A7" w:rsidR="000F103E" w:rsidTr="7168A2CC" w14:paraId="74E8742A"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16ED26B5" w14:textId="77777777">
            <w:pPr>
              <w:ind w:left="0"/>
              <w:jc w:val="left"/>
              <w:rPr>
                <w:bCs w:val="0"/>
              </w:rPr>
            </w:pPr>
            <w:r>
              <w:rPr>
                <w:bCs w:val="0"/>
              </w:rPr>
              <w:t>F05</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46D26" w:rsidR="000F103E" w:rsidP="00425594" w:rsidRDefault="5ABA5A2A" w14:paraId="22F2BCBB" w14:textId="0F6EE515">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 xml:space="preserve">Kitchen, Laundry, and Waste Management Design (FA) ‐ </w:t>
            </w:r>
            <w:r w:rsidR="002E6784">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553F16A4" w14:textId="77777777">
            <w:pPr>
              <w:ind w:left="0"/>
              <w:jc w:val="left"/>
              <w:cnfStyle w:val="000000100000" w:firstRow="0" w:lastRow="0" w:firstColumn="0" w:lastColumn="0" w:oddVBand="0" w:evenVBand="0" w:oddHBand="1" w:evenHBand="0" w:firstRowFirstColumn="0" w:firstRowLastColumn="0" w:lastRowFirstColumn="0" w:lastRowLastColumn="0"/>
              <w:rPr>
                <w:b/>
              </w:rPr>
            </w:pPr>
            <w:r>
              <w:rPr>
                <w:b/>
              </w:rPr>
              <w:t>C14</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70548112" w14:textId="708C4D95">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Supply &amp; Installation ‐ Laundry Equipment ‐ Hotel #2</w:t>
            </w:r>
          </w:p>
        </w:tc>
      </w:tr>
      <w:tr w:rsidRPr="00C300A7" w:rsidR="000F103E" w:rsidTr="7168A2CC" w14:paraId="4A4989E8" w14:textId="77777777">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14BD6D5D" w14:textId="77777777">
            <w:pPr>
              <w:ind w:left="0"/>
              <w:jc w:val="left"/>
              <w:rPr>
                <w:bCs w:val="0"/>
              </w:rPr>
            </w:pPr>
            <w:r>
              <w:rPr>
                <w:bCs w:val="0"/>
              </w:rPr>
              <w:t>F06</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46D26" w:rsidR="000F103E" w:rsidP="00425594" w:rsidRDefault="5ABA5A2A" w14:paraId="4219573C" w14:textId="2C571652">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 xml:space="preserve">Framework Agreement – Operator Supplies and Equipment (OS&amp;E) ‐ </w:t>
            </w:r>
            <w:r w:rsidR="00B31F9E">
              <w:rPr>
                <w:rFonts w:cs="Calibri"/>
                <w:color w:val="404040"/>
                <w:lang w:val="en-GB"/>
              </w:rPr>
              <w:t>Program</w:t>
            </w:r>
            <w:r w:rsidRPr="5ABA5A2A" w:rsidR="00B31F9E">
              <w:rPr>
                <w:rFonts w:cs="Calibri"/>
                <w:color w:val="404040"/>
                <w:lang w:val="en-GB"/>
              </w:rPr>
              <w:t xml:space="preserve"> </w:t>
            </w:r>
            <w:r w:rsidRPr="5ABA5A2A">
              <w:rPr>
                <w:rFonts w:cs="Calibri"/>
                <w:color w:val="404040"/>
                <w:lang w:val="en-GB"/>
              </w:rPr>
              <w:t>#2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61347974" w14:textId="77777777">
            <w:pPr>
              <w:ind w:left="0"/>
              <w:jc w:val="left"/>
              <w:cnfStyle w:val="000000000000" w:firstRow="0" w:lastRow="0" w:firstColumn="0" w:lastColumn="0" w:oddVBand="0" w:evenVBand="0" w:oddHBand="0" w:evenHBand="0" w:firstRowFirstColumn="0" w:firstRowLastColumn="0" w:lastRowFirstColumn="0" w:lastRowLastColumn="0"/>
              <w:rPr>
                <w:b/>
              </w:rPr>
            </w:pPr>
            <w:r>
              <w:rPr>
                <w:b/>
              </w:rPr>
              <w:t>C15</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35243D1E" w14:textId="4A3090AE">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Supply &amp; Installation ‐ Lifts and Vertical Transportation ‐ Hotel #2</w:t>
            </w:r>
          </w:p>
        </w:tc>
      </w:tr>
      <w:tr w:rsidRPr="00C300A7" w:rsidR="000F103E" w:rsidTr="7168A2CC" w14:paraId="2122D214"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023C533D" w14:textId="77777777">
            <w:pPr>
              <w:ind w:left="0"/>
              <w:jc w:val="left"/>
              <w:rPr>
                <w:bCs w:val="0"/>
              </w:rPr>
            </w:pPr>
            <w:r>
              <w:rPr>
                <w:bCs w:val="0"/>
              </w:rPr>
              <w:t>F07</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46D26" w:rsidR="000F103E" w:rsidP="00425594" w:rsidRDefault="5ABA5A2A" w14:paraId="5F520959" w14:textId="24000A67">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 xml:space="preserve">Sustainability (FA) ‐ </w:t>
            </w:r>
            <w:r w:rsidR="00B31F9E">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693D9265" w14:textId="77777777">
            <w:pPr>
              <w:ind w:left="0"/>
              <w:jc w:val="left"/>
              <w:cnfStyle w:val="000000100000" w:firstRow="0" w:lastRow="0" w:firstColumn="0" w:lastColumn="0" w:oddVBand="0" w:evenVBand="0" w:oddHBand="1" w:evenHBand="0" w:firstRowFirstColumn="0" w:firstRowLastColumn="0" w:lastRowFirstColumn="0" w:lastRowLastColumn="0"/>
              <w:rPr>
                <w:b/>
              </w:rPr>
            </w:pPr>
            <w:r>
              <w:rPr>
                <w:b/>
              </w:rPr>
              <w:t>C16</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7A260F38" w14:textId="0E5E8E7A">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Supply &amp; Installation ‐ OS&amp;E ‐ Hotel #2</w:t>
            </w:r>
          </w:p>
        </w:tc>
      </w:tr>
      <w:tr w:rsidRPr="00C300A7" w:rsidR="000F103E" w:rsidTr="7168A2CC" w14:paraId="1628EC2F" w14:textId="77777777">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4FE2111F" w14:textId="77777777">
            <w:pPr>
              <w:ind w:left="0"/>
              <w:jc w:val="left"/>
              <w:rPr>
                <w:bCs w:val="0"/>
              </w:rPr>
            </w:pPr>
            <w:r>
              <w:rPr>
                <w:bCs w:val="0"/>
              </w:rPr>
              <w:t>F08</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46D26" w:rsidR="000F103E" w:rsidP="00425594" w:rsidRDefault="5ABA5A2A" w14:paraId="2EB7B385" w14:textId="309BD741">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 xml:space="preserve">Vertical Transportation (FA) ‐ </w:t>
            </w:r>
            <w:r w:rsidR="00B31F9E">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586EC650" w14:textId="77777777">
            <w:pPr>
              <w:ind w:left="0"/>
              <w:jc w:val="left"/>
              <w:cnfStyle w:val="000000000000" w:firstRow="0" w:lastRow="0" w:firstColumn="0" w:lastColumn="0" w:oddVBand="0" w:evenVBand="0" w:oddHBand="0" w:evenHBand="0" w:firstRowFirstColumn="0" w:firstRowLastColumn="0" w:lastRowFirstColumn="0" w:lastRowLastColumn="0"/>
              <w:rPr>
                <w:b/>
              </w:rPr>
            </w:pPr>
            <w:r>
              <w:rPr>
                <w:b/>
              </w:rPr>
              <w:t>C17</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2CBAD277" w14:textId="2C6DD80E">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Supply &amp; Installation ‐ Signage and Wayfinding ‐ Hotel #2</w:t>
            </w:r>
          </w:p>
        </w:tc>
      </w:tr>
      <w:tr w:rsidRPr="00C300A7" w:rsidR="000F103E" w:rsidTr="7168A2CC" w14:paraId="2FBACEC3"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3AF98F75" w14:textId="77777777">
            <w:pPr>
              <w:ind w:left="0"/>
              <w:jc w:val="left"/>
              <w:rPr>
                <w:bCs w:val="0"/>
              </w:rPr>
            </w:pPr>
            <w:r>
              <w:rPr>
                <w:bCs w:val="0"/>
              </w:rPr>
              <w:t>F09</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46D26" w:rsidR="000F103E" w:rsidP="00425594" w:rsidRDefault="5ABA5A2A" w14:paraId="130140D1" w14:textId="659D972D">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 xml:space="preserve">Framework Agreement – Wind Tunnelling ‐ </w:t>
            </w:r>
            <w:r w:rsidR="00B31F9E">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32204614" w14:textId="77777777">
            <w:pPr>
              <w:ind w:left="0"/>
              <w:jc w:val="left"/>
              <w:cnfStyle w:val="000000100000" w:firstRow="0" w:lastRow="0" w:firstColumn="0" w:lastColumn="0" w:oddVBand="0" w:evenVBand="0" w:oddHBand="1" w:evenHBand="0" w:firstRowFirstColumn="0" w:firstRowLastColumn="0" w:lastRowFirstColumn="0" w:lastRowLastColumn="0"/>
              <w:rPr>
                <w:b/>
              </w:rPr>
            </w:pPr>
            <w:r>
              <w:rPr>
                <w:b/>
              </w:rPr>
              <w:t>C18</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1B2D30EE" w14:textId="72737210">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Supply &amp; Installation ‐ Special Lighting ‐ Hotel #2</w:t>
            </w:r>
          </w:p>
        </w:tc>
      </w:tr>
      <w:tr w:rsidRPr="00C300A7" w:rsidR="000F103E" w:rsidTr="7168A2CC" w14:paraId="420DBC2A" w14:textId="77777777">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2C9AE070" w14:textId="77777777">
            <w:pPr>
              <w:ind w:left="0"/>
              <w:jc w:val="left"/>
              <w:rPr>
                <w:bCs w:val="0"/>
              </w:rPr>
            </w:pPr>
            <w:r>
              <w:rPr>
                <w:bCs w:val="0"/>
              </w:rPr>
              <w:t>F10</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46D26" w:rsidR="000F103E" w:rsidP="00425594" w:rsidRDefault="5ABA5A2A" w14:paraId="4CA0FB1C" w14:textId="69BD8CE3">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Survey Works ‐ Bathymetric/</w:t>
            </w:r>
            <w:proofErr w:type="spellStart"/>
            <w:r w:rsidRPr="5ABA5A2A">
              <w:rPr>
                <w:rFonts w:cs="Calibri"/>
                <w:color w:val="404040"/>
                <w:lang w:val="en-GB"/>
              </w:rPr>
              <w:t>Topo</w:t>
            </w:r>
            <w:proofErr w:type="spellEnd"/>
            <w:r w:rsidRPr="5ABA5A2A">
              <w:rPr>
                <w:rFonts w:cs="Calibri"/>
                <w:color w:val="404040"/>
                <w:lang w:val="en-GB"/>
              </w:rPr>
              <w:t xml:space="preserve">/Geotech (FA) ‐ </w:t>
            </w:r>
            <w:r w:rsidR="00B31F9E">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56CE3384" w14:textId="77777777">
            <w:pPr>
              <w:ind w:left="0"/>
              <w:jc w:val="left"/>
              <w:cnfStyle w:val="000000000000" w:firstRow="0" w:lastRow="0" w:firstColumn="0" w:lastColumn="0" w:oddVBand="0" w:evenVBand="0" w:oddHBand="0" w:evenHBand="0" w:firstRowFirstColumn="0" w:firstRowLastColumn="0" w:lastRowFirstColumn="0" w:lastRowLastColumn="0"/>
              <w:rPr>
                <w:b/>
              </w:rPr>
            </w:pPr>
            <w:r>
              <w:rPr>
                <w:b/>
              </w:rPr>
              <w:t>C19</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3F9B40B2" w14:textId="100ABBE0">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Supply &amp; Installation ‐ Special Theming ‐ Hotel #2</w:t>
            </w:r>
          </w:p>
        </w:tc>
      </w:tr>
      <w:tr w:rsidRPr="00C300A7" w:rsidR="000F103E" w:rsidTr="7168A2CC" w14:paraId="47716557"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23F86662" w14:textId="77777777">
            <w:pPr>
              <w:ind w:left="0"/>
              <w:jc w:val="left"/>
              <w:rPr>
                <w:bCs w:val="0"/>
              </w:rPr>
            </w:pPr>
            <w:r>
              <w:rPr>
                <w:bCs w:val="0"/>
              </w:rPr>
              <w:t>F11</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46D26" w:rsidR="000F103E" w:rsidP="00425594" w:rsidRDefault="5ABA5A2A" w14:paraId="0B7C9040" w14:textId="27D2BDC1">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 xml:space="preserve">Framework Agreement – Independent Commissioning Agent ‐ </w:t>
            </w:r>
            <w:r w:rsidR="00B31F9E">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44B6A823" w14:textId="77777777">
            <w:pPr>
              <w:ind w:left="0"/>
              <w:jc w:val="left"/>
              <w:cnfStyle w:val="000000100000" w:firstRow="0" w:lastRow="0" w:firstColumn="0" w:lastColumn="0" w:oddVBand="0" w:evenVBand="0" w:oddHBand="1" w:evenHBand="0" w:firstRowFirstColumn="0" w:firstRowLastColumn="0" w:lastRowFirstColumn="0" w:lastRowLastColumn="0"/>
              <w:rPr>
                <w:b/>
              </w:rPr>
            </w:pPr>
            <w:r>
              <w:rPr>
                <w:b/>
              </w:rPr>
              <w:t>C20</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2E5D2C18" w14:textId="522AFE20">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Supply &amp; Installation ‐ Specialized Access System ‐ Hotel #2</w:t>
            </w:r>
          </w:p>
        </w:tc>
      </w:tr>
      <w:tr w:rsidRPr="00C300A7" w:rsidR="000F103E" w:rsidTr="7168A2CC" w14:paraId="7F541B19" w14:textId="77777777">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6449A587" w14:textId="77777777">
            <w:pPr>
              <w:ind w:left="0"/>
              <w:jc w:val="left"/>
              <w:rPr>
                <w:bCs w:val="0"/>
              </w:rPr>
            </w:pPr>
            <w:r w:rsidRPr="000B427B">
              <w:rPr>
                <w:bCs w:val="0"/>
              </w:rPr>
              <w:t>F</w:t>
            </w:r>
            <w:r>
              <w:rPr>
                <w:bCs w:val="0"/>
              </w:rPr>
              <w:t>12</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50BE1" w:rsidR="000F103E" w:rsidP="00425594" w:rsidRDefault="000F103E" w14:paraId="78600D99" w14:textId="77777777">
            <w:pPr>
              <w:autoSpaceDE w:val="0"/>
              <w:autoSpaceDN w:val="0"/>
              <w:adjustRightInd w:val="0"/>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Framework Agreement – O&amp;M Technical Author, Testing Agency/Handover &amp;</w:t>
            </w:r>
          </w:p>
          <w:p w:rsidRPr="00746D26" w:rsidR="000F103E" w:rsidP="00425594" w:rsidRDefault="5ABA5A2A" w14:paraId="17F69375" w14:textId="5AC64E0F">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 xml:space="preserve">Commissioning Consultant ‐ </w:t>
            </w:r>
            <w:r w:rsidR="00F3224E">
              <w:rPr>
                <w:rFonts w:cs="Calibri"/>
                <w:color w:val="404040"/>
                <w:lang w:val="en-GB"/>
              </w:rPr>
              <w:t>Program</w:t>
            </w:r>
            <w:r w:rsidRPr="5ABA5A2A">
              <w:rPr>
                <w:rFonts w:cs="Calibri"/>
                <w:color w:val="404040"/>
                <w:lang w:val="en-GB"/>
              </w:rPr>
              <w:t xml:space="preserve"> #2</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6983A021" w14:textId="77777777">
            <w:pPr>
              <w:ind w:left="0"/>
              <w:jc w:val="left"/>
              <w:cnfStyle w:val="000000000000" w:firstRow="0" w:lastRow="0" w:firstColumn="0" w:lastColumn="0" w:oddVBand="0" w:evenVBand="0" w:oddHBand="0" w:evenHBand="0" w:firstRowFirstColumn="0" w:firstRowLastColumn="0" w:lastRowFirstColumn="0" w:lastRowLastColumn="0"/>
              <w:rPr>
                <w:b/>
              </w:rPr>
            </w:pPr>
            <w:r>
              <w:rPr>
                <w:b/>
              </w:rPr>
              <w:t>C21</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79A30DC4" w14:textId="22548DAF">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Supply &amp; Installation ‐ Stone Works ‐ Hotel #2</w:t>
            </w:r>
          </w:p>
        </w:tc>
      </w:tr>
      <w:tr w:rsidRPr="00C300A7" w:rsidR="000F103E" w:rsidTr="7168A2CC" w14:paraId="37217D7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bottom"/>
          </w:tcPr>
          <w:p w:rsidRPr="000B427B" w:rsidR="000F103E" w:rsidP="00425594" w:rsidRDefault="000F103E" w14:paraId="58A09ADF" w14:textId="77777777">
            <w:pPr>
              <w:ind w:left="0"/>
              <w:jc w:val="left"/>
              <w:rPr>
                <w:bCs w:val="0"/>
              </w:rPr>
            </w:pPr>
            <w:r>
              <w:rPr>
                <w:bCs w:val="0"/>
              </w:rPr>
              <w:t>F13</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746D26" w:rsidR="000F103E" w:rsidP="00425594" w:rsidRDefault="5ABA5A2A" w14:paraId="2462428B" w14:textId="04AD7117">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 xml:space="preserve">Framework Agreement – Spa &amp; Wellness ‐ </w:t>
            </w:r>
            <w:r w:rsidR="00F3224E">
              <w:rPr>
                <w:rFonts w:cs="Calibri"/>
                <w:color w:val="404040"/>
                <w:lang w:val="en-GB"/>
              </w:rPr>
              <w:t>Program</w:t>
            </w:r>
            <w:r w:rsidRPr="5ABA5A2A">
              <w:rPr>
                <w:rFonts w:cs="Calibri"/>
                <w:color w:val="404040"/>
                <w:lang w:val="en-GB"/>
              </w:rPr>
              <w:t xml:space="preserve"> #2</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B427B" w:rsidR="000F103E" w:rsidP="00425594" w:rsidRDefault="000F103E" w14:paraId="689F86B1" w14:textId="77777777">
            <w:pPr>
              <w:ind w:left="0"/>
              <w:jc w:val="left"/>
              <w:cnfStyle w:val="000000100000" w:firstRow="0" w:lastRow="0" w:firstColumn="0" w:lastColumn="0" w:oddVBand="0" w:evenVBand="0" w:oddHBand="1" w:evenHBand="0" w:firstRowFirstColumn="0" w:firstRowLastColumn="0" w:lastRowFirstColumn="0" w:lastRowLastColumn="0"/>
              <w:rPr>
                <w:b/>
              </w:rPr>
            </w:pPr>
            <w:r>
              <w:rPr>
                <w:b/>
              </w:rPr>
              <w:t>C23</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4AFF16FB" w14:textId="429B9BE3">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Construction Works ‐ Landscaping &amp; Irrigation ‐ Hotel #2</w:t>
            </w:r>
          </w:p>
        </w:tc>
      </w:tr>
      <w:tr w:rsidRPr="00C300A7" w:rsidR="000F103E" w:rsidTr="7168A2CC" w14:paraId="3979535E" w14:textId="77777777">
        <w:trPr>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bottom"/>
          </w:tcPr>
          <w:p w:rsidRPr="009D548D" w:rsidR="000F103E" w:rsidP="00425594" w:rsidRDefault="000F103E" w14:paraId="1AD80A3E" w14:textId="77777777">
            <w:pPr>
              <w:ind w:left="0"/>
              <w:jc w:val="left"/>
              <w:rPr>
                <w:rFonts w:cs="Calibri"/>
                <w:color w:val="404040"/>
                <w:szCs w:val="18"/>
                <w:lang w:val="en-GB"/>
              </w:rPr>
            </w:pPr>
            <w:r w:rsidRPr="009D548D">
              <w:t>Construction</w:t>
            </w:r>
          </w:p>
        </w:tc>
        <w:tc>
          <w:tcPr>
            <w:tcW w:w="140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000F103E" w:rsidP="00425594" w:rsidRDefault="000F103E" w14:paraId="6D0D9A3A" w14:textId="77777777">
            <w:pPr>
              <w:ind w:left="0"/>
              <w:jc w:val="left"/>
              <w:cnfStyle w:val="000000000000" w:firstRow="0" w:lastRow="0" w:firstColumn="0" w:lastColumn="0" w:oddVBand="0" w:evenVBand="0" w:oddHBand="0" w:evenHBand="0" w:firstRowFirstColumn="0" w:firstRowLastColumn="0" w:lastRowFirstColumn="0" w:lastRowLastColumn="0"/>
              <w:rPr>
                <w:b/>
              </w:rPr>
            </w:pPr>
            <w:r>
              <w:rPr>
                <w:b/>
              </w:rPr>
              <w:t>C24</w:t>
            </w:r>
          </w:p>
        </w:tc>
        <w:tc>
          <w:tcPr>
            <w:tcW w:w="336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3DE29BA1" w14:textId="4F0EEE98">
            <w:pPr>
              <w:ind w:left="0"/>
              <w:jc w:val="left"/>
              <w:cnfStyle w:val="000000000000" w:firstRow="0" w:lastRow="0" w:firstColumn="0" w:lastColumn="0" w:oddVBand="0" w:evenVBand="0" w:oddHBand="0" w:evenHBand="0" w:firstRowFirstColumn="0" w:firstRowLastColumn="0" w:lastRowFirstColumn="0" w:lastRowLastColumn="0"/>
            </w:pPr>
            <w:r w:rsidRPr="5ABA5A2A">
              <w:rPr>
                <w:rFonts w:cs="Calibri"/>
                <w:color w:val="404040"/>
                <w:lang w:val="en-GB"/>
              </w:rPr>
              <w:t>Construction Works ‐ Swimming Pool, Spa, Water Feature, and Gym ‐ Hotel #2</w:t>
            </w:r>
          </w:p>
        </w:tc>
      </w:tr>
      <w:tr w:rsidRPr="00C300A7" w:rsidR="000F103E" w:rsidTr="7168A2CC" w14:paraId="2363F720"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D548D" w:rsidR="000F103E" w:rsidP="00425594" w:rsidRDefault="000F103E" w14:paraId="7E801BDB" w14:textId="77777777">
            <w:pPr>
              <w:ind w:left="0"/>
              <w:jc w:val="left"/>
              <w:rPr>
                <w:bCs w:val="0"/>
              </w:rPr>
            </w:pPr>
            <w:r w:rsidRPr="009D548D">
              <w:t>C01</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5ABA5A2A" w:rsidRDefault="5ABA5A2A" w14:paraId="13B9912E" w14:textId="0CD8387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5ABA5A2A">
              <w:rPr>
                <w:rFonts w:cs="Calibri"/>
                <w:color w:val="404040"/>
                <w:lang w:val="en-GB"/>
              </w:rPr>
              <w:t xml:space="preserve">Enabling Works ‐ </w:t>
            </w:r>
            <w:r w:rsidR="00643996">
              <w:rPr>
                <w:rFonts w:cs="Calibri"/>
                <w:color w:val="404040"/>
                <w:lang w:val="en-GB"/>
              </w:rPr>
              <w:t>P</w:t>
            </w:r>
            <w:r w:rsidR="00F3224E">
              <w:rPr>
                <w:rFonts w:cs="Calibri"/>
                <w:color w:val="404040"/>
                <w:lang w:val="en-GB"/>
              </w:rPr>
              <w:t>rogram</w:t>
            </w:r>
            <w:r w:rsidRPr="5ABA5A2A">
              <w:rPr>
                <w:rFonts w:cs="Calibri"/>
                <w:color w:val="404040"/>
                <w:lang w:val="en-GB"/>
              </w:rPr>
              <w:t xml:space="preserve"> #2</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000F103E" w14:paraId="5103457C" w14:textId="77777777">
            <w:pPr>
              <w:ind w:left="0"/>
              <w:jc w:val="left"/>
              <w:cnfStyle w:val="000000100000" w:firstRow="0" w:lastRow="0" w:firstColumn="0" w:lastColumn="0" w:oddVBand="0" w:evenVBand="0" w:oddHBand="1" w:evenHBand="0" w:firstRowFirstColumn="0" w:firstRowLastColumn="0" w:lastRowFirstColumn="0" w:lastRowLastColumn="0"/>
              <w:rPr>
                <w:b/>
                <w:szCs w:val="18"/>
              </w:rPr>
            </w:pPr>
            <w:r w:rsidRPr="00E76BA9">
              <w:rPr>
                <w:b/>
                <w:szCs w:val="18"/>
              </w:rPr>
              <w:t>C26</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058D9399" w14:textId="25DA4214">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Construction Works ‐ Beach Beautification ‐ Hotel #2</w:t>
            </w:r>
          </w:p>
        </w:tc>
      </w:tr>
      <w:tr w:rsidRPr="00C300A7" w:rsidR="000F103E" w:rsidTr="7168A2CC" w14:paraId="75D31DC6" w14:textId="77777777">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D548D" w:rsidR="000F103E" w:rsidP="00425594" w:rsidRDefault="000F103E" w14:paraId="4D0C5659" w14:textId="77777777">
            <w:pPr>
              <w:ind w:left="0"/>
              <w:jc w:val="left"/>
              <w:rPr>
                <w:bCs w:val="0"/>
              </w:rPr>
            </w:pPr>
            <w:r w:rsidRPr="009D548D">
              <w:t>C02</w:t>
            </w:r>
          </w:p>
        </w:tc>
        <w:tc>
          <w:tcPr>
            <w:tcW w:w="341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50BE1" w:rsidR="000F103E" w:rsidP="00425594" w:rsidRDefault="000F103E" w14:paraId="6D59785C" w14:textId="77777777">
            <w:pPr>
              <w:autoSpaceDE w:val="0"/>
              <w:autoSpaceDN w:val="0"/>
              <w:adjustRightInd w:val="0"/>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Construction Works ‐ Structural Concrete, Piling, Foundation, and Dewatering ‐</w:t>
            </w:r>
          </w:p>
          <w:p w:rsidRPr="0046422D" w:rsidR="000F103E" w:rsidP="5ABA5A2A" w:rsidRDefault="00643996" w14:paraId="1C6B4E12" w14:textId="5DFA7D5A">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Pr>
                <w:rFonts w:cs="Calibri"/>
                <w:color w:val="404040"/>
                <w:lang w:val="en-GB"/>
              </w:rPr>
              <w:t>Program</w:t>
            </w:r>
            <w:r w:rsidRPr="5ABA5A2A" w:rsidR="5ABA5A2A">
              <w:rPr>
                <w:rFonts w:cs="Calibri"/>
                <w:color w:val="404040"/>
                <w:lang w:val="en-GB"/>
              </w:rPr>
              <w:t xml:space="preserve"> #2</w:t>
            </w:r>
          </w:p>
        </w:tc>
        <w:tc>
          <w:tcPr>
            <w:tcW w:w="4770" w:type="dxa"/>
            <w:gridSpan w:val="2"/>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250BE1" w:rsidR="000F103E" w:rsidP="00425594" w:rsidRDefault="000F103E" w14:paraId="5B9ECAB3" w14:textId="77777777">
            <w:pPr>
              <w:ind w:left="0"/>
              <w:jc w:val="left"/>
              <w:cnfStyle w:val="000000000000" w:firstRow="0" w:lastRow="0" w:firstColumn="0" w:lastColumn="0" w:oddVBand="0" w:evenVBand="0" w:oddHBand="0" w:evenHBand="0" w:firstRowFirstColumn="0" w:firstRowLastColumn="0" w:lastRowFirstColumn="0" w:lastRowLastColumn="0"/>
              <w:rPr>
                <w:b/>
                <w:szCs w:val="18"/>
              </w:rPr>
            </w:pPr>
            <w:r w:rsidRPr="00250BE1">
              <w:rPr>
                <w:b/>
                <w:szCs w:val="18"/>
              </w:rPr>
              <w:t>Operations</w:t>
            </w:r>
          </w:p>
        </w:tc>
      </w:tr>
      <w:tr w:rsidRPr="00C300A7" w:rsidR="000F103E" w:rsidTr="7168A2CC" w14:paraId="345A131D"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9D548D" w:rsidR="000F103E" w:rsidP="00425594" w:rsidRDefault="000F103E" w14:paraId="3F2A3296" w14:textId="77777777">
            <w:pPr>
              <w:ind w:left="0"/>
              <w:jc w:val="left"/>
              <w:rPr>
                <w:bCs w:val="0"/>
              </w:rPr>
            </w:pPr>
            <w:r w:rsidRPr="009D548D">
              <w:t>C03</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46422D" w:rsidR="000F103E" w:rsidP="5ABA5A2A" w:rsidRDefault="5ABA5A2A" w14:paraId="50E36F7F" w14:textId="570720F7">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5ABA5A2A">
              <w:rPr>
                <w:rFonts w:cs="Calibri"/>
                <w:color w:val="404040"/>
                <w:lang w:val="en-GB"/>
              </w:rPr>
              <w:t xml:space="preserve">Construction Works ‐ Structural Steel ‐ </w:t>
            </w:r>
            <w:r w:rsidR="00643996">
              <w:rPr>
                <w:rFonts w:cs="Calibri"/>
                <w:color w:val="404040"/>
                <w:lang w:val="en-GB"/>
              </w:rPr>
              <w:t>Program</w:t>
            </w:r>
            <w:r w:rsidRPr="5ABA5A2A">
              <w:rPr>
                <w:rFonts w:cs="Calibri"/>
                <w:color w:val="404040"/>
                <w:lang w:val="en-GB"/>
              </w:rPr>
              <w:t xml:space="preserve"> #2</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000F103E" w14:paraId="40392E28" w14:textId="77777777">
            <w:pPr>
              <w:ind w:left="0"/>
              <w:jc w:val="left"/>
              <w:cnfStyle w:val="000000100000" w:firstRow="0" w:lastRow="0" w:firstColumn="0" w:lastColumn="0" w:oddVBand="0" w:evenVBand="0" w:oddHBand="1" w:evenHBand="0" w:firstRowFirstColumn="0" w:firstRowLastColumn="0" w:lastRowFirstColumn="0" w:lastRowLastColumn="0"/>
              <w:rPr>
                <w:b/>
                <w:szCs w:val="18"/>
              </w:rPr>
            </w:pPr>
            <w:r w:rsidRPr="00E76BA9">
              <w:rPr>
                <w:b/>
                <w:szCs w:val="18"/>
              </w:rPr>
              <w:t>O01</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76BA9" w:rsidR="000F103E" w:rsidP="00425594" w:rsidRDefault="5ABA5A2A" w14:paraId="6CAC9842" w14:textId="54D515C0">
            <w:pPr>
              <w:ind w:left="0"/>
              <w:jc w:val="left"/>
              <w:cnfStyle w:val="000000100000" w:firstRow="0" w:lastRow="0" w:firstColumn="0" w:lastColumn="0" w:oddVBand="0" w:evenVBand="0" w:oddHBand="1" w:evenHBand="0" w:firstRowFirstColumn="0" w:firstRowLastColumn="0" w:lastRowFirstColumn="0" w:lastRowLastColumn="0"/>
            </w:pPr>
            <w:r w:rsidRPr="5ABA5A2A">
              <w:rPr>
                <w:rFonts w:cs="Calibri"/>
                <w:color w:val="404040"/>
                <w:lang w:val="en-GB"/>
              </w:rPr>
              <w:t>Operation Services ‐ Hotel #2</w:t>
            </w:r>
          </w:p>
        </w:tc>
      </w:tr>
    </w:tbl>
    <w:p w:rsidR="004F26A3" w:rsidP="000F103E" w:rsidRDefault="004F26A3" w14:paraId="7063291A" w14:textId="77777777">
      <w:pPr>
        <w:rPr>
          <w:b/>
        </w:rPr>
      </w:pPr>
    </w:p>
    <w:p w:rsidR="000F103E" w:rsidP="000F103E" w:rsidRDefault="5F10705B" w14:paraId="447255F6" w14:textId="77777777">
      <w:pPr>
        <w:rPr>
          <w:b/>
        </w:rPr>
      </w:pPr>
      <w:bookmarkStart w:name="_Toc7370727" w:id="305"/>
      <w:r w:rsidRPr="5F10705B">
        <w:rPr>
          <w:b/>
          <w:bCs/>
        </w:rPr>
        <w:t>Document Revision</w:t>
      </w:r>
      <w:bookmarkEnd w:id="305"/>
    </w:p>
    <w:p w:rsidR="5F10705B" w:rsidP="5F10705B" w:rsidRDefault="5F10705B" w14:paraId="651E8E7F" w14:textId="3D86D18D">
      <w:r w:rsidRPr="5F10705B">
        <w:rPr>
          <w:szCs w:val="18"/>
        </w:rPr>
        <w:t xml:space="preserve">An alphabetic code that represents the revision of the drawing at each Project Stage. </w:t>
      </w:r>
    </w:p>
    <w:p w:rsidR="5F10705B" w:rsidP="5F10705B" w:rsidRDefault="5F10705B" w14:paraId="266CE7F0" w14:textId="7F386F59">
      <w:r w:rsidRPr="5F10705B">
        <w:rPr>
          <w:szCs w:val="18"/>
        </w:rPr>
        <w:t>Refer to the Red Sea Naming Convention displayed in the PMIS Manual.</w:t>
      </w:r>
    </w:p>
    <w:p w:rsidRPr="003161B6" w:rsidR="00A83431" w:rsidP="009A7A45" w:rsidRDefault="00643996" w14:paraId="5B81932C" w14:textId="12DD7F3E">
      <w:pPr>
        <w:pStyle w:val="Ttulo2"/>
        <w:numPr>
          <w:ilvl w:val="0"/>
          <w:numId w:val="0"/>
        </w:numPr>
      </w:pPr>
      <w:bookmarkStart w:name="_Ref59122214" w:id="306"/>
      <w:bookmarkStart w:name="_Toc79671791" w:id="307"/>
      <w:r>
        <w:t>6.7</w:t>
      </w:r>
      <w:r w:rsidR="5F10705B">
        <w:t>Level / Location Naming</w:t>
      </w:r>
      <w:bookmarkEnd w:id="306"/>
      <w:bookmarkEnd w:id="307"/>
    </w:p>
    <w:p w:rsidR="00A83431" w:rsidP="00192442" w:rsidRDefault="00A83431" w14:paraId="03BBCE7D" w14:textId="083A90E1">
      <w:r>
        <w:t>A two-character alphanumeric code that represents the level or story of the building.</w:t>
      </w:r>
    </w:p>
    <w:tbl>
      <w:tblPr>
        <w:tblStyle w:val="GridTable441"/>
        <w:tblW w:w="9576" w:type="dxa"/>
        <w:tblInd w:w="625" w:type="dxa"/>
        <w:tblLayout w:type="fixed"/>
        <w:tblLook w:val="04A0" w:firstRow="1" w:lastRow="0" w:firstColumn="1" w:lastColumn="0" w:noHBand="0" w:noVBand="1"/>
      </w:tblPr>
      <w:tblGrid>
        <w:gridCol w:w="889"/>
        <w:gridCol w:w="5285"/>
        <w:gridCol w:w="1875"/>
        <w:gridCol w:w="1527"/>
      </w:tblGrid>
      <w:tr w:rsidRPr="00B340FD" w:rsidR="00A411EE" w:rsidTr="0076056D" w14:paraId="4C313507" w14:textId="77777777">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889" w:type="dxa"/>
            <w:tcBorders>
              <w:top w:val="single" w:color="826C31" w:themeColor="text1" w:themeShade="BF" w:sz="4" w:space="0"/>
              <w:left w:val="single" w:color="826C31" w:themeColor="text1" w:themeShade="BF" w:sz="4" w:space="0"/>
              <w:right w:val="single" w:color="826C31" w:themeColor="text1" w:themeShade="BF" w:sz="4" w:space="0"/>
            </w:tcBorders>
            <w:vAlign w:val="center"/>
          </w:tcPr>
          <w:p w:rsidRPr="00F11BC9" w:rsidR="00A411EE" w:rsidP="0076056D" w:rsidRDefault="00A411EE" w14:paraId="5377BA15" w14:textId="77777777">
            <w:pPr>
              <w:ind w:left="0"/>
              <w:jc w:val="left"/>
            </w:pPr>
            <w:r w:rsidRPr="00FC114D">
              <w:rPr>
                <w:rFonts w:cstheme="minorHAnsi"/>
              </w:rPr>
              <w:t>Code</w:t>
            </w:r>
          </w:p>
        </w:tc>
        <w:tc>
          <w:tcPr>
            <w:tcW w:w="5285" w:type="dxa"/>
            <w:tcBorders>
              <w:top w:val="single" w:color="826C31" w:themeColor="text1" w:themeShade="BF" w:sz="4" w:space="0"/>
              <w:left w:val="single" w:color="826C31" w:themeColor="text1" w:themeShade="BF" w:sz="4" w:space="0"/>
              <w:right w:val="single" w:color="826C31" w:themeColor="text1" w:themeShade="BF" w:sz="4" w:space="0"/>
            </w:tcBorders>
            <w:vAlign w:val="center"/>
          </w:tcPr>
          <w:p w:rsidRPr="00F11BC9" w:rsidR="00A411EE" w:rsidP="0076056D" w:rsidRDefault="00A411EE" w14:paraId="332AA3FA" w14:textId="77777777">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Description</w:t>
            </w:r>
          </w:p>
        </w:tc>
        <w:tc>
          <w:tcPr>
            <w:tcW w:w="1875" w:type="dxa"/>
            <w:tcBorders>
              <w:top w:val="single" w:color="826C31" w:themeColor="text1" w:themeShade="BF" w:sz="4" w:space="0"/>
              <w:left w:val="single" w:color="826C31" w:themeColor="text1" w:themeShade="BF" w:sz="4" w:space="0"/>
              <w:right w:val="single" w:color="826C31" w:themeColor="text1" w:themeShade="BF" w:sz="4" w:space="0"/>
            </w:tcBorders>
            <w:vAlign w:val="center"/>
          </w:tcPr>
          <w:p w:rsidR="00A411EE" w:rsidP="0076056D" w:rsidRDefault="00A411EE" w14:paraId="05E17A53" w14:textId="77777777">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Type</w:t>
            </w:r>
          </w:p>
        </w:tc>
        <w:tc>
          <w:tcPr>
            <w:tcW w:w="1527" w:type="dxa"/>
            <w:tcBorders>
              <w:top w:val="single" w:color="826C31" w:themeColor="text1" w:themeShade="BF" w:sz="4" w:space="0"/>
              <w:left w:val="single" w:color="826C31" w:themeColor="text1" w:themeShade="BF" w:sz="4" w:space="0"/>
              <w:right w:val="single" w:color="826C31" w:themeColor="text1" w:themeShade="BF" w:sz="4" w:space="0"/>
            </w:tcBorders>
            <w:vAlign w:val="center"/>
          </w:tcPr>
          <w:p w:rsidR="00A411EE" w:rsidP="0076056D" w:rsidRDefault="00A411EE" w14:paraId="361E8716" w14:textId="472DD6DF">
            <w:pPr>
              <w:ind w:left="0"/>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 xml:space="preserve">In use on </w:t>
            </w:r>
            <w:r w:rsidR="005F21F2">
              <w:rPr>
                <w:rFonts w:cstheme="minorHAnsi"/>
              </w:rPr>
              <w:t>HE2</w:t>
            </w:r>
          </w:p>
        </w:tc>
      </w:tr>
      <w:tr w:rsidRPr="00B340FD" w:rsidR="00A411EE" w:rsidTr="0076056D" w14:paraId="22E738F5"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16CC25D0" w14:textId="77777777">
            <w:pPr>
              <w:ind w:left="0"/>
              <w:jc w:val="left"/>
              <w:rPr>
                <w:b w:val="0"/>
                <w:i/>
              </w:rPr>
            </w:pPr>
            <w:r w:rsidRPr="00C52162">
              <w:rPr>
                <w:rFonts w:hint="eastAsia"/>
                <w:i/>
              </w:rPr>
              <w:t>ZZ</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30D34EFE"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sidRPr="00C52162">
              <w:rPr>
                <w:rFonts w:hint="eastAsia"/>
                <w:bCs/>
                <w:i/>
              </w:rPr>
              <w:t>Multiple Levels</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358A231E"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193824" w14:paraId="0F71FC42" w14:textId="1C2DD447">
            <w:pPr>
              <w:ind w:left="0"/>
              <w:jc w:val="center"/>
              <w:cnfStyle w:val="000000100000" w:firstRow="0" w:lastRow="0" w:firstColumn="0" w:lastColumn="0" w:oddVBand="0" w:evenVBand="0" w:oddHBand="1" w:evenHBand="0" w:firstRowFirstColumn="0" w:firstRowLastColumn="0" w:lastRowFirstColumn="0" w:lastRowLastColumn="0"/>
              <w:rPr>
                <w:bCs/>
                <w:iCs/>
              </w:rPr>
            </w:pPr>
            <w:r w:rsidRPr="2B3E5CB9">
              <w:rPr>
                <w:rFonts w:ascii="AkzidenzGroteskStd-Light" w:hAnsi="AkzidenzGroteskStd-Light" w:eastAsia="Times New Roman" w:cs="Times New Roman"/>
                <w:color w:val="000000"/>
                <w:lang w:val="en-GB" w:eastAsia="en-GB"/>
              </w:rPr>
              <w:t>√</w:t>
            </w:r>
          </w:p>
        </w:tc>
      </w:tr>
      <w:tr w:rsidRPr="00B340FD" w:rsidR="00A411EE" w:rsidTr="0076056D" w14:paraId="22DDF9B2"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1B80E5B3" w14:textId="77777777">
            <w:pPr>
              <w:ind w:left="0"/>
              <w:jc w:val="left"/>
              <w:rPr>
                <w:b w:val="0"/>
                <w:i/>
              </w:rPr>
            </w:pPr>
            <w:r w:rsidRPr="00C52162">
              <w:rPr>
                <w:rFonts w:hint="eastAsia"/>
                <w:i/>
              </w:rPr>
              <w:t>XX</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3AF8BD93" w14:textId="77777777">
            <w:pPr>
              <w:ind w:left="0"/>
              <w:jc w:val="left"/>
              <w:cnfStyle w:val="000000000000" w:firstRow="0" w:lastRow="0" w:firstColumn="0" w:lastColumn="0" w:oddVBand="0" w:evenVBand="0" w:oddHBand="0" w:evenHBand="0" w:firstRowFirstColumn="0" w:firstRowLastColumn="0" w:lastRowFirstColumn="0" w:lastRowLastColumn="0"/>
              <w:rPr>
                <w:i/>
              </w:rPr>
            </w:pPr>
            <w:r w:rsidRPr="00C52162">
              <w:rPr>
                <w:rFonts w:hint="eastAsia"/>
                <w:i/>
              </w:rPr>
              <w:t>No Level Applicable</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738D770F" w14:textId="77777777">
            <w:pPr>
              <w:ind w:left="0"/>
              <w:jc w:val="left"/>
              <w:cnfStyle w:val="000000000000" w:firstRow="0" w:lastRow="0" w:firstColumn="0" w:lastColumn="0" w:oddVBand="0" w:evenVBand="0" w:oddHBand="0" w:evenHBand="0" w:firstRowFirstColumn="0" w:firstRowLastColumn="0" w:lastRowFirstColumn="0" w:lastRowLastColumn="0"/>
              <w:rPr>
                <w:i/>
              </w:rPr>
            </w:pPr>
            <w:r w:rsidRPr="003458D1">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193824" w14:paraId="151D5F4E" w14:textId="3E231FDE">
            <w:pPr>
              <w:ind w:left="0"/>
              <w:jc w:val="center"/>
              <w:cnfStyle w:val="000000000000" w:firstRow="0" w:lastRow="0" w:firstColumn="0" w:lastColumn="0" w:oddVBand="0" w:evenVBand="0" w:oddHBand="0" w:evenHBand="0" w:firstRowFirstColumn="0" w:firstRowLastColumn="0" w:lastRowFirstColumn="0" w:lastRowLastColumn="0"/>
              <w:rPr>
                <w:bCs/>
                <w:iCs/>
              </w:rPr>
            </w:pPr>
            <w:r w:rsidRPr="2B3E5CB9">
              <w:rPr>
                <w:rFonts w:ascii="AkzidenzGroteskStd-Light" w:hAnsi="AkzidenzGroteskStd-Light" w:eastAsia="Times New Roman" w:cs="Times New Roman"/>
                <w:color w:val="000000"/>
                <w:lang w:val="en-GB" w:eastAsia="en-GB"/>
              </w:rPr>
              <w:t>√</w:t>
            </w:r>
          </w:p>
        </w:tc>
      </w:tr>
      <w:tr w:rsidRPr="00B340FD" w:rsidR="00A411EE" w:rsidTr="0076056D" w14:paraId="10553FF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38C0EAA5" w14:textId="77777777">
            <w:pPr>
              <w:ind w:left="0"/>
              <w:jc w:val="left"/>
              <w:rPr>
                <w:b w:val="0"/>
                <w:i/>
              </w:rPr>
            </w:pPr>
            <w:r w:rsidRPr="00C52162">
              <w:rPr>
                <w:rFonts w:hint="eastAsia"/>
                <w:i/>
              </w:rPr>
              <w:lastRenderedPageBreak/>
              <w:t>00</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5BF692A2"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C52162">
              <w:rPr>
                <w:rFonts w:hint="eastAsia"/>
                <w:i/>
              </w:rPr>
              <w:t>Base level of building (where GF is not appropriate)</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1D6430C3"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27AF6F80"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hAnsi="AkzidenzGroteskStd-Light" w:eastAsia="Times New Roman" w:cs="Times New Roman"/>
                <w:color w:val="000000"/>
                <w:szCs w:val="18"/>
                <w:lang w:val="en-GB" w:eastAsia="en-GB"/>
              </w:rPr>
              <w:t>√</w:t>
            </w:r>
          </w:p>
        </w:tc>
      </w:tr>
      <w:tr w:rsidRPr="00B340FD" w:rsidR="00A411EE" w:rsidTr="0076056D" w14:paraId="1DCA03B3"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3184B97C" w14:textId="77777777">
            <w:pPr>
              <w:ind w:left="0"/>
              <w:jc w:val="left"/>
              <w:rPr>
                <w:b w:val="0"/>
                <w:i/>
              </w:rPr>
            </w:pPr>
            <w:r w:rsidRPr="00C52162">
              <w:rPr>
                <w:rFonts w:hint="eastAsia"/>
                <w:i/>
              </w:rPr>
              <w:t>01</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4BCC8517"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sidRPr="00C52162">
              <w:rPr>
                <w:rFonts w:hint="eastAsia"/>
                <w:bCs/>
                <w:i/>
              </w:rPr>
              <w:t xml:space="preserve">Level </w:t>
            </w:r>
            <w:r>
              <w:rPr>
                <w:bCs/>
                <w:i/>
              </w:rPr>
              <w:t>0</w:t>
            </w:r>
            <w:r w:rsidRPr="00C52162">
              <w:rPr>
                <w:rFonts w:hint="eastAsia"/>
                <w:bCs/>
                <w:i/>
              </w:rPr>
              <w:t>1</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001AA24B"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sidRPr="003458D1">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18D0D00B"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A411EE" w:rsidTr="0076056D" w14:paraId="7597D455"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69FCB9BB" w14:textId="77777777">
            <w:pPr>
              <w:ind w:left="0"/>
              <w:jc w:val="left"/>
              <w:rPr>
                <w:i/>
              </w:rPr>
            </w:pPr>
            <w:r>
              <w:rPr>
                <w:i/>
              </w:rPr>
              <w:t>02</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1F6E26D5"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 02</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3458D1" w:rsidR="00A411EE" w:rsidP="0076056D" w:rsidRDefault="00A411EE" w14:paraId="5FD4826F"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769CB9FB"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Pr="00B340FD" w:rsidR="00A411EE" w:rsidTr="0076056D" w14:paraId="400461CC"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00A411EE" w:rsidP="0076056D" w:rsidRDefault="00A411EE" w14:paraId="5CB9AE59" w14:textId="77777777">
            <w:pPr>
              <w:ind w:left="0"/>
              <w:jc w:val="left"/>
              <w:rPr>
                <w:i/>
              </w:rPr>
            </w:pPr>
            <w:r>
              <w:rPr>
                <w:i/>
              </w:rPr>
              <w:t>03</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00A411EE" w:rsidP="0076056D" w:rsidRDefault="00A411EE" w14:paraId="5A6274B5"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 03</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00A411EE" w:rsidP="0076056D" w:rsidRDefault="00A411EE" w14:paraId="0E241E92"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1AB58036"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A411EE" w:rsidTr="0076056D" w14:paraId="1F46C32D"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0328A235" w14:textId="77777777">
            <w:pPr>
              <w:ind w:left="0"/>
              <w:jc w:val="left"/>
              <w:rPr>
                <w:i/>
              </w:rPr>
            </w:pPr>
            <w:r w:rsidRPr="00C52162">
              <w:rPr>
                <w:rFonts w:hint="eastAsia"/>
                <w:i/>
              </w:rPr>
              <w:t>B1</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48E38F97"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C52162">
              <w:rPr>
                <w:rFonts w:hint="eastAsia"/>
                <w:i/>
              </w:rPr>
              <w:t>Basement 1</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5D086082"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256B451A"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hAnsi="AkzidenzGroteskStd-Light" w:eastAsia="Times New Roman" w:cs="Times New Roman"/>
                <w:color w:val="000000"/>
                <w:szCs w:val="18"/>
                <w:lang w:val="en-GB" w:eastAsia="en-GB"/>
              </w:rPr>
              <w:t>√</w:t>
            </w:r>
          </w:p>
        </w:tc>
      </w:tr>
      <w:tr w:rsidRPr="00B340FD" w:rsidR="00A411EE" w:rsidTr="0076056D" w14:paraId="4C237BBE"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78BA48D2" w14:textId="77777777">
            <w:pPr>
              <w:ind w:left="0"/>
              <w:jc w:val="left"/>
              <w:rPr>
                <w:i/>
              </w:rPr>
            </w:pPr>
            <w:r>
              <w:rPr>
                <w:i/>
              </w:rPr>
              <w:t>B2</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C52162" w:rsidR="00A411EE" w:rsidP="0076056D" w:rsidRDefault="00A411EE" w14:paraId="1D889854" w14:textId="77777777">
            <w:pPr>
              <w:ind w:left="0"/>
              <w:jc w:val="left"/>
              <w:cnfStyle w:val="000000000000" w:firstRow="0" w:lastRow="0" w:firstColumn="0" w:lastColumn="0" w:oddVBand="0" w:evenVBand="0" w:oddHBand="0" w:evenHBand="0" w:firstRowFirstColumn="0" w:firstRowLastColumn="0" w:lastRowFirstColumn="0" w:lastRowLastColumn="0"/>
              <w:rPr>
                <w:i/>
              </w:rPr>
            </w:pPr>
            <w:r>
              <w:rPr>
                <w:i/>
              </w:rPr>
              <w:t>Basement 2</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3458D1" w:rsidR="00A411EE" w:rsidP="0076056D" w:rsidRDefault="00A411EE" w14:paraId="1C4881B2"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24A43F77"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A411EE" w:rsidTr="0076056D" w14:paraId="0CC1858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084EF4C1" w14:textId="77777777">
            <w:pPr>
              <w:ind w:left="0"/>
              <w:jc w:val="left"/>
              <w:rPr>
                <w:i/>
              </w:rPr>
            </w:pPr>
            <w:r w:rsidRPr="00DE2109">
              <w:rPr>
                <w:i/>
              </w:rPr>
              <w:t>GF</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58104396"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DE2109">
              <w:rPr>
                <w:i/>
              </w:rPr>
              <w:t>Ground Floor Level</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02FDC988"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5D29196E"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hAnsi="AkzidenzGroteskStd-Light" w:eastAsia="Times New Roman" w:cs="Times New Roman"/>
                <w:color w:val="000000"/>
                <w:szCs w:val="18"/>
                <w:lang w:val="en-GB" w:eastAsia="en-GB"/>
              </w:rPr>
              <w:t>√</w:t>
            </w:r>
          </w:p>
        </w:tc>
      </w:tr>
      <w:tr w:rsidRPr="00B340FD" w:rsidR="00A411EE" w:rsidTr="0076056D" w14:paraId="32F45E90"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772D54FA" w14:textId="77777777">
            <w:pPr>
              <w:ind w:left="0"/>
              <w:jc w:val="left"/>
              <w:rPr>
                <w:i/>
              </w:rPr>
            </w:pPr>
            <w:r w:rsidRPr="00DE2109">
              <w:rPr>
                <w:i/>
              </w:rPr>
              <w:t>RF</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2121E419" w14:textId="77777777">
            <w:pPr>
              <w:ind w:left="0"/>
              <w:jc w:val="left"/>
              <w:cnfStyle w:val="000000000000" w:firstRow="0" w:lastRow="0" w:firstColumn="0" w:lastColumn="0" w:oddVBand="0" w:evenVBand="0" w:oddHBand="0" w:evenHBand="0" w:firstRowFirstColumn="0" w:firstRowLastColumn="0" w:lastRowFirstColumn="0" w:lastRowLastColumn="0"/>
              <w:rPr>
                <w:i/>
              </w:rPr>
            </w:pPr>
            <w:r w:rsidRPr="00DE2109">
              <w:rPr>
                <w:i/>
              </w:rPr>
              <w:t>Roof Level</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2C384E80" w14:textId="77777777">
            <w:pPr>
              <w:ind w:left="0"/>
              <w:jc w:val="left"/>
              <w:cnfStyle w:val="000000000000" w:firstRow="0" w:lastRow="0" w:firstColumn="0" w:lastColumn="0" w:oddVBand="0" w:evenVBand="0" w:oddHBand="0" w:evenHBand="0" w:firstRowFirstColumn="0" w:firstRowLastColumn="0" w:lastRowFirstColumn="0" w:lastRowLastColumn="0"/>
              <w:rPr>
                <w:i/>
              </w:rPr>
            </w:pPr>
            <w:r w:rsidRPr="003458D1">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07285FEB"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A411EE" w:rsidTr="0076056D" w14:paraId="1B51B1FD"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63DC89E2" w14:textId="77777777">
            <w:pPr>
              <w:ind w:left="0"/>
              <w:jc w:val="left"/>
              <w:rPr>
                <w:i/>
              </w:rPr>
            </w:pPr>
            <w:r w:rsidRPr="00DE2109">
              <w:rPr>
                <w:i/>
              </w:rPr>
              <w:t>FN</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1EA29F8F"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DE2109">
              <w:rPr>
                <w:i/>
              </w:rPr>
              <w:t>Foundation level</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5FCFFF79"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4988AC95"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Pr="00B340FD" w:rsidR="00A411EE" w:rsidTr="0076056D" w14:paraId="62166696"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2825F2EE" w14:textId="77777777">
            <w:pPr>
              <w:ind w:left="0"/>
              <w:jc w:val="left"/>
              <w:rPr>
                <w:i/>
              </w:rPr>
            </w:pPr>
            <w:r>
              <w:rPr>
                <w:i/>
              </w:rPr>
              <w:t>PL</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DE2109" w:rsidR="00A411EE" w:rsidP="0076056D" w:rsidRDefault="00A411EE" w14:paraId="52E55AE5" w14:textId="77777777">
            <w:pPr>
              <w:ind w:left="0"/>
              <w:jc w:val="left"/>
              <w:cnfStyle w:val="000000000000" w:firstRow="0" w:lastRow="0" w:firstColumn="0" w:lastColumn="0" w:oddVBand="0" w:evenVBand="0" w:oddHBand="0" w:evenHBand="0" w:firstRowFirstColumn="0" w:firstRowLastColumn="0" w:lastRowFirstColumn="0" w:lastRowLastColumn="0"/>
              <w:rPr>
                <w:i/>
              </w:rPr>
            </w:pPr>
            <w:r>
              <w:rPr>
                <w:i/>
              </w:rPr>
              <w:t>Piling Level</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3458D1" w:rsidR="00A411EE" w:rsidP="0076056D" w:rsidRDefault="00A411EE" w14:paraId="43DCD324"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099CDEA7"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A411EE" w:rsidTr="0076056D" w14:paraId="2B2E9D37"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00A411EE" w:rsidP="0076056D" w:rsidRDefault="00A411EE" w14:paraId="106A71FF" w14:textId="77777777">
            <w:pPr>
              <w:ind w:left="0"/>
              <w:jc w:val="left"/>
              <w:rPr>
                <w:i/>
              </w:rPr>
            </w:pPr>
            <w:r>
              <w:rPr>
                <w:i/>
              </w:rPr>
              <w:t>M1</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00A411EE" w:rsidP="0076056D" w:rsidRDefault="00A411EE" w14:paraId="5EA3ED85" w14:textId="77777777">
            <w:pPr>
              <w:ind w:left="0"/>
              <w:jc w:val="left"/>
              <w:cnfStyle w:val="000000100000" w:firstRow="0" w:lastRow="0" w:firstColumn="0" w:lastColumn="0" w:oddVBand="0" w:evenVBand="0" w:oddHBand="1" w:evenHBand="0" w:firstRowFirstColumn="0" w:firstRowLastColumn="0" w:lastRowFirstColumn="0" w:lastRowLastColumn="0"/>
              <w:rPr>
                <w:i/>
              </w:rPr>
            </w:pPr>
            <w:r>
              <w:rPr>
                <w:i/>
              </w:rPr>
              <w:t>Mezzanine Above Level 01</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00A411EE" w:rsidP="0076056D" w:rsidRDefault="00A411EE" w14:paraId="51DBF5C3"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7E7009A3"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Pr="00B340FD" w:rsidR="00A411EE" w:rsidTr="0076056D" w14:paraId="094BBF8B"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00A411EE" w:rsidP="0076056D" w:rsidRDefault="00A411EE" w14:paraId="36520925" w14:textId="77777777">
            <w:pPr>
              <w:ind w:left="0"/>
              <w:jc w:val="left"/>
              <w:rPr>
                <w:i/>
              </w:rPr>
            </w:pPr>
            <w:r>
              <w:rPr>
                <w:i/>
              </w:rPr>
              <w:t>M2</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00A411EE" w:rsidP="0076056D" w:rsidRDefault="00A411EE" w14:paraId="043592D5" w14:textId="77777777">
            <w:pPr>
              <w:ind w:left="0"/>
              <w:jc w:val="left"/>
              <w:cnfStyle w:val="000000000000" w:firstRow="0" w:lastRow="0" w:firstColumn="0" w:lastColumn="0" w:oddVBand="0" w:evenVBand="0" w:oddHBand="0" w:evenHBand="0" w:firstRowFirstColumn="0" w:firstRowLastColumn="0" w:lastRowFirstColumn="0" w:lastRowLastColumn="0"/>
              <w:rPr>
                <w:i/>
              </w:rPr>
            </w:pPr>
            <w:r>
              <w:rPr>
                <w:i/>
              </w:rPr>
              <w:t>Mezzanine Above Level 02</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00A411EE" w:rsidP="0076056D" w:rsidRDefault="00A411EE" w14:paraId="164EA64F"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624EEFA0"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A411EE" w:rsidTr="0076056D" w14:paraId="0A7438EF"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049" w:type="dxa"/>
            <w:gridSpan w:val="3"/>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00A411EE" w:rsidP="0076056D" w:rsidRDefault="00A411EE" w14:paraId="39FFF8FC" w14:textId="77777777">
            <w:pPr>
              <w:ind w:left="0"/>
              <w:jc w:val="left"/>
              <w:rPr>
                <w:bCs w:val="0"/>
                <w:i/>
              </w:rPr>
            </w:pP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2BFFABF2"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Pr="00B340FD" w:rsidR="00A411EE" w:rsidTr="0076056D" w14:paraId="47677B53"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27B8F062" w14:textId="77777777">
            <w:pPr>
              <w:ind w:left="0"/>
              <w:jc w:val="left"/>
              <w:rPr>
                <w:i/>
              </w:rPr>
            </w:pPr>
            <w:r w:rsidRPr="0049028E">
              <w:rPr>
                <w:i/>
              </w:rPr>
              <w:t>K1</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7CEAA4FB" w14:textId="7777777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King Type-1</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50C83907"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193824" w14:paraId="2C40A786" w14:textId="3CBFA257">
            <w:pPr>
              <w:ind w:left="0"/>
              <w:jc w:val="center"/>
              <w:cnfStyle w:val="000000000000" w:firstRow="0" w:lastRow="0" w:firstColumn="0" w:lastColumn="0" w:oddVBand="0" w:evenVBand="0" w:oddHBand="0" w:evenHBand="0" w:firstRowFirstColumn="0" w:firstRowLastColumn="0" w:lastRowFirstColumn="0" w:lastRowLastColumn="0"/>
              <w:rPr>
                <w:bCs/>
                <w:iCs/>
              </w:rPr>
            </w:pPr>
            <w:r w:rsidRPr="2B3E5CB9">
              <w:rPr>
                <w:rFonts w:ascii="AkzidenzGroteskStd-Light" w:hAnsi="AkzidenzGroteskStd-Light" w:eastAsia="Times New Roman" w:cs="Times New Roman"/>
                <w:color w:val="000000"/>
                <w:lang w:val="en-GB" w:eastAsia="en-GB"/>
              </w:rPr>
              <w:t>√</w:t>
            </w:r>
          </w:p>
        </w:tc>
      </w:tr>
      <w:tr w:rsidRPr="00B340FD" w:rsidR="00A411EE" w:rsidTr="0076056D" w14:paraId="31704DB6"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67F2E91B" w14:textId="77777777">
            <w:pPr>
              <w:ind w:left="0"/>
              <w:jc w:val="left"/>
              <w:rPr>
                <w:i/>
              </w:rPr>
            </w:pPr>
            <w:r w:rsidRPr="0049028E">
              <w:rPr>
                <w:i/>
              </w:rPr>
              <w:t>K2</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6CE5955C"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King Type-2</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3E9FE17C"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169A1DA7"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Pr="00B340FD" w:rsidR="00A411EE" w:rsidTr="0076056D" w14:paraId="7C122410"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3C6201E1" w14:textId="77777777">
            <w:pPr>
              <w:ind w:left="0"/>
              <w:jc w:val="left"/>
              <w:rPr>
                <w:i/>
              </w:rPr>
            </w:pPr>
            <w:r w:rsidRPr="0049028E">
              <w:rPr>
                <w:i/>
              </w:rPr>
              <w:t>K3</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16EEE883" w14:textId="7777777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King Type-3</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665A9FE9"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3DB5A1EF"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A411EE" w:rsidTr="0076056D" w14:paraId="22439A5C"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5EFE7CA3" w14:textId="77777777">
            <w:pPr>
              <w:ind w:left="0"/>
              <w:jc w:val="left"/>
              <w:rPr>
                <w:i/>
              </w:rPr>
            </w:pPr>
            <w:r w:rsidRPr="0049028E">
              <w:rPr>
                <w:i/>
              </w:rPr>
              <w:t>Q1</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640058BF"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Queen Type-1</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7C5987ED"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193824" w14:paraId="11C0888F" w14:textId="76F530BC">
            <w:pPr>
              <w:ind w:left="0"/>
              <w:jc w:val="center"/>
              <w:cnfStyle w:val="000000100000" w:firstRow="0" w:lastRow="0" w:firstColumn="0" w:lastColumn="0" w:oddVBand="0" w:evenVBand="0" w:oddHBand="1" w:evenHBand="0" w:firstRowFirstColumn="0" w:firstRowLastColumn="0" w:lastRowFirstColumn="0" w:lastRowLastColumn="0"/>
              <w:rPr>
                <w:bCs/>
                <w:iCs/>
              </w:rPr>
            </w:pPr>
            <w:r w:rsidRPr="2B3E5CB9">
              <w:rPr>
                <w:rFonts w:ascii="AkzidenzGroteskStd-Light" w:hAnsi="AkzidenzGroteskStd-Light" w:eastAsia="Times New Roman" w:cs="Times New Roman"/>
                <w:color w:val="000000"/>
                <w:lang w:val="en-GB" w:eastAsia="en-GB"/>
              </w:rPr>
              <w:t>√</w:t>
            </w:r>
          </w:p>
        </w:tc>
      </w:tr>
      <w:tr w:rsidRPr="00B340FD" w:rsidR="00A411EE" w:rsidTr="0076056D" w14:paraId="2E2B4BC6"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16858F0B" w14:textId="77777777">
            <w:pPr>
              <w:ind w:left="0"/>
              <w:jc w:val="left"/>
              <w:rPr>
                <w:i/>
              </w:rPr>
            </w:pPr>
            <w:r w:rsidRPr="0049028E">
              <w:rPr>
                <w:i/>
              </w:rPr>
              <w:t>Q2</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1CCD67C0" w14:textId="7777777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Queen Type-2</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0F11E08F"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3BE07D14"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A411EE" w:rsidTr="0076056D" w14:paraId="24D892E1"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4E06A6CC" w14:textId="77777777">
            <w:pPr>
              <w:ind w:left="0"/>
              <w:jc w:val="left"/>
              <w:rPr>
                <w:i/>
              </w:rPr>
            </w:pPr>
            <w:r w:rsidRPr="0049028E">
              <w:rPr>
                <w:i/>
              </w:rPr>
              <w:t>Q3</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7039BEF7"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Double Queen Type-1</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72600848"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193824" w14:paraId="692AAA6A" w14:textId="7D64428D">
            <w:pPr>
              <w:ind w:left="0"/>
              <w:jc w:val="center"/>
              <w:cnfStyle w:val="000000100000" w:firstRow="0" w:lastRow="0" w:firstColumn="0" w:lastColumn="0" w:oddVBand="0" w:evenVBand="0" w:oddHBand="1" w:evenHBand="0" w:firstRowFirstColumn="0" w:firstRowLastColumn="0" w:lastRowFirstColumn="0" w:lastRowLastColumn="0"/>
              <w:rPr>
                <w:bCs/>
                <w:iCs/>
              </w:rPr>
            </w:pPr>
            <w:r w:rsidRPr="2B3E5CB9">
              <w:rPr>
                <w:rFonts w:ascii="AkzidenzGroteskStd-Light" w:hAnsi="AkzidenzGroteskStd-Light" w:eastAsia="Times New Roman" w:cs="Times New Roman"/>
                <w:color w:val="000000"/>
                <w:lang w:val="en-GB" w:eastAsia="en-GB"/>
              </w:rPr>
              <w:t>√</w:t>
            </w:r>
          </w:p>
        </w:tc>
      </w:tr>
      <w:tr w:rsidRPr="00B340FD" w:rsidR="00A411EE" w:rsidTr="0076056D" w14:paraId="6D83E5C3"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23878A92" w14:textId="77777777">
            <w:pPr>
              <w:ind w:left="0"/>
              <w:jc w:val="left"/>
              <w:rPr>
                <w:i/>
              </w:rPr>
            </w:pPr>
            <w:r w:rsidRPr="0049028E">
              <w:rPr>
                <w:i/>
              </w:rPr>
              <w:t>Q4</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21DBCBCC" w14:textId="7777777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Double Queen Type-2</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082612E6"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37AFC777"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A411EE" w:rsidTr="0076056D" w14:paraId="03C075F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78125941" w14:textId="77777777">
            <w:pPr>
              <w:ind w:left="0"/>
              <w:jc w:val="left"/>
              <w:rPr>
                <w:i/>
              </w:rPr>
            </w:pPr>
            <w:r w:rsidRPr="0049028E">
              <w:rPr>
                <w:i/>
              </w:rPr>
              <w:t>J1</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72F716B6" w14:textId="7777777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Junior Suite</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0C2F26F3"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193824" w14:paraId="07F6023C" w14:textId="719E20FF">
            <w:pPr>
              <w:ind w:left="0"/>
              <w:jc w:val="center"/>
              <w:cnfStyle w:val="000000100000" w:firstRow="0" w:lastRow="0" w:firstColumn="0" w:lastColumn="0" w:oddVBand="0" w:evenVBand="0" w:oddHBand="1" w:evenHBand="0" w:firstRowFirstColumn="0" w:firstRowLastColumn="0" w:lastRowFirstColumn="0" w:lastRowLastColumn="0"/>
              <w:rPr>
                <w:bCs/>
                <w:iCs/>
              </w:rPr>
            </w:pPr>
            <w:r w:rsidRPr="2B3E5CB9">
              <w:rPr>
                <w:rFonts w:ascii="AkzidenzGroteskStd-Light" w:hAnsi="AkzidenzGroteskStd-Light" w:eastAsia="Times New Roman" w:cs="Times New Roman"/>
                <w:color w:val="000000"/>
                <w:lang w:val="en-GB" w:eastAsia="en-GB"/>
              </w:rPr>
              <w:t>√</w:t>
            </w:r>
          </w:p>
        </w:tc>
      </w:tr>
      <w:tr w:rsidRPr="00B340FD" w:rsidR="00A411EE" w:rsidTr="0076056D" w14:paraId="45FA0C6E"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C0DA1" w:rsidR="00A411EE" w:rsidP="0076056D" w:rsidRDefault="00A411EE" w14:paraId="097B3B9D" w14:textId="77777777">
            <w:pPr>
              <w:ind w:left="0"/>
              <w:jc w:val="left"/>
              <w:rPr>
                <w:i/>
              </w:rPr>
            </w:pPr>
            <w:r>
              <w:rPr>
                <w:i/>
              </w:rPr>
              <w:t>J2</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C0DA1" w:rsidR="00A411EE" w:rsidP="0076056D" w:rsidRDefault="00A411EE" w14:paraId="57AA9B33" w14:textId="77777777">
            <w:pPr>
              <w:ind w:left="0"/>
              <w:jc w:val="left"/>
              <w:cnfStyle w:val="000000000000" w:firstRow="0" w:lastRow="0" w:firstColumn="0" w:lastColumn="0" w:oddVBand="0" w:evenVBand="0" w:oddHBand="0" w:evenHBand="0" w:firstRowFirstColumn="0" w:firstRowLastColumn="0" w:lastRowFirstColumn="0" w:lastRowLastColumn="0"/>
              <w:rPr>
                <w:i/>
              </w:rPr>
            </w:pPr>
            <w:r>
              <w:rPr>
                <w:i/>
              </w:rPr>
              <w:t>Junior Beach Suite</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C0DA1" w:rsidR="00A411EE" w:rsidP="0076056D" w:rsidRDefault="00A411EE" w14:paraId="4710D0F6"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6B2D5A9C"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A411EE" w:rsidTr="0076056D" w14:paraId="34424BF2"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24BBB83F" w14:textId="77777777">
            <w:pPr>
              <w:ind w:left="0"/>
              <w:jc w:val="left"/>
              <w:rPr>
                <w:i/>
              </w:rPr>
            </w:pPr>
            <w:r>
              <w:rPr>
                <w:i/>
              </w:rPr>
              <w:t>J3</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50980C06" w14:textId="77777777">
            <w:pPr>
              <w:ind w:left="0"/>
              <w:jc w:val="left"/>
              <w:cnfStyle w:val="000000100000" w:firstRow="0" w:lastRow="0" w:firstColumn="0" w:lastColumn="0" w:oddVBand="0" w:evenVBand="0" w:oddHBand="1" w:evenHBand="0" w:firstRowFirstColumn="0" w:firstRowLastColumn="0" w:lastRowFirstColumn="0" w:lastRowLastColumn="0"/>
              <w:rPr>
                <w:i/>
              </w:rPr>
            </w:pPr>
            <w:r>
              <w:rPr>
                <w:i/>
              </w:rPr>
              <w:t>Junior Beach Top Plaza</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A411EE" w:rsidP="0076056D" w:rsidRDefault="00A411EE" w14:paraId="7412126D"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A411EE" w:rsidP="0076056D" w:rsidRDefault="00A411EE" w14:paraId="7459CE0A"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Pr="00B340FD" w:rsidR="00046901" w:rsidTr="0076056D" w14:paraId="31B5BFA0"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6E68558F" w14:textId="264AA8BF">
            <w:pPr>
              <w:ind w:left="0"/>
              <w:jc w:val="left"/>
              <w:rPr>
                <w:i/>
              </w:rPr>
            </w:pPr>
            <w:r w:rsidRPr="00046901">
              <w:rPr>
                <w:i/>
              </w:rPr>
              <w:t>S1</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33A73634" w14:textId="22C8F909">
            <w:pPr>
              <w:ind w:left="0"/>
              <w:jc w:val="left"/>
              <w:cnfStyle w:val="000000000000" w:firstRow="0" w:lastRow="0" w:firstColumn="0" w:lastColumn="0" w:oddVBand="0" w:evenVBand="0" w:oddHBand="0" w:evenHBand="0" w:firstRowFirstColumn="0" w:firstRowLastColumn="0" w:lastRowFirstColumn="0" w:lastRowLastColumn="0"/>
              <w:rPr>
                <w:i/>
              </w:rPr>
            </w:pPr>
            <w:r w:rsidRPr="00046901">
              <w:rPr>
                <w:i/>
              </w:rPr>
              <w:t>Bedroom Suite Type-1</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30D7280E"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046901" w:rsidP="00046901" w:rsidRDefault="00193824" w14:paraId="49287FA5" w14:textId="767AD443">
            <w:pPr>
              <w:ind w:left="0"/>
              <w:jc w:val="center"/>
              <w:cnfStyle w:val="000000000000" w:firstRow="0" w:lastRow="0" w:firstColumn="0" w:lastColumn="0" w:oddVBand="0" w:evenVBand="0" w:oddHBand="0" w:evenHBand="0" w:firstRowFirstColumn="0" w:firstRowLastColumn="0" w:lastRowFirstColumn="0" w:lastRowLastColumn="0"/>
              <w:rPr>
                <w:bCs/>
                <w:iCs/>
              </w:rPr>
            </w:pPr>
            <w:r w:rsidRPr="2B3E5CB9">
              <w:rPr>
                <w:rFonts w:ascii="AkzidenzGroteskStd-Light" w:hAnsi="AkzidenzGroteskStd-Light" w:eastAsia="Times New Roman" w:cs="Times New Roman"/>
                <w:color w:val="000000"/>
                <w:lang w:val="en-GB" w:eastAsia="en-GB"/>
              </w:rPr>
              <w:t>√</w:t>
            </w:r>
          </w:p>
        </w:tc>
      </w:tr>
      <w:tr w:rsidRPr="00B340FD" w:rsidR="00046901" w:rsidTr="0076056D" w14:paraId="37E3E31F"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24851912" w14:textId="7EFC47E7">
            <w:pPr>
              <w:ind w:left="0"/>
              <w:jc w:val="left"/>
              <w:rPr>
                <w:i/>
              </w:rPr>
            </w:pPr>
            <w:r w:rsidRPr="00046901">
              <w:rPr>
                <w:i/>
              </w:rPr>
              <w:t>S2</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211F8701" w14:textId="7C086825">
            <w:pPr>
              <w:ind w:left="0"/>
              <w:jc w:val="left"/>
              <w:cnfStyle w:val="000000100000" w:firstRow="0" w:lastRow="0" w:firstColumn="0" w:lastColumn="0" w:oddVBand="0" w:evenVBand="0" w:oddHBand="1" w:evenHBand="0" w:firstRowFirstColumn="0" w:firstRowLastColumn="0" w:lastRowFirstColumn="0" w:lastRowLastColumn="0"/>
              <w:rPr>
                <w:i/>
              </w:rPr>
            </w:pPr>
            <w:r w:rsidRPr="00046901">
              <w:rPr>
                <w:i/>
              </w:rPr>
              <w:t>Bedroom Suite Type-2</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518B056F"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046901" w:rsidP="00046901" w:rsidRDefault="00193824" w14:paraId="5D5C4585" w14:textId="6D8C1E71">
            <w:pPr>
              <w:ind w:left="0"/>
              <w:jc w:val="center"/>
              <w:cnfStyle w:val="000000100000" w:firstRow="0" w:lastRow="0" w:firstColumn="0" w:lastColumn="0" w:oddVBand="0" w:evenVBand="0" w:oddHBand="1" w:evenHBand="0" w:firstRowFirstColumn="0" w:firstRowLastColumn="0" w:lastRowFirstColumn="0" w:lastRowLastColumn="0"/>
              <w:rPr>
                <w:bCs/>
                <w:iCs/>
              </w:rPr>
            </w:pPr>
            <w:r w:rsidRPr="2B3E5CB9">
              <w:rPr>
                <w:rFonts w:ascii="AkzidenzGroteskStd-Light" w:hAnsi="AkzidenzGroteskStd-Light" w:eastAsia="Times New Roman" w:cs="Times New Roman"/>
                <w:color w:val="000000"/>
                <w:lang w:val="en-GB" w:eastAsia="en-GB"/>
              </w:rPr>
              <w:t>√</w:t>
            </w:r>
          </w:p>
        </w:tc>
      </w:tr>
      <w:tr w:rsidRPr="00B340FD" w:rsidR="00046901" w:rsidTr="0076056D" w14:paraId="4D162198"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3C8CF401" w14:textId="5E537061">
            <w:pPr>
              <w:ind w:left="0"/>
              <w:jc w:val="left"/>
              <w:rPr>
                <w:i/>
              </w:rPr>
            </w:pPr>
            <w:r w:rsidRPr="00046901">
              <w:rPr>
                <w:i/>
              </w:rPr>
              <w:t>S3</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067998BE" w14:textId="3D9FDB2C">
            <w:pPr>
              <w:ind w:left="0"/>
              <w:jc w:val="left"/>
              <w:cnfStyle w:val="000000000000" w:firstRow="0" w:lastRow="0" w:firstColumn="0" w:lastColumn="0" w:oddVBand="0" w:evenVBand="0" w:oddHBand="0" w:evenHBand="0" w:firstRowFirstColumn="0" w:firstRowLastColumn="0" w:lastRowFirstColumn="0" w:lastRowLastColumn="0"/>
              <w:rPr>
                <w:i/>
              </w:rPr>
            </w:pPr>
            <w:r w:rsidRPr="00046901">
              <w:rPr>
                <w:i/>
              </w:rPr>
              <w:t>Bedroom Suite Type-3</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01E5645A"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046901" w:rsidP="00046901" w:rsidRDefault="00046901" w14:paraId="5847946E"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046901" w:rsidTr="0076056D" w14:paraId="6887D857"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6513A8B2" w14:textId="1E5465ED">
            <w:pPr>
              <w:ind w:left="0"/>
              <w:jc w:val="left"/>
              <w:rPr>
                <w:i/>
              </w:rPr>
            </w:pPr>
            <w:r w:rsidRPr="00046901">
              <w:rPr>
                <w:i/>
              </w:rPr>
              <w:t>S4</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3E3BA4C2" w14:textId="1D3AC5DD">
            <w:pPr>
              <w:ind w:left="0"/>
              <w:jc w:val="left"/>
              <w:cnfStyle w:val="000000100000" w:firstRow="0" w:lastRow="0" w:firstColumn="0" w:lastColumn="0" w:oddVBand="0" w:evenVBand="0" w:oddHBand="1" w:evenHBand="0" w:firstRowFirstColumn="0" w:firstRowLastColumn="0" w:lastRowFirstColumn="0" w:lastRowLastColumn="0"/>
              <w:rPr>
                <w:i/>
              </w:rPr>
            </w:pPr>
            <w:r w:rsidRPr="00046901">
              <w:rPr>
                <w:i/>
              </w:rPr>
              <w:t>Bedroom Suite Type-4</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112C7621" w14:textId="7777777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046901" w:rsidP="00046901" w:rsidRDefault="00046901" w14:paraId="71BC86AF"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Pr="00B340FD" w:rsidR="00046901" w:rsidTr="0076056D" w14:paraId="45FCACE1"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C0DA1" w:rsidR="00046901" w:rsidP="00046901" w:rsidRDefault="00046901" w14:paraId="3E8369AE" w14:textId="193406F9">
            <w:pPr>
              <w:ind w:left="0"/>
              <w:jc w:val="left"/>
              <w:rPr>
                <w:i/>
              </w:rPr>
            </w:pPr>
            <w:r w:rsidRPr="00046901">
              <w:rPr>
                <w:i/>
              </w:rPr>
              <w:t>S5</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C0DA1" w:rsidR="00046901" w:rsidP="00046901" w:rsidRDefault="00046901" w14:paraId="527A1D83" w14:textId="15426D6E">
            <w:pPr>
              <w:ind w:left="0"/>
              <w:jc w:val="left"/>
              <w:cnfStyle w:val="000000000000" w:firstRow="0" w:lastRow="0" w:firstColumn="0" w:lastColumn="0" w:oddVBand="0" w:evenVBand="0" w:oddHBand="0" w:evenHBand="0" w:firstRowFirstColumn="0" w:firstRowLastColumn="0" w:lastRowFirstColumn="0" w:lastRowLastColumn="0"/>
              <w:rPr>
                <w:i/>
              </w:rPr>
            </w:pPr>
            <w:r w:rsidRPr="00046901">
              <w:rPr>
                <w:i/>
              </w:rPr>
              <w:t>Bedroom Suite Type-5</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C0DA1" w:rsidR="00046901" w:rsidP="00046901" w:rsidRDefault="00046901" w14:paraId="31CB1A9C" w14:textId="7777777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046901" w:rsidP="00046901" w:rsidRDefault="00046901" w14:paraId="57C89B5A"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046901" w:rsidTr="0076056D" w14:paraId="26C8DADB"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227BD072" w14:textId="306CD2EE">
            <w:pPr>
              <w:ind w:left="0"/>
              <w:jc w:val="left"/>
              <w:rPr>
                <w:i/>
              </w:rPr>
            </w:pPr>
            <w:r w:rsidRPr="00046901">
              <w:rPr>
                <w:i/>
              </w:rPr>
              <w:t>S6</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02F86914" w14:textId="59E4B041">
            <w:pPr>
              <w:ind w:left="0"/>
              <w:jc w:val="left"/>
              <w:cnfStyle w:val="000000100000" w:firstRow="0" w:lastRow="0" w:firstColumn="0" w:lastColumn="0" w:oddVBand="0" w:evenVBand="0" w:oddHBand="1" w:evenHBand="0" w:firstRowFirstColumn="0" w:firstRowLastColumn="0" w:lastRowFirstColumn="0" w:lastRowLastColumn="0"/>
              <w:rPr>
                <w:i/>
              </w:rPr>
            </w:pPr>
            <w:r w:rsidRPr="00046901">
              <w:rPr>
                <w:i/>
              </w:rPr>
              <w:t>Bedroom Suite Type-6</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0EE3D892" w14:textId="7AF630C0">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046901" w:rsidP="00046901" w:rsidRDefault="00046901" w14:paraId="55F80446"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Pr="00B340FD" w:rsidR="00046901" w:rsidTr="0076056D" w14:paraId="25996B84"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6FA4BE05" w14:textId="354A8581">
            <w:pPr>
              <w:ind w:left="0"/>
              <w:jc w:val="left"/>
              <w:rPr>
                <w:i/>
              </w:rPr>
            </w:pPr>
            <w:r w:rsidRPr="00046901">
              <w:rPr>
                <w:i/>
              </w:rPr>
              <w:t>S7</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1E1AAE58" w14:textId="06F0822E">
            <w:pPr>
              <w:ind w:left="0"/>
              <w:jc w:val="left"/>
              <w:cnfStyle w:val="000000000000" w:firstRow="0" w:lastRow="0" w:firstColumn="0" w:lastColumn="0" w:oddVBand="0" w:evenVBand="0" w:oddHBand="0" w:evenHBand="0" w:firstRowFirstColumn="0" w:firstRowLastColumn="0" w:lastRowFirstColumn="0" w:lastRowLastColumn="0"/>
              <w:rPr>
                <w:i/>
              </w:rPr>
            </w:pPr>
            <w:r w:rsidRPr="00046901">
              <w:rPr>
                <w:i/>
              </w:rPr>
              <w:t>Bedroom Suite Type-7</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009F286F" w14:textId="51B9380D">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046901" w:rsidP="00046901" w:rsidRDefault="00046901" w14:paraId="74DEE238"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046901" w:rsidTr="0076056D" w14:paraId="307CBFC2"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42749F29" w14:textId="53BEC9CB">
            <w:pPr>
              <w:ind w:left="0"/>
              <w:jc w:val="left"/>
              <w:rPr>
                <w:i/>
              </w:rPr>
            </w:pPr>
            <w:r w:rsidRPr="00046901">
              <w:rPr>
                <w:i/>
              </w:rPr>
              <w:t>S8</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0F0AAE55" w14:textId="59505B98">
            <w:pPr>
              <w:ind w:left="0"/>
              <w:jc w:val="left"/>
              <w:cnfStyle w:val="000000100000" w:firstRow="0" w:lastRow="0" w:firstColumn="0" w:lastColumn="0" w:oddVBand="0" w:evenVBand="0" w:oddHBand="1" w:evenHBand="0" w:firstRowFirstColumn="0" w:firstRowLastColumn="0" w:lastRowFirstColumn="0" w:lastRowLastColumn="0"/>
              <w:rPr>
                <w:i/>
              </w:rPr>
            </w:pPr>
            <w:r w:rsidRPr="00046901">
              <w:rPr>
                <w:i/>
              </w:rPr>
              <w:t>Bedroom Suite Type-8</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27CE9C77" w14:textId="49A81FC4">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046901" w:rsidP="00046901" w:rsidRDefault="00046901" w14:paraId="3C5553CD"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Pr="00B340FD" w:rsidR="00046901" w:rsidTr="0076056D" w14:paraId="37D39AAA"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6A0FFF23" w14:textId="7AD6B0CE">
            <w:pPr>
              <w:ind w:left="0"/>
              <w:jc w:val="left"/>
              <w:rPr>
                <w:i/>
              </w:rPr>
            </w:pPr>
            <w:r w:rsidRPr="00046901">
              <w:rPr>
                <w:i/>
              </w:rPr>
              <w:t>S9</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02BBC6B9" w14:textId="1949BFD5">
            <w:pPr>
              <w:ind w:left="0"/>
              <w:jc w:val="left"/>
              <w:cnfStyle w:val="000000000000" w:firstRow="0" w:lastRow="0" w:firstColumn="0" w:lastColumn="0" w:oddVBand="0" w:evenVBand="0" w:oddHBand="0" w:evenHBand="0" w:firstRowFirstColumn="0" w:firstRowLastColumn="0" w:lastRowFirstColumn="0" w:lastRowLastColumn="0"/>
              <w:rPr>
                <w:i/>
              </w:rPr>
            </w:pPr>
            <w:r w:rsidRPr="00046901">
              <w:rPr>
                <w:i/>
              </w:rPr>
              <w:t>Bedroom Suite Type-9</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78C354FC" w14:textId="51D78243">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046901" w:rsidP="00046901" w:rsidRDefault="00046901" w14:paraId="78A04713"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046901" w:rsidTr="0076056D" w14:paraId="0FA2A48D"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7E5AEFA1" w14:textId="3D50FE8F">
            <w:pPr>
              <w:ind w:left="0"/>
              <w:jc w:val="left"/>
              <w:rPr>
                <w:i/>
              </w:rPr>
            </w:pPr>
            <w:r w:rsidRPr="00046901">
              <w:rPr>
                <w:i/>
              </w:rPr>
              <w:t>D1</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01A7F950" w14:textId="674285EB">
            <w:pPr>
              <w:ind w:left="0"/>
              <w:jc w:val="left"/>
              <w:cnfStyle w:val="000000100000" w:firstRow="0" w:lastRow="0" w:firstColumn="0" w:lastColumn="0" w:oddVBand="0" w:evenVBand="0" w:oddHBand="1" w:evenHBand="0" w:firstRowFirstColumn="0" w:firstRowLastColumn="0" w:lastRowFirstColumn="0" w:lastRowLastColumn="0"/>
              <w:rPr>
                <w:i/>
              </w:rPr>
            </w:pPr>
            <w:r w:rsidRPr="00046901">
              <w:rPr>
                <w:i/>
              </w:rPr>
              <w:t>Duplex Suite</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46901" w:rsidP="00046901" w:rsidRDefault="00046901" w14:paraId="2414356D" w14:textId="53AD18EF">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046901" w:rsidP="00046901" w:rsidRDefault="00046901" w14:paraId="36525564"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Pr="00B340FD" w:rsidR="005C5572" w:rsidTr="0076056D" w14:paraId="5CEF782F" w14:textId="77777777">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5C5572" w:rsidR="005C5572" w:rsidP="005C5572" w:rsidRDefault="005C5572" w14:paraId="15033922" w14:textId="62D6882E">
            <w:pPr>
              <w:ind w:left="0"/>
              <w:jc w:val="left"/>
              <w:rPr>
                <w:i/>
              </w:rPr>
            </w:pPr>
            <w:r w:rsidRPr="005C5572">
              <w:rPr>
                <w:i/>
                <w:szCs w:val="18"/>
              </w:rPr>
              <w:t>U1</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5C5572" w:rsidR="005C5572" w:rsidP="005C5572" w:rsidRDefault="005C5572" w14:paraId="37B395A8" w14:textId="5B333FF3">
            <w:pPr>
              <w:ind w:left="0"/>
              <w:jc w:val="left"/>
              <w:cnfStyle w:val="000000000000" w:firstRow="0" w:lastRow="0" w:firstColumn="0" w:lastColumn="0" w:oddVBand="0" w:evenVBand="0" w:oddHBand="0" w:evenHBand="0" w:firstRowFirstColumn="0" w:firstRowLastColumn="0" w:lastRowFirstColumn="0" w:lastRowLastColumn="0"/>
              <w:rPr>
                <w:i/>
              </w:rPr>
            </w:pPr>
            <w:r w:rsidRPr="005C5572">
              <w:rPr>
                <w:i/>
                <w:szCs w:val="18"/>
              </w:rPr>
              <w:t>Guestroom MEP Type-1</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5C5572" w:rsidR="005C5572" w:rsidP="005C5572" w:rsidRDefault="005C5572" w14:paraId="7F8132BB" w14:textId="5829350D">
            <w:pPr>
              <w:ind w:left="0"/>
              <w:jc w:val="left"/>
              <w:cnfStyle w:val="000000000000" w:firstRow="0" w:lastRow="0" w:firstColumn="0" w:lastColumn="0" w:oddVBand="0" w:evenVBand="0" w:oddHBand="0" w:evenHBand="0" w:firstRowFirstColumn="0" w:firstRowLastColumn="0" w:lastRowFirstColumn="0" w:lastRowLastColumn="0"/>
              <w:rPr>
                <w:bCs/>
                <w:i/>
              </w:rPr>
            </w:pPr>
            <w:r w:rsidRPr="005C5572">
              <w:rPr>
                <w:bCs/>
                <w:i/>
                <w:szCs w:val="18"/>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5C5572" w:rsidP="005C5572" w:rsidRDefault="005C5572" w14:paraId="1A8434EF" w14:textId="77777777">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Pr="00B340FD" w:rsidR="005C5572" w:rsidTr="0076056D" w14:paraId="47A7266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5C5572" w:rsidR="005C5572" w:rsidP="005C5572" w:rsidRDefault="005C5572" w14:paraId="1D9D7888" w14:textId="3FE52384">
            <w:pPr>
              <w:ind w:left="0"/>
              <w:jc w:val="left"/>
              <w:rPr>
                <w:i/>
              </w:rPr>
            </w:pPr>
            <w:r w:rsidRPr="005C5572">
              <w:rPr>
                <w:i/>
                <w:szCs w:val="18"/>
              </w:rPr>
              <w:t>U2</w:t>
            </w:r>
          </w:p>
        </w:tc>
        <w:tc>
          <w:tcPr>
            <w:tcW w:w="528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5C5572" w:rsidR="005C5572" w:rsidP="005C5572" w:rsidRDefault="005C5572" w14:paraId="3D25C862" w14:textId="54905917">
            <w:pPr>
              <w:ind w:left="0"/>
              <w:jc w:val="left"/>
              <w:cnfStyle w:val="000000100000" w:firstRow="0" w:lastRow="0" w:firstColumn="0" w:lastColumn="0" w:oddVBand="0" w:evenVBand="0" w:oddHBand="1" w:evenHBand="0" w:firstRowFirstColumn="0" w:firstRowLastColumn="0" w:lastRowFirstColumn="0" w:lastRowLastColumn="0"/>
              <w:rPr>
                <w:i/>
              </w:rPr>
            </w:pPr>
            <w:r w:rsidRPr="005C5572">
              <w:rPr>
                <w:i/>
                <w:szCs w:val="18"/>
              </w:rPr>
              <w:t>Guestroom MEP Type-2</w:t>
            </w:r>
          </w:p>
        </w:tc>
        <w:tc>
          <w:tcPr>
            <w:tcW w:w="18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5C5572" w:rsidR="005C5572" w:rsidP="005C5572" w:rsidRDefault="005C5572" w14:paraId="6D851C4F" w14:textId="40B6B4E7">
            <w:pPr>
              <w:ind w:left="0"/>
              <w:jc w:val="left"/>
              <w:cnfStyle w:val="000000100000" w:firstRow="0" w:lastRow="0" w:firstColumn="0" w:lastColumn="0" w:oddVBand="0" w:evenVBand="0" w:oddHBand="1" w:evenHBand="0" w:firstRowFirstColumn="0" w:firstRowLastColumn="0" w:lastRowFirstColumn="0" w:lastRowLastColumn="0"/>
              <w:rPr>
                <w:bCs/>
                <w:i/>
              </w:rPr>
            </w:pPr>
            <w:r w:rsidRPr="005C5572">
              <w:rPr>
                <w:bCs/>
                <w:i/>
                <w:szCs w:val="18"/>
              </w:rPr>
              <w:t>Location</w:t>
            </w:r>
          </w:p>
        </w:tc>
        <w:tc>
          <w:tcPr>
            <w:tcW w:w="152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49028E" w:rsidR="005C5572" w:rsidP="005C5572" w:rsidRDefault="005C5572" w14:paraId="269BF232" w14:textId="77777777">
            <w:pPr>
              <w:ind w:left="0"/>
              <w:jc w:val="center"/>
              <w:cnfStyle w:val="000000100000" w:firstRow="0" w:lastRow="0" w:firstColumn="0" w:lastColumn="0" w:oddVBand="0" w:evenVBand="0" w:oddHBand="1" w:evenHBand="0" w:firstRowFirstColumn="0" w:firstRowLastColumn="0" w:lastRowFirstColumn="0" w:lastRowLastColumn="0"/>
              <w:rPr>
                <w:bCs/>
                <w:iCs/>
              </w:rPr>
            </w:pPr>
          </w:p>
        </w:tc>
      </w:tr>
    </w:tbl>
    <w:p w:rsidRPr="00192442" w:rsidR="00A411EE" w:rsidP="00192442" w:rsidRDefault="00A411EE" w14:paraId="66279CC5" w14:textId="77777777"/>
    <w:p w:rsidR="00192442" w:rsidP="00192442" w:rsidRDefault="00192442" w14:paraId="20C38AE9" w14:textId="77777777">
      <w:bookmarkStart w:name="_Ref59122247" w:id="308"/>
      <w:r w:rsidRPr="00192442">
        <w:rPr>
          <w:rFonts w:hint="eastAsia"/>
        </w:rPr>
        <w:t>Refer to the Red Sea Naming Convention displayed in the PMIS Manual.</w:t>
      </w:r>
    </w:p>
    <w:p w:rsidR="004D15E4" w:rsidP="00F76BE3" w:rsidRDefault="00D75D1B" w14:paraId="3E9F7288" w14:textId="339D3FA2">
      <w:pPr>
        <w:pStyle w:val="Ttulo2"/>
        <w:numPr>
          <w:ilvl w:val="0"/>
          <w:numId w:val="0"/>
        </w:numPr>
      </w:pPr>
      <w:bookmarkStart w:name="_Toc79671792" w:id="309"/>
      <w:r>
        <w:t>6.8</w:t>
      </w:r>
      <w:r w:rsidR="5F10705B">
        <w:t>Rooms &amp; Doors Naming Convention &amp; Codes</w:t>
      </w:r>
      <w:bookmarkEnd w:id="308"/>
      <w:bookmarkEnd w:id="309"/>
    </w:p>
    <w:p w:rsidR="008C16D5" w:rsidP="008C16D5" w:rsidRDefault="00356CE7" w14:paraId="4C3186B5" w14:textId="095A0850">
      <w:r>
        <w:t xml:space="preserve">Rooms </w:t>
      </w:r>
      <w:r w:rsidR="00BE4B61">
        <w:t>naming conventio</w:t>
      </w:r>
      <w:r w:rsidR="00BE4B61">
        <w:rPr>
          <w:rFonts w:hint="eastAsia"/>
        </w:rPr>
        <w:t>n</w:t>
      </w:r>
      <w:r w:rsidR="00BE4B61">
        <w:t xml:space="preserve"> should</w:t>
      </w:r>
      <w:r w:rsidR="005F3DC5">
        <w:t xml:space="preserve"> follow the design brief requirement</w:t>
      </w:r>
      <w:r w:rsidR="005F3DC5">
        <w:rPr>
          <w:rFonts w:hint="eastAsia"/>
        </w:rPr>
        <w:t>s</w:t>
      </w:r>
      <w:r w:rsidR="005F3DC5">
        <w:t xml:space="preserve"> and should be </w:t>
      </w:r>
      <w:r w:rsidR="00D51868">
        <w:t xml:space="preserve">clearly identifiable. </w:t>
      </w:r>
      <w:r w:rsidR="00D51868">
        <w:rPr>
          <w:rFonts w:hint="eastAsia"/>
        </w:rPr>
        <w:t>R</w:t>
      </w:r>
      <w:r w:rsidR="00D51868">
        <w:t>ooms Codes should</w:t>
      </w:r>
      <w:r w:rsidR="00BE4B61">
        <w:t xml:space="preserve"> allow for unique rooms identification</w:t>
      </w:r>
      <w:r w:rsidR="00A36E91">
        <w:t xml:space="preserve">. </w:t>
      </w:r>
    </w:p>
    <w:p w:rsidRPr="000B4843" w:rsidR="00A36E91" w:rsidP="00ED30E7" w:rsidRDefault="00A36E91" w14:paraId="5DFDAD71" w14:textId="318C4716">
      <w:r>
        <w:rPr>
          <w:rFonts w:hint="eastAsia"/>
        </w:rPr>
        <w:t>D</w:t>
      </w:r>
      <w:r>
        <w:t xml:space="preserve">oors </w:t>
      </w:r>
      <w:r w:rsidR="007F60F9">
        <w:t xml:space="preserve">codes provides every door in the building with an identification, which is further referred to in the door and ironmongery schedule. </w:t>
      </w:r>
      <w:r w:rsidR="007F60F9">
        <w:rPr>
          <w:rFonts w:hint="eastAsia"/>
        </w:rPr>
        <w:t>D</w:t>
      </w:r>
      <w:r w:rsidR="007F60F9">
        <w:t xml:space="preserve">oors are named after the </w:t>
      </w:r>
      <w:r w:rsidR="00B133B1">
        <w:t>r</w:t>
      </w:r>
      <w:r w:rsidR="007F60F9">
        <w:t>oom they are leading into</w:t>
      </w:r>
      <w:r w:rsidR="00B133B1">
        <w:t xml:space="preserve">. If more doors are present in the same room </w:t>
      </w:r>
      <w:r w:rsidR="00F55FD2">
        <w:t>the ending number within the door code will receiv</w:t>
      </w:r>
      <w:r w:rsidR="00F55FD2">
        <w:rPr>
          <w:rFonts w:hint="eastAsia"/>
        </w:rPr>
        <w:t>e</w:t>
      </w:r>
      <w:r w:rsidR="00F55FD2">
        <w:t xml:space="preserve"> and incremental number. </w:t>
      </w:r>
    </w:p>
    <w:p w:rsidR="002405AD" w:rsidP="00F76BE3" w:rsidRDefault="00D75D1B" w14:paraId="439D32C2" w14:textId="17244433">
      <w:pPr>
        <w:pStyle w:val="Ttulo2"/>
        <w:numPr>
          <w:ilvl w:val="0"/>
          <w:numId w:val="0"/>
        </w:numPr>
      </w:pPr>
      <w:bookmarkStart w:name="_Ref59122265" w:id="310"/>
      <w:bookmarkStart w:name="_Toc79671793" w:id="311"/>
      <w:r>
        <w:lastRenderedPageBreak/>
        <w:t>6.9</w:t>
      </w:r>
      <w:r w:rsidR="5F10705B">
        <w:t>Revit Views Naming Convention</w:t>
      </w:r>
      <w:bookmarkEnd w:id="310"/>
      <w:bookmarkEnd w:id="311"/>
      <w:r w:rsidR="5F10705B">
        <w:t xml:space="preserve"> </w:t>
      </w:r>
    </w:p>
    <w:p w:rsidR="00273A4A" w:rsidP="008E40E7" w:rsidRDefault="003D7A1F" w14:paraId="074EB936" w14:textId="1C5D49CB">
      <w:r>
        <w:rPr>
          <w:rFonts w:hint="eastAsia"/>
        </w:rPr>
        <w:t>R</w:t>
      </w:r>
      <w:r>
        <w:t xml:space="preserve">evit views </w:t>
      </w:r>
      <w:r w:rsidR="00CD1E51">
        <w:t xml:space="preserve">are to be named in a consistent way using clear, descriptive </w:t>
      </w:r>
      <w:r w:rsidR="00401DE8">
        <w:t xml:space="preserve">naming protocol </w:t>
      </w:r>
      <w:r w:rsidR="00CD1E51">
        <w:t xml:space="preserve">following </w:t>
      </w:r>
      <w:r w:rsidR="00AA3722">
        <w:t>the “</w:t>
      </w:r>
      <w:r w:rsidRPr="00ED30E7" w:rsidR="00AA3722">
        <w:rPr>
          <w:rFonts w:hint="eastAsia"/>
          <w:b/>
          <w:bCs/>
        </w:rPr>
        <w:t>Camel Case</w:t>
      </w:r>
      <w:r w:rsidR="00AA3722">
        <w:rPr>
          <w:b/>
          <w:bCs/>
        </w:rPr>
        <w:t>”</w:t>
      </w:r>
      <w:r w:rsidR="00AA3722">
        <w:t xml:space="preserve"> syntax</w:t>
      </w:r>
      <w:r w:rsidR="00CE7481">
        <w:t xml:space="preserve">. </w:t>
      </w:r>
      <w:r w:rsidR="00273A4A">
        <w:t>This is applicable to all Plan, Sections</w:t>
      </w:r>
      <w:r w:rsidR="002D00BF">
        <w:t xml:space="preserve">, </w:t>
      </w:r>
      <w:r w:rsidR="00273A4A">
        <w:t>Elevations</w:t>
      </w:r>
      <w:r w:rsidR="002D00BF">
        <w:t>, Schedules and Legend Views</w:t>
      </w:r>
      <w:r w:rsidR="00401DE8">
        <w:t>.</w:t>
      </w:r>
    </w:p>
    <w:p w:rsidR="006C21DD" w:rsidP="00F76BE3" w:rsidRDefault="00D75D1B" w14:paraId="0E90C227" w14:textId="66B61BEA">
      <w:pPr>
        <w:pStyle w:val="Ttulo2"/>
        <w:numPr>
          <w:ilvl w:val="0"/>
          <w:numId w:val="0"/>
        </w:numPr>
      </w:pPr>
      <w:bookmarkStart w:name="_Ref59122289" w:id="312"/>
      <w:bookmarkStart w:name="_Toc79671794" w:id="313"/>
      <w:r>
        <w:t>6.10</w:t>
      </w:r>
      <w:r w:rsidR="5F10705B">
        <w:t>Worksets</w:t>
      </w:r>
      <w:bookmarkEnd w:id="312"/>
      <w:bookmarkEnd w:id="313"/>
    </w:p>
    <w:p w:rsidR="00E527A5" w:rsidP="00E527A5" w:rsidRDefault="00E527A5" w14:paraId="18B5791C" w14:textId="6694D8DF">
      <w:proofErr w:type="spellStart"/>
      <w:r>
        <w:t>Worksets</w:t>
      </w:r>
      <w:proofErr w:type="spellEnd"/>
      <w:r>
        <w:t xml:space="preserve"> should be named in a consistent and logical manner to aid navigation in the project browser. </w:t>
      </w:r>
      <w:proofErr w:type="spellStart"/>
      <w:r>
        <w:t>Workset</w:t>
      </w:r>
      <w:proofErr w:type="spellEnd"/>
      <w:r>
        <w:t xml:space="preserve"> </w:t>
      </w:r>
      <w:r w:rsidR="00953543">
        <w:t>organization</w:t>
      </w:r>
      <w:r>
        <w:t xml:space="preserve"> should be carefully considered to provide the most efficient working environment for the Design Team</w:t>
      </w:r>
      <w:r w:rsidR="00953543">
        <w:t>s</w:t>
      </w:r>
      <w:r>
        <w:t xml:space="preserve">. </w:t>
      </w:r>
    </w:p>
    <w:tbl>
      <w:tblPr>
        <w:tblStyle w:val="Tablaconcuadrcula"/>
        <w:tblpPr w:leftFromText="180" w:rightFromText="180" w:vertAnchor="text" w:horzAnchor="margin" w:tblpXSpec="center" w:tblpY="48"/>
        <w:tblW w:w="39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28" w:type="dxa"/>
          <w:right w:w="28" w:type="dxa"/>
        </w:tblCellMar>
        <w:tblLook w:val="04A0" w:firstRow="1" w:lastRow="0" w:firstColumn="1" w:lastColumn="0" w:noHBand="0" w:noVBand="1"/>
      </w:tblPr>
      <w:tblGrid>
        <w:gridCol w:w="1200"/>
        <w:gridCol w:w="600"/>
        <w:gridCol w:w="1110"/>
        <w:gridCol w:w="990"/>
      </w:tblGrid>
      <w:tr w:rsidR="00E527A5" w:rsidTr="00A073A4" w14:paraId="75C128C4" w14:textId="77777777">
        <w:tc>
          <w:tcPr>
            <w:tcW w:w="1800" w:type="dxa"/>
            <w:gridSpan w:val="2"/>
          </w:tcPr>
          <w:p w:rsidR="00E527A5" w:rsidP="03FCF3AE" w:rsidRDefault="03FCF3AE" w14:paraId="04F3E37E" w14:textId="6DE8C2C6">
            <w:pPr>
              <w:jc w:val="center"/>
            </w:pPr>
            <w:r>
              <w:t>Discipline</w:t>
            </w:r>
          </w:p>
        </w:tc>
        <w:tc>
          <w:tcPr>
            <w:tcW w:w="1110" w:type="dxa"/>
          </w:tcPr>
          <w:p w:rsidR="00E527A5" w:rsidP="00ED30E7" w:rsidRDefault="00E527A5" w14:paraId="1B6B14B8" w14:textId="77777777">
            <w:pPr>
              <w:ind w:left="0"/>
            </w:pPr>
            <w:r>
              <w:rPr>
                <w:color w:val="BFBFBF" w:themeColor="background1" w:themeShade="BF"/>
              </w:rPr>
              <w:t>Zone</w:t>
            </w:r>
          </w:p>
        </w:tc>
        <w:tc>
          <w:tcPr>
            <w:tcW w:w="990" w:type="dxa"/>
            <w:vAlign w:val="center"/>
          </w:tcPr>
          <w:p w:rsidR="00E527A5" w:rsidP="00ED30E7" w:rsidRDefault="00E527A5" w14:paraId="7606964E" w14:textId="77777777">
            <w:pPr>
              <w:ind w:left="0"/>
            </w:pPr>
            <w:r>
              <w:t>Content</w:t>
            </w:r>
          </w:p>
        </w:tc>
      </w:tr>
      <w:tr w:rsidR="00E527A5" w:rsidTr="00A073A4" w14:paraId="34F941E9" w14:textId="77777777">
        <w:trPr>
          <w:trHeight w:val="363"/>
        </w:trPr>
        <w:tc>
          <w:tcPr>
            <w:tcW w:w="1200" w:type="dxa"/>
            <w:vAlign w:val="center"/>
          </w:tcPr>
          <w:p w:rsidRPr="00ED30E7" w:rsidR="00E527A5" w:rsidP="000133B3" w:rsidRDefault="00E527A5" w14:paraId="0E45DFEA" w14:textId="15CD29D6">
            <w:pPr>
              <w:jc w:val="right"/>
              <w:rPr>
                <w:rFonts w:ascii="Akzidenz-Grotesk Std Bold" w:hAnsi="Akzidenz-Grotesk Std Bold"/>
                <w:sz w:val="32"/>
                <w:szCs w:val="32"/>
              </w:rPr>
            </w:pPr>
            <w:r w:rsidRPr="00ED30E7">
              <w:rPr>
                <w:rFonts w:ascii="Akzidenz-Grotesk Std Bold" w:hAnsi="Akzidenz-Grotesk Std Bold"/>
                <w:sz w:val="32"/>
                <w:szCs w:val="32"/>
              </w:rPr>
              <w:t>A</w:t>
            </w:r>
            <w:r w:rsidRPr="00ED30E7" w:rsidR="00953543">
              <w:rPr>
                <w:rFonts w:ascii="Akzidenz-Grotesk Std Bold" w:hAnsi="Akzidenz-Grotesk Std Bold"/>
                <w:sz w:val="32"/>
                <w:szCs w:val="32"/>
              </w:rPr>
              <w:t>R</w:t>
            </w:r>
          </w:p>
        </w:tc>
        <w:tc>
          <w:tcPr>
            <w:tcW w:w="600" w:type="dxa"/>
          </w:tcPr>
          <w:p w:rsidRPr="00ED30E7" w:rsidR="00E527A5" w:rsidP="00ED30E7" w:rsidRDefault="00DB40AB" w14:paraId="29ABDF76" w14:textId="08AF8D8A">
            <w:pPr>
              <w:ind w:left="0"/>
              <w:rPr>
                <w:rFonts w:ascii="Akzidenz-Grotesk Std Bold" w:hAnsi="Akzidenz-Grotesk Std Bold"/>
                <w:sz w:val="32"/>
                <w:szCs w:val="32"/>
              </w:rPr>
            </w:pPr>
            <w:r w:rsidRPr="00ED30E7">
              <w:rPr>
                <w:rFonts w:ascii="Akzidenz-Grotesk Std Bold" w:hAnsi="Akzidenz-Grotesk Std Bold"/>
                <w:sz w:val="32"/>
                <w:szCs w:val="32"/>
              </w:rPr>
              <w:t>-</w:t>
            </w:r>
          </w:p>
        </w:tc>
        <w:tc>
          <w:tcPr>
            <w:tcW w:w="1110" w:type="dxa"/>
          </w:tcPr>
          <w:p w:rsidRPr="00ED30E7" w:rsidR="00E527A5" w:rsidP="00ED30E7" w:rsidRDefault="00E527A5" w14:paraId="41A88856" w14:textId="0A14EA4C">
            <w:pPr>
              <w:ind w:left="0"/>
              <w:rPr>
                <w:rFonts w:ascii="Akzidenz-Grotesk Std Bold" w:hAnsi="Akzidenz-Grotesk Std Bold"/>
                <w:sz w:val="32"/>
                <w:szCs w:val="32"/>
              </w:rPr>
            </w:pPr>
            <w:r w:rsidRPr="00ED30E7">
              <w:rPr>
                <w:rFonts w:ascii="Akzidenz-Grotesk Std Bold" w:hAnsi="Akzidenz-Grotesk Std Bold"/>
                <w:color w:val="BFBFBF" w:themeColor="background1" w:themeShade="BF"/>
                <w:sz w:val="32"/>
                <w:szCs w:val="32"/>
              </w:rPr>
              <w:t>T1</w:t>
            </w:r>
            <w:r w:rsidRPr="00ED30E7" w:rsidR="00856699">
              <w:rPr>
                <w:rFonts w:ascii="Akzidenz-Grotesk Std Bold" w:hAnsi="Akzidenz-Grotesk Std Bold"/>
                <w:color w:val="BFBFBF" w:themeColor="background1" w:themeShade="BF"/>
                <w:sz w:val="32"/>
                <w:szCs w:val="32"/>
              </w:rPr>
              <w:t xml:space="preserve"> </w:t>
            </w:r>
            <w:r w:rsidRPr="00ED30E7" w:rsidR="00DB40AB">
              <w:rPr>
                <w:rFonts w:ascii="Akzidenz-Grotesk Std Bold" w:hAnsi="Akzidenz-Grotesk Std Bold"/>
                <w:color w:val="BFBFBF" w:themeColor="background1" w:themeShade="BF"/>
                <w:sz w:val="32"/>
                <w:szCs w:val="32"/>
              </w:rPr>
              <w:t>-</w:t>
            </w:r>
          </w:p>
        </w:tc>
        <w:tc>
          <w:tcPr>
            <w:tcW w:w="990" w:type="dxa"/>
          </w:tcPr>
          <w:p w:rsidRPr="00ED30E7" w:rsidR="00E527A5" w:rsidP="00ED30E7" w:rsidRDefault="00E527A5" w14:paraId="7983163E" w14:textId="77777777">
            <w:pPr>
              <w:ind w:left="0"/>
              <w:rPr>
                <w:rFonts w:ascii="Akzidenz-Grotesk Std Bold" w:hAnsi="Akzidenz-Grotesk Std Bold"/>
                <w:sz w:val="32"/>
                <w:szCs w:val="32"/>
              </w:rPr>
            </w:pPr>
            <w:r w:rsidRPr="00ED30E7">
              <w:rPr>
                <w:rFonts w:ascii="Akzidenz-Grotesk Std Bold" w:hAnsi="Akzidenz-Grotesk Std Bold"/>
                <w:sz w:val="32"/>
                <w:szCs w:val="32"/>
              </w:rPr>
              <w:t>Cores</w:t>
            </w:r>
          </w:p>
        </w:tc>
      </w:tr>
      <w:tr w:rsidR="00E527A5" w:rsidTr="00A073A4" w14:paraId="659F18B6" w14:textId="77777777">
        <w:tc>
          <w:tcPr>
            <w:tcW w:w="1200" w:type="dxa"/>
          </w:tcPr>
          <w:p w:rsidR="00E527A5" w:rsidP="000133B3" w:rsidRDefault="00E527A5" w14:paraId="59624502" w14:textId="77777777"/>
        </w:tc>
        <w:tc>
          <w:tcPr>
            <w:tcW w:w="600" w:type="dxa"/>
          </w:tcPr>
          <w:p w:rsidR="00E527A5" w:rsidP="000133B3" w:rsidRDefault="00E527A5" w14:paraId="29FE54DD" w14:textId="77777777">
            <w:pPr>
              <w:jc w:val="center"/>
            </w:pPr>
          </w:p>
        </w:tc>
        <w:tc>
          <w:tcPr>
            <w:tcW w:w="1110" w:type="dxa"/>
          </w:tcPr>
          <w:p w:rsidR="00E527A5" w:rsidP="00ED30E7" w:rsidRDefault="00E527A5" w14:paraId="1D0A74C9" w14:textId="77777777">
            <w:pPr>
              <w:ind w:left="0"/>
            </w:pPr>
            <w:r w:rsidRPr="002F499F">
              <w:rPr>
                <w:color w:val="BFBFBF" w:themeColor="background1" w:themeShade="BF"/>
              </w:rPr>
              <w:t>Optional</w:t>
            </w:r>
          </w:p>
        </w:tc>
        <w:tc>
          <w:tcPr>
            <w:tcW w:w="990" w:type="dxa"/>
          </w:tcPr>
          <w:p w:rsidR="00E527A5" w:rsidP="000133B3" w:rsidRDefault="00E527A5" w14:paraId="352EF5F9" w14:textId="77777777">
            <w:pPr>
              <w:jc w:val="right"/>
            </w:pPr>
          </w:p>
        </w:tc>
      </w:tr>
    </w:tbl>
    <w:p w:rsidR="00E527A5" w:rsidP="00E527A5" w:rsidRDefault="00E527A5" w14:paraId="2383F45B" w14:textId="77777777"/>
    <w:p w:rsidR="00E527A5" w:rsidP="00E527A5" w:rsidRDefault="00E527A5" w14:paraId="184212AA" w14:textId="77777777"/>
    <w:p w:rsidR="00E527A5" w:rsidP="00ED30E7" w:rsidRDefault="00E527A5" w14:paraId="19D9AB9F" w14:textId="77777777">
      <w:pPr>
        <w:ind w:left="0"/>
      </w:pPr>
    </w:p>
    <w:p w:rsidR="00E527A5" w:rsidP="00E527A5" w:rsidRDefault="00E527A5" w14:paraId="6561983B" w14:textId="77777777">
      <w:proofErr w:type="spellStart"/>
      <w:r>
        <w:t>Worksets</w:t>
      </w:r>
      <w:proofErr w:type="spellEnd"/>
      <w:r>
        <w:t xml:space="preserve"> are named with a role code, optional zone code and a description of the content.</w:t>
      </w:r>
    </w:p>
    <w:p w:rsidRPr="00ED30E7" w:rsidR="00046D4F" w:rsidP="00DF4F70" w:rsidRDefault="47819D63" w14:paraId="2FF99DE1" w14:textId="3F8A83DE">
      <w:pPr>
        <w:pStyle w:val="Prrafodelista"/>
        <w:numPr>
          <w:ilvl w:val="1"/>
          <w:numId w:val="30"/>
        </w:numPr>
      </w:pPr>
      <w:r>
        <w:t xml:space="preserve">Discipline - Identifies the owner of the object – Element author. </w:t>
      </w:r>
      <w:bookmarkStart w:name="_Toc35009059" w:id="314"/>
    </w:p>
    <w:p w:rsidR="00314235" w:rsidP="00DF4F70" w:rsidRDefault="47819D63" w14:paraId="0113B555" w14:textId="3FF1B929">
      <w:pPr>
        <w:pStyle w:val="Prrafodelista"/>
        <w:numPr>
          <w:ilvl w:val="1"/>
          <w:numId w:val="30"/>
        </w:numPr>
      </w:pPr>
      <w:r>
        <w:t xml:space="preserve">Zone - Once Zones are defined, </w:t>
      </w:r>
      <w:proofErr w:type="spellStart"/>
      <w:r>
        <w:t>worksets</w:t>
      </w:r>
      <w:proofErr w:type="spellEnd"/>
      <w:r>
        <w:t xml:space="preserve"> can used this optional field to define zone specific </w:t>
      </w:r>
      <w:proofErr w:type="spellStart"/>
      <w:r>
        <w:t>worksets</w:t>
      </w:r>
      <w:bookmarkStart w:name="_Toc35009060" w:id="315"/>
      <w:bookmarkEnd w:id="314"/>
      <w:proofErr w:type="spellEnd"/>
    </w:p>
    <w:p w:rsidR="00E527A5" w:rsidP="00DF4F70" w:rsidRDefault="47819D63" w14:paraId="37D74EEA" w14:textId="5C36696B">
      <w:pPr>
        <w:pStyle w:val="Prrafodelista"/>
        <w:numPr>
          <w:ilvl w:val="1"/>
          <w:numId w:val="30"/>
        </w:numPr>
      </w:pPr>
      <w:r>
        <w:t xml:space="preserve">Content - Content is a description of the use of the </w:t>
      </w:r>
      <w:proofErr w:type="spellStart"/>
      <w:r>
        <w:t>workset</w:t>
      </w:r>
      <w:proofErr w:type="spellEnd"/>
      <w:r>
        <w:t xml:space="preserve">. </w:t>
      </w:r>
      <w:proofErr w:type="gramStart"/>
      <w:r>
        <w:t>E.g.</w:t>
      </w:r>
      <w:proofErr w:type="gramEnd"/>
      <w:r>
        <w:t xml:space="preserve"> Interior (internal wall systems, doors, ceilings, rooms etc.), cladding or furniture. If a project is split by zone or function only the content code can be omitted.</w:t>
      </w:r>
      <w:bookmarkEnd w:id="315"/>
    </w:p>
    <w:p w:rsidRPr="009D599C" w:rsidR="00314235" w:rsidRDefault="00314235" w14:paraId="2E770E3B" w14:textId="74AE73D7">
      <w:r>
        <w:t>Note:</w:t>
      </w:r>
    </w:p>
    <w:p w:rsidRPr="00ED30E7" w:rsidR="00E527A5" w:rsidP="00ED30E7" w:rsidRDefault="00E527A5" w14:paraId="59FB2C77" w14:textId="77777777">
      <w:pPr>
        <w:rPr>
          <w:b/>
          <w:bCs/>
        </w:rPr>
      </w:pPr>
      <w:bookmarkStart w:name="_Toc35009061" w:id="316"/>
      <w:r w:rsidRPr="00ED30E7">
        <w:rPr>
          <w:rFonts w:hint="eastAsia"/>
          <w:b/>
          <w:bCs/>
        </w:rPr>
        <w:t xml:space="preserve">Shared Levels and Grids </w:t>
      </w:r>
      <w:proofErr w:type="spellStart"/>
      <w:r w:rsidRPr="00ED30E7">
        <w:rPr>
          <w:rFonts w:hint="eastAsia"/>
          <w:b/>
          <w:bCs/>
        </w:rPr>
        <w:t>Worksets</w:t>
      </w:r>
      <w:bookmarkEnd w:id="316"/>
      <w:proofErr w:type="spellEnd"/>
    </w:p>
    <w:p w:rsidR="002B70EE" w:rsidP="002B70EE" w:rsidRDefault="00E527A5" w14:paraId="7634CB60" w14:textId="77777777">
      <w:r>
        <w:t xml:space="preserve">The Shared Levels and Grids </w:t>
      </w:r>
      <w:proofErr w:type="spellStart"/>
      <w:r>
        <w:t>worksets</w:t>
      </w:r>
      <w:proofErr w:type="spellEnd"/>
      <w:r>
        <w:t xml:space="preserve"> do not include the role code and is named </w:t>
      </w:r>
      <w:r w:rsidRPr="002847A1">
        <w:rPr>
          <w:i/>
        </w:rPr>
        <w:t>Shared Levels and Grids</w:t>
      </w:r>
      <w:r>
        <w:t xml:space="preserve"> as the default </w:t>
      </w:r>
      <w:proofErr w:type="spellStart"/>
      <w:r>
        <w:t>workset</w:t>
      </w:r>
      <w:proofErr w:type="spellEnd"/>
      <w:r>
        <w:t xml:space="preserve"> created in Revit. This is to enable all Design Disciplines to turn off all grids and levels from models linked in the sheet model(s). The grids and levels in the sheet model however will be placed in a </w:t>
      </w:r>
      <w:proofErr w:type="spellStart"/>
      <w:r>
        <w:t>workset</w:t>
      </w:r>
      <w:proofErr w:type="spellEnd"/>
      <w:r>
        <w:t xml:space="preserve"> with the role code. </w:t>
      </w:r>
      <w:proofErr w:type="gramStart"/>
      <w:r>
        <w:t>E.g.</w:t>
      </w:r>
      <w:proofErr w:type="gramEnd"/>
      <w:r>
        <w:t xml:space="preserve"> A-Shared Levels and Grids would be in the architectural sheet models</w:t>
      </w:r>
    </w:p>
    <w:p w:rsidR="00295ACC" w:rsidP="00295ACC" w:rsidRDefault="002B70EE" w14:paraId="1EF1F988" w14:textId="66644376">
      <w:r>
        <w:rPr>
          <w:rFonts w:hint="eastAsia"/>
        </w:rPr>
        <w:t>E</w:t>
      </w:r>
      <w:r>
        <w:t xml:space="preserve">ach </w:t>
      </w:r>
      <w:r w:rsidR="00606D70">
        <w:t xml:space="preserve">Linked Revit File will be placed in its own </w:t>
      </w:r>
      <w:proofErr w:type="spellStart"/>
      <w:r w:rsidR="00606D70">
        <w:t>Workset</w:t>
      </w:r>
      <w:proofErr w:type="spellEnd"/>
      <w:r w:rsidR="00606D70">
        <w:t xml:space="preserve"> following the naming conventio</w:t>
      </w:r>
      <w:r w:rsidR="00606D70">
        <w:rPr>
          <w:rFonts w:hint="eastAsia"/>
        </w:rPr>
        <w:t>n</w:t>
      </w:r>
      <w:r w:rsidR="00606D70">
        <w:t xml:space="preserve"> below:</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28" w:type="dxa"/>
          <w:right w:w="28" w:type="dxa"/>
        </w:tblCellMar>
        <w:tblLook w:val="04A0" w:firstRow="1" w:lastRow="0" w:firstColumn="1" w:lastColumn="0" w:noHBand="0" w:noVBand="1"/>
      </w:tblPr>
      <w:tblGrid>
        <w:gridCol w:w="2296"/>
        <w:gridCol w:w="76"/>
        <w:gridCol w:w="1850"/>
        <w:gridCol w:w="2249"/>
      </w:tblGrid>
      <w:tr w:rsidR="00295ACC" w:rsidTr="00177DBD" w14:paraId="3F81BB7C" w14:textId="77777777">
        <w:trPr>
          <w:jc w:val="center"/>
        </w:trPr>
        <w:tc>
          <w:tcPr>
            <w:tcW w:w="2296" w:type="dxa"/>
          </w:tcPr>
          <w:p w:rsidR="00295ACC" w:rsidP="00177DBD" w:rsidRDefault="00295ACC" w14:paraId="43FEA6E1" w14:textId="77777777">
            <w:pPr>
              <w:ind w:left="0"/>
            </w:pPr>
          </w:p>
        </w:tc>
        <w:tc>
          <w:tcPr>
            <w:tcW w:w="1926" w:type="dxa"/>
            <w:gridSpan w:val="2"/>
          </w:tcPr>
          <w:p w:rsidR="00295ACC" w:rsidP="00177DBD" w:rsidRDefault="00295ACC" w14:paraId="1B54E2BA" w14:textId="77777777">
            <w:pPr>
              <w:ind w:left="0"/>
            </w:pPr>
          </w:p>
        </w:tc>
        <w:tc>
          <w:tcPr>
            <w:tcW w:w="0" w:type="auto"/>
            <w:vAlign w:val="center"/>
          </w:tcPr>
          <w:p w:rsidR="00295ACC" w:rsidP="00177DBD" w:rsidRDefault="00295ACC" w14:paraId="228ABD02" w14:textId="77777777">
            <w:pPr>
              <w:ind w:left="0"/>
            </w:pPr>
            <w:r>
              <w:t>Link Name</w:t>
            </w:r>
          </w:p>
        </w:tc>
      </w:tr>
      <w:tr w:rsidRPr="00C329AE" w:rsidR="00295ACC" w:rsidTr="00177DBD" w14:paraId="05BDF936" w14:textId="77777777">
        <w:trPr>
          <w:trHeight w:val="363"/>
          <w:jc w:val="center"/>
        </w:trPr>
        <w:tc>
          <w:tcPr>
            <w:tcW w:w="0" w:type="auto"/>
            <w:vAlign w:val="center"/>
          </w:tcPr>
          <w:p w:rsidRPr="00E70517" w:rsidR="00295ACC" w:rsidP="00177DBD" w:rsidRDefault="00295ACC" w14:paraId="6F026201" w14:textId="77777777">
            <w:pPr>
              <w:jc w:val="right"/>
              <w:rPr>
                <w:rFonts w:ascii="Akzidenz-Grotesk Std Bold" w:hAnsi="Akzidenz-Grotesk Std Bold"/>
                <w:sz w:val="32"/>
                <w:szCs w:val="32"/>
              </w:rPr>
            </w:pPr>
            <w:r w:rsidRPr="00E70517">
              <w:rPr>
                <w:rFonts w:ascii="Akzidenz-Grotesk Std Bold" w:hAnsi="Akzidenz-Grotesk Std Bold"/>
                <w:sz w:val="32"/>
                <w:szCs w:val="32"/>
              </w:rPr>
              <w:t>ZZ-</w:t>
            </w:r>
          </w:p>
        </w:tc>
        <w:tc>
          <w:tcPr>
            <w:tcW w:w="76" w:type="dxa"/>
          </w:tcPr>
          <w:p w:rsidRPr="00E70517" w:rsidR="00295ACC" w:rsidP="00177DBD" w:rsidRDefault="00295ACC" w14:paraId="4976B806" w14:textId="77777777">
            <w:pPr>
              <w:ind w:left="0"/>
              <w:rPr>
                <w:rFonts w:ascii="Akzidenz-Grotesk Std Bold" w:hAnsi="Akzidenz-Grotesk Std Bold"/>
                <w:sz w:val="32"/>
                <w:szCs w:val="32"/>
              </w:rPr>
            </w:pPr>
          </w:p>
        </w:tc>
        <w:tc>
          <w:tcPr>
            <w:tcW w:w="1850" w:type="dxa"/>
          </w:tcPr>
          <w:p w:rsidRPr="00E70517" w:rsidR="00295ACC" w:rsidP="00177DBD" w:rsidRDefault="00295ACC" w14:paraId="6A7E9B2A" w14:textId="77777777">
            <w:pPr>
              <w:ind w:left="0"/>
              <w:rPr>
                <w:rFonts w:ascii="Akzidenz-Grotesk Std Bold" w:hAnsi="Akzidenz-Grotesk Std Bold"/>
                <w:sz w:val="32"/>
                <w:szCs w:val="32"/>
              </w:rPr>
            </w:pPr>
            <w:r w:rsidRPr="00E70517">
              <w:rPr>
                <w:rFonts w:ascii="Akzidenz-Grotesk Std Bold" w:hAnsi="Akzidenz-Grotesk Std Bold"/>
                <w:sz w:val="32"/>
                <w:szCs w:val="32"/>
              </w:rPr>
              <w:t>Revit Links-</w:t>
            </w:r>
          </w:p>
        </w:tc>
        <w:tc>
          <w:tcPr>
            <w:tcW w:w="0" w:type="auto"/>
          </w:tcPr>
          <w:p w:rsidRPr="00E70517" w:rsidR="00295ACC" w:rsidP="00177DBD" w:rsidRDefault="00295ACC" w14:paraId="1613840F" w14:textId="77777777">
            <w:pPr>
              <w:ind w:left="0"/>
              <w:rPr>
                <w:rFonts w:ascii="Akzidenz-Grotesk Std Bold" w:hAnsi="Akzidenz-Grotesk Std Bold"/>
                <w:sz w:val="32"/>
                <w:szCs w:val="32"/>
              </w:rPr>
            </w:pPr>
            <w:r w:rsidRPr="00E70517">
              <w:rPr>
                <w:rFonts w:ascii="Akzidenz-Grotesk Std Bold" w:hAnsi="Akzidenz-Grotesk Std Bold"/>
                <w:sz w:val="32"/>
                <w:szCs w:val="32"/>
              </w:rPr>
              <w:t>Insert Link Name</w:t>
            </w:r>
          </w:p>
        </w:tc>
      </w:tr>
      <w:tr w:rsidR="00295ACC" w:rsidTr="00177DBD" w14:paraId="474E8F96" w14:textId="77777777">
        <w:trPr>
          <w:trHeight w:val="264"/>
          <w:jc w:val="center"/>
        </w:trPr>
        <w:tc>
          <w:tcPr>
            <w:tcW w:w="0" w:type="auto"/>
          </w:tcPr>
          <w:p w:rsidRPr="00B8188B" w:rsidR="00295ACC" w:rsidP="00177DBD" w:rsidRDefault="00295ACC" w14:paraId="640E4436" w14:textId="77777777">
            <w:pPr>
              <w:ind w:left="0"/>
              <w:jc w:val="left"/>
              <w:rPr>
                <w:b/>
                <w:bCs/>
              </w:rPr>
            </w:pPr>
            <w:r w:rsidRPr="00B8188B">
              <w:rPr>
                <w:b/>
                <w:bCs/>
              </w:rPr>
              <w:t>Architect (FOS)</w:t>
            </w:r>
          </w:p>
        </w:tc>
        <w:tc>
          <w:tcPr>
            <w:tcW w:w="76" w:type="dxa"/>
          </w:tcPr>
          <w:p w:rsidR="00295ACC" w:rsidP="00177DBD" w:rsidRDefault="00295ACC" w14:paraId="125BC348" w14:textId="77777777">
            <w:pPr>
              <w:jc w:val="center"/>
            </w:pPr>
          </w:p>
        </w:tc>
        <w:tc>
          <w:tcPr>
            <w:tcW w:w="1850" w:type="dxa"/>
          </w:tcPr>
          <w:p w:rsidRPr="00C30992" w:rsidR="00295ACC" w:rsidP="00177DBD" w:rsidRDefault="00295ACC" w14:paraId="655F57B4" w14:textId="77777777">
            <w:pPr>
              <w:ind w:left="0"/>
              <w:rPr>
                <w:color w:val="BFBFBF" w:themeColor="background2" w:themeShade="BF"/>
              </w:rPr>
            </w:pPr>
          </w:p>
        </w:tc>
        <w:tc>
          <w:tcPr>
            <w:tcW w:w="0" w:type="auto"/>
          </w:tcPr>
          <w:p w:rsidR="00295ACC" w:rsidP="00177DBD" w:rsidRDefault="00295ACC" w14:paraId="15B47739" w14:textId="77777777">
            <w:pPr>
              <w:jc w:val="right"/>
            </w:pPr>
          </w:p>
        </w:tc>
      </w:tr>
    </w:tbl>
    <w:p w:rsidR="00C330A7" w:rsidRDefault="00C330A7" w14:paraId="6E00D6BF" w14:textId="11951276"/>
    <w:p w:rsidR="5F10705B" w:rsidP="00E72426" w:rsidRDefault="5F10705B" w14:paraId="1667832E" w14:textId="4F41E831">
      <w:pPr>
        <w:pStyle w:val="Prrafodelista"/>
        <w:numPr>
          <w:ilvl w:val="0"/>
          <w:numId w:val="2"/>
        </w:numPr>
        <w:rPr>
          <w:color w:val="000000"/>
          <w:szCs w:val="18"/>
        </w:rPr>
      </w:pPr>
      <w:r w:rsidRPr="5F10705B">
        <w:rPr>
          <w:szCs w:val="18"/>
        </w:rPr>
        <w:t xml:space="preserve">The Main </w:t>
      </w:r>
      <w:proofErr w:type="spellStart"/>
      <w:r w:rsidRPr="5F10705B">
        <w:rPr>
          <w:szCs w:val="18"/>
        </w:rPr>
        <w:t>Worksets</w:t>
      </w:r>
      <w:proofErr w:type="spellEnd"/>
      <w:r w:rsidRPr="5F10705B">
        <w:rPr>
          <w:szCs w:val="18"/>
        </w:rPr>
        <w:t xml:space="preserve"> will be structured by FOSTER </w:t>
      </w:r>
      <w:proofErr w:type="spellStart"/>
      <w:r w:rsidRPr="5F10705B">
        <w:rPr>
          <w:szCs w:val="18"/>
        </w:rPr>
        <w:t>Foster</w:t>
      </w:r>
      <w:proofErr w:type="spellEnd"/>
      <w:r w:rsidRPr="5F10705B">
        <w:rPr>
          <w:szCs w:val="18"/>
        </w:rPr>
        <w:t xml:space="preserve"> + Partners in the Architecture Revit template models “Levels &amp; Grids” and shared with all other BIM </w:t>
      </w:r>
      <w:proofErr w:type="spellStart"/>
      <w:r w:rsidRPr="5F10705B">
        <w:rPr>
          <w:szCs w:val="18"/>
        </w:rPr>
        <w:t>managerConsultants</w:t>
      </w:r>
      <w:proofErr w:type="spellEnd"/>
      <w:r w:rsidRPr="5F10705B">
        <w:rPr>
          <w:szCs w:val="18"/>
        </w:rPr>
        <w:t>.</w:t>
      </w:r>
    </w:p>
    <w:p w:rsidR="5F10705B" w:rsidP="00E72426" w:rsidRDefault="5F10705B" w14:paraId="6D235155" w14:textId="000E560B">
      <w:pPr>
        <w:pStyle w:val="Prrafodelista"/>
        <w:numPr>
          <w:ilvl w:val="0"/>
          <w:numId w:val="2"/>
        </w:numPr>
        <w:rPr>
          <w:color w:val="000000"/>
          <w:szCs w:val="18"/>
        </w:rPr>
      </w:pPr>
      <w:r w:rsidRPr="5F10705B">
        <w:rPr>
          <w:szCs w:val="18"/>
        </w:rPr>
        <w:t xml:space="preserve">All teams should follow the same principles in structuring </w:t>
      </w:r>
      <w:proofErr w:type="spellStart"/>
      <w:r w:rsidRPr="5F10705B">
        <w:rPr>
          <w:szCs w:val="18"/>
        </w:rPr>
        <w:t>worksets</w:t>
      </w:r>
      <w:proofErr w:type="spellEnd"/>
      <w:r w:rsidRPr="5F10705B">
        <w:rPr>
          <w:szCs w:val="18"/>
        </w:rPr>
        <w:t xml:space="preserve"> in their own models.</w:t>
      </w:r>
    </w:p>
    <w:p w:rsidR="5F10705B" w:rsidP="00E72426" w:rsidRDefault="5F10705B" w14:paraId="009144CE" w14:textId="32FC571B">
      <w:pPr>
        <w:pStyle w:val="Prrafodelista"/>
        <w:numPr>
          <w:ilvl w:val="0"/>
          <w:numId w:val="2"/>
        </w:numPr>
        <w:rPr>
          <w:color w:val="000000"/>
          <w:szCs w:val="18"/>
        </w:rPr>
      </w:pPr>
      <w:r w:rsidRPr="5F10705B">
        <w:rPr>
          <w:szCs w:val="18"/>
        </w:rPr>
        <w:t xml:space="preserve">All teams are responsible for of assigning the correct </w:t>
      </w:r>
      <w:proofErr w:type="spellStart"/>
      <w:r w:rsidRPr="5F10705B">
        <w:rPr>
          <w:szCs w:val="18"/>
        </w:rPr>
        <w:t>workset</w:t>
      </w:r>
      <w:proofErr w:type="spellEnd"/>
      <w:r w:rsidRPr="5F10705B">
        <w:rPr>
          <w:szCs w:val="18"/>
        </w:rPr>
        <w:t xml:space="preserve"> to their relevant elements in all their models to ensure proper coordination between disciplines linked models.</w:t>
      </w:r>
    </w:p>
    <w:p w:rsidR="5F10705B" w:rsidP="5F10705B" w:rsidRDefault="5F10705B" w14:paraId="19F2B44E" w14:textId="3CC9966F"/>
    <w:p w:rsidR="00295ACC" w:rsidP="00295ACC" w:rsidRDefault="00295ACC" w14:paraId="4A86EDD7" w14:textId="77777777">
      <w:r>
        <w:t xml:space="preserve">List of </w:t>
      </w:r>
      <w:proofErr w:type="spellStart"/>
      <w:r>
        <w:t>Worksets</w:t>
      </w:r>
      <w:proofErr w:type="spellEnd"/>
      <w:r>
        <w:t xml:space="preserve"> per Discipline:</w:t>
      </w:r>
    </w:p>
    <w:p w:rsidRPr="00046F48" w:rsidR="00295ACC" w:rsidP="00295ACC" w:rsidRDefault="00295ACC" w14:paraId="355F1DFC" w14:textId="77777777">
      <w:pPr>
        <w:rPr>
          <w:b/>
          <w:bCs/>
        </w:rPr>
      </w:pPr>
      <w:r w:rsidRPr="00046F48">
        <w:rPr>
          <w:rFonts w:hint="eastAsia"/>
          <w:b/>
          <w:bCs/>
        </w:rPr>
        <w:t>- SIGNATURE ARCHITECT</w:t>
      </w:r>
    </w:p>
    <w:tbl>
      <w:tblPr>
        <w:tblStyle w:val="GridTable441"/>
        <w:tblW w:w="9293" w:type="dxa"/>
        <w:tblInd w:w="625" w:type="dxa"/>
        <w:tblLayout w:type="fixed"/>
        <w:tblLook w:val="04A0" w:firstRow="1" w:lastRow="0" w:firstColumn="1" w:lastColumn="0" w:noHBand="0" w:noVBand="1"/>
      </w:tblPr>
      <w:tblGrid>
        <w:gridCol w:w="3056"/>
        <w:gridCol w:w="6237"/>
      </w:tblGrid>
      <w:tr w:rsidRPr="00B340FD" w:rsidR="0027716E" w:rsidTr="5BD26170" w14:paraId="7BB41324"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056"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27716E" w:rsidP="5F10705B" w:rsidRDefault="5F10705B" w14:paraId="5653105D" w14:textId="07489339">
            <w:pPr>
              <w:ind w:left="0"/>
              <w:jc w:val="left"/>
            </w:pPr>
            <w:proofErr w:type="spellStart"/>
            <w:r w:rsidRPr="5F10705B">
              <w:t>Workset</w:t>
            </w:r>
            <w:proofErr w:type="spellEnd"/>
            <w:r w:rsidRPr="5F10705B">
              <w:t xml:space="preserve"> (Architecture)</w:t>
            </w:r>
          </w:p>
        </w:tc>
        <w:tc>
          <w:tcPr>
            <w:tcW w:w="6237"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27716E" w:rsidP="00F1339C" w:rsidRDefault="0027716E" w14:paraId="4BA7B413" w14:textId="3BC425AA">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Description</w:t>
            </w:r>
          </w:p>
        </w:tc>
      </w:tr>
      <w:tr w:rsidRPr="00B340FD" w:rsidR="0027716E" w:rsidTr="5BD26170" w14:paraId="4A5E5F9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3036DD" w:rsidR="0027716E" w:rsidP="7FAB95D8" w:rsidRDefault="7FAB95D8" w14:paraId="7AC6D351" w14:textId="4234E7C7">
            <w:pPr>
              <w:spacing w:after="120"/>
              <w:ind w:left="0"/>
              <w:jc w:val="left"/>
              <w:rPr>
                <w:i/>
                <w:iCs/>
              </w:rPr>
            </w:pPr>
            <w:r w:rsidRPr="7FAB95D8">
              <w:rPr>
                <w:i/>
                <w:iCs/>
              </w:rPr>
              <w:t>AR-</w:t>
            </w:r>
            <w:r w:rsidR="008413CA">
              <w:rPr>
                <w:i/>
                <w:iCs/>
              </w:rPr>
              <w:t xml:space="preserve">External </w:t>
            </w:r>
            <w:r w:rsidRPr="7FAB95D8">
              <w:rPr>
                <w:i/>
                <w:iCs/>
              </w:rPr>
              <w:t>Partition</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3036DD" w:rsidR="0027716E" w:rsidP="03FCF3AE" w:rsidRDefault="008413CA" w14:paraId="38A5C409" w14:textId="7F81FBD0">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Pr>
                <w:i/>
                <w:iCs/>
              </w:rPr>
              <w:t xml:space="preserve">External </w:t>
            </w:r>
            <w:r w:rsidRPr="03FCF3AE" w:rsidR="03FCF3AE">
              <w:rPr>
                <w:i/>
                <w:iCs/>
              </w:rPr>
              <w:t>Walls and curtain walls</w:t>
            </w:r>
          </w:p>
        </w:tc>
      </w:tr>
      <w:tr w:rsidRPr="00B340FD" w:rsidR="008413CA" w:rsidTr="5BD26170" w14:paraId="27E4F635"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7FAB95D8" w:rsidR="008413CA" w:rsidP="7FAB95D8" w:rsidRDefault="008413CA" w14:paraId="28460D66" w14:textId="311A168E">
            <w:pPr>
              <w:ind w:left="0"/>
              <w:jc w:val="left"/>
              <w:rPr>
                <w:i/>
                <w:iCs/>
              </w:rPr>
            </w:pPr>
            <w:r>
              <w:rPr>
                <w:i/>
                <w:iCs/>
              </w:rPr>
              <w:t>AR-I</w:t>
            </w:r>
            <w:r>
              <w:rPr>
                <w:rFonts w:hint="eastAsia"/>
                <w:i/>
                <w:iCs/>
              </w:rPr>
              <w:t>n</w:t>
            </w:r>
            <w:r>
              <w:rPr>
                <w:i/>
                <w:iCs/>
              </w:rPr>
              <w:t>ternal Partition</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3FCF3AE" w:rsidR="008413CA" w:rsidP="03FCF3AE" w:rsidRDefault="008413CA" w14:paraId="227CC6D7" w14:textId="79A12EA2">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I</w:t>
            </w:r>
            <w:r>
              <w:rPr>
                <w:rFonts w:hint="eastAsia"/>
                <w:i/>
                <w:iCs/>
              </w:rPr>
              <w:t>n</w:t>
            </w:r>
            <w:r>
              <w:rPr>
                <w:i/>
                <w:iCs/>
              </w:rPr>
              <w:t xml:space="preserve">ternal </w:t>
            </w:r>
            <w:r w:rsidRPr="03FCF3AE">
              <w:rPr>
                <w:i/>
                <w:iCs/>
              </w:rPr>
              <w:t>Walls and curtain walls</w:t>
            </w:r>
          </w:p>
        </w:tc>
      </w:tr>
      <w:tr w:rsidRPr="00B340FD" w:rsidR="0027716E" w:rsidTr="5BD26170" w14:paraId="738FD748"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3036DD" w:rsidR="0027716E" w:rsidP="7FAB95D8" w:rsidRDefault="7FAB95D8" w14:paraId="0CD7CAE0" w14:textId="46083AD0">
            <w:pPr>
              <w:spacing w:after="120"/>
              <w:ind w:left="0"/>
              <w:jc w:val="left"/>
              <w:rPr>
                <w:i/>
                <w:iCs/>
              </w:rPr>
            </w:pPr>
            <w:r w:rsidRPr="7FAB95D8">
              <w:rPr>
                <w:i/>
                <w:iCs/>
              </w:rPr>
              <w:t>AR-Floor</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27716E" w:rsidP="03FCF3AE" w:rsidRDefault="03FCF3AE" w14:paraId="4D8E9FA8" w14:textId="33EC2AF7">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03FCF3AE">
              <w:rPr>
                <w:i/>
                <w:iCs/>
              </w:rPr>
              <w:t>Floors</w:t>
            </w:r>
          </w:p>
        </w:tc>
      </w:tr>
      <w:tr w:rsidR="7FAB95D8" w:rsidTr="5BD26170" w14:paraId="275FF180"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FAB95D8" w:rsidP="7FAB95D8" w:rsidRDefault="7FAB95D8" w14:paraId="2ABFEBBD" w14:textId="7C48C462">
            <w:pPr>
              <w:spacing w:after="120"/>
              <w:ind w:left="0"/>
              <w:jc w:val="left"/>
              <w:rPr>
                <w:i/>
                <w:iCs/>
              </w:rPr>
            </w:pPr>
            <w:r w:rsidRPr="7FAB95D8">
              <w:rPr>
                <w:i/>
                <w:iCs/>
              </w:rPr>
              <w:t>AR-Ceiling</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FAB95D8" w:rsidP="7FAB95D8" w:rsidRDefault="7FAB95D8" w14:paraId="7138622B" w14:textId="1E2FA70D">
            <w:pPr>
              <w:ind w:left="0"/>
              <w:jc w:val="left"/>
              <w:cnfStyle w:val="000000000000" w:firstRow="0" w:lastRow="0" w:firstColumn="0" w:lastColumn="0" w:oddVBand="0" w:evenVBand="0" w:oddHBand="0" w:evenHBand="0" w:firstRowFirstColumn="0" w:firstRowLastColumn="0" w:lastRowFirstColumn="0" w:lastRowLastColumn="0"/>
              <w:rPr>
                <w:i/>
                <w:iCs/>
              </w:rPr>
            </w:pPr>
            <w:r w:rsidRPr="7FAB95D8">
              <w:rPr>
                <w:i/>
                <w:iCs/>
              </w:rPr>
              <w:t>Ceilings</w:t>
            </w:r>
          </w:p>
        </w:tc>
      </w:tr>
      <w:tr w:rsidR="7FAB95D8" w:rsidTr="5BD26170" w14:paraId="36460779"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FAB95D8" w:rsidP="7FAB95D8" w:rsidRDefault="7FAB95D8" w14:paraId="71E93ACF" w14:textId="6EB9BF85">
            <w:pPr>
              <w:ind w:left="0"/>
              <w:jc w:val="left"/>
              <w:rPr>
                <w:i/>
                <w:iCs/>
              </w:rPr>
            </w:pPr>
            <w:r w:rsidRPr="7FAB95D8">
              <w:rPr>
                <w:i/>
                <w:iCs/>
              </w:rPr>
              <w:t>AR-Structure</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FAB95D8" w:rsidP="7FAB95D8" w:rsidRDefault="7FAB95D8" w14:paraId="08ED1564" w14:textId="349CCB09">
            <w:pPr>
              <w:ind w:left="0"/>
              <w:jc w:val="left"/>
              <w:cnfStyle w:val="000000100000" w:firstRow="0" w:lastRow="0" w:firstColumn="0" w:lastColumn="0" w:oddVBand="0" w:evenVBand="0" w:oddHBand="1" w:evenHBand="0" w:firstRowFirstColumn="0" w:firstRowLastColumn="0" w:lastRowFirstColumn="0" w:lastRowLastColumn="0"/>
              <w:rPr>
                <w:i/>
                <w:iCs/>
              </w:rPr>
            </w:pPr>
            <w:r w:rsidRPr="7FAB95D8">
              <w:rPr>
                <w:i/>
                <w:iCs/>
              </w:rPr>
              <w:t>Structural columns and Slabs</w:t>
            </w:r>
          </w:p>
        </w:tc>
      </w:tr>
      <w:tr w:rsidR="7FAB95D8" w:rsidTr="5BD26170" w14:paraId="1AFCF5F4"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FAB95D8" w:rsidP="7FAB95D8" w:rsidRDefault="7FAB95D8" w14:paraId="7A3BE734" w14:textId="38C8DE6F">
            <w:pPr>
              <w:ind w:left="0"/>
              <w:jc w:val="left"/>
              <w:rPr>
                <w:i/>
                <w:iCs/>
              </w:rPr>
            </w:pPr>
            <w:proofErr w:type="spellStart"/>
            <w:r w:rsidRPr="7FAB95D8">
              <w:rPr>
                <w:i/>
                <w:iCs/>
              </w:rPr>
              <w:t>AR-Furniture&amp;People</w:t>
            </w:r>
            <w:proofErr w:type="spellEnd"/>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FAB95D8" w:rsidP="568BD4F6" w:rsidRDefault="568BD4F6" w14:paraId="6B9E8934" w14:textId="65C3C76B">
            <w:pPr>
              <w:ind w:left="0"/>
              <w:jc w:val="left"/>
              <w:cnfStyle w:val="000000000000" w:firstRow="0" w:lastRow="0" w:firstColumn="0" w:lastColumn="0" w:oddVBand="0" w:evenVBand="0" w:oddHBand="0" w:evenHBand="0" w:firstRowFirstColumn="0" w:firstRowLastColumn="0" w:lastRowFirstColumn="0" w:lastRowLastColumn="0"/>
              <w:rPr>
                <w:i/>
                <w:iCs/>
              </w:rPr>
            </w:pPr>
            <w:r w:rsidRPr="568BD4F6">
              <w:rPr>
                <w:i/>
                <w:iCs/>
              </w:rPr>
              <w:t>Furniture and entourage</w:t>
            </w:r>
          </w:p>
        </w:tc>
      </w:tr>
      <w:tr w:rsidR="7FAB95D8" w:rsidTr="5BD26170" w14:paraId="324597C4"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FAB95D8" w:rsidP="7FAB95D8" w:rsidRDefault="7FAB95D8" w14:paraId="67900AD1" w14:textId="07B5C050">
            <w:pPr>
              <w:ind w:left="0"/>
              <w:jc w:val="left"/>
              <w:rPr>
                <w:i/>
                <w:iCs/>
              </w:rPr>
            </w:pPr>
            <w:r w:rsidRPr="7FAB95D8">
              <w:rPr>
                <w:i/>
                <w:iCs/>
              </w:rPr>
              <w:t>AR-Pool</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FAB95D8" w:rsidP="7FAB95D8" w:rsidRDefault="7FAB95D8" w14:paraId="0F217FA1" w14:textId="11EBC950">
            <w:pPr>
              <w:ind w:left="0"/>
              <w:jc w:val="left"/>
              <w:cnfStyle w:val="000000100000" w:firstRow="0" w:lastRow="0" w:firstColumn="0" w:lastColumn="0" w:oddVBand="0" w:evenVBand="0" w:oddHBand="1" w:evenHBand="0" w:firstRowFirstColumn="0" w:firstRowLastColumn="0" w:lastRowFirstColumn="0" w:lastRowLastColumn="0"/>
              <w:rPr>
                <w:i/>
                <w:iCs/>
              </w:rPr>
            </w:pPr>
            <w:r w:rsidRPr="7FAB95D8">
              <w:rPr>
                <w:i/>
                <w:iCs/>
              </w:rPr>
              <w:t>Pools</w:t>
            </w:r>
          </w:p>
        </w:tc>
      </w:tr>
      <w:tr w:rsidRPr="00B340FD" w:rsidR="0027716E" w:rsidTr="5BD26170" w14:paraId="575F1ECD"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3036DD" w:rsidR="0027716E" w:rsidP="7FAB95D8" w:rsidRDefault="7FAB95D8" w14:paraId="12DE5933" w14:textId="5BCA291B">
            <w:pPr>
              <w:spacing w:after="120"/>
              <w:ind w:left="0"/>
              <w:jc w:val="left"/>
              <w:rPr>
                <w:i/>
                <w:iCs/>
              </w:rPr>
            </w:pPr>
            <w:r w:rsidRPr="7FAB95D8">
              <w:rPr>
                <w:i/>
                <w:iCs/>
              </w:rPr>
              <w:lastRenderedPageBreak/>
              <w:t>AR-Massing</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27716E" w:rsidP="03FCF3AE" w:rsidRDefault="03FCF3AE" w14:paraId="7710B791" w14:textId="2F41AE70">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03FCF3AE">
              <w:rPr>
                <w:i/>
                <w:iCs/>
              </w:rPr>
              <w:t>Building massing</w:t>
            </w:r>
          </w:p>
        </w:tc>
      </w:tr>
      <w:tr w:rsidRPr="00B340FD" w:rsidR="0027716E" w:rsidTr="5BD26170" w14:paraId="34253E46"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3036DD" w:rsidR="0027716E" w:rsidP="7FAB95D8" w:rsidRDefault="7FAB95D8" w14:paraId="5809FC95" w14:textId="1971B26B">
            <w:pPr>
              <w:spacing w:after="120"/>
              <w:ind w:left="0"/>
              <w:jc w:val="left"/>
              <w:rPr>
                <w:i/>
                <w:iCs/>
              </w:rPr>
            </w:pPr>
            <w:r w:rsidRPr="7FAB95D8">
              <w:rPr>
                <w:i/>
                <w:iCs/>
              </w:rPr>
              <w:t>AR-Roof</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3036DD" w:rsidR="0027716E" w:rsidP="03FCF3AE" w:rsidRDefault="03FCF3AE" w14:paraId="122BC4B0" w14:textId="273C5073">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03FCF3AE">
              <w:rPr>
                <w:i/>
                <w:iCs/>
              </w:rPr>
              <w:t>Building roofs (Shells)</w:t>
            </w:r>
          </w:p>
        </w:tc>
      </w:tr>
      <w:tr w:rsidRPr="00B340FD" w:rsidR="0027716E" w:rsidTr="5BD26170" w14:paraId="77A1078C"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3036DD" w:rsidR="0027716E" w:rsidP="7FAB95D8" w:rsidRDefault="7FAB95D8" w14:paraId="3CB237EF" w14:textId="359AD6B5">
            <w:pPr>
              <w:spacing w:after="120"/>
              <w:ind w:left="0"/>
              <w:jc w:val="left"/>
              <w:rPr>
                <w:i/>
                <w:iCs/>
              </w:rPr>
            </w:pPr>
            <w:r w:rsidRPr="7FAB95D8">
              <w:rPr>
                <w:i/>
                <w:iCs/>
              </w:rPr>
              <w:t>AR-Topography</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3036DD" w:rsidR="0027716E" w:rsidP="03FCF3AE" w:rsidRDefault="03FCF3AE" w14:paraId="1C189F39" w14:textId="28A259CF">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03FCF3AE">
              <w:rPr>
                <w:i/>
                <w:iCs/>
              </w:rPr>
              <w:t>Site topography</w:t>
            </w:r>
          </w:p>
        </w:tc>
      </w:tr>
      <w:tr w:rsidR="568BD4F6" w:rsidTr="5BD26170" w14:paraId="4C49DC65"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68BD4F6" w:rsidP="568BD4F6" w:rsidRDefault="568BD4F6" w14:paraId="06006459" w14:textId="779F1421">
            <w:pPr>
              <w:spacing w:after="120"/>
              <w:ind w:left="0"/>
              <w:jc w:val="left"/>
              <w:rPr>
                <w:i/>
                <w:iCs/>
              </w:rPr>
            </w:pPr>
            <w:r w:rsidRPr="568BD4F6">
              <w:rPr>
                <w:i/>
                <w:iCs/>
              </w:rPr>
              <w:t>AR-Topography Berms</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68BD4F6" w:rsidP="568BD4F6" w:rsidRDefault="568BD4F6" w14:paraId="614F0644" w14:textId="1BEE0DD8">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568BD4F6">
              <w:rPr>
                <w:i/>
                <w:iCs/>
              </w:rPr>
              <w:t>Site topography - Berms</w:t>
            </w:r>
          </w:p>
        </w:tc>
      </w:tr>
      <w:tr w:rsidRPr="00B340FD" w:rsidR="0027716E" w:rsidTr="5BD26170" w14:paraId="12C182A9"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3036DD" w:rsidR="0027716E" w:rsidP="7FAB95D8" w:rsidRDefault="7FAB95D8" w14:paraId="3B557AB3" w14:textId="712DB9DC">
            <w:pPr>
              <w:spacing w:after="120"/>
              <w:ind w:left="0"/>
              <w:jc w:val="left"/>
              <w:rPr>
                <w:i/>
                <w:iCs/>
              </w:rPr>
            </w:pPr>
            <w:r w:rsidRPr="7FAB95D8">
              <w:rPr>
                <w:i/>
                <w:iCs/>
              </w:rPr>
              <w:t>AR-Planting</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27716E" w:rsidP="70DD7088" w:rsidRDefault="70DD7088" w14:paraId="5950FB32" w14:textId="5CA6EE07">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70DD7088">
              <w:rPr>
                <w:i/>
                <w:iCs/>
              </w:rPr>
              <w:t>Site Vegetation</w:t>
            </w:r>
          </w:p>
        </w:tc>
      </w:tr>
      <w:tr w:rsidR="70DD7088" w:rsidTr="5BD26170" w14:paraId="5C76774F"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0DD7088" w:rsidP="7FAB95D8" w:rsidRDefault="7FAB95D8" w14:paraId="5F84E9CC" w14:textId="0019E4B2">
            <w:pPr>
              <w:spacing w:after="120"/>
              <w:ind w:left="0"/>
              <w:jc w:val="left"/>
              <w:rPr>
                <w:i/>
                <w:iCs/>
              </w:rPr>
            </w:pPr>
            <w:r w:rsidRPr="7FAB95D8">
              <w:rPr>
                <w:i/>
                <w:iCs/>
              </w:rPr>
              <w:t>AR-Pathways</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0DD7088" w:rsidP="70DD7088" w:rsidRDefault="70DD7088" w14:paraId="4226C31E" w14:textId="696192A6">
            <w:pPr>
              <w:ind w:left="0"/>
              <w:jc w:val="left"/>
              <w:cnfStyle w:val="000000100000" w:firstRow="0" w:lastRow="0" w:firstColumn="0" w:lastColumn="0" w:oddVBand="0" w:evenVBand="0" w:oddHBand="1" w:evenHBand="0" w:firstRowFirstColumn="0" w:firstRowLastColumn="0" w:lastRowFirstColumn="0" w:lastRowLastColumn="0"/>
              <w:rPr>
                <w:i/>
                <w:iCs/>
              </w:rPr>
            </w:pPr>
            <w:r w:rsidRPr="70DD7088">
              <w:rPr>
                <w:i/>
                <w:iCs/>
              </w:rPr>
              <w:t>Internal circulation</w:t>
            </w:r>
          </w:p>
        </w:tc>
      </w:tr>
      <w:tr w:rsidR="70DD7088" w:rsidTr="5BD26170" w14:paraId="6DD68346"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0DD7088" w:rsidP="7FAB95D8" w:rsidRDefault="7FAB95D8" w14:paraId="6BEFE24F" w14:textId="2F14BA65">
            <w:pPr>
              <w:ind w:left="0"/>
              <w:jc w:val="left"/>
              <w:rPr>
                <w:i/>
                <w:iCs/>
              </w:rPr>
            </w:pPr>
            <w:r w:rsidRPr="7FAB95D8">
              <w:rPr>
                <w:i/>
                <w:iCs/>
              </w:rPr>
              <w:t>AR-Room</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70DD7088" w:rsidP="70DD7088" w:rsidRDefault="70DD7088" w14:paraId="1E7DD10D" w14:textId="71912A15">
            <w:pPr>
              <w:ind w:left="0"/>
              <w:jc w:val="left"/>
              <w:cnfStyle w:val="000000000000" w:firstRow="0" w:lastRow="0" w:firstColumn="0" w:lastColumn="0" w:oddVBand="0" w:evenVBand="0" w:oddHBand="0" w:evenHBand="0" w:firstRowFirstColumn="0" w:firstRowLastColumn="0" w:lastRowFirstColumn="0" w:lastRowLastColumn="0"/>
              <w:rPr>
                <w:i/>
                <w:iCs/>
              </w:rPr>
            </w:pPr>
            <w:r w:rsidRPr="70DD7088">
              <w:rPr>
                <w:i/>
                <w:iCs/>
              </w:rPr>
              <w:t>Building rooms</w:t>
            </w:r>
          </w:p>
        </w:tc>
      </w:tr>
      <w:tr w:rsidR="00A365EA" w:rsidTr="5BD26170" w14:paraId="272E1F1C"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7FAB95D8" w:rsidR="00A365EA" w:rsidP="7FAB95D8" w:rsidRDefault="00A365EA" w14:paraId="3FF6C7C5" w14:textId="2930FFF8">
            <w:pPr>
              <w:ind w:left="0"/>
              <w:jc w:val="left"/>
              <w:rPr>
                <w:i/>
                <w:iCs/>
              </w:rPr>
            </w:pPr>
            <w:r>
              <w:rPr>
                <w:i/>
                <w:iCs/>
              </w:rPr>
              <w:t>AR-Area</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70DD7088" w:rsidR="00A365EA" w:rsidP="70DD7088" w:rsidRDefault="00A365EA" w14:paraId="795AB066" w14:textId="2B406CBF">
            <w:pPr>
              <w:ind w:left="0"/>
              <w:jc w:val="left"/>
              <w:cnfStyle w:val="000000100000" w:firstRow="0" w:lastRow="0" w:firstColumn="0" w:lastColumn="0" w:oddVBand="0" w:evenVBand="0" w:oddHBand="1" w:evenHBand="0" w:firstRowFirstColumn="0" w:firstRowLastColumn="0" w:lastRowFirstColumn="0" w:lastRowLastColumn="0"/>
              <w:rPr>
                <w:i/>
                <w:iCs/>
              </w:rPr>
            </w:pPr>
            <w:r w:rsidRPr="70DD7088">
              <w:rPr>
                <w:i/>
                <w:iCs/>
              </w:rPr>
              <w:t xml:space="preserve">Building </w:t>
            </w:r>
            <w:r>
              <w:rPr>
                <w:i/>
                <w:iCs/>
              </w:rPr>
              <w:t>gross area</w:t>
            </w:r>
          </w:p>
        </w:tc>
      </w:tr>
      <w:tr w:rsidR="568BD4F6" w:rsidTr="5BD26170" w14:paraId="353F4107"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68BD4F6" w:rsidP="568BD4F6" w:rsidRDefault="568BD4F6" w14:paraId="549F4F96" w14:textId="20547631">
            <w:pPr>
              <w:ind w:left="0"/>
              <w:jc w:val="left"/>
              <w:rPr>
                <w:i/>
                <w:iCs/>
              </w:rPr>
            </w:pPr>
            <w:r w:rsidRPr="568BD4F6">
              <w:rPr>
                <w:i/>
                <w:iCs/>
              </w:rPr>
              <w:t>Shared Levels and Grids</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68BD4F6" w:rsidP="568BD4F6" w:rsidRDefault="568BD4F6" w14:paraId="183519F4" w14:textId="185879D0">
            <w:pPr>
              <w:ind w:left="0"/>
              <w:jc w:val="left"/>
              <w:cnfStyle w:val="000000000000" w:firstRow="0" w:lastRow="0" w:firstColumn="0" w:lastColumn="0" w:oddVBand="0" w:evenVBand="0" w:oddHBand="0" w:evenHBand="0" w:firstRowFirstColumn="0" w:firstRowLastColumn="0" w:lastRowFirstColumn="0" w:lastRowLastColumn="0"/>
              <w:rPr>
                <w:i/>
                <w:iCs/>
              </w:rPr>
            </w:pPr>
            <w:r w:rsidRPr="568BD4F6">
              <w:rPr>
                <w:i/>
                <w:iCs/>
              </w:rPr>
              <w:t>Levels and Grids</w:t>
            </w:r>
          </w:p>
        </w:tc>
      </w:tr>
      <w:tr w:rsidR="568BD4F6" w:rsidTr="5BD26170" w14:paraId="10C058F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68BD4F6" w:rsidP="568BD4F6" w:rsidRDefault="568BD4F6" w14:paraId="3E82C227" w14:textId="67EA70DA">
            <w:pPr>
              <w:ind w:left="0"/>
              <w:jc w:val="left"/>
              <w:rPr>
                <w:i/>
                <w:iCs/>
              </w:rPr>
            </w:pPr>
            <w:r w:rsidRPr="568BD4F6">
              <w:rPr>
                <w:i/>
                <w:iCs/>
              </w:rPr>
              <w:t>ZZ-CAD Links</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68BD4F6" w:rsidP="568BD4F6" w:rsidRDefault="568BD4F6" w14:paraId="29287D56" w14:textId="1C750FFC">
            <w:pPr>
              <w:ind w:left="0"/>
              <w:jc w:val="left"/>
              <w:cnfStyle w:val="000000100000" w:firstRow="0" w:lastRow="0" w:firstColumn="0" w:lastColumn="0" w:oddVBand="0" w:evenVBand="0" w:oddHBand="1" w:evenHBand="0" w:firstRowFirstColumn="0" w:firstRowLastColumn="0" w:lastRowFirstColumn="0" w:lastRowLastColumn="0"/>
              <w:rPr>
                <w:i/>
                <w:iCs/>
              </w:rPr>
            </w:pPr>
            <w:r w:rsidRPr="568BD4F6">
              <w:rPr>
                <w:i/>
                <w:iCs/>
              </w:rPr>
              <w:t>CAD Links</w:t>
            </w:r>
          </w:p>
        </w:tc>
      </w:tr>
      <w:tr w:rsidR="568BD4F6" w:rsidTr="5BD26170" w14:paraId="304CDFD7"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68BD4F6" w:rsidP="568BD4F6" w:rsidRDefault="568BD4F6" w14:paraId="3A1245BE" w14:textId="11A8C3A0">
            <w:pPr>
              <w:ind w:left="0"/>
              <w:jc w:val="left"/>
              <w:rPr>
                <w:i/>
                <w:iCs/>
              </w:rPr>
            </w:pPr>
            <w:r w:rsidRPr="568BD4F6">
              <w:rPr>
                <w:i/>
                <w:iCs/>
              </w:rPr>
              <w:t>ZZ-Scope Box</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68BD4F6" w:rsidP="568BD4F6" w:rsidRDefault="568BD4F6" w14:paraId="100B6DAA" w14:textId="1AE7AB86">
            <w:pPr>
              <w:ind w:left="0"/>
              <w:jc w:val="left"/>
              <w:cnfStyle w:val="000000000000" w:firstRow="0" w:lastRow="0" w:firstColumn="0" w:lastColumn="0" w:oddVBand="0" w:evenVBand="0" w:oddHBand="0" w:evenHBand="0" w:firstRowFirstColumn="0" w:firstRowLastColumn="0" w:lastRowFirstColumn="0" w:lastRowLastColumn="0"/>
              <w:rPr>
                <w:i/>
                <w:iCs/>
              </w:rPr>
            </w:pPr>
            <w:r w:rsidRPr="568BD4F6">
              <w:rPr>
                <w:i/>
                <w:iCs/>
              </w:rPr>
              <w:t>Scope Boxes</w:t>
            </w:r>
          </w:p>
        </w:tc>
      </w:tr>
      <w:tr w:rsidRPr="00B340FD" w:rsidR="0027716E" w:rsidTr="5BD26170" w14:paraId="0785B5CD"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3036DD" w:rsidR="0027716E" w:rsidP="5BD26170" w:rsidRDefault="5BD26170" w14:paraId="1042C3FC" w14:textId="6159FE53">
            <w:pPr>
              <w:ind w:left="0"/>
              <w:jc w:val="left"/>
              <w:rPr>
                <w:i/>
                <w:iCs/>
                <w:color w:val="BFBFBF" w:themeColor="background2" w:themeShade="BF"/>
              </w:rPr>
            </w:pPr>
            <w:r w:rsidRPr="5BD26170">
              <w:rPr>
                <w:i/>
                <w:iCs/>
              </w:rPr>
              <w:t>ZZ-Revit Links-...</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3036DD" w:rsidR="0027716E" w:rsidP="70DD7088" w:rsidRDefault="70DD7088" w14:paraId="6C655BF5" w14:textId="7661E870">
            <w:pPr>
              <w:spacing w:after="120"/>
              <w:ind w:left="0"/>
              <w:jc w:val="left"/>
              <w:cnfStyle w:val="000000100000" w:firstRow="0" w:lastRow="0" w:firstColumn="0" w:lastColumn="0" w:oddVBand="0" w:evenVBand="0" w:oddHBand="1" w:evenHBand="0" w:firstRowFirstColumn="0" w:firstRowLastColumn="0" w:lastRowFirstColumn="0" w:lastRowLastColumn="0"/>
            </w:pPr>
            <w:r w:rsidRPr="70DD7088">
              <w:rPr>
                <w:i/>
                <w:iCs/>
              </w:rPr>
              <w:t>Linked Revit models</w:t>
            </w:r>
          </w:p>
        </w:tc>
      </w:tr>
      <w:tr w:rsidRPr="00B340FD" w:rsidR="003F504A" w:rsidTr="5BD26170" w14:paraId="3996CCD9"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568BD4F6" w:rsidR="003F504A" w:rsidP="568BD4F6" w:rsidRDefault="003F504A" w14:paraId="253DCCD7" w14:textId="4E9952EC">
            <w:pPr>
              <w:ind w:left="0"/>
              <w:jc w:val="left"/>
              <w:rPr>
                <w:i/>
                <w:iCs/>
              </w:rPr>
            </w:pPr>
            <w:r w:rsidRPr="003F504A">
              <w:rPr>
                <w:rFonts w:hint="eastAsia"/>
                <w:i/>
                <w:iCs/>
              </w:rPr>
              <w:t>XX-AR-Executive Architects</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70DD7088" w:rsidR="003F504A" w:rsidP="70DD7088" w:rsidRDefault="003F504A" w14:paraId="4EE81C69" w14:textId="53FB24CD">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Executive Architect scope</w:t>
            </w:r>
          </w:p>
        </w:tc>
      </w:tr>
      <w:tr w:rsidRPr="00B340FD" w:rsidR="003F504A" w:rsidTr="5BD26170" w14:paraId="2B2A192B"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568BD4F6" w:rsidR="003F504A" w:rsidP="568BD4F6" w:rsidRDefault="003F504A" w14:paraId="3E0D9DDB" w14:textId="4D1877AD">
            <w:pPr>
              <w:ind w:left="0"/>
              <w:jc w:val="left"/>
              <w:rPr>
                <w:i/>
                <w:iCs/>
              </w:rPr>
            </w:pPr>
            <w:r w:rsidRPr="003F504A">
              <w:rPr>
                <w:rFonts w:hint="eastAsia"/>
                <w:i/>
                <w:iCs/>
              </w:rPr>
              <w:t>XX-AR-</w:t>
            </w:r>
            <w:r>
              <w:rPr>
                <w:i/>
                <w:iCs/>
              </w:rPr>
              <w:t>Interior Design</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70DD7088" w:rsidR="003F504A" w:rsidP="70DD7088" w:rsidRDefault="003F504A" w14:paraId="2B6DB79F" w14:textId="2A8BA9EF">
            <w:pPr>
              <w:ind w:left="0"/>
              <w:jc w:val="left"/>
              <w:cnfStyle w:val="000000100000" w:firstRow="0" w:lastRow="0" w:firstColumn="0" w:lastColumn="0" w:oddVBand="0" w:evenVBand="0" w:oddHBand="1" w:evenHBand="0" w:firstRowFirstColumn="0" w:firstRowLastColumn="0" w:lastRowFirstColumn="0" w:lastRowLastColumn="0"/>
              <w:rPr>
                <w:i/>
                <w:iCs/>
              </w:rPr>
            </w:pPr>
            <w:r>
              <w:rPr>
                <w:i/>
                <w:iCs/>
              </w:rPr>
              <w:t>Interior Design scope</w:t>
            </w:r>
          </w:p>
        </w:tc>
      </w:tr>
      <w:tr w:rsidRPr="00B340FD" w:rsidR="003F504A" w:rsidTr="5BD26170" w14:paraId="51E590E1"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568BD4F6" w:rsidR="003F504A" w:rsidP="568BD4F6" w:rsidRDefault="003F504A" w14:paraId="474711C2" w14:textId="270549CD">
            <w:pPr>
              <w:ind w:left="0"/>
              <w:jc w:val="left"/>
              <w:rPr>
                <w:i/>
                <w:iCs/>
              </w:rPr>
            </w:pPr>
            <w:r w:rsidRPr="003F504A">
              <w:rPr>
                <w:rFonts w:hint="eastAsia"/>
                <w:i/>
                <w:iCs/>
              </w:rPr>
              <w:t>XX-AR-</w:t>
            </w:r>
            <w:r>
              <w:rPr>
                <w:i/>
                <w:iCs/>
              </w:rPr>
              <w:t>Landscape Design</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70DD7088" w:rsidR="003F504A" w:rsidP="70DD7088" w:rsidRDefault="003F504A" w14:paraId="0C8127EE" w14:textId="491BC7E1">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Landscape Design scope</w:t>
            </w:r>
          </w:p>
        </w:tc>
      </w:tr>
      <w:tr w:rsidR="57790AAB" w:rsidTr="5BD26170" w14:paraId="6A3E8C5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7790AAB" w:rsidP="005C5572" w:rsidRDefault="57790AAB" w14:paraId="6EA75242" w14:textId="17BFBE36">
            <w:pPr>
              <w:ind w:left="0"/>
              <w:jc w:val="left"/>
              <w:rPr>
                <w:i/>
                <w:iCs/>
              </w:rPr>
            </w:pPr>
            <w:r w:rsidRPr="57790AAB">
              <w:rPr>
                <w:i/>
                <w:iCs/>
              </w:rPr>
              <w:t>XX-AR-Structural Design</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7790AAB" w:rsidP="57790AAB" w:rsidRDefault="57790AAB" w14:paraId="3AFB1E84" w14:textId="0C3CFED9">
            <w:pPr>
              <w:jc w:val="left"/>
              <w:cnfStyle w:val="000000100000" w:firstRow="0" w:lastRow="0" w:firstColumn="0" w:lastColumn="0" w:oddVBand="0" w:evenVBand="0" w:oddHBand="1" w:evenHBand="0" w:firstRowFirstColumn="0" w:firstRowLastColumn="0" w:lastRowFirstColumn="0" w:lastRowLastColumn="0"/>
              <w:rPr>
                <w:i/>
                <w:iCs/>
              </w:rPr>
            </w:pPr>
            <w:r w:rsidRPr="57790AAB">
              <w:rPr>
                <w:i/>
                <w:iCs/>
              </w:rPr>
              <w:t>Structural Design scope</w:t>
            </w:r>
          </w:p>
        </w:tc>
      </w:tr>
    </w:tbl>
    <w:p w:rsidR="00B504BF" w:rsidP="5F10705B" w:rsidRDefault="00B504BF" w14:paraId="5DBCE0BD" w14:textId="631B8509">
      <w:pPr>
        <w:ind w:left="0"/>
      </w:pPr>
    </w:p>
    <w:p w:rsidRPr="00295ACC" w:rsidR="00295ACC" w:rsidP="00295ACC" w:rsidRDefault="00295ACC" w14:paraId="31CB8A07" w14:textId="66C4E3B5">
      <w:pPr>
        <w:rPr>
          <w:b/>
          <w:bCs/>
        </w:rPr>
      </w:pPr>
      <w:r>
        <w:rPr>
          <w:rFonts w:hint="eastAsia"/>
          <w:b/>
          <w:bCs/>
        </w:rPr>
        <w:t>- EXECUTIVE ARCHITECT</w:t>
      </w:r>
      <w:r w:rsidRPr="00B8188B">
        <w:rPr>
          <w:rFonts w:hint="eastAsia"/>
          <w:b/>
          <w:bCs/>
        </w:rPr>
        <w:t xml:space="preserve"> (</w:t>
      </w:r>
      <w:r>
        <w:rPr>
          <w:rFonts w:hint="eastAsia"/>
          <w:b/>
          <w:bCs/>
        </w:rPr>
        <w:t>ARC</w:t>
      </w:r>
      <w:r w:rsidRPr="00B8188B">
        <w:rPr>
          <w:rFonts w:hint="eastAsia"/>
          <w:b/>
          <w:bCs/>
        </w:rPr>
        <w:t>)</w:t>
      </w:r>
    </w:p>
    <w:tbl>
      <w:tblPr>
        <w:tblStyle w:val="GridTable441"/>
        <w:tblW w:w="0" w:type="auto"/>
        <w:tblInd w:w="625" w:type="dxa"/>
        <w:tblLook w:val="04A0" w:firstRow="1" w:lastRow="0" w:firstColumn="1" w:lastColumn="0" w:noHBand="0" w:noVBand="1"/>
      </w:tblPr>
      <w:tblGrid>
        <w:gridCol w:w="3056"/>
        <w:gridCol w:w="6237"/>
      </w:tblGrid>
      <w:tr w:rsidR="5F10705B" w:rsidTr="028779B9" w14:paraId="5BD2CFD9"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056" w:type="dxa"/>
            <w:tcBorders>
              <w:top w:val="single" w:color="826C31" w:themeColor="accent2" w:themeShade="BF" w:sz="4" w:space="0"/>
              <w:left w:val="single" w:color="826C31" w:themeColor="accent2" w:themeShade="BF" w:sz="4" w:space="0"/>
              <w:right w:val="single" w:color="826C31" w:themeColor="accent2" w:themeShade="BF" w:sz="4" w:space="0"/>
            </w:tcBorders>
          </w:tcPr>
          <w:p w:rsidR="5F10705B" w:rsidP="5F10705B" w:rsidRDefault="028779B9" w14:paraId="0D59B3A1" w14:textId="2B703E5F">
            <w:pPr>
              <w:ind w:left="0"/>
              <w:jc w:val="left"/>
            </w:pPr>
            <w:proofErr w:type="spellStart"/>
            <w:r>
              <w:t>Workset</w:t>
            </w:r>
            <w:proofErr w:type="spellEnd"/>
            <w:r>
              <w:t xml:space="preserve"> KAA</w:t>
            </w:r>
          </w:p>
        </w:tc>
        <w:tc>
          <w:tcPr>
            <w:tcW w:w="6237" w:type="dxa"/>
            <w:tcBorders>
              <w:top w:val="single" w:color="826C31" w:themeColor="accent2" w:themeShade="BF" w:sz="4" w:space="0"/>
              <w:left w:val="single" w:color="826C31" w:themeColor="accent2" w:themeShade="BF" w:sz="4" w:space="0"/>
              <w:right w:val="single" w:color="826C31" w:themeColor="accent2" w:themeShade="BF" w:sz="4" w:space="0"/>
            </w:tcBorders>
          </w:tcPr>
          <w:p w:rsidR="5F10705B" w:rsidP="5F10705B" w:rsidRDefault="5F10705B" w14:paraId="4A36265A" w14:textId="3BC425AA">
            <w:pPr>
              <w:ind w:left="0"/>
              <w:jc w:val="left"/>
              <w:cnfStyle w:val="100000000000" w:firstRow="1" w:lastRow="0" w:firstColumn="0" w:lastColumn="0" w:oddVBand="0" w:evenVBand="0" w:oddHBand="0" w:evenHBand="0" w:firstRowFirstColumn="0" w:firstRowLastColumn="0" w:lastRowFirstColumn="0" w:lastRowLastColumn="0"/>
            </w:pPr>
            <w:r w:rsidRPr="5F10705B">
              <w:t>Description</w:t>
            </w:r>
          </w:p>
        </w:tc>
      </w:tr>
      <w:tr w:rsidR="5F10705B" w:rsidTr="028779B9" w14:paraId="78E55B87"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5F5B6542" w14:textId="51ACE69E">
            <w:pPr>
              <w:ind w:left="0"/>
              <w:jc w:val="left"/>
              <w:rPr>
                <w:i/>
                <w:iCs/>
              </w:rPr>
            </w:pPr>
            <w:r w:rsidRPr="00DD513D">
              <w:rPr>
                <w:i/>
                <w:iCs/>
              </w:rPr>
              <w:t>00.0_LVLS_GRID</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0726A4D0" w14:textId="2C8A1C7D">
            <w:pPr>
              <w:ind w:left="0"/>
              <w:jc w:val="left"/>
              <w:cnfStyle w:val="000000100000" w:firstRow="0" w:lastRow="0" w:firstColumn="0" w:lastColumn="0" w:oddVBand="0" w:evenVBand="0" w:oddHBand="1" w:evenHBand="0" w:firstRowFirstColumn="0" w:firstRowLastColumn="0" w:lastRowFirstColumn="0" w:lastRowLastColumn="0"/>
              <w:rPr>
                <w:i/>
                <w:iCs/>
              </w:rPr>
            </w:pPr>
            <w:r w:rsidRPr="00DD513D">
              <w:rPr>
                <w:i/>
                <w:iCs/>
              </w:rPr>
              <w:t>All Levels and Grids Excluding Structural Levels</w:t>
            </w:r>
          </w:p>
        </w:tc>
      </w:tr>
      <w:tr w:rsidR="5F10705B" w:rsidTr="028779B9" w14:paraId="47ACA1F4"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35AF1FD1" w14:textId="17A4B74A">
            <w:pPr>
              <w:ind w:left="0"/>
              <w:jc w:val="left"/>
              <w:rPr>
                <w:i/>
                <w:iCs/>
              </w:rPr>
            </w:pPr>
            <w:r w:rsidRPr="00DD513D">
              <w:rPr>
                <w:i/>
                <w:iCs/>
              </w:rPr>
              <w:t>00.1_ROAD_SIDE</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112746D6" w14:textId="58CC2F29">
            <w:pPr>
              <w:ind w:left="0"/>
              <w:jc w:val="left"/>
              <w:cnfStyle w:val="000000000000" w:firstRow="0" w:lastRow="0" w:firstColumn="0" w:lastColumn="0" w:oddVBand="0" w:evenVBand="0" w:oddHBand="0" w:evenHBand="0" w:firstRowFirstColumn="0" w:firstRowLastColumn="0" w:lastRowFirstColumn="0" w:lastRowLastColumn="0"/>
              <w:rPr>
                <w:i/>
                <w:iCs/>
              </w:rPr>
            </w:pPr>
            <w:r w:rsidRPr="00DD513D">
              <w:rPr>
                <w:i/>
                <w:iCs/>
              </w:rPr>
              <w:t>External Roads and Sidewalks</w:t>
            </w:r>
          </w:p>
        </w:tc>
      </w:tr>
      <w:tr w:rsidR="5F10705B" w:rsidTr="028779B9" w14:paraId="1E5C1AE9"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2DFB4091" w14:textId="62CB6AE7">
            <w:pPr>
              <w:ind w:left="0"/>
              <w:jc w:val="left"/>
              <w:rPr>
                <w:i/>
                <w:iCs/>
              </w:rPr>
            </w:pPr>
            <w:r w:rsidRPr="00DD513D">
              <w:rPr>
                <w:i/>
                <w:iCs/>
              </w:rPr>
              <w:t>01.1_STRU_LVLS</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5278F2D9" w14:textId="4901A03D">
            <w:pPr>
              <w:ind w:left="0"/>
              <w:jc w:val="left"/>
              <w:cnfStyle w:val="000000100000" w:firstRow="0" w:lastRow="0" w:firstColumn="0" w:lastColumn="0" w:oddVBand="0" w:evenVBand="0" w:oddHBand="1" w:evenHBand="0" w:firstRowFirstColumn="0" w:firstRowLastColumn="0" w:lastRowFirstColumn="0" w:lastRowLastColumn="0"/>
              <w:rPr>
                <w:i/>
                <w:iCs/>
              </w:rPr>
            </w:pPr>
            <w:r w:rsidRPr="00DD513D">
              <w:rPr>
                <w:i/>
                <w:iCs/>
              </w:rPr>
              <w:t>Structural Levels</w:t>
            </w:r>
          </w:p>
        </w:tc>
      </w:tr>
      <w:tr w:rsidR="5F10705B" w:rsidTr="028779B9" w14:paraId="4970F921"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4783B95E" w14:textId="5E1FD052">
            <w:pPr>
              <w:ind w:left="0"/>
              <w:jc w:val="left"/>
              <w:rPr>
                <w:i/>
                <w:iCs/>
              </w:rPr>
            </w:pPr>
            <w:r w:rsidRPr="00DD513D">
              <w:rPr>
                <w:i/>
                <w:iCs/>
              </w:rPr>
              <w:t>01.2_STRU_COMP</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23C3EAFA" w14:textId="5518C537">
            <w:pPr>
              <w:ind w:left="0"/>
              <w:jc w:val="left"/>
              <w:cnfStyle w:val="000000000000" w:firstRow="0" w:lastRow="0" w:firstColumn="0" w:lastColumn="0" w:oddVBand="0" w:evenVBand="0" w:oddHBand="0" w:evenHBand="0" w:firstRowFirstColumn="0" w:firstRowLastColumn="0" w:lastRowFirstColumn="0" w:lastRowLastColumn="0"/>
              <w:rPr>
                <w:i/>
                <w:iCs/>
              </w:rPr>
            </w:pPr>
            <w:r w:rsidRPr="00DD513D">
              <w:rPr>
                <w:i/>
                <w:iCs/>
              </w:rPr>
              <w:t>Structural Components in the Architectural Models</w:t>
            </w:r>
          </w:p>
        </w:tc>
      </w:tr>
      <w:tr w:rsidR="028779B9" w:rsidTr="028779B9" w14:paraId="6DB3D482"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4B0F9B01" w14:textId="1D3E9918">
            <w:pPr>
              <w:ind w:left="0"/>
              <w:jc w:val="left"/>
              <w:rPr>
                <w:i/>
                <w:iCs/>
              </w:rPr>
            </w:pPr>
            <w:r w:rsidRPr="00DD513D">
              <w:rPr>
                <w:i/>
                <w:iCs/>
              </w:rPr>
              <w:t>02.1_SKIN_COMP</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05C3BB6B" w14:textId="7A03BCAA">
            <w:pPr>
              <w:ind w:left="0"/>
              <w:jc w:val="left"/>
              <w:cnfStyle w:val="000000100000" w:firstRow="0" w:lastRow="0" w:firstColumn="0" w:lastColumn="0" w:oddVBand="0" w:evenVBand="0" w:oddHBand="1" w:evenHBand="0" w:firstRowFirstColumn="0" w:firstRowLastColumn="0" w:lastRowFirstColumn="0" w:lastRowLastColumn="0"/>
              <w:rPr>
                <w:i/>
                <w:iCs/>
              </w:rPr>
            </w:pPr>
            <w:r w:rsidRPr="00DD513D">
              <w:rPr>
                <w:i/>
                <w:iCs/>
              </w:rPr>
              <w:t>Skin Components</w:t>
            </w:r>
          </w:p>
        </w:tc>
      </w:tr>
      <w:tr w:rsidR="028779B9" w:rsidTr="028779B9" w14:paraId="3D866CF5"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0C5D2CBF" w14:textId="1390FB8D">
            <w:pPr>
              <w:ind w:left="0"/>
              <w:jc w:val="left"/>
              <w:rPr>
                <w:i/>
                <w:iCs/>
              </w:rPr>
            </w:pPr>
            <w:r w:rsidRPr="00DD513D">
              <w:rPr>
                <w:i/>
                <w:iCs/>
              </w:rPr>
              <w:t>02.2_EXTR_FNSH</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43238F6B" w14:textId="4FF7458E">
            <w:pPr>
              <w:ind w:left="0"/>
              <w:jc w:val="left"/>
              <w:cnfStyle w:val="000000000000" w:firstRow="0" w:lastRow="0" w:firstColumn="0" w:lastColumn="0" w:oddVBand="0" w:evenVBand="0" w:oddHBand="0" w:evenHBand="0" w:firstRowFirstColumn="0" w:firstRowLastColumn="0" w:lastRowFirstColumn="0" w:lastRowLastColumn="0"/>
              <w:rPr>
                <w:i/>
                <w:iCs/>
              </w:rPr>
            </w:pPr>
            <w:r w:rsidRPr="00DD513D">
              <w:rPr>
                <w:i/>
                <w:iCs/>
              </w:rPr>
              <w:t xml:space="preserve">External Finishes (Cladding, Plastering, </w:t>
            </w:r>
            <w:proofErr w:type="spellStart"/>
            <w:r w:rsidRPr="00DD513D">
              <w:rPr>
                <w:i/>
                <w:iCs/>
              </w:rPr>
              <w:t>etc</w:t>
            </w:r>
            <w:proofErr w:type="spellEnd"/>
            <w:r w:rsidRPr="00DD513D">
              <w:rPr>
                <w:i/>
                <w:iCs/>
              </w:rPr>
              <w:t>…)</w:t>
            </w:r>
          </w:p>
        </w:tc>
      </w:tr>
      <w:tr w:rsidR="028779B9" w:rsidTr="028779B9" w14:paraId="10CF1FA9"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52531B02" w14:textId="2D13793B">
            <w:pPr>
              <w:ind w:left="0"/>
              <w:jc w:val="left"/>
              <w:rPr>
                <w:i/>
                <w:iCs/>
              </w:rPr>
            </w:pPr>
            <w:r w:rsidRPr="00DD513D">
              <w:rPr>
                <w:i/>
                <w:iCs/>
              </w:rPr>
              <w:t>03.1_INTR_COMP</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1C5B29F9" w14:textId="10256D7A">
            <w:pPr>
              <w:ind w:left="0"/>
              <w:jc w:val="left"/>
              <w:cnfStyle w:val="000000100000" w:firstRow="0" w:lastRow="0" w:firstColumn="0" w:lastColumn="0" w:oddVBand="0" w:evenVBand="0" w:oddHBand="1" w:evenHBand="0" w:firstRowFirstColumn="0" w:firstRowLastColumn="0" w:lastRowFirstColumn="0" w:lastRowLastColumn="0"/>
              <w:rPr>
                <w:i/>
                <w:iCs/>
              </w:rPr>
            </w:pPr>
            <w:r w:rsidRPr="00DD513D">
              <w:rPr>
                <w:i/>
                <w:iCs/>
              </w:rPr>
              <w:t>Architectural Internal Components (Walls, Doors, Flooring, etc..)</w:t>
            </w:r>
          </w:p>
        </w:tc>
      </w:tr>
      <w:tr w:rsidR="028779B9" w:rsidTr="028779B9" w14:paraId="57D5AB62"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1867443A" w14:textId="3D57FE35">
            <w:pPr>
              <w:ind w:left="0"/>
              <w:jc w:val="left"/>
              <w:rPr>
                <w:i/>
                <w:iCs/>
              </w:rPr>
            </w:pPr>
            <w:r w:rsidRPr="00DD513D">
              <w:rPr>
                <w:i/>
                <w:iCs/>
              </w:rPr>
              <w:t>03.2_INTR_CLNG</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377022E3" w14:textId="3A30D644">
            <w:pPr>
              <w:ind w:left="0"/>
              <w:jc w:val="left"/>
              <w:cnfStyle w:val="000000000000" w:firstRow="0" w:lastRow="0" w:firstColumn="0" w:lastColumn="0" w:oddVBand="0" w:evenVBand="0" w:oddHBand="0" w:evenHBand="0" w:firstRowFirstColumn="0" w:firstRowLastColumn="0" w:lastRowFirstColumn="0" w:lastRowLastColumn="0"/>
              <w:rPr>
                <w:i/>
                <w:iCs/>
              </w:rPr>
            </w:pPr>
            <w:r w:rsidRPr="00DD513D">
              <w:rPr>
                <w:i/>
                <w:iCs/>
              </w:rPr>
              <w:t>Ceiling Components</w:t>
            </w:r>
          </w:p>
        </w:tc>
      </w:tr>
      <w:tr w:rsidR="028779B9" w:rsidTr="028779B9" w14:paraId="137BCC5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38D91D80" w14:textId="13E490FA">
            <w:pPr>
              <w:ind w:left="0"/>
              <w:jc w:val="left"/>
              <w:rPr>
                <w:i/>
                <w:iCs/>
              </w:rPr>
            </w:pPr>
            <w:r w:rsidRPr="00DD513D">
              <w:rPr>
                <w:i/>
                <w:iCs/>
              </w:rPr>
              <w:t>03.3_INTR_ROOM</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1ACD5BE5" w14:textId="386DA15E">
            <w:pPr>
              <w:ind w:left="0"/>
              <w:jc w:val="left"/>
              <w:cnfStyle w:val="000000100000" w:firstRow="0" w:lastRow="0" w:firstColumn="0" w:lastColumn="0" w:oddVBand="0" w:evenVBand="0" w:oddHBand="1" w:evenHBand="0" w:firstRowFirstColumn="0" w:firstRowLastColumn="0" w:lastRowFirstColumn="0" w:lastRowLastColumn="0"/>
              <w:rPr>
                <w:i/>
                <w:iCs/>
              </w:rPr>
            </w:pPr>
            <w:r w:rsidRPr="00DD513D">
              <w:rPr>
                <w:i/>
                <w:iCs/>
              </w:rPr>
              <w:t>Room Components</w:t>
            </w:r>
          </w:p>
        </w:tc>
      </w:tr>
      <w:tr w:rsidR="028779B9" w:rsidTr="028779B9" w14:paraId="75AE6629"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28A25B7E" w14:textId="6035C61F">
            <w:pPr>
              <w:ind w:left="0"/>
              <w:jc w:val="left"/>
              <w:rPr>
                <w:i/>
                <w:iCs/>
              </w:rPr>
            </w:pPr>
            <w:r w:rsidRPr="00DD513D">
              <w:rPr>
                <w:i/>
                <w:iCs/>
              </w:rPr>
              <w:t>03.4_INTR_FURN</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18675903" w14:textId="3F4A8B19">
            <w:pPr>
              <w:ind w:left="0"/>
              <w:jc w:val="left"/>
              <w:cnfStyle w:val="000000000000" w:firstRow="0" w:lastRow="0" w:firstColumn="0" w:lastColumn="0" w:oddVBand="0" w:evenVBand="0" w:oddHBand="0" w:evenHBand="0" w:firstRowFirstColumn="0" w:firstRowLastColumn="0" w:lastRowFirstColumn="0" w:lastRowLastColumn="0"/>
              <w:rPr>
                <w:i/>
                <w:iCs/>
              </w:rPr>
            </w:pPr>
            <w:r w:rsidRPr="00DD513D">
              <w:rPr>
                <w:i/>
                <w:iCs/>
              </w:rPr>
              <w:t>Furniture Components</w:t>
            </w:r>
          </w:p>
        </w:tc>
      </w:tr>
      <w:tr w:rsidR="028779B9" w:rsidTr="028779B9" w14:paraId="4827F621"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715780D6" w14:textId="614085E6">
            <w:pPr>
              <w:ind w:left="0"/>
              <w:jc w:val="left"/>
              <w:rPr>
                <w:i/>
                <w:iCs/>
              </w:rPr>
            </w:pPr>
            <w:r w:rsidRPr="00DD513D">
              <w:rPr>
                <w:i/>
                <w:iCs/>
              </w:rPr>
              <w:t>04.1_SITE_COMP</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3E4EE1A2" w14:textId="5C6EA8C2">
            <w:pPr>
              <w:ind w:left="0"/>
              <w:jc w:val="left"/>
              <w:cnfStyle w:val="000000100000" w:firstRow="0" w:lastRow="0" w:firstColumn="0" w:lastColumn="0" w:oddVBand="0" w:evenVBand="0" w:oddHBand="1" w:evenHBand="0" w:firstRowFirstColumn="0" w:firstRowLastColumn="0" w:lastRowFirstColumn="0" w:lastRowLastColumn="0"/>
              <w:rPr>
                <w:i/>
                <w:iCs/>
              </w:rPr>
            </w:pPr>
            <w:r w:rsidRPr="00DD513D">
              <w:rPr>
                <w:i/>
                <w:iCs/>
              </w:rPr>
              <w:t>Building Related Site Components</w:t>
            </w:r>
          </w:p>
        </w:tc>
      </w:tr>
      <w:tr w:rsidR="028779B9" w:rsidTr="028779B9" w14:paraId="29114F50"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7F18A605" w14:textId="6896D12C">
            <w:pPr>
              <w:ind w:left="0"/>
              <w:jc w:val="left"/>
              <w:rPr>
                <w:i/>
                <w:iCs/>
              </w:rPr>
            </w:pPr>
            <w:r w:rsidRPr="00DD513D">
              <w:rPr>
                <w:i/>
                <w:iCs/>
              </w:rPr>
              <w:t>05.1_PLMG_COMP</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2A187D9D" w14:textId="41FD12D2">
            <w:pPr>
              <w:ind w:left="0"/>
              <w:jc w:val="left"/>
              <w:cnfStyle w:val="000000000000" w:firstRow="0" w:lastRow="0" w:firstColumn="0" w:lastColumn="0" w:oddVBand="0" w:evenVBand="0" w:oddHBand="0" w:evenHBand="0" w:firstRowFirstColumn="0" w:firstRowLastColumn="0" w:lastRowFirstColumn="0" w:lastRowLastColumn="0"/>
              <w:rPr>
                <w:i/>
                <w:iCs/>
              </w:rPr>
            </w:pPr>
            <w:r w:rsidRPr="00DD513D">
              <w:rPr>
                <w:i/>
                <w:iCs/>
              </w:rPr>
              <w:t>Plumbing Fixtures Components in Architectural Models</w:t>
            </w:r>
          </w:p>
        </w:tc>
      </w:tr>
      <w:tr w:rsidR="028779B9" w:rsidTr="028779B9" w14:paraId="2173122C"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32E89A25" w14:textId="164A500E">
            <w:pPr>
              <w:ind w:left="0"/>
              <w:jc w:val="left"/>
              <w:rPr>
                <w:i/>
                <w:iCs/>
              </w:rPr>
            </w:pPr>
            <w:r w:rsidRPr="00DD513D">
              <w:rPr>
                <w:i/>
                <w:iCs/>
              </w:rPr>
              <w:t>20.0_HIDE_ALL</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75410D01" w14:textId="5F8A7B06">
            <w:pPr>
              <w:ind w:left="0"/>
              <w:jc w:val="left"/>
              <w:cnfStyle w:val="000000100000" w:firstRow="0" w:lastRow="0" w:firstColumn="0" w:lastColumn="0" w:oddVBand="0" w:evenVBand="0" w:oddHBand="1" w:evenHBand="0" w:firstRowFirstColumn="0" w:firstRowLastColumn="0" w:lastRowFirstColumn="0" w:lastRowLastColumn="0"/>
              <w:rPr>
                <w:i/>
                <w:iCs/>
              </w:rPr>
            </w:pPr>
            <w:r w:rsidRPr="00DD513D">
              <w:rPr>
                <w:i/>
                <w:iCs/>
              </w:rPr>
              <w:t xml:space="preserve">Components that </w:t>
            </w:r>
            <w:proofErr w:type="gramStart"/>
            <w:r w:rsidRPr="00DD513D">
              <w:rPr>
                <w:i/>
                <w:iCs/>
              </w:rPr>
              <w:t>Needs</w:t>
            </w:r>
            <w:proofErr w:type="gramEnd"/>
            <w:r w:rsidRPr="00DD513D">
              <w:rPr>
                <w:i/>
                <w:iCs/>
              </w:rPr>
              <w:t xml:space="preserve"> to be Hidden in All Views</w:t>
            </w:r>
          </w:p>
        </w:tc>
      </w:tr>
      <w:tr w:rsidR="028779B9" w:rsidTr="028779B9" w14:paraId="14E99871"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0770A5AE" w14:textId="0890BFAC">
            <w:pPr>
              <w:ind w:left="0"/>
              <w:jc w:val="left"/>
              <w:rPr>
                <w:i/>
                <w:iCs/>
              </w:rPr>
            </w:pPr>
            <w:r w:rsidRPr="00DD513D">
              <w:rPr>
                <w:i/>
                <w:iCs/>
              </w:rPr>
              <w:t>20.1_LINK_DATM</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4E633960" w14:textId="48B765D9">
            <w:pPr>
              <w:ind w:left="0"/>
              <w:jc w:val="left"/>
              <w:cnfStyle w:val="000000000000" w:firstRow="0" w:lastRow="0" w:firstColumn="0" w:lastColumn="0" w:oddVBand="0" w:evenVBand="0" w:oddHBand="0" w:evenHBand="0" w:firstRowFirstColumn="0" w:firstRowLastColumn="0" w:lastRowFirstColumn="0" w:lastRowLastColumn="0"/>
              <w:rPr>
                <w:i/>
                <w:iCs/>
              </w:rPr>
            </w:pPr>
            <w:r w:rsidRPr="00DD513D">
              <w:rPr>
                <w:i/>
                <w:iCs/>
              </w:rPr>
              <w:t>Datum Link in Order to Control Separately</w:t>
            </w:r>
          </w:p>
        </w:tc>
      </w:tr>
      <w:tr w:rsidR="028779B9" w:rsidTr="028779B9" w14:paraId="204EE17D"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177A509A" w14:textId="0C74A791">
            <w:pPr>
              <w:ind w:left="0"/>
              <w:jc w:val="left"/>
              <w:rPr>
                <w:i/>
                <w:iCs/>
              </w:rPr>
            </w:pPr>
            <w:r w:rsidRPr="00DD513D">
              <w:rPr>
                <w:i/>
                <w:iCs/>
              </w:rPr>
              <w:t>20.2_LINK_ALL</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6AB4E31D" w14:textId="7BB9C303">
            <w:pPr>
              <w:ind w:left="0"/>
              <w:jc w:val="left"/>
              <w:cnfStyle w:val="000000100000" w:firstRow="0" w:lastRow="0" w:firstColumn="0" w:lastColumn="0" w:oddVBand="0" w:evenVBand="0" w:oddHBand="1" w:evenHBand="0" w:firstRowFirstColumn="0" w:firstRowLastColumn="0" w:lastRowFirstColumn="0" w:lastRowLastColumn="0"/>
              <w:rPr>
                <w:i/>
                <w:iCs/>
              </w:rPr>
            </w:pPr>
            <w:r w:rsidRPr="00DD513D">
              <w:rPr>
                <w:i/>
                <w:iCs/>
              </w:rPr>
              <w:t>All Linked Models</w:t>
            </w:r>
          </w:p>
        </w:tc>
      </w:tr>
      <w:tr w:rsidR="028779B9" w:rsidTr="028779B9" w14:paraId="0CB13DE8"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5ACEE5A9" w14:textId="2A546FB2">
            <w:pPr>
              <w:ind w:left="0"/>
              <w:jc w:val="left"/>
              <w:rPr>
                <w:i/>
                <w:iCs/>
              </w:rPr>
            </w:pPr>
            <w:r w:rsidRPr="00DD513D">
              <w:rPr>
                <w:i/>
                <w:iCs/>
              </w:rPr>
              <w:t>20.3_LINK_MEP</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55CEF8EF" w14:textId="5EDE9340">
            <w:pPr>
              <w:ind w:left="0"/>
              <w:jc w:val="left"/>
              <w:cnfStyle w:val="000000000000" w:firstRow="0" w:lastRow="0" w:firstColumn="0" w:lastColumn="0" w:oddVBand="0" w:evenVBand="0" w:oddHBand="0" w:evenHBand="0" w:firstRowFirstColumn="0" w:firstRowLastColumn="0" w:lastRowFirstColumn="0" w:lastRowLastColumn="0"/>
              <w:rPr>
                <w:i/>
                <w:iCs/>
              </w:rPr>
            </w:pPr>
            <w:r w:rsidRPr="00DD513D">
              <w:rPr>
                <w:i/>
                <w:iCs/>
              </w:rPr>
              <w:t>MEP Linked Models</w:t>
            </w:r>
          </w:p>
        </w:tc>
      </w:tr>
      <w:tr w:rsidR="028779B9" w:rsidTr="028779B9" w14:paraId="12C4F5F5"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08925784" w14:textId="42A57FD0">
            <w:pPr>
              <w:ind w:left="0"/>
              <w:jc w:val="left"/>
              <w:rPr>
                <w:i/>
                <w:iCs/>
              </w:rPr>
            </w:pPr>
            <w:r w:rsidRPr="00DD513D">
              <w:rPr>
                <w:i/>
                <w:iCs/>
              </w:rPr>
              <w:t>20.4_REFR_PLAN</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DD513D" w:rsidR="028779B9" w:rsidP="00DD513D" w:rsidRDefault="028779B9" w14:paraId="2BFE42D7" w14:textId="5DCE0CF9">
            <w:pPr>
              <w:ind w:left="0"/>
              <w:jc w:val="left"/>
              <w:cnfStyle w:val="000000100000" w:firstRow="0" w:lastRow="0" w:firstColumn="0" w:lastColumn="0" w:oddVBand="0" w:evenVBand="0" w:oddHBand="1" w:evenHBand="0" w:firstRowFirstColumn="0" w:firstRowLastColumn="0" w:lastRowFirstColumn="0" w:lastRowLastColumn="0"/>
              <w:rPr>
                <w:i/>
                <w:iCs/>
              </w:rPr>
            </w:pPr>
            <w:r w:rsidRPr="00DD513D">
              <w:rPr>
                <w:i/>
                <w:iCs/>
              </w:rPr>
              <w:t>Reference Planes</w:t>
            </w:r>
          </w:p>
        </w:tc>
      </w:tr>
    </w:tbl>
    <w:p w:rsidR="5F10705B" w:rsidP="5F10705B" w:rsidRDefault="5F10705B" w14:paraId="26D3148E" w14:textId="026CD360"/>
    <w:p w:rsidRPr="00F66C8C" w:rsidR="00F66C8C" w:rsidP="5F10705B" w:rsidRDefault="106F9EB5" w14:paraId="23F5CD63" w14:textId="4FEA1095">
      <w:pPr>
        <w:rPr>
          <w:b/>
          <w:bCs/>
        </w:rPr>
      </w:pPr>
      <w:r w:rsidRPr="106F9EB5">
        <w:rPr>
          <w:b/>
          <w:bCs/>
        </w:rPr>
        <w:t xml:space="preserve">-  LEAD ENGINEERING </w:t>
      </w:r>
    </w:p>
    <w:tbl>
      <w:tblPr>
        <w:tblStyle w:val="GridTable441"/>
        <w:tblW w:w="0" w:type="auto"/>
        <w:tblInd w:w="625" w:type="dxa"/>
        <w:tblLook w:val="04A0" w:firstRow="1" w:lastRow="0" w:firstColumn="1" w:lastColumn="0" w:noHBand="0" w:noVBand="1"/>
      </w:tblPr>
      <w:tblGrid>
        <w:gridCol w:w="3056"/>
        <w:gridCol w:w="6237"/>
      </w:tblGrid>
      <w:tr w:rsidR="5F10705B" w:rsidTr="106F9EB5" w14:paraId="50EC60D7"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056" w:type="dxa"/>
            <w:tcBorders>
              <w:top w:val="single" w:color="826C31" w:themeColor="accent2" w:themeShade="BF" w:sz="4" w:space="0"/>
              <w:left w:val="single" w:color="826C31" w:themeColor="accent2" w:themeShade="BF" w:sz="4" w:space="0"/>
              <w:right w:val="single" w:color="826C31" w:themeColor="accent2" w:themeShade="BF" w:sz="4" w:space="0"/>
            </w:tcBorders>
          </w:tcPr>
          <w:p w:rsidR="5F10705B" w:rsidP="5F10705B" w:rsidRDefault="6F7C927B" w14:paraId="5A745DE3" w14:textId="176EAD18">
            <w:pPr>
              <w:ind w:left="0"/>
              <w:jc w:val="left"/>
            </w:pPr>
            <w:proofErr w:type="spellStart"/>
            <w:r>
              <w:t>Workset</w:t>
            </w:r>
            <w:proofErr w:type="spellEnd"/>
            <w:r>
              <w:t xml:space="preserve"> (STR &amp; MEP) Strategy</w:t>
            </w:r>
          </w:p>
        </w:tc>
        <w:tc>
          <w:tcPr>
            <w:tcW w:w="6237" w:type="dxa"/>
            <w:tcBorders>
              <w:top w:val="single" w:color="826C31" w:themeColor="accent2" w:themeShade="BF" w:sz="4" w:space="0"/>
              <w:left w:val="single" w:color="826C31" w:themeColor="accent2" w:themeShade="BF" w:sz="4" w:space="0"/>
              <w:right w:val="single" w:color="826C31" w:themeColor="accent2" w:themeShade="BF" w:sz="4" w:space="0"/>
            </w:tcBorders>
          </w:tcPr>
          <w:p w:rsidR="5F10705B" w:rsidP="5F10705B" w:rsidRDefault="5F10705B" w14:paraId="2472579B" w14:textId="3BC425AA">
            <w:pPr>
              <w:ind w:left="0"/>
              <w:jc w:val="left"/>
              <w:cnfStyle w:val="100000000000" w:firstRow="1" w:lastRow="0" w:firstColumn="0" w:lastColumn="0" w:oddVBand="0" w:evenVBand="0" w:oddHBand="0" w:evenHBand="0" w:firstRowFirstColumn="0" w:firstRowLastColumn="0" w:lastRowFirstColumn="0" w:lastRowLastColumn="0"/>
            </w:pPr>
            <w:r w:rsidRPr="5F10705B">
              <w:t>Description</w:t>
            </w:r>
          </w:p>
        </w:tc>
      </w:tr>
      <w:tr w:rsidR="6F7C927B" w:rsidTr="106F9EB5" w14:paraId="1E23ED8C"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293"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6F7C927B" w:rsidP="106F9EB5" w:rsidRDefault="106F9EB5" w14:paraId="136711C1" w14:textId="2E99F25C">
            <w:pPr>
              <w:spacing w:after="120"/>
              <w:ind w:left="0"/>
              <w:jc w:val="left"/>
            </w:pPr>
            <w:r>
              <w:t xml:space="preserve">OVERALL DISCIPLINES STRATEY </w:t>
            </w:r>
          </w:p>
        </w:tc>
      </w:tr>
      <w:tr w:rsidR="5F10705B" w:rsidTr="106F9EB5" w14:paraId="6785DDF1"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F10705B" w:rsidP="6F7C927B" w:rsidRDefault="6F7C927B" w14:paraId="7C265993" w14:textId="6D6E51C4">
            <w:pPr>
              <w:spacing w:after="120"/>
              <w:ind w:left="0"/>
              <w:jc w:val="left"/>
              <w:rPr>
                <w:i/>
                <w:iCs/>
              </w:rPr>
            </w:pPr>
            <w:r w:rsidRPr="6F7C927B">
              <w:rPr>
                <w:i/>
                <w:iCs/>
              </w:rPr>
              <w:t>ST</w:t>
            </w:r>
            <w:proofErr w:type="gramStart"/>
            <w:r w:rsidRPr="6F7C927B">
              <w:rPr>
                <w:i/>
                <w:iCs/>
              </w:rPr>
              <w:t>_(</w:t>
            </w:r>
            <w:proofErr w:type="gramEnd"/>
            <w:r w:rsidRPr="6F7C927B">
              <w:rPr>
                <w:i/>
                <w:iCs/>
              </w:rPr>
              <w:t>Element Name)</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F10705B" w:rsidP="6F7C927B" w:rsidRDefault="6F7C927B" w14:paraId="39FAC332" w14:textId="1B27158F">
            <w:pPr>
              <w:spacing w:after="120"/>
              <w:ind w:left="0"/>
              <w:jc w:val="left"/>
              <w:cnfStyle w:val="000000000000" w:firstRow="0" w:lastRow="0" w:firstColumn="0" w:lastColumn="0" w:oddVBand="0" w:evenVBand="0" w:oddHBand="0" w:evenHBand="0" w:firstRowFirstColumn="0" w:firstRowLastColumn="0" w:lastRowFirstColumn="0" w:lastRowLastColumn="0"/>
              <w:rPr>
                <w:i/>
                <w:iCs/>
              </w:rPr>
            </w:pPr>
            <w:proofErr w:type="spellStart"/>
            <w:r w:rsidRPr="6F7C927B">
              <w:rPr>
                <w:i/>
                <w:iCs/>
              </w:rPr>
              <w:t>Workset</w:t>
            </w:r>
            <w:proofErr w:type="spellEnd"/>
            <w:r w:rsidRPr="6F7C927B">
              <w:rPr>
                <w:i/>
                <w:iCs/>
              </w:rPr>
              <w:t xml:space="preserve"> including Structural elements (ex: </w:t>
            </w:r>
            <w:proofErr w:type="spellStart"/>
            <w:r w:rsidRPr="6F7C927B">
              <w:rPr>
                <w:i/>
                <w:iCs/>
              </w:rPr>
              <w:t>ST_Columns</w:t>
            </w:r>
            <w:proofErr w:type="spellEnd"/>
            <w:r w:rsidRPr="6F7C927B">
              <w:rPr>
                <w:i/>
                <w:iCs/>
              </w:rPr>
              <w:t xml:space="preserve">, </w:t>
            </w:r>
            <w:proofErr w:type="spellStart"/>
            <w:r w:rsidRPr="6F7C927B">
              <w:rPr>
                <w:i/>
                <w:iCs/>
              </w:rPr>
              <w:t>ST_Beams</w:t>
            </w:r>
            <w:proofErr w:type="spellEnd"/>
            <w:r w:rsidRPr="6F7C927B">
              <w:rPr>
                <w:i/>
                <w:iCs/>
              </w:rPr>
              <w:t xml:space="preserve">, </w:t>
            </w:r>
            <w:proofErr w:type="spellStart"/>
            <w:r w:rsidRPr="6F7C927B">
              <w:rPr>
                <w:i/>
                <w:iCs/>
              </w:rPr>
              <w:t>ST_Piles</w:t>
            </w:r>
            <w:proofErr w:type="spellEnd"/>
            <w:r w:rsidRPr="6F7C927B">
              <w:rPr>
                <w:i/>
                <w:iCs/>
              </w:rPr>
              <w:t xml:space="preserve">, </w:t>
            </w:r>
            <w:proofErr w:type="spellStart"/>
            <w:r w:rsidRPr="6F7C927B">
              <w:rPr>
                <w:i/>
                <w:iCs/>
              </w:rPr>
              <w:t>ST_Steel</w:t>
            </w:r>
            <w:proofErr w:type="spellEnd"/>
            <w:r w:rsidRPr="6F7C927B">
              <w:rPr>
                <w:i/>
                <w:iCs/>
              </w:rPr>
              <w:t xml:space="preserve">, </w:t>
            </w:r>
            <w:proofErr w:type="spellStart"/>
            <w:r w:rsidRPr="6F7C927B">
              <w:rPr>
                <w:i/>
                <w:iCs/>
              </w:rPr>
              <w:t>ST_Slab</w:t>
            </w:r>
            <w:proofErr w:type="spellEnd"/>
            <w:r w:rsidRPr="6F7C927B">
              <w:rPr>
                <w:i/>
                <w:iCs/>
              </w:rPr>
              <w:t>...</w:t>
            </w:r>
            <w:proofErr w:type="spellStart"/>
            <w:r w:rsidRPr="6F7C927B">
              <w:rPr>
                <w:i/>
                <w:iCs/>
              </w:rPr>
              <w:t>etc</w:t>
            </w:r>
            <w:proofErr w:type="spellEnd"/>
            <w:r w:rsidRPr="6F7C927B">
              <w:rPr>
                <w:i/>
                <w:iCs/>
              </w:rPr>
              <w:t>)</w:t>
            </w:r>
          </w:p>
        </w:tc>
      </w:tr>
      <w:tr w:rsidR="6F7C927B" w:rsidTr="106F9EB5" w14:paraId="30C62491"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0CF6A537" w14:textId="339C6AB4">
            <w:pPr>
              <w:ind w:left="0"/>
              <w:jc w:val="left"/>
              <w:rPr>
                <w:i/>
                <w:iCs/>
              </w:rPr>
            </w:pPr>
            <w:r w:rsidRPr="6F7C927B">
              <w:rPr>
                <w:i/>
                <w:iCs/>
              </w:rPr>
              <w:lastRenderedPageBreak/>
              <w:t>ME_(Element)</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512891C5" w14:textId="7A7AF8E3">
            <w:pPr>
              <w:ind w:left="0"/>
              <w:jc w:val="left"/>
              <w:cnfStyle w:val="000000100000" w:firstRow="0" w:lastRow="0" w:firstColumn="0" w:lastColumn="0" w:oddVBand="0" w:evenVBand="0" w:oddHBand="1" w:evenHBand="0" w:firstRowFirstColumn="0" w:firstRowLastColumn="0" w:lastRowFirstColumn="0" w:lastRowLastColumn="0"/>
              <w:rPr>
                <w:i/>
                <w:iCs/>
              </w:rPr>
            </w:pPr>
            <w:proofErr w:type="spellStart"/>
            <w:r w:rsidRPr="6F7C927B">
              <w:rPr>
                <w:i/>
                <w:iCs/>
              </w:rPr>
              <w:t>Workset</w:t>
            </w:r>
            <w:proofErr w:type="spellEnd"/>
            <w:r w:rsidRPr="6F7C927B">
              <w:rPr>
                <w:i/>
                <w:iCs/>
              </w:rPr>
              <w:t xml:space="preserve"> Including Mechanical elements name (ex: </w:t>
            </w:r>
            <w:proofErr w:type="spellStart"/>
            <w:r w:rsidRPr="6F7C927B">
              <w:rPr>
                <w:i/>
                <w:iCs/>
              </w:rPr>
              <w:t>ME_Pipies</w:t>
            </w:r>
            <w:proofErr w:type="spellEnd"/>
            <w:r w:rsidRPr="6F7C927B">
              <w:rPr>
                <w:i/>
                <w:iCs/>
              </w:rPr>
              <w:t xml:space="preserve">, </w:t>
            </w:r>
            <w:proofErr w:type="spellStart"/>
            <w:r w:rsidRPr="6F7C927B">
              <w:rPr>
                <w:i/>
                <w:iCs/>
              </w:rPr>
              <w:t>ME_Ducts</w:t>
            </w:r>
            <w:proofErr w:type="spellEnd"/>
            <w:r w:rsidRPr="6F7C927B">
              <w:rPr>
                <w:i/>
                <w:iCs/>
              </w:rPr>
              <w:t xml:space="preserve">, </w:t>
            </w:r>
            <w:proofErr w:type="spellStart"/>
            <w:r w:rsidRPr="6F7C927B">
              <w:rPr>
                <w:i/>
                <w:iCs/>
              </w:rPr>
              <w:t>ME_Accessories</w:t>
            </w:r>
            <w:proofErr w:type="spellEnd"/>
            <w:r w:rsidRPr="6F7C927B">
              <w:rPr>
                <w:i/>
                <w:iCs/>
              </w:rPr>
              <w:t>...</w:t>
            </w:r>
            <w:proofErr w:type="spellStart"/>
            <w:r w:rsidRPr="6F7C927B">
              <w:rPr>
                <w:i/>
                <w:iCs/>
              </w:rPr>
              <w:t>etc</w:t>
            </w:r>
            <w:proofErr w:type="spellEnd"/>
            <w:r w:rsidRPr="6F7C927B">
              <w:rPr>
                <w:i/>
                <w:iCs/>
              </w:rPr>
              <w:t>)</w:t>
            </w:r>
          </w:p>
        </w:tc>
      </w:tr>
      <w:tr w:rsidR="6F7C927B" w:rsidTr="106F9EB5" w14:paraId="016F634D"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0F608D62" w14:textId="274E3DBB">
            <w:pPr>
              <w:ind w:left="0"/>
              <w:jc w:val="left"/>
              <w:rPr>
                <w:i/>
                <w:iCs/>
              </w:rPr>
            </w:pPr>
            <w:r w:rsidRPr="6F7C927B">
              <w:rPr>
                <w:i/>
                <w:iCs/>
              </w:rPr>
              <w:t>ME_(System)</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54894E84" w14:textId="48FC7197">
            <w:pPr>
              <w:ind w:left="0"/>
              <w:jc w:val="left"/>
              <w:cnfStyle w:val="000000000000" w:firstRow="0" w:lastRow="0" w:firstColumn="0" w:lastColumn="0" w:oddVBand="0" w:evenVBand="0" w:oddHBand="0" w:evenHBand="0" w:firstRowFirstColumn="0" w:firstRowLastColumn="0" w:lastRowFirstColumn="0" w:lastRowLastColumn="0"/>
              <w:rPr>
                <w:i/>
                <w:iCs/>
              </w:rPr>
            </w:pPr>
            <w:proofErr w:type="spellStart"/>
            <w:r w:rsidRPr="6F7C927B">
              <w:rPr>
                <w:i/>
                <w:iCs/>
              </w:rPr>
              <w:t>Workset</w:t>
            </w:r>
            <w:proofErr w:type="spellEnd"/>
            <w:r w:rsidRPr="6F7C927B">
              <w:rPr>
                <w:i/>
                <w:iCs/>
              </w:rPr>
              <w:t xml:space="preserve"> including name of the Mechanical system </w:t>
            </w:r>
          </w:p>
        </w:tc>
      </w:tr>
      <w:tr w:rsidR="6F7C927B" w:rsidTr="106F9EB5" w14:paraId="5FAA63ED"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71C69843" w14:textId="2A119904">
            <w:pPr>
              <w:ind w:left="0"/>
              <w:jc w:val="left"/>
              <w:rPr>
                <w:i/>
                <w:iCs/>
              </w:rPr>
            </w:pPr>
            <w:r w:rsidRPr="6F7C927B">
              <w:rPr>
                <w:i/>
                <w:iCs/>
              </w:rPr>
              <w:t>EL_(Elements)</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4CB8AC5F" w14:textId="433A3ED1">
            <w:pPr>
              <w:ind w:left="0"/>
              <w:jc w:val="left"/>
              <w:cnfStyle w:val="000000100000" w:firstRow="0" w:lastRow="0" w:firstColumn="0" w:lastColumn="0" w:oddVBand="0" w:evenVBand="0" w:oddHBand="1" w:evenHBand="0" w:firstRowFirstColumn="0" w:firstRowLastColumn="0" w:lastRowFirstColumn="0" w:lastRowLastColumn="0"/>
              <w:rPr>
                <w:i/>
                <w:iCs/>
              </w:rPr>
            </w:pPr>
            <w:proofErr w:type="spellStart"/>
            <w:r w:rsidRPr="6F7C927B">
              <w:rPr>
                <w:i/>
                <w:iCs/>
              </w:rPr>
              <w:t>Workset</w:t>
            </w:r>
            <w:proofErr w:type="spellEnd"/>
            <w:r w:rsidRPr="6F7C927B">
              <w:rPr>
                <w:i/>
                <w:iCs/>
              </w:rPr>
              <w:t xml:space="preserve"> including Electrical elements (ex: </w:t>
            </w:r>
            <w:proofErr w:type="spellStart"/>
            <w:r w:rsidRPr="6F7C927B">
              <w:rPr>
                <w:i/>
                <w:iCs/>
              </w:rPr>
              <w:t>EL_Panels</w:t>
            </w:r>
            <w:proofErr w:type="spellEnd"/>
            <w:r w:rsidRPr="6F7C927B">
              <w:rPr>
                <w:i/>
                <w:iCs/>
              </w:rPr>
              <w:t xml:space="preserve">, </w:t>
            </w:r>
            <w:proofErr w:type="spellStart"/>
            <w:r w:rsidRPr="6F7C927B">
              <w:rPr>
                <w:i/>
                <w:iCs/>
              </w:rPr>
              <w:t>EL_Sockets</w:t>
            </w:r>
            <w:proofErr w:type="spellEnd"/>
            <w:r w:rsidRPr="6F7C927B">
              <w:rPr>
                <w:i/>
                <w:iCs/>
              </w:rPr>
              <w:t>, EL_</w:t>
            </w:r>
            <w:proofErr w:type="gramStart"/>
            <w:r w:rsidRPr="6F7C927B">
              <w:rPr>
                <w:i/>
                <w:iCs/>
              </w:rPr>
              <w:t>Trays..</w:t>
            </w:r>
            <w:proofErr w:type="spellStart"/>
            <w:proofErr w:type="gramEnd"/>
            <w:r w:rsidRPr="6F7C927B">
              <w:rPr>
                <w:i/>
                <w:iCs/>
              </w:rPr>
              <w:t>ect</w:t>
            </w:r>
            <w:proofErr w:type="spellEnd"/>
            <w:r w:rsidRPr="6F7C927B">
              <w:rPr>
                <w:i/>
                <w:iCs/>
              </w:rPr>
              <w:t>)</w:t>
            </w:r>
          </w:p>
        </w:tc>
      </w:tr>
      <w:tr w:rsidR="6F7C927B" w:rsidTr="106F9EB5" w14:paraId="7EA6579F"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4A9E9871" w14:textId="2C9EB905">
            <w:pPr>
              <w:ind w:left="0"/>
              <w:jc w:val="left"/>
              <w:rPr>
                <w:i/>
                <w:iCs/>
              </w:rPr>
            </w:pPr>
            <w:r w:rsidRPr="6F7C927B">
              <w:rPr>
                <w:i/>
                <w:iCs/>
              </w:rPr>
              <w:t>PL_(System)</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04BF91DC" w14:textId="6B3E1409">
            <w:pPr>
              <w:ind w:left="0"/>
              <w:jc w:val="left"/>
              <w:cnfStyle w:val="000000000000" w:firstRow="0" w:lastRow="0" w:firstColumn="0" w:lastColumn="0" w:oddVBand="0" w:evenVBand="0" w:oddHBand="0" w:evenHBand="0" w:firstRowFirstColumn="0" w:firstRowLastColumn="0" w:lastRowFirstColumn="0" w:lastRowLastColumn="0"/>
              <w:rPr>
                <w:i/>
                <w:iCs/>
              </w:rPr>
            </w:pPr>
            <w:proofErr w:type="spellStart"/>
            <w:r w:rsidRPr="6F7C927B">
              <w:rPr>
                <w:i/>
                <w:iCs/>
              </w:rPr>
              <w:t>Workset</w:t>
            </w:r>
            <w:proofErr w:type="spellEnd"/>
            <w:r w:rsidRPr="6F7C927B">
              <w:rPr>
                <w:i/>
                <w:iCs/>
              </w:rPr>
              <w:t xml:space="preserve"> including Plumbing system (ex: </w:t>
            </w:r>
            <w:proofErr w:type="spellStart"/>
            <w:r w:rsidRPr="6F7C927B">
              <w:rPr>
                <w:i/>
                <w:iCs/>
              </w:rPr>
              <w:t>PL_Drainage</w:t>
            </w:r>
            <w:proofErr w:type="spellEnd"/>
            <w:r w:rsidRPr="6F7C927B">
              <w:rPr>
                <w:i/>
                <w:iCs/>
              </w:rPr>
              <w:t>, PL_</w:t>
            </w:r>
            <w:proofErr w:type="gramStart"/>
            <w:r w:rsidRPr="6F7C927B">
              <w:rPr>
                <w:i/>
                <w:iCs/>
              </w:rPr>
              <w:t>Waste..</w:t>
            </w:r>
            <w:proofErr w:type="spellStart"/>
            <w:proofErr w:type="gramEnd"/>
            <w:r w:rsidRPr="6F7C927B">
              <w:rPr>
                <w:i/>
                <w:iCs/>
              </w:rPr>
              <w:t>etc</w:t>
            </w:r>
            <w:proofErr w:type="spellEnd"/>
            <w:r w:rsidRPr="6F7C927B">
              <w:rPr>
                <w:i/>
                <w:iCs/>
              </w:rPr>
              <w:t>)</w:t>
            </w:r>
          </w:p>
        </w:tc>
      </w:tr>
      <w:tr w:rsidR="6F7C927B" w:rsidTr="106F9EB5" w14:paraId="6855AB0F"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4CA2C724" w14:textId="0182F687">
            <w:pPr>
              <w:ind w:left="0"/>
              <w:jc w:val="left"/>
              <w:rPr>
                <w:i/>
                <w:iCs/>
              </w:rPr>
            </w:pPr>
            <w:r w:rsidRPr="6F7C927B">
              <w:rPr>
                <w:i/>
                <w:iCs/>
              </w:rPr>
              <w:t>PL_(Element)</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361CBBCE" w14:textId="66961363">
            <w:pPr>
              <w:ind w:left="0"/>
              <w:jc w:val="left"/>
              <w:cnfStyle w:val="000000100000" w:firstRow="0" w:lastRow="0" w:firstColumn="0" w:lastColumn="0" w:oddVBand="0" w:evenVBand="0" w:oddHBand="1" w:evenHBand="0" w:firstRowFirstColumn="0" w:firstRowLastColumn="0" w:lastRowFirstColumn="0" w:lastRowLastColumn="0"/>
              <w:rPr>
                <w:i/>
                <w:iCs/>
              </w:rPr>
            </w:pPr>
            <w:proofErr w:type="spellStart"/>
            <w:r w:rsidRPr="6F7C927B">
              <w:rPr>
                <w:i/>
                <w:iCs/>
              </w:rPr>
              <w:t>Workset</w:t>
            </w:r>
            <w:proofErr w:type="spellEnd"/>
            <w:r w:rsidRPr="6F7C927B">
              <w:rPr>
                <w:i/>
                <w:iCs/>
              </w:rPr>
              <w:t xml:space="preserve"> Including Plumbing elements (ex: </w:t>
            </w:r>
            <w:proofErr w:type="spellStart"/>
            <w:r w:rsidRPr="6F7C927B">
              <w:rPr>
                <w:i/>
                <w:iCs/>
              </w:rPr>
              <w:t>PL_Fixtures</w:t>
            </w:r>
            <w:proofErr w:type="spellEnd"/>
            <w:r w:rsidRPr="6F7C927B">
              <w:rPr>
                <w:i/>
                <w:iCs/>
              </w:rPr>
              <w:t>, PL_ Accessories...</w:t>
            </w:r>
            <w:proofErr w:type="spellStart"/>
            <w:r w:rsidRPr="6F7C927B">
              <w:rPr>
                <w:i/>
                <w:iCs/>
              </w:rPr>
              <w:t>etc</w:t>
            </w:r>
            <w:proofErr w:type="spellEnd"/>
            <w:r w:rsidRPr="6F7C927B">
              <w:rPr>
                <w:i/>
                <w:iCs/>
              </w:rPr>
              <w:t>)</w:t>
            </w:r>
          </w:p>
        </w:tc>
      </w:tr>
      <w:tr w:rsidR="6F7C927B" w:rsidTr="106F9EB5" w14:paraId="00FA6ACF"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2E7D0F54" w14:textId="227824F8">
            <w:pPr>
              <w:ind w:left="0"/>
              <w:jc w:val="left"/>
              <w:rPr>
                <w:i/>
                <w:iCs/>
              </w:rPr>
            </w:pPr>
            <w:r w:rsidRPr="6F7C927B">
              <w:rPr>
                <w:i/>
                <w:iCs/>
              </w:rPr>
              <w:t>$LR</w:t>
            </w:r>
            <w:proofErr w:type="gramStart"/>
            <w:r w:rsidRPr="6F7C927B">
              <w:rPr>
                <w:i/>
                <w:iCs/>
              </w:rPr>
              <w:t>_(</w:t>
            </w:r>
            <w:proofErr w:type="gramEnd"/>
            <w:r w:rsidRPr="6F7C927B">
              <w:rPr>
                <w:i/>
                <w:iCs/>
              </w:rPr>
              <w:t>Model Name)</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106F9EB5" w:rsidRDefault="106F9EB5" w14:paraId="4EE299DF" w14:textId="5E205A46">
            <w:pPr>
              <w:ind w:left="0"/>
              <w:jc w:val="left"/>
              <w:cnfStyle w:val="000000000000" w:firstRow="0" w:lastRow="0" w:firstColumn="0" w:lastColumn="0" w:oddVBand="0" w:evenVBand="0" w:oddHBand="0" w:evenHBand="0" w:firstRowFirstColumn="0" w:firstRowLastColumn="0" w:lastRowFirstColumn="0" w:lastRowLastColumn="0"/>
              <w:rPr>
                <w:i/>
                <w:iCs/>
              </w:rPr>
            </w:pPr>
            <w:proofErr w:type="spellStart"/>
            <w:r w:rsidRPr="106F9EB5">
              <w:rPr>
                <w:i/>
                <w:iCs/>
              </w:rPr>
              <w:t>Workset</w:t>
            </w:r>
            <w:proofErr w:type="spellEnd"/>
            <w:r w:rsidRPr="106F9EB5">
              <w:rPr>
                <w:i/>
                <w:iCs/>
              </w:rPr>
              <w:t xml:space="preserve"> including Linked Revit Model name (ex: $LR_ R08-HE2D02-KEO-51-XX-MOD-PL-00510)</w:t>
            </w:r>
          </w:p>
        </w:tc>
      </w:tr>
      <w:tr w:rsidR="6F7C927B" w:rsidTr="106F9EB5" w14:paraId="0B36B0E2"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519324C9" w14:textId="6B14CA3D">
            <w:pPr>
              <w:ind w:left="0"/>
              <w:jc w:val="left"/>
              <w:rPr>
                <w:i/>
                <w:iCs/>
              </w:rPr>
            </w:pPr>
            <w:r w:rsidRPr="6F7C927B">
              <w:rPr>
                <w:i/>
                <w:iCs/>
              </w:rPr>
              <w:t>$LC</w:t>
            </w:r>
            <w:proofErr w:type="gramStart"/>
            <w:r w:rsidRPr="6F7C927B">
              <w:rPr>
                <w:i/>
                <w:iCs/>
              </w:rPr>
              <w:t>_(</w:t>
            </w:r>
            <w:proofErr w:type="gramEnd"/>
            <w:r w:rsidRPr="6F7C927B">
              <w:rPr>
                <w:i/>
                <w:iCs/>
              </w:rPr>
              <w:t>Cad Drawing)</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6F7C927B" w:rsidP="6F7C927B" w:rsidRDefault="6F7C927B" w14:paraId="3435CA45" w14:textId="27D1978F">
            <w:pPr>
              <w:ind w:left="0"/>
              <w:jc w:val="left"/>
              <w:cnfStyle w:val="000000100000" w:firstRow="0" w:lastRow="0" w:firstColumn="0" w:lastColumn="0" w:oddVBand="0" w:evenVBand="0" w:oddHBand="1" w:evenHBand="0" w:firstRowFirstColumn="0" w:firstRowLastColumn="0" w:lastRowFirstColumn="0" w:lastRowLastColumn="0"/>
              <w:rPr>
                <w:i/>
                <w:iCs/>
              </w:rPr>
            </w:pPr>
            <w:proofErr w:type="spellStart"/>
            <w:r w:rsidRPr="6F7C927B">
              <w:rPr>
                <w:i/>
                <w:iCs/>
              </w:rPr>
              <w:t>Workset</w:t>
            </w:r>
            <w:proofErr w:type="spellEnd"/>
            <w:r w:rsidRPr="6F7C927B">
              <w:rPr>
                <w:i/>
                <w:iCs/>
              </w:rPr>
              <w:t xml:space="preserve"> including Linked Cad drawing(s)</w:t>
            </w:r>
          </w:p>
        </w:tc>
      </w:tr>
    </w:tbl>
    <w:p w:rsidR="5F10705B" w:rsidP="5F10705B" w:rsidRDefault="5F10705B" w14:paraId="0C198369" w14:textId="22FF8774"/>
    <w:p w:rsidRPr="007E2771" w:rsidR="00060952" w:rsidP="00060952" w:rsidRDefault="00060952" w14:paraId="76877746" w14:textId="46A19E42">
      <w:pPr>
        <w:rPr>
          <w:b/>
          <w:bCs/>
        </w:rPr>
      </w:pPr>
      <w:r>
        <w:rPr>
          <w:b/>
          <w:bCs/>
        </w:rPr>
        <w:t xml:space="preserve">- </w:t>
      </w:r>
      <w:r w:rsidRPr="007E2771" w:rsidR="005C5572">
        <w:rPr>
          <w:b/>
          <w:bCs/>
        </w:rPr>
        <w:t>KITCHEN &amp; LAUNDRY CONSULTANT</w:t>
      </w:r>
    </w:p>
    <w:tbl>
      <w:tblPr>
        <w:tblStyle w:val="GridTable441"/>
        <w:tblW w:w="9293" w:type="dxa"/>
        <w:tblInd w:w="734" w:type="dxa"/>
        <w:tblLayout w:type="fixed"/>
        <w:tblLook w:val="04A0" w:firstRow="1" w:lastRow="0" w:firstColumn="1" w:lastColumn="0" w:noHBand="0" w:noVBand="1"/>
      </w:tblPr>
      <w:tblGrid>
        <w:gridCol w:w="4646"/>
        <w:gridCol w:w="4647"/>
      </w:tblGrid>
      <w:tr w:rsidR="00060952" w:rsidTr="0F8CFF0E" w14:paraId="6AE1D8BA" w14:textId="77777777">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4646" w:type="dxa"/>
            <w:tcBorders>
              <w:top w:val="single" w:color="826C31" w:themeColor="accent2" w:themeShade="BF" w:sz="4" w:space="0"/>
              <w:left w:val="single" w:color="826C31" w:themeColor="accent2" w:themeShade="BF" w:sz="4" w:space="0"/>
              <w:right w:val="single" w:color="826C31" w:themeColor="accent2" w:themeShade="BF" w:sz="4" w:space="0"/>
            </w:tcBorders>
          </w:tcPr>
          <w:p w:rsidR="00060952" w:rsidP="0028170A" w:rsidRDefault="00060952" w14:paraId="4A1FBFDC" w14:textId="77777777">
            <w:pPr>
              <w:spacing w:after="120"/>
              <w:ind w:left="0"/>
              <w:jc w:val="left"/>
            </w:pPr>
            <w:proofErr w:type="spellStart"/>
            <w:r w:rsidRPr="4865DB55">
              <w:t>Workset</w:t>
            </w:r>
            <w:proofErr w:type="spellEnd"/>
            <w:r w:rsidRPr="4865DB55">
              <w:t xml:space="preserve"> (</w:t>
            </w:r>
            <w:r>
              <w:t>HAA</w:t>
            </w:r>
            <w:r w:rsidRPr="4865DB55">
              <w:t>)</w:t>
            </w:r>
          </w:p>
        </w:tc>
        <w:tc>
          <w:tcPr>
            <w:tcW w:w="4647" w:type="dxa"/>
            <w:tcBorders>
              <w:top w:val="single" w:color="826C31" w:themeColor="accent2" w:themeShade="BF" w:sz="4" w:space="0"/>
              <w:left w:val="single" w:color="826C31" w:themeColor="accent2" w:themeShade="BF" w:sz="4" w:space="0"/>
              <w:right w:val="single" w:color="826C31" w:themeColor="accent2" w:themeShade="BF" w:sz="4" w:space="0"/>
            </w:tcBorders>
          </w:tcPr>
          <w:p w:rsidR="00060952" w:rsidP="0028170A" w:rsidRDefault="00060952" w14:paraId="3F102ED8" w14:textId="77777777">
            <w:pPr>
              <w:spacing w:after="120"/>
              <w:ind w:left="0"/>
              <w:jc w:val="left"/>
              <w:cnfStyle w:val="100000000000" w:firstRow="1" w:lastRow="0" w:firstColumn="0" w:lastColumn="0" w:oddVBand="0" w:evenVBand="0" w:oddHBand="0" w:evenHBand="0" w:firstRowFirstColumn="0" w:firstRowLastColumn="0" w:lastRowFirstColumn="0" w:lastRowLastColumn="0"/>
            </w:pPr>
            <w:r w:rsidRPr="38DB6240">
              <w:t>Description</w:t>
            </w:r>
          </w:p>
        </w:tc>
      </w:tr>
      <w:tr w:rsidRPr="00FD149C" w:rsidR="00060952" w:rsidTr="0F8CFF0E" w14:paraId="580D2090"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684AE6" w:rsidR="00060952" w:rsidP="0028170A" w:rsidRDefault="00060952" w14:paraId="7544439D" w14:textId="77777777">
            <w:pPr>
              <w:ind w:left="0"/>
              <w:jc w:val="left"/>
              <w:rPr>
                <w:i/>
                <w:iCs/>
              </w:rPr>
            </w:pPr>
            <w:r w:rsidRPr="00684AE6">
              <w:rPr>
                <w:i/>
                <w:iCs/>
              </w:rPr>
              <w:t xml:space="preserve"> HAA-Desired wall location</w:t>
            </w:r>
          </w:p>
        </w:tc>
        <w:tc>
          <w:tcPr>
            <w:tcW w:w="464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684AE6" w:rsidR="00060952" w:rsidP="0028170A" w:rsidRDefault="00060952" w14:paraId="56E2DB8A" w14:textId="77777777">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Walls and doors requested to achieve desired kitchen layouts and flow</w:t>
            </w:r>
          </w:p>
        </w:tc>
      </w:tr>
      <w:tr w:rsidRPr="00FD149C" w:rsidR="00060952" w:rsidTr="0F8CFF0E" w14:paraId="09C4506C" w14:textId="77777777">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0AA70F94" w14:textId="77777777">
            <w:pPr>
              <w:ind w:left="0"/>
              <w:jc w:val="left"/>
              <w:rPr>
                <w:i/>
                <w:iCs/>
              </w:rPr>
            </w:pPr>
            <w:r w:rsidRPr="00A71906">
              <w:rPr>
                <w:i/>
                <w:iCs/>
              </w:rPr>
              <w:t>HAA-Catering</w:t>
            </w:r>
          </w:p>
        </w:tc>
        <w:tc>
          <w:tcPr>
            <w:tcW w:w="464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460D5D62" w14:textId="77777777">
            <w:pPr>
              <w:ind w:left="0"/>
              <w:jc w:val="left"/>
              <w:cnfStyle w:val="000000000000" w:firstRow="0" w:lastRow="0" w:firstColumn="0" w:lastColumn="0" w:oddVBand="0" w:evenVBand="0" w:oddHBand="0" w:evenHBand="0" w:firstRowFirstColumn="0" w:firstRowLastColumn="0" w:lastRowFirstColumn="0" w:lastRowLastColumn="0"/>
              <w:rPr>
                <w:i/>
                <w:iCs/>
              </w:rPr>
            </w:pPr>
            <w:r w:rsidRPr="007E2771">
              <w:rPr>
                <w:i/>
                <w:iCs/>
              </w:rPr>
              <w:t xml:space="preserve"> All equipment and fabricated elements</w:t>
            </w:r>
          </w:p>
        </w:tc>
      </w:tr>
      <w:tr w:rsidRPr="00FD149C" w:rsidR="00060952" w:rsidTr="0F8CFF0E" w14:paraId="4D81AA55"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4B4DEE37" w14:textId="77777777">
            <w:pPr>
              <w:ind w:left="0"/>
              <w:jc w:val="left"/>
              <w:rPr>
                <w:i/>
                <w:iCs/>
              </w:rPr>
            </w:pPr>
            <w:r w:rsidRPr="00A71906">
              <w:rPr>
                <w:i/>
                <w:iCs/>
              </w:rPr>
              <w:t>HAA-Number &amp; Notes</w:t>
            </w:r>
          </w:p>
        </w:tc>
        <w:tc>
          <w:tcPr>
            <w:tcW w:w="464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07B8898D" w14:textId="77777777">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Annotations</w:t>
            </w:r>
          </w:p>
        </w:tc>
      </w:tr>
      <w:tr w:rsidRPr="00FD149C" w:rsidR="00060952" w:rsidTr="0F8CFF0E" w14:paraId="087FA11E" w14:textId="77777777">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E0545" w:rsidR="00060952" w:rsidP="0028170A" w:rsidRDefault="0F8CFF0E" w14:paraId="02705CFE" w14:textId="77777777">
            <w:pPr>
              <w:ind w:left="0"/>
              <w:jc w:val="left"/>
              <w:rPr>
                <w:i/>
                <w:iCs/>
              </w:rPr>
            </w:pPr>
            <w:r w:rsidRPr="0F8CFF0E">
              <w:rPr>
                <w:i/>
                <w:iCs/>
              </w:rPr>
              <w:t>HAA- Catering Casework</w:t>
            </w:r>
          </w:p>
        </w:tc>
        <w:tc>
          <w:tcPr>
            <w:tcW w:w="464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2BAC3525" w14:textId="77777777">
            <w:pPr>
              <w:ind w:left="0"/>
              <w:jc w:val="left"/>
              <w:cnfStyle w:val="000000000000" w:firstRow="0" w:lastRow="0" w:firstColumn="0" w:lastColumn="0" w:oddVBand="0" w:evenVBand="0" w:oddHBand="0" w:evenHBand="0" w:firstRowFirstColumn="0" w:firstRowLastColumn="0" w:lastRowFirstColumn="0" w:lastRowLastColumn="0"/>
              <w:rPr>
                <w:i/>
                <w:iCs/>
              </w:rPr>
            </w:pPr>
            <w:r w:rsidRPr="007E2771">
              <w:rPr>
                <w:i/>
                <w:iCs/>
              </w:rPr>
              <w:t>Requested separate fronts and tops by interiors</w:t>
            </w:r>
          </w:p>
        </w:tc>
      </w:tr>
      <w:tr w:rsidRPr="00FD149C" w:rsidR="00060952" w:rsidTr="0F8CFF0E" w14:paraId="02CB1974"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2354A9C2" w14:textId="77777777">
            <w:pPr>
              <w:ind w:left="0"/>
              <w:jc w:val="left"/>
              <w:rPr>
                <w:i/>
                <w:iCs/>
              </w:rPr>
            </w:pPr>
            <w:r w:rsidRPr="00A71906">
              <w:rPr>
                <w:i/>
                <w:iCs/>
              </w:rPr>
              <w:t>HAA-Architecture</w:t>
            </w:r>
          </w:p>
        </w:tc>
        <w:tc>
          <w:tcPr>
            <w:tcW w:w="464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02013140" w14:textId="77777777">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w:t>
            </w:r>
            <w:r w:rsidRPr="00DA0B22">
              <w:rPr>
                <w:i/>
                <w:iCs/>
              </w:rPr>
              <w:t>Architects’</w:t>
            </w:r>
            <w:r w:rsidRPr="007E2771">
              <w:rPr>
                <w:i/>
                <w:iCs/>
              </w:rPr>
              <w:t xml:space="preserve"> models and drawings</w:t>
            </w:r>
          </w:p>
        </w:tc>
      </w:tr>
      <w:tr w:rsidRPr="00FD149C" w:rsidR="00060952" w:rsidTr="0F8CFF0E" w14:paraId="24498131" w14:textId="77777777">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449C2945" w14:textId="77777777">
            <w:pPr>
              <w:ind w:left="0"/>
              <w:jc w:val="left"/>
              <w:rPr>
                <w:i/>
                <w:iCs/>
              </w:rPr>
            </w:pPr>
            <w:r w:rsidRPr="00A71906">
              <w:rPr>
                <w:i/>
                <w:iCs/>
              </w:rPr>
              <w:t>HAA-Structure</w:t>
            </w:r>
          </w:p>
        </w:tc>
        <w:tc>
          <w:tcPr>
            <w:tcW w:w="464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35E81A66" w14:textId="77777777">
            <w:pPr>
              <w:ind w:left="0"/>
              <w:jc w:val="left"/>
              <w:cnfStyle w:val="000000000000" w:firstRow="0" w:lastRow="0" w:firstColumn="0" w:lastColumn="0" w:oddVBand="0" w:evenVBand="0" w:oddHBand="0" w:evenHBand="0" w:firstRowFirstColumn="0" w:firstRowLastColumn="0" w:lastRowFirstColumn="0" w:lastRowLastColumn="0"/>
              <w:rPr>
                <w:i/>
                <w:iCs/>
              </w:rPr>
            </w:pPr>
            <w:r w:rsidRPr="007E2771">
              <w:rPr>
                <w:i/>
                <w:iCs/>
              </w:rPr>
              <w:t xml:space="preserve"> Structures models and drawings</w:t>
            </w:r>
          </w:p>
        </w:tc>
      </w:tr>
      <w:tr w:rsidRPr="00FD149C" w:rsidR="00060952" w:rsidTr="0F8CFF0E" w14:paraId="1948A6BF"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32EDE8E1" w14:textId="77777777">
            <w:pPr>
              <w:ind w:left="0"/>
              <w:jc w:val="left"/>
              <w:rPr>
                <w:i/>
                <w:iCs/>
              </w:rPr>
            </w:pPr>
            <w:r w:rsidRPr="00A71906">
              <w:rPr>
                <w:i/>
                <w:iCs/>
              </w:rPr>
              <w:t>HAA-Interiors</w:t>
            </w:r>
          </w:p>
        </w:tc>
        <w:tc>
          <w:tcPr>
            <w:tcW w:w="464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6C0BBC6E" w14:textId="77777777">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Interiors models and drawings</w:t>
            </w:r>
          </w:p>
        </w:tc>
      </w:tr>
      <w:tr w:rsidRPr="00FD149C" w:rsidR="00060952" w:rsidTr="0F8CFF0E" w14:paraId="52EAA3E0" w14:textId="77777777">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1331BEB0" w14:textId="77777777">
            <w:pPr>
              <w:ind w:left="0"/>
              <w:jc w:val="left"/>
              <w:rPr>
                <w:i/>
                <w:iCs/>
              </w:rPr>
            </w:pPr>
            <w:r w:rsidRPr="009E0545">
              <w:rPr>
                <w:i/>
                <w:iCs/>
              </w:rPr>
              <w:t>HAA</w:t>
            </w:r>
            <w:r>
              <w:rPr>
                <w:i/>
                <w:iCs/>
              </w:rPr>
              <w:t>-</w:t>
            </w:r>
            <w:r w:rsidRPr="009E0545">
              <w:rPr>
                <w:i/>
                <w:iCs/>
              </w:rPr>
              <w:t>Area Title</w:t>
            </w:r>
          </w:p>
        </w:tc>
        <w:tc>
          <w:tcPr>
            <w:tcW w:w="464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766D1C7B" w14:textId="77777777">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Areas titles</w:t>
            </w:r>
          </w:p>
        </w:tc>
      </w:tr>
      <w:tr w:rsidRPr="00FD149C" w:rsidR="00060952" w:rsidTr="0F8CFF0E" w14:paraId="04E89C43"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0E9DB8B2" w14:textId="77777777">
            <w:pPr>
              <w:ind w:left="0"/>
              <w:jc w:val="left"/>
              <w:rPr>
                <w:i/>
                <w:iCs/>
              </w:rPr>
            </w:pPr>
            <w:r w:rsidRPr="009E0545">
              <w:rPr>
                <w:i/>
                <w:iCs/>
              </w:rPr>
              <w:t>HAA</w:t>
            </w:r>
            <w:r>
              <w:rPr>
                <w:i/>
                <w:iCs/>
              </w:rPr>
              <w:t>-</w:t>
            </w:r>
            <w:proofErr w:type="spellStart"/>
            <w:r w:rsidRPr="009E0545">
              <w:rPr>
                <w:i/>
                <w:iCs/>
              </w:rPr>
              <w:t>Builderswork</w:t>
            </w:r>
            <w:proofErr w:type="spellEnd"/>
          </w:p>
        </w:tc>
        <w:tc>
          <w:tcPr>
            <w:tcW w:w="464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FD149C" w:rsidR="00060952" w:rsidP="0028170A" w:rsidRDefault="00060952" w14:paraId="53C342DB" w14:textId="77777777">
            <w:pPr>
              <w:ind w:left="0"/>
              <w:jc w:val="left"/>
              <w:cnfStyle w:val="000000100000" w:firstRow="0" w:lastRow="0" w:firstColumn="0" w:lastColumn="0" w:oddVBand="0" w:evenVBand="0" w:oddHBand="1" w:evenHBand="0" w:firstRowFirstColumn="0" w:firstRowLastColumn="0" w:lastRowFirstColumn="0" w:lastRowLastColumn="0"/>
              <w:rPr>
                <w:i/>
                <w:iCs/>
              </w:rPr>
            </w:pPr>
            <w:r w:rsidRPr="009E0545">
              <w:rPr>
                <w:i/>
                <w:iCs/>
              </w:rPr>
              <w:t xml:space="preserve">Drainage Contractors </w:t>
            </w:r>
            <w:r w:rsidRPr="0086624C">
              <w:rPr>
                <w:i/>
                <w:iCs/>
              </w:rPr>
              <w:t>models and drawings</w:t>
            </w:r>
          </w:p>
        </w:tc>
      </w:tr>
      <w:tr w:rsidRPr="00FD149C" w:rsidR="00060952" w:rsidTr="0F8CFF0E" w14:paraId="38A3EDDB" w14:textId="77777777">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E0545" w:rsidR="00060952" w:rsidP="0028170A" w:rsidRDefault="00060952" w14:paraId="6ABF5B81" w14:textId="0FABB737">
            <w:pPr>
              <w:ind w:left="0"/>
              <w:jc w:val="left"/>
              <w:rPr>
                <w:i/>
                <w:iCs/>
              </w:rPr>
            </w:pPr>
            <w:r>
              <w:rPr>
                <w:i/>
                <w:iCs/>
              </w:rPr>
              <w:t xml:space="preserve">HAA-Room </w:t>
            </w:r>
            <w:del w:author="Andrea Aita" w:date="2021-09-07T16:12:00Z" w:id="317">
              <w:r w:rsidDel="00B97BE2">
                <w:rPr>
                  <w:i/>
                  <w:iCs/>
                </w:rPr>
                <w:delText>Tags</w:delText>
              </w:r>
            </w:del>
          </w:p>
        </w:tc>
        <w:tc>
          <w:tcPr>
            <w:tcW w:w="464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E0545" w:rsidR="00060952" w:rsidP="0028170A" w:rsidRDefault="00060952" w14:paraId="4A26414C" w14:textId="49A0711A">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Rooms for blocking</w:t>
            </w:r>
            <w:del w:author="Andrea Aita" w:date="2021-09-07T16:13:00Z" w:id="318">
              <w:r w:rsidDel="00B97BE2">
                <w:rPr>
                  <w:i/>
                  <w:iCs/>
                </w:rPr>
                <w:delText xml:space="preserve"> and room tags </w:delText>
              </w:r>
            </w:del>
            <w:r>
              <w:rPr>
                <w:i/>
                <w:iCs/>
              </w:rPr>
              <w:t>– To be removed once incorporated by architect</w:t>
            </w:r>
          </w:p>
        </w:tc>
      </w:tr>
    </w:tbl>
    <w:p w:rsidR="00060952" w:rsidP="5F10705B" w:rsidRDefault="00060952" w14:paraId="3FFC3B71" w14:textId="4A8130C5"/>
    <w:p w:rsidRPr="007E2771" w:rsidR="009C0503" w:rsidP="009C0503" w:rsidRDefault="009C0503" w14:paraId="22375D75" w14:textId="1FEFCCF2">
      <w:pPr>
        <w:rPr>
          <w:b/>
          <w:bCs/>
        </w:rPr>
      </w:pPr>
      <w:r>
        <w:rPr>
          <w:b/>
          <w:bCs/>
        </w:rPr>
        <w:t>- INTERIOR DESIGN</w:t>
      </w:r>
      <w:r w:rsidRPr="007E2771">
        <w:rPr>
          <w:b/>
          <w:bCs/>
        </w:rPr>
        <w:t xml:space="preserve"> CONSULTANT</w:t>
      </w:r>
    </w:p>
    <w:tbl>
      <w:tblPr>
        <w:tblStyle w:val="GridTable441"/>
        <w:tblW w:w="0" w:type="auto"/>
        <w:tblInd w:w="625" w:type="dxa"/>
        <w:tblLook w:val="04A0" w:firstRow="1" w:lastRow="0" w:firstColumn="1" w:lastColumn="0" w:noHBand="0" w:noVBand="1"/>
      </w:tblPr>
      <w:tblGrid>
        <w:gridCol w:w="3056"/>
        <w:gridCol w:w="6237"/>
      </w:tblGrid>
      <w:tr w:rsidR="5F10705B" w:rsidTr="5F10705B" w14:paraId="009A7F14"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056" w:type="dxa"/>
            <w:tcBorders>
              <w:top w:val="single" w:color="826C31" w:themeColor="accent2" w:themeShade="BF" w:sz="4" w:space="0"/>
              <w:left w:val="single" w:color="826C31" w:themeColor="accent2" w:themeShade="BF" w:sz="4" w:space="0"/>
              <w:right w:val="single" w:color="826C31" w:themeColor="accent2" w:themeShade="BF" w:sz="4" w:space="0"/>
            </w:tcBorders>
          </w:tcPr>
          <w:p w:rsidR="5F10705B" w:rsidP="5F10705B" w:rsidRDefault="5F10705B" w14:paraId="2C89A24B" w14:textId="4CDE1AF3">
            <w:pPr>
              <w:ind w:left="0"/>
              <w:jc w:val="left"/>
            </w:pPr>
            <w:proofErr w:type="spellStart"/>
            <w:r w:rsidRPr="5F10705B">
              <w:t>Workset</w:t>
            </w:r>
            <w:proofErr w:type="spellEnd"/>
            <w:r w:rsidRPr="5F10705B">
              <w:t xml:space="preserve"> (Landscape)</w:t>
            </w:r>
          </w:p>
        </w:tc>
        <w:tc>
          <w:tcPr>
            <w:tcW w:w="6237" w:type="dxa"/>
            <w:tcBorders>
              <w:top w:val="single" w:color="826C31" w:themeColor="accent2" w:themeShade="BF" w:sz="4" w:space="0"/>
              <w:left w:val="single" w:color="826C31" w:themeColor="accent2" w:themeShade="BF" w:sz="4" w:space="0"/>
              <w:right w:val="single" w:color="826C31" w:themeColor="accent2" w:themeShade="BF" w:sz="4" w:space="0"/>
            </w:tcBorders>
          </w:tcPr>
          <w:p w:rsidR="5F10705B" w:rsidP="5F10705B" w:rsidRDefault="5F10705B" w14:paraId="377CE634" w14:textId="3BC425AA">
            <w:pPr>
              <w:ind w:left="0"/>
              <w:jc w:val="left"/>
              <w:cnfStyle w:val="100000000000" w:firstRow="1" w:lastRow="0" w:firstColumn="0" w:lastColumn="0" w:oddVBand="0" w:evenVBand="0" w:oddHBand="0" w:evenHBand="0" w:firstRowFirstColumn="0" w:firstRowLastColumn="0" w:lastRowFirstColumn="0" w:lastRowLastColumn="0"/>
            </w:pPr>
            <w:r w:rsidRPr="5F10705B">
              <w:t>Description</w:t>
            </w:r>
          </w:p>
        </w:tc>
      </w:tr>
      <w:tr w:rsidR="5F10705B" w:rsidTr="5F10705B" w14:paraId="0817D7E7"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F10705B" w:rsidP="003325C5" w:rsidRDefault="003325C5" w14:paraId="4C5A440E" w14:textId="5E7E59B4">
            <w:pPr>
              <w:spacing w:after="120"/>
              <w:ind w:left="0"/>
              <w:jc w:val="left"/>
              <w:rPr>
                <w:i/>
                <w:iCs/>
              </w:rPr>
            </w:pPr>
            <w:ins w:author="Jordan Cully" w:date="2021-09-20T19:12:00Z" w:id="319">
              <w:r>
                <w:rPr>
                  <w:i/>
                  <w:iCs/>
                </w:rPr>
                <w:t>ID-INTERIORS</w:t>
              </w:r>
            </w:ins>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F10705B" w:rsidP="5F10705B" w:rsidRDefault="003325C5" w14:paraId="1D6099BD" w14:textId="7A2AA6F4">
            <w:pPr>
              <w:spacing w:after="120"/>
              <w:ind w:left="0"/>
              <w:jc w:val="left"/>
              <w:cnfStyle w:val="000000100000" w:firstRow="0" w:lastRow="0" w:firstColumn="0" w:lastColumn="0" w:oddVBand="0" w:evenVBand="0" w:oddHBand="1" w:evenHBand="0" w:firstRowFirstColumn="0" w:firstRowLastColumn="0" w:lastRowFirstColumn="0" w:lastRowLastColumn="0"/>
              <w:rPr>
                <w:i/>
                <w:iCs/>
              </w:rPr>
            </w:pPr>
            <w:ins w:author="Jordan Cully" w:date="2021-09-20T19:12:00Z" w:id="320">
              <w:r>
                <w:rPr>
                  <w:i/>
                  <w:iCs/>
                </w:rPr>
                <w:t>Interior Design Modelling</w:t>
              </w:r>
            </w:ins>
          </w:p>
        </w:tc>
      </w:tr>
      <w:tr w:rsidR="5F10705B" w:rsidTr="5F10705B" w14:paraId="7BA4B0DD"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F10705B" w:rsidP="5F10705B" w:rsidRDefault="003325C5" w14:paraId="5DF80E86" w14:textId="35209555">
            <w:pPr>
              <w:spacing w:after="120"/>
              <w:ind w:left="0"/>
              <w:jc w:val="left"/>
              <w:rPr>
                <w:i/>
                <w:iCs/>
              </w:rPr>
            </w:pPr>
            <w:ins w:author="Jordan Cully" w:date="2021-09-20T19:12:00Z" w:id="321">
              <w:r>
                <w:rPr>
                  <w:i/>
                  <w:iCs/>
                </w:rPr>
                <w:t>ID-FF&amp;E</w:t>
              </w:r>
            </w:ins>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F10705B" w:rsidP="5F10705B" w:rsidRDefault="003325C5" w14:paraId="5786B9A2" w14:textId="22E2715C">
            <w:pPr>
              <w:spacing w:after="120"/>
              <w:ind w:left="0"/>
              <w:jc w:val="left"/>
              <w:cnfStyle w:val="000000000000" w:firstRow="0" w:lastRow="0" w:firstColumn="0" w:lastColumn="0" w:oddVBand="0" w:evenVBand="0" w:oddHBand="0" w:evenHBand="0" w:firstRowFirstColumn="0" w:firstRowLastColumn="0" w:lastRowFirstColumn="0" w:lastRowLastColumn="0"/>
              <w:rPr>
                <w:i/>
                <w:iCs/>
              </w:rPr>
            </w:pPr>
            <w:ins w:author="Jordan Cully" w:date="2021-09-20T19:12:00Z" w:id="322">
              <w:r>
                <w:rPr>
                  <w:i/>
                  <w:iCs/>
                </w:rPr>
                <w:t>Interior D</w:t>
              </w:r>
            </w:ins>
            <w:ins w:author="Jordan Cully" w:date="2021-09-20T19:13:00Z" w:id="323">
              <w:r>
                <w:rPr>
                  <w:i/>
                  <w:iCs/>
                </w:rPr>
                <w:t>esign Furniture Items</w:t>
              </w:r>
            </w:ins>
          </w:p>
        </w:tc>
      </w:tr>
      <w:tr w:rsidR="5F10705B" w:rsidTr="5F10705B" w14:paraId="706A4B41"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F10705B" w:rsidP="5F10705B" w:rsidRDefault="003325C5" w14:paraId="5DB3AB94" w14:textId="2FD1A8D5">
            <w:pPr>
              <w:spacing w:after="120"/>
              <w:ind w:left="0"/>
              <w:jc w:val="left"/>
              <w:rPr>
                <w:i/>
                <w:iCs/>
              </w:rPr>
            </w:pPr>
            <w:ins w:author="Jordan Cully" w:date="2021-09-20T19:12:00Z" w:id="324">
              <w:r>
                <w:rPr>
                  <w:i/>
                  <w:iCs/>
                </w:rPr>
                <w:t>ID-ARCH</w:t>
              </w:r>
            </w:ins>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F10705B" w:rsidP="5F10705B" w:rsidRDefault="003325C5" w14:paraId="45AB8D63" w14:textId="30E5FA51">
            <w:pPr>
              <w:ind w:left="0"/>
              <w:jc w:val="left"/>
              <w:cnfStyle w:val="000000100000" w:firstRow="0" w:lastRow="0" w:firstColumn="0" w:lastColumn="0" w:oddVBand="0" w:evenVBand="0" w:oddHBand="1" w:evenHBand="0" w:firstRowFirstColumn="0" w:firstRowLastColumn="0" w:lastRowFirstColumn="0" w:lastRowLastColumn="0"/>
              <w:rPr>
                <w:i/>
                <w:iCs/>
              </w:rPr>
            </w:pPr>
            <w:ins w:author="Jordan Cully" w:date="2021-09-20T19:13:00Z" w:id="325">
              <w:r>
                <w:rPr>
                  <w:i/>
                  <w:iCs/>
                </w:rPr>
                <w:t>Elements to be modeled by Executive Architect</w:t>
              </w:r>
            </w:ins>
          </w:p>
        </w:tc>
      </w:tr>
      <w:tr w:rsidR="5F10705B" w:rsidTr="5F10705B" w14:paraId="70C2E1BE"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F10705B" w:rsidP="5F10705B" w:rsidRDefault="5F10705B" w14:paraId="548660DF" w14:textId="3AAAB7DA">
            <w:pPr>
              <w:ind w:left="0"/>
              <w:jc w:val="left"/>
              <w:rPr>
                <w:i/>
                <w:iCs/>
              </w:rPr>
            </w:pP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5F10705B" w:rsidP="5F10705B" w:rsidRDefault="5F10705B" w14:paraId="34CC9D22" w14:textId="205E5FB9">
            <w:pPr>
              <w:ind w:left="0"/>
              <w:jc w:val="left"/>
              <w:cnfStyle w:val="000000000000" w:firstRow="0" w:lastRow="0" w:firstColumn="0" w:lastColumn="0" w:oddVBand="0" w:evenVBand="0" w:oddHBand="0" w:evenHBand="0" w:firstRowFirstColumn="0" w:firstRowLastColumn="0" w:lastRowFirstColumn="0" w:lastRowLastColumn="0"/>
              <w:rPr>
                <w:i/>
                <w:iCs/>
              </w:rPr>
            </w:pPr>
          </w:p>
        </w:tc>
      </w:tr>
    </w:tbl>
    <w:p w:rsidR="00046901" w:rsidP="00046901" w:rsidRDefault="00046901" w14:paraId="238272FF" w14:textId="77777777">
      <w:pPr>
        <w:rPr>
          <w:ins w:author="Florencia Mischelejis" w:date="2021-09-24T17:17:00Z" w:id="326"/>
          <w:b/>
          <w:bCs/>
        </w:rPr>
      </w:pPr>
    </w:p>
    <w:p w:rsidR="10F7AF93" w:rsidP="10F7AF93" w:rsidRDefault="10F7AF93" w14:paraId="5D9039A1" w14:textId="5A7B19C7">
      <w:pPr>
        <w:rPr>
          <w:ins w:author="Florencia Mischelejis" w:date="2021-09-24T17:18:00Z" w:id="327"/>
          <w:rFonts w:ascii="Playfair Display" w:hAnsi="Playfair Display" w:eastAsia="Playfair Display" w:cs="Playfair Display"/>
          <w:color w:val="000000"/>
          <w:szCs w:val="18"/>
        </w:rPr>
      </w:pPr>
      <w:ins w:author="Florencia Mischelejis" w:date="2021-09-24T17:18:00Z" w:id="328">
        <w:r w:rsidRPr="10F7AF93">
          <w:rPr>
            <w:rFonts w:ascii="Playfair Display" w:hAnsi="Playfair Display" w:eastAsia="Playfair Display" w:cs="Playfair Display"/>
            <w:b/>
            <w:bCs/>
            <w:color w:val="000000"/>
            <w:szCs w:val="18"/>
          </w:rPr>
          <w:t>- LANDSCAPE CONSULTANT</w:t>
        </w:r>
      </w:ins>
    </w:p>
    <w:p w:rsidR="10F7AF93" w:rsidP="10F7AF93" w:rsidRDefault="10F7AF93" w14:paraId="10ABB9BE" w14:textId="4DB92EAF">
      <w:pPr>
        <w:rPr>
          <w:ins w:author="Florencia Mischelejis" w:date="2021-09-24T17:18:00Z" w:id="329"/>
          <w:rFonts w:ascii="Playfair Display" w:hAnsi="Playfair Display" w:eastAsia="Playfair Display" w:cs="Playfair Display"/>
          <w:color w:val="000000"/>
          <w:szCs w:val="18"/>
        </w:rPr>
      </w:pPr>
      <w:ins w:author="Florencia Mischelejis" w:date="2021-09-24T17:18:00Z" w:id="330">
        <w:r w:rsidRPr="10F7AF93">
          <w:rPr>
            <w:rFonts w:ascii="Playfair Display" w:hAnsi="Playfair Display" w:eastAsia="Playfair Display" w:cs="Playfair Display"/>
            <w:b/>
            <w:bCs/>
            <w:i/>
            <w:iCs/>
            <w:color w:val="000000"/>
            <w:szCs w:val="18"/>
          </w:rPr>
          <w:t xml:space="preserve">Landscape </w:t>
        </w:r>
        <w:proofErr w:type="spellStart"/>
        <w:r w:rsidRPr="10F7AF93">
          <w:rPr>
            <w:rFonts w:ascii="Playfair Display" w:hAnsi="Playfair Display" w:eastAsia="Playfair Display" w:cs="Playfair Display"/>
            <w:b/>
            <w:bCs/>
            <w:i/>
            <w:iCs/>
            <w:color w:val="000000"/>
            <w:szCs w:val="18"/>
          </w:rPr>
          <w:t>Worksets</w:t>
        </w:r>
        <w:proofErr w:type="spellEnd"/>
        <w:r w:rsidRPr="10F7AF93">
          <w:rPr>
            <w:rFonts w:ascii="Playfair Display" w:hAnsi="Playfair Display" w:eastAsia="Playfair Display" w:cs="Playfair Display"/>
            <w:b/>
            <w:bCs/>
            <w:i/>
            <w:iCs/>
            <w:color w:val="000000"/>
            <w:szCs w:val="18"/>
          </w:rPr>
          <w:t xml:space="preserve"> – Working Models</w:t>
        </w:r>
      </w:ins>
    </w:p>
    <w:tbl>
      <w:tblPr>
        <w:tblStyle w:val="Tablaconcuadrcula"/>
        <w:tblW w:w="0" w:type="auto"/>
        <w:tblInd w:w="615" w:type="dxa"/>
        <w:tblLayout w:type="fixed"/>
        <w:tblLook w:val="0000" w:firstRow="0" w:lastRow="0" w:firstColumn="0" w:lastColumn="0" w:noHBand="0" w:noVBand="0"/>
      </w:tblPr>
      <w:tblGrid>
        <w:gridCol w:w="4140"/>
        <w:gridCol w:w="5130"/>
      </w:tblGrid>
      <w:tr w:rsidR="10F7AF93" w:rsidTr="00462E9B" w14:paraId="3EB6EF4B" w14:textId="77777777">
        <w:trPr>
          <w:trHeight w:val="300"/>
          <w:ins w:author="Florencia Mischelejis" w:date="2021-09-24T17:18:00Z" w:id="331"/>
        </w:trPr>
        <w:tc>
          <w:tcPr>
            <w:tcW w:w="4140" w:type="dxa"/>
            <w:tcBorders>
              <w:top w:val="single" w:color="826C31" w:themeColor="accent2" w:themeShade="BF" w:sz="6" w:space="0"/>
              <w:left w:val="single" w:color="826C31" w:themeColor="accent2" w:themeShade="BF" w:sz="6" w:space="0"/>
              <w:bottom w:val="single" w:color="826C31" w:themeColor="accent2" w:themeShade="BF" w:sz="6" w:space="0"/>
              <w:right w:val="single" w:color="826C31" w:themeColor="accent2" w:themeShade="BF" w:sz="6" w:space="0"/>
            </w:tcBorders>
            <w:shd w:val="clear" w:color="auto" w:fill="AE9142" w:themeFill="accent2"/>
          </w:tcPr>
          <w:p w:rsidR="10F7AF93" w:rsidP="10F7AF93" w:rsidRDefault="10F7AF93" w14:paraId="610C71B6" w14:textId="6B9DCFA6">
            <w:pPr>
              <w:spacing w:after="120"/>
              <w:jc w:val="left"/>
              <w:rPr>
                <w:rFonts w:ascii="Playfair Display" w:hAnsi="Playfair Display" w:eastAsia="Playfair Display" w:cs="Playfair Display"/>
                <w:b/>
                <w:bCs/>
                <w:color w:val="FFFFFF" w:themeColor="background2"/>
                <w:szCs w:val="18"/>
              </w:rPr>
            </w:pPr>
            <w:proofErr w:type="spellStart"/>
            <w:ins w:author="Florencia Mischelejis" w:date="2021-09-24T17:18:00Z" w:id="332">
              <w:r w:rsidRPr="10F7AF93">
                <w:rPr>
                  <w:rFonts w:ascii="Playfair Display" w:hAnsi="Playfair Display" w:eastAsia="Playfair Display" w:cs="Playfair Display"/>
                  <w:b/>
                  <w:bCs/>
                  <w:color w:val="FFFFFF" w:themeColor="background2"/>
                  <w:szCs w:val="18"/>
                </w:rPr>
                <w:t>Workset</w:t>
              </w:r>
              <w:proofErr w:type="spellEnd"/>
              <w:r w:rsidRPr="10F7AF93">
                <w:rPr>
                  <w:rFonts w:ascii="Playfair Display" w:hAnsi="Playfair Display" w:eastAsia="Playfair Display" w:cs="Playfair Display"/>
                  <w:b/>
                  <w:bCs/>
                  <w:color w:val="FFFFFF" w:themeColor="background2"/>
                  <w:szCs w:val="18"/>
                </w:rPr>
                <w:t xml:space="preserve"> (EDS)</w:t>
              </w:r>
            </w:ins>
          </w:p>
        </w:tc>
        <w:tc>
          <w:tcPr>
            <w:tcW w:w="5130" w:type="dxa"/>
            <w:tcBorders>
              <w:top w:val="single" w:color="826C31" w:themeColor="accent2" w:themeShade="BF" w:sz="6" w:space="0"/>
              <w:left w:val="single" w:color="826C31" w:themeColor="accent2" w:themeShade="BF" w:sz="6" w:space="0"/>
              <w:bottom w:val="single" w:color="826C31" w:themeColor="accent2" w:themeShade="BF" w:sz="6" w:space="0"/>
              <w:right w:val="single" w:color="826C31" w:themeColor="accent2" w:themeShade="BF" w:sz="6" w:space="0"/>
            </w:tcBorders>
            <w:shd w:val="clear" w:color="auto" w:fill="AE9142" w:themeFill="accent2"/>
          </w:tcPr>
          <w:p w:rsidR="10F7AF93" w:rsidP="10F7AF93" w:rsidRDefault="10F7AF93" w14:paraId="4BDADAF3" w14:textId="4CF4B8C4">
            <w:pPr>
              <w:spacing w:after="120"/>
              <w:jc w:val="left"/>
              <w:rPr>
                <w:rFonts w:ascii="Playfair Display" w:hAnsi="Playfair Display" w:eastAsia="Playfair Display" w:cs="Playfair Display"/>
                <w:b/>
                <w:bCs/>
                <w:color w:val="FFFFFF" w:themeColor="background2"/>
                <w:szCs w:val="18"/>
              </w:rPr>
            </w:pPr>
            <w:ins w:author="Florencia Mischelejis" w:date="2021-09-24T17:18:00Z" w:id="333">
              <w:r w:rsidRPr="10F7AF93">
                <w:rPr>
                  <w:rFonts w:ascii="Playfair Display" w:hAnsi="Playfair Display" w:eastAsia="Playfair Display" w:cs="Playfair Display"/>
                  <w:b/>
                  <w:bCs/>
                  <w:color w:val="FFFFFF" w:themeColor="background2"/>
                  <w:szCs w:val="18"/>
                </w:rPr>
                <w:t>Description</w:t>
              </w:r>
            </w:ins>
          </w:p>
        </w:tc>
      </w:tr>
      <w:tr w:rsidR="10F7AF93" w:rsidTr="00462E9B" w14:paraId="3E26FE9A" w14:textId="77777777">
        <w:trPr>
          <w:trHeight w:val="300"/>
          <w:ins w:author="Florencia Mischelejis" w:date="2021-09-24T17:18:00Z" w:id="334"/>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0A3CC487" w14:textId="331278D2">
            <w:pPr>
              <w:spacing w:after="120"/>
              <w:jc w:val="left"/>
              <w:rPr>
                <w:rFonts w:ascii="Playfair Display" w:hAnsi="Playfair Display" w:eastAsia="Playfair Display" w:cs="Playfair Display"/>
                <w:b/>
                <w:bCs/>
                <w:szCs w:val="18"/>
              </w:rPr>
            </w:pPr>
            <w:ins w:author="Florencia Mischelejis" w:date="2021-09-24T17:18:00Z" w:id="335">
              <w:r w:rsidRPr="10F7AF93">
                <w:rPr>
                  <w:rFonts w:ascii="Playfair Display" w:hAnsi="Playfair Display" w:eastAsia="Playfair Display" w:cs="Playfair Display"/>
                  <w:b/>
                  <w:bCs/>
                  <w:i/>
                  <w:iCs/>
                  <w:szCs w:val="18"/>
                </w:rPr>
                <w:t>LS_1_BIM CONTROL</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7B108D17" w14:textId="59941A51">
            <w:pPr>
              <w:spacing w:after="120"/>
              <w:jc w:val="left"/>
              <w:rPr>
                <w:rFonts w:ascii="Playfair Display" w:hAnsi="Playfair Display" w:eastAsia="Playfair Display" w:cs="Playfair Display"/>
                <w:szCs w:val="18"/>
              </w:rPr>
            </w:pPr>
            <w:ins w:author="Florencia Mischelejis" w:date="2021-09-24T17:18:00Z" w:id="336">
              <w:r w:rsidRPr="10F7AF93">
                <w:rPr>
                  <w:rFonts w:ascii="Playfair Display" w:hAnsi="Playfair Display" w:eastAsia="Playfair Display" w:cs="Playfair Display"/>
                  <w:i/>
                  <w:iCs/>
                  <w:szCs w:val="18"/>
                </w:rPr>
                <w:t>BIM Management objects</w:t>
              </w:r>
            </w:ins>
          </w:p>
        </w:tc>
      </w:tr>
      <w:tr w:rsidR="10F7AF93" w:rsidTr="00462E9B" w14:paraId="19CE5033" w14:textId="77777777">
        <w:trPr>
          <w:trHeight w:val="300"/>
          <w:ins w:author="Florencia Mischelejis" w:date="2021-09-24T17:18:00Z" w:id="337"/>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27E95C1D" w14:textId="6E2070C7">
            <w:pPr>
              <w:spacing w:after="120"/>
              <w:jc w:val="left"/>
              <w:rPr>
                <w:rFonts w:ascii="Playfair Display" w:hAnsi="Playfair Display" w:eastAsia="Playfair Display" w:cs="Playfair Display"/>
                <w:b/>
                <w:bCs/>
                <w:szCs w:val="18"/>
              </w:rPr>
            </w:pPr>
            <w:ins w:author="Florencia Mischelejis" w:date="2021-09-24T17:18:00Z" w:id="338">
              <w:r w:rsidRPr="10F7AF93">
                <w:rPr>
                  <w:rFonts w:ascii="Playfair Display" w:hAnsi="Playfair Display" w:eastAsia="Playfair Display" w:cs="Playfair Display"/>
                  <w:b/>
                  <w:bCs/>
                  <w:i/>
                  <w:iCs/>
                  <w:szCs w:val="18"/>
                </w:rPr>
                <w:t>LS_2_GRADING</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14501BA6" w14:textId="09ABF7CE">
            <w:pPr>
              <w:spacing w:after="120"/>
              <w:jc w:val="left"/>
              <w:rPr>
                <w:rFonts w:ascii="Playfair Display" w:hAnsi="Playfair Display" w:eastAsia="Playfair Display" w:cs="Playfair Display"/>
                <w:szCs w:val="18"/>
              </w:rPr>
            </w:pPr>
            <w:ins w:author="Florencia Mischelejis" w:date="2021-09-24T17:18:00Z" w:id="339">
              <w:r w:rsidRPr="10F7AF93">
                <w:rPr>
                  <w:rFonts w:ascii="Playfair Display" w:hAnsi="Playfair Display" w:eastAsia="Playfair Display" w:cs="Playfair Display"/>
                  <w:i/>
                  <w:iCs/>
                  <w:szCs w:val="18"/>
                </w:rPr>
                <w:t>Topo Surfaces</w:t>
              </w:r>
            </w:ins>
          </w:p>
        </w:tc>
      </w:tr>
      <w:tr w:rsidR="10F7AF93" w:rsidTr="00462E9B" w14:paraId="78F1A6BE" w14:textId="77777777">
        <w:trPr>
          <w:trHeight w:val="300"/>
          <w:ins w:author="Florencia Mischelejis" w:date="2021-09-24T17:18:00Z" w:id="340"/>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1B63B9EC" w14:textId="311A1931">
            <w:pPr>
              <w:spacing w:after="120"/>
              <w:jc w:val="left"/>
              <w:rPr>
                <w:rFonts w:ascii="Playfair Display" w:hAnsi="Playfair Display" w:eastAsia="Playfair Display" w:cs="Playfair Display"/>
                <w:b/>
                <w:bCs/>
                <w:szCs w:val="18"/>
              </w:rPr>
            </w:pPr>
            <w:ins w:author="Florencia Mischelejis" w:date="2021-09-24T17:18:00Z" w:id="341">
              <w:r w:rsidRPr="10F7AF93">
                <w:rPr>
                  <w:rFonts w:ascii="Playfair Display" w:hAnsi="Playfair Display" w:eastAsia="Playfair Display" w:cs="Playfair Display"/>
                  <w:b/>
                  <w:bCs/>
                  <w:i/>
                  <w:iCs/>
                  <w:szCs w:val="18"/>
                </w:rPr>
                <w:t>LS_3_HARDSCAPE HORIZONTAL</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2929549A" w14:textId="7DF68E03">
            <w:pPr>
              <w:spacing w:after="120"/>
              <w:jc w:val="left"/>
              <w:rPr>
                <w:rFonts w:ascii="Playfair Display" w:hAnsi="Playfair Display" w:eastAsia="Playfair Display" w:cs="Playfair Display"/>
                <w:szCs w:val="18"/>
              </w:rPr>
            </w:pPr>
            <w:ins w:author="Florencia Mischelejis" w:date="2021-09-24T17:18:00Z" w:id="342">
              <w:r w:rsidRPr="10F7AF93">
                <w:rPr>
                  <w:rFonts w:ascii="Playfair Display" w:hAnsi="Playfair Display" w:eastAsia="Playfair Display" w:cs="Playfair Display"/>
                  <w:i/>
                  <w:iCs/>
                  <w:szCs w:val="18"/>
                </w:rPr>
                <w:t>Paving, steps, ramps</w:t>
              </w:r>
            </w:ins>
          </w:p>
        </w:tc>
      </w:tr>
      <w:tr w:rsidR="10F7AF93" w:rsidTr="00462E9B" w14:paraId="06248BCF" w14:textId="77777777">
        <w:trPr>
          <w:trHeight w:val="300"/>
          <w:ins w:author="Florencia Mischelejis" w:date="2021-09-24T17:18:00Z" w:id="343"/>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7606DF09" w14:textId="50FB62A9">
            <w:pPr>
              <w:spacing w:after="120"/>
              <w:jc w:val="left"/>
              <w:rPr>
                <w:rFonts w:ascii="Playfair Display" w:hAnsi="Playfair Display" w:eastAsia="Playfair Display" w:cs="Playfair Display"/>
                <w:b/>
                <w:bCs/>
                <w:szCs w:val="18"/>
              </w:rPr>
            </w:pPr>
            <w:ins w:author="Florencia Mischelejis" w:date="2021-09-24T17:18:00Z" w:id="344">
              <w:r w:rsidRPr="10F7AF93">
                <w:rPr>
                  <w:rFonts w:ascii="Playfair Display" w:hAnsi="Playfair Display" w:eastAsia="Playfair Display" w:cs="Playfair Display"/>
                  <w:b/>
                  <w:bCs/>
                  <w:i/>
                  <w:iCs/>
                  <w:szCs w:val="18"/>
                </w:rPr>
                <w:t>LS_4_HARDSCAPE VERTICAL</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40BA8EC3" w14:textId="7D21E3CA">
            <w:pPr>
              <w:spacing w:after="120"/>
              <w:jc w:val="left"/>
              <w:rPr>
                <w:rFonts w:ascii="Playfair Display" w:hAnsi="Playfair Display" w:eastAsia="Playfair Display" w:cs="Playfair Display"/>
                <w:szCs w:val="18"/>
              </w:rPr>
            </w:pPr>
            <w:ins w:author="Florencia Mischelejis" w:date="2021-09-24T17:18:00Z" w:id="345">
              <w:r w:rsidRPr="10F7AF93">
                <w:rPr>
                  <w:rFonts w:ascii="Playfair Display" w:hAnsi="Playfair Display" w:eastAsia="Playfair Display" w:cs="Playfair Display"/>
                  <w:i/>
                  <w:iCs/>
                  <w:szCs w:val="18"/>
                </w:rPr>
                <w:t>Walls, guardrails</w:t>
              </w:r>
            </w:ins>
          </w:p>
        </w:tc>
      </w:tr>
      <w:tr w:rsidR="10F7AF93" w:rsidTr="00462E9B" w14:paraId="3CEF3384" w14:textId="77777777">
        <w:trPr>
          <w:trHeight w:val="300"/>
          <w:ins w:author="Florencia Mischelejis" w:date="2021-09-24T17:18:00Z" w:id="346"/>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4F310128" w14:textId="5D4A06BB">
            <w:pPr>
              <w:spacing w:after="120"/>
              <w:jc w:val="left"/>
              <w:rPr>
                <w:rFonts w:ascii="Playfair Display" w:hAnsi="Playfair Display" w:eastAsia="Playfair Display" w:cs="Playfair Display"/>
                <w:b/>
                <w:bCs/>
                <w:szCs w:val="18"/>
              </w:rPr>
            </w:pPr>
            <w:ins w:author="Florencia Mischelejis" w:date="2021-09-24T17:18:00Z" w:id="347">
              <w:r w:rsidRPr="10F7AF93">
                <w:rPr>
                  <w:rFonts w:ascii="Playfair Display" w:hAnsi="Playfair Display" w:eastAsia="Playfair Display" w:cs="Playfair Display"/>
                  <w:b/>
                  <w:bCs/>
                  <w:i/>
                  <w:iCs/>
                  <w:szCs w:val="18"/>
                </w:rPr>
                <w:t>LS_5-1_PLANTING - TREES</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59FF0017" w14:textId="36A8158F">
            <w:pPr>
              <w:spacing w:after="120"/>
              <w:jc w:val="left"/>
              <w:rPr>
                <w:rFonts w:ascii="Playfair Display" w:hAnsi="Playfair Display" w:eastAsia="Playfair Display" w:cs="Playfair Display"/>
                <w:szCs w:val="18"/>
              </w:rPr>
            </w:pPr>
            <w:ins w:author="Florencia Mischelejis" w:date="2021-09-24T17:18:00Z" w:id="348">
              <w:r w:rsidRPr="10F7AF93">
                <w:rPr>
                  <w:rFonts w:ascii="Playfair Display" w:hAnsi="Playfair Display" w:eastAsia="Playfair Display" w:cs="Playfair Display"/>
                  <w:i/>
                  <w:iCs/>
                  <w:szCs w:val="18"/>
                </w:rPr>
                <w:t>Trees</w:t>
              </w:r>
            </w:ins>
          </w:p>
        </w:tc>
      </w:tr>
      <w:tr w:rsidR="10F7AF93" w:rsidTr="00462E9B" w14:paraId="29A26727" w14:textId="77777777">
        <w:trPr>
          <w:trHeight w:val="300"/>
          <w:ins w:author="Florencia Mischelejis" w:date="2021-09-24T17:18:00Z" w:id="349"/>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21B30A3A" w14:textId="6AD9C3A8">
            <w:pPr>
              <w:spacing w:after="120"/>
              <w:jc w:val="left"/>
              <w:rPr>
                <w:rFonts w:ascii="Playfair Display" w:hAnsi="Playfair Display" w:eastAsia="Playfair Display" w:cs="Playfair Display"/>
                <w:b/>
                <w:bCs/>
                <w:szCs w:val="18"/>
              </w:rPr>
            </w:pPr>
            <w:ins w:author="Florencia Mischelejis" w:date="2021-09-24T17:18:00Z" w:id="350">
              <w:r w:rsidRPr="10F7AF93">
                <w:rPr>
                  <w:rFonts w:ascii="Playfair Display" w:hAnsi="Playfair Display" w:eastAsia="Playfair Display" w:cs="Playfair Display"/>
                  <w:b/>
                  <w:bCs/>
                  <w:i/>
                  <w:iCs/>
                  <w:szCs w:val="18"/>
                </w:rPr>
                <w:t>LS_5-2-1_PLANTING - SHRUBS - HIGH</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4B3FDF1E" w14:textId="3B39278E">
            <w:pPr>
              <w:spacing w:after="120"/>
              <w:jc w:val="left"/>
              <w:rPr>
                <w:rFonts w:ascii="Playfair Display" w:hAnsi="Playfair Display" w:eastAsia="Playfair Display" w:cs="Playfair Display"/>
                <w:szCs w:val="18"/>
              </w:rPr>
            </w:pPr>
            <w:ins w:author="Florencia Mischelejis" w:date="2021-09-24T17:18:00Z" w:id="351">
              <w:r w:rsidRPr="10F7AF93">
                <w:rPr>
                  <w:rFonts w:ascii="Playfair Display" w:hAnsi="Playfair Display" w:eastAsia="Playfair Display" w:cs="Playfair Display"/>
                  <w:i/>
                  <w:iCs/>
                  <w:szCs w:val="18"/>
                </w:rPr>
                <w:t>Shrub – High Height</w:t>
              </w:r>
            </w:ins>
          </w:p>
        </w:tc>
      </w:tr>
      <w:tr w:rsidR="10F7AF93" w:rsidTr="00462E9B" w14:paraId="609F12EB" w14:textId="77777777">
        <w:trPr>
          <w:trHeight w:val="300"/>
          <w:ins w:author="Florencia Mischelejis" w:date="2021-09-24T17:18:00Z" w:id="352"/>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2D8078FE" w14:textId="65EA1F50">
            <w:pPr>
              <w:spacing w:after="120"/>
              <w:jc w:val="left"/>
              <w:rPr>
                <w:rFonts w:ascii="Playfair Display" w:hAnsi="Playfair Display" w:eastAsia="Playfair Display" w:cs="Playfair Display"/>
                <w:b/>
                <w:bCs/>
                <w:szCs w:val="18"/>
              </w:rPr>
            </w:pPr>
            <w:ins w:author="Florencia Mischelejis" w:date="2021-09-24T17:18:00Z" w:id="353">
              <w:r w:rsidRPr="10F7AF93">
                <w:rPr>
                  <w:rFonts w:ascii="Playfair Display" w:hAnsi="Playfair Display" w:eastAsia="Playfair Display" w:cs="Playfair Display"/>
                  <w:b/>
                  <w:bCs/>
                  <w:i/>
                  <w:iCs/>
                  <w:szCs w:val="18"/>
                </w:rPr>
                <w:lastRenderedPageBreak/>
                <w:t>LS_5-2-2_PLANTING - SHRUBS - MEDIUM</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6DA040C8" w14:textId="1E0AA22F">
            <w:pPr>
              <w:spacing w:after="120"/>
              <w:jc w:val="left"/>
              <w:rPr>
                <w:rFonts w:ascii="Playfair Display" w:hAnsi="Playfair Display" w:eastAsia="Playfair Display" w:cs="Playfair Display"/>
                <w:szCs w:val="18"/>
              </w:rPr>
            </w:pPr>
            <w:ins w:author="Florencia Mischelejis" w:date="2021-09-24T17:18:00Z" w:id="354">
              <w:r w:rsidRPr="10F7AF93">
                <w:rPr>
                  <w:rFonts w:ascii="Playfair Display" w:hAnsi="Playfair Display" w:eastAsia="Playfair Display" w:cs="Playfair Display"/>
                  <w:i/>
                  <w:iCs/>
                  <w:szCs w:val="18"/>
                </w:rPr>
                <w:t>Shrub – Medium Height</w:t>
              </w:r>
            </w:ins>
          </w:p>
        </w:tc>
      </w:tr>
      <w:tr w:rsidR="10F7AF93" w:rsidTr="00462E9B" w14:paraId="4CAACF0B" w14:textId="77777777">
        <w:trPr>
          <w:trHeight w:val="300"/>
          <w:ins w:author="Florencia Mischelejis" w:date="2021-09-24T17:18:00Z" w:id="355"/>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61839C2C" w14:textId="5DB964F2">
            <w:pPr>
              <w:spacing w:after="120"/>
              <w:jc w:val="left"/>
              <w:rPr>
                <w:rFonts w:ascii="Playfair Display" w:hAnsi="Playfair Display" w:eastAsia="Playfair Display" w:cs="Playfair Display"/>
                <w:b/>
                <w:bCs/>
                <w:szCs w:val="18"/>
              </w:rPr>
            </w:pPr>
            <w:ins w:author="Florencia Mischelejis" w:date="2021-09-24T17:18:00Z" w:id="356">
              <w:r w:rsidRPr="10F7AF93">
                <w:rPr>
                  <w:rFonts w:ascii="Playfair Display" w:hAnsi="Playfair Display" w:eastAsia="Playfair Display" w:cs="Playfair Display"/>
                  <w:b/>
                  <w:bCs/>
                  <w:i/>
                  <w:iCs/>
                  <w:szCs w:val="18"/>
                </w:rPr>
                <w:t>LS_5-2-3_PLANTING - SHRUBS - LOW</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0FBD7F0F" w14:textId="0FC5116A">
            <w:pPr>
              <w:spacing w:after="120"/>
              <w:jc w:val="left"/>
              <w:rPr>
                <w:rFonts w:ascii="Playfair Display" w:hAnsi="Playfair Display" w:eastAsia="Playfair Display" w:cs="Playfair Display"/>
                <w:szCs w:val="18"/>
              </w:rPr>
            </w:pPr>
            <w:ins w:author="Florencia Mischelejis" w:date="2021-09-24T17:18:00Z" w:id="357">
              <w:r w:rsidRPr="10F7AF93">
                <w:rPr>
                  <w:rFonts w:ascii="Playfair Display" w:hAnsi="Playfair Display" w:eastAsia="Playfair Display" w:cs="Playfair Display"/>
                  <w:i/>
                  <w:iCs/>
                  <w:szCs w:val="18"/>
                </w:rPr>
                <w:t>Shrub – Low Height</w:t>
              </w:r>
            </w:ins>
          </w:p>
        </w:tc>
      </w:tr>
      <w:tr w:rsidR="10F7AF93" w:rsidTr="00462E9B" w14:paraId="5230DAFC" w14:textId="77777777">
        <w:trPr>
          <w:trHeight w:val="300"/>
          <w:ins w:author="Florencia Mischelejis" w:date="2021-09-24T17:18:00Z" w:id="358"/>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50FD125C" w14:textId="166DCEFD">
            <w:pPr>
              <w:spacing w:after="120"/>
              <w:jc w:val="left"/>
              <w:rPr>
                <w:rFonts w:ascii="Playfair Display" w:hAnsi="Playfair Display" w:eastAsia="Playfair Display" w:cs="Playfair Display"/>
                <w:b/>
                <w:bCs/>
                <w:szCs w:val="18"/>
              </w:rPr>
            </w:pPr>
            <w:ins w:author="Florencia Mischelejis" w:date="2021-09-24T17:18:00Z" w:id="359">
              <w:r w:rsidRPr="10F7AF93">
                <w:rPr>
                  <w:rFonts w:ascii="Playfair Display" w:hAnsi="Playfair Display" w:eastAsia="Playfair Display" w:cs="Playfair Display"/>
                  <w:b/>
                  <w:bCs/>
                  <w:i/>
                  <w:iCs/>
                  <w:szCs w:val="18"/>
                </w:rPr>
                <w:t>LS_6_FURNISHING</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1D7EEB1D" w14:textId="705F4555">
            <w:pPr>
              <w:spacing w:after="120"/>
              <w:jc w:val="left"/>
              <w:rPr>
                <w:rFonts w:ascii="Playfair Display" w:hAnsi="Playfair Display" w:eastAsia="Playfair Display" w:cs="Playfair Display"/>
                <w:szCs w:val="18"/>
              </w:rPr>
            </w:pPr>
            <w:ins w:author="Florencia Mischelejis" w:date="2021-09-24T17:18:00Z" w:id="360">
              <w:r w:rsidRPr="10F7AF93">
                <w:rPr>
                  <w:rFonts w:ascii="Playfair Display" w:hAnsi="Playfair Display" w:eastAsia="Playfair Display" w:cs="Playfair Display"/>
                  <w:i/>
                  <w:iCs/>
                  <w:szCs w:val="18"/>
                </w:rPr>
                <w:t xml:space="preserve">Site Furniture and </w:t>
              </w:r>
              <w:proofErr w:type="spellStart"/>
              <w:proofErr w:type="gramStart"/>
              <w:r w:rsidRPr="10F7AF93">
                <w:rPr>
                  <w:rFonts w:ascii="Playfair Display" w:hAnsi="Playfair Display" w:eastAsia="Playfair Display" w:cs="Playfair Display"/>
                  <w:i/>
                  <w:iCs/>
                  <w:szCs w:val="18"/>
                </w:rPr>
                <w:t>man made</w:t>
              </w:r>
              <w:proofErr w:type="spellEnd"/>
              <w:proofErr w:type="gramEnd"/>
              <w:r w:rsidRPr="10F7AF93">
                <w:rPr>
                  <w:rFonts w:ascii="Playfair Display" w:hAnsi="Playfair Display" w:eastAsia="Playfair Display" w:cs="Playfair Display"/>
                  <w:i/>
                  <w:iCs/>
                  <w:szCs w:val="18"/>
                </w:rPr>
                <w:t xml:space="preserve"> structures</w:t>
              </w:r>
            </w:ins>
          </w:p>
        </w:tc>
      </w:tr>
      <w:tr w:rsidR="10F7AF93" w:rsidTr="00462E9B" w14:paraId="2534F41F" w14:textId="77777777">
        <w:trPr>
          <w:trHeight w:val="300"/>
          <w:ins w:author="Florencia Mischelejis" w:date="2021-09-24T17:18:00Z" w:id="361"/>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48B949A2" w14:textId="2541FC43">
            <w:pPr>
              <w:spacing w:after="120"/>
              <w:jc w:val="left"/>
              <w:rPr>
                <w:rFonts w:ascii="Playfair Display" w:hAnsi="Playfair Display" w:eastAsia="Playfair Display" w:cs="Playfair Display"/>
                <w:b/>
                <w:bCs/>
                <w:szCs w:val="18"/>
              </w:rPr>
            </w:pPr>
            <w:ins w:author="Florencia Mischelejis" w:date="2021-09-24T17:18:00Z" w:id="362">
              <w:r w:rsidRPr="10F7AF93">
                <w:rPr>
                  <w:rFonts w:ascii="Playfair Display" w:hAnsi="Playfair Display" w:eastAsia="Playfair Display" w:cs="Playfair Display"/>
                  <w:b/>
                  <w:bCs/>
                  <w:i/>
                  <w:iCs/>
                  <w:szCs w:val="18"/>
                </w:rPr>
                <w:t>LS_7_LIGHTING</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3C7C90A7" w14:textId="0123122F">
            <w:pPr>
              <w:spacing w:after="120"/>
              <w:jc w:val="left"/>
              <w:rPr>
                <w:rFonts w:ascii="Playfair Display" w:hAnsi="Playfair Display" w:eastAsia="Playfair Display" w:cs="Playfair Display"/>
                <w:szCs w:val="18"/>
              </w:rPr>
            </w:pPr>
            <w:ins w:author="Florencia Mischelejis" w:date="2021-09-24T17:18:00Z" w:id="363">
              <w:r w:rsidRPr="10F7AF93">
                <w:rPr>
                  <w:rFonts w:ascii="Playfair Display" w:hAnsi="Playfair Display" w:eastAsia="Playfair Display" w:cs="Playfair Display"/>
                  <w:i/>
                  <w:iCs/>
                  <w:szCs w:val="18"/>
                </w:rPr>
                <w:t>Site Lighting</w:t>
              </w:r>
            </w:ins>
          </w:p>
        </w:tc>
      </w:tr>
      <w:tr w:rsidR="10F7AF93" w:rsidTr="00462E9B" w14:paraId="5657E481" w14:textId="77777777">
        <w:trPr>
          <w:trHeight w:val="300"/>
          <w:ins w:author="Florencia Mischelejis" w:date="2021-09-24T17:18:00Z" w:id="364"/>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5FE78F72" w14:textId="5B8A4365">
            <w:pPr>
              <w:spacing w:after="120"/>
              <w:jc w:val="left"/>
              <w:rPr>
                <w:rFonts w:ascii="Playfair Display" w:hAnsi="Playfair Display" w:eastAsia="Playfair Display" w:cs="Playfair Display"/>
                <w:b/>
                <w:bCs/>
                <w:szCs w:val="18"/>
              </w:rPr>
            </w:pPr>
            <w:ins w:author="Florencia Mischelejis" w:date="2021-09-24T17:18:00Z" w:id="365">
              <w:r w:rsidRPr="10F7AF93">
                <w:rPr>
                  <w:rFonts w:ascii="Playfair Display" w:hAnsi="Playfair Display" w:eastAsia="Playfair Display" w:cs="Playfair Display"/>
                  <w:b/>
                  <w:bCs/>
                  <w:i/>
                  <w:iCs/>
                  <w:szCs w:val="18"/>
                </w:rPr>
                <w:t>LS_8_WATER FEATURES</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37F99891" w14:textId="75F99A5F">
            <w:pPr>
              <w:spacing w:after="120"/>
              <w:jc w:val="left"/>
              <w:rPr>
                <w:rFonts w:ascii="Playfair Display" w:hAnsi="Playfair Display" w:eastAsia="Playfair Display" w:cs="Playfair Display"/>
                <w:szCs w:val="18"/>
              </w:rPr>
            </w:pPr>
            <w:ins w:author="Florencia Mischelejis" w:date="2021-09-24T17:18:00Z" w:id="366">
              <w:r w:rsidRPr="10F7AF93">
                <w:rPr>
                  <w:rFonts w:ascii="Playfair Display" w:hAnsi="Playfair Display" w:eastAsia="Playfair Display" w:cs="Playfair Display"/>
                  <w:i/>
                  <w:iCs/>
                  <w:szCs w:val="18"/>
                </w:rPr>
                <w:t>Pools, Fountains</w:t>
              </w:r>
            </w:ins>
          </w:p>
        </w:tc>
      </w:tr>
      <w:tr w:rsidR="10F7AF93" w:rsidTr="00462E9B" w14:paraId="07FD50EA" w14:textId="77777777">
        <w:trPr>
          <w:trHeight w:val="300"/>
          <w:ins w:author="Florencia Mischelejis" w:date="2021-09-24T17:18:00Z" w:id="367"/>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52BC6326" w14:textId="2F2808B6">
            <w:pPr>
              <w:spacing w:after="120"/>
              <w:jc w:val="left"/>
              <w:rPr>
                <w:rFonts w:ascii="Playfair Display" w:hAnsi="Playfair Display" w:eastAsia="Playfair Display" w:cs="Playfair Display"/>
                <w:b/>
                <w:bCs/>
                <w:szCs w:val="18"/>
              </w:rPr>
            </w:pPr>
            <w:ins w:author="Florencia Mischelejis" w:date="2021-09-24T17:18:00Z" w:id="368">
              <w:r w:rsidRPr="10F7AF93">
                <w:rPr>
                  <w:rFonts w:ascii="Playfair Display" w:hAnsi="Playfair Display" w:eastAsia="Playfair Display" w:cs="Playfair Display"/>
                  <w:b/>
                  <w:bCs/>
                  <w:i/>
                  <w:iCs/>
                  <w:szCs w:val="18"/>
                </w:rPr>
                <w:t>LS_9_RENDERING ASSESTS</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2563CB54" w14:textId="44BF6646">
            <w:pPr>
              <w:spacing w:after="120"/>
              <w:jc w:val="left"/>
              <w:rPr>
                <w:rFonts w:ascii="Playfair Display" w:hAnsi="Playfair Display" w:eastAsia="Playfair Display" w:cs="Playfair Display"/>
                <w:szCs w:val="18"/>
              </w:rPr>
            </w:pPr>
            <w:ins w:author="Florencia Mischelejis" w:date="2021-09-24T17:18:00Z" w:id="369">
              <w:r w:rsidRPr="10F7AF93">
                <w:rPr>
                  <w:rFonts w:ascii="Playfair Display" w:hAnsi="Playfair Display" w:eastAsia="Playfair Display" w:cs="Playfair Display"/>
                  <w:i/>
                  <w:iCs/>
                  <w:szCs w:val="18"/>
                </w:rPr>
                <w:t>Viz and Renderings Assets</w:t>
              </w:r>
            </w:ins>
          </w:p>
        </w:tc>
      </w:tr>
      <w:tr w:rsidR="10F7AF93" w:rsidTr="00462E9B" w14:paraId="6EFF037E" w14:textId="77777777">
        <w:trPr>
          <w:trHeight w:val="300"/>
          <w:ins w:author="Florencia Mischelejis" w:date="2021-09-24T17:18:00Z" w:id="370"/>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29C4E82F" w14:textId="44871076">
            <w:pPr>
              <w:spacing w:after="120"/>
              <w:jc w:val="left"/>
              <w:rPr>
                <w:rFonts w:ascii="Playfair Display" w:hAnsi="Playfair Display" w:eastAsia="Playfair Display" w:cs="Playfair Display"/>
                <w:b/>
                <w:bCs/>
                <w:szCs w:val="18"/>
              </w:rPr>
            </w:pPr>
            <w:ins w:author="Florencia Mischelejis" w:date="2021-09-24T17:18:00Z" w:id="371">
              <w:r w:rsidRPr="10F7AF93">
                <w:rPr>
                  <w:rFonts w:ascii="Playfair Display" w:hAnsi="Playfair Display" w:eastAsia="Playfair Display" w:cs="Playfair Display"/>
                  <w:b/>
                  <w:bCs/>
                  <w:i/>
                  <w:iCs/>
                  <w:szCs w:val="18"/>
                </w:rPr>
                <w:t>ZZ_X_ARC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52E25F29" w14:textId="30998C34">
            <w:pPr>
              <w:spacing w:after="120"/>
              <w:jc w:val="left"/>
              <w:rPr>
                <w:rFonts w:ascii="Playfair Display" w:hAnsi="Playfair Display" w:eastAsia="Playfair Display" w:cs="Playfair Display"/>
                <w:szCs w:val="18"/>
              </w:rPr>
            </w:pPr>
            <w:ins w:author="Florencia Mischelejis" w:date="2021-09-24T17:18:00Z" w:id="372">
              <w:r w:rsidRPr="10F7AF93">
                <w:rPr>
                  <w:rFonts w:ascii="Playfair Display" w:hAnsi="Playfair Display" w:eastAsia="Playfair Display" w:cs="Playfair Display"/>
                  <w:i/>
                  <w:iCs/>
                  <w:szCs w:val="18"/>
                </w:rPr>
                <w:t>Architecture Links</w:t>
              </w:r>
            </w:ins>
          </w:p>
        </w:tc>
      </w:tr>
      <w:tr w:rsidR="10F7AF93" w:rsidTr="00462E9B" w14:paraId="7395A235" w14:textId="77777777">
        <w:trPr>
          <w:trHeight w:val="300"/>
          <w:ins w:author="Florencia Mischelejis" w:date="2021-09-24T17:18:00Z" w:id="373"/>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2972B252" w14:textId="05BAB1B6">
            <w:pPr>
              <w:spacing w:after="120"/>
              <w:jc w:val="left"/>
              <w:rPr>
                <w:rFonts w:ascii="Playfair Display" w:hAnsi="Playfair Display" w:eastAsia="Playfair Display" w:cs="Playfair Display"/>
                <w:b/>
                <w:bCs/>
                <w:szCs w:val="18"/>
              </w:rPr>
            </w:pPr>
            <w:ins w:author="Florencia Mischelejis" w:date="2021-09-24T17:18:00Z" w:id="374">
              <w:r w:rsidRPr="10F7AF93">
                <w:rPr>
                  <w:rFonts w:ascii="Playfair Display" w:hAnsi="Playfair Display" w:eastAsia="Playfair Display" w:cs="Playfair Display"/>
                  <w:b/>
                  <w:bCs/>
                  <w:i/>
                  <w:iCs/>
                  <w:szCs w:val="18"/>
                </w:rPr>
                <w:t>ZZ_X_CIV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2EFE156A" w14:textId="33C2BBA1">
            <w:pPr>
              <w:spacing w:after="120"/>
              <w:jc w:val="left"/>
              <w:rPr>
                <w:rFonts w:ascii="Playfair Display" w:hAnsi="Playfair Display" w:eastAsia="Playfair Display" w:cs="Playfair Display"/>
                <w:szCs w:val="18"/>
              </w:rPr>
            </w:pPr>
            <w:ins w:author="Florencia Mischelejis" w:date="2021-09-24T17:18:00Z" w:id="375">
              <w:r w:rsidRPr="10F7AF93">
                <w:rPr>
                  <w:rFonts w:ascii="Playfair Display" w:hAnsi="Playfair Display" w:eastAsia="Playfair Display" w:cs="Playfair Display"/>
                  <w:i/>
                  <w:iCs/>
                  <w:szCs w:val="18"/>
                </w:rPr>
                <w:t>Civil Links</w:t>
              </w:r>
            </w:ins>
          </w:p>
        </w:tc>
      </w:tr>
      <w:tr w:rsidR="10F7AF93" w:rsidTr="00462E9B" w14:paraId="741ED9D3" w14:textId="77777777">
        <w:trPr>
          <w:trHeight w:val="300"/>
          <w:ins w:author="Florencia Mischelejis" w:date="2021-09-24T17:18:00Z" w:id="376"/>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36C0CC01" w14:textId="74808A9B">
            <w:pPr>
              <w:spacing w:after="120"/>
              <w:jc w:val="left"/>
              <w:rPr>
                <w:rFonts w:ascii="Playfair Display" w:hAnsi="Playfair Display" w:eastAsia="Playfair Display" w:cs="Playfair Display"/>
                <w:b/>
                <w:bCs/>
                <w:szCs w:val="18"/>
              </w:rPr>
            </w:pPr>
            <w:ins w:author="Florencia Mischelejis" w:date="2021-09-24T17:18:00Z" w:id="377">
              <w:r w:rsidRPr="10F7AF93">
                <w:rPr>
                  <w:rFonts w:ascii="Playfair Display" w:hAnsi="Playfair Display" w:eastAsia="Playfair Display" w:cs="Playfair Display"/>
                  <w:b/>
                  <w:bCs/>
                  <w:i/>
                  <w:iCs/>
                  <w:szCs w:val="18"/>
                </w:rPr>
                <w:t>ZZ_X_CAD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5428DC7D" w14:textId="2F5C18FF">
            <w:pPr>
              <w:spacing w:after="120"/>
              <w:jc w:val="left"/>
              <w:rPr>
                <w:rFonts w:ascii="Playfair Display" w:hAnsi="Playfair Display" w:eastAsia="Playfair Display" w:cs="Playfair Display"/>
                <w:szCs w:val="18"/>
              </w:rPr>
            </w:pPr>
            <w:ins w:author="Florencia Mischelejis" w:date="2021-09-24T17:18:00Z" w:id="378">
              <w:r w:rsidRPr="10F7AF93">
                <w:rPr>
                  <w:rFonts w:ascii="Playfair Display" w:hAnsi="Playfair Display" w:eastAsia="Playfair Display" w:cs="Playfair Display"/>
                  <w:i/>
                  <w:iCs/>
                  <w:szCs w:val="18"/>
                </w:rPr>
                <w:t>DWG Links</w:t>
              </w:r>
            </w:ins>
          </w:p>
        </w:tc>
      </w:tr>
      <w:tr w:rsidR="10F7AF93" w:rsidTr="00462E9B" w14:paraId="6EF71FD3" w14:textId="77777777">
        <w:trPr>
          <w:trHeight w:val="300"/>
          <w:ins w:author="Florencia Mischelejis" w:date="2021-09-24T17:18:00Z" w:id="379"/>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3073AA2A" w14:textId="0CEA077A">
            <w:pPr>
              <w:spacing w:after="120"/>
              <w:jc w:val="left"/>
              <w:rPr>
                <w:rFonts w:ascii="Playfair Display" w:hAnsi="Playfair Display" w:eastAsia="Playfair Display" w:cs="Playfair Display"/>
                <w:b/>
                <w:bCs/>
                <w:szCs w:val="18"/>
              </w:rPr>
            </w:pPr>
            <w:ins w:author="Florencia Mischelejis" w:date="2021-09-24T17:18:00Z" w:id="380">
              <w:r w:rsidRPr="10F7AF93">
                <w:rPr>
                  <w:rFonts w:ascii="Playfair Display" w:hAnsi="Playfair Display" w:eastAsia="Playfair Display" w:cs="Playfair Display"/>
                  <w:b/>
                  <w:bCs/>
                  <w:i/>
                  <w:iCs/>
                  <w:szCs w:val="18"/>
                </w:rPr>
                <w:t>ZZ_X_RVT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1C536076" w14:textId="59D75E9D">
            <w:pPr>
              <w:spacing w:after="120"/>
              <w:jc w:val="left"/>
              <w:rPr>
                <w:rFonts w:ascii="Playfair Display" w:hAnsi="Playfair Display" w:eastAsia="Playfair Display" w:cs="Playfair Display"/>
                <w:szCs w:val="18"/>
              </w:rPr>
            </w:pPr>
            <w:ins w:author="Florencia Mischelejis" w:date="2021-09-24T17:18:00Z" w:id="381">
              <w:r w:rsidRPr="10F7AF93">
                <w:rPr>
                  <w:rFonts w:ascii="Playfair Display" w:hAnsi="Playfair Display" w:eastAsia="Playfair Display" w:cs="Playfair Display"/>
                  <w:i/>
                  <w:iCs/>
                  <w:szCs w:val="18"/>
                </w:rPr>
                <w:t>Revit Links</w:t>
              </w:r>
            </w:ins>
          </w:p>
        </w:tc>
      </w:tr>
    </w:tbl>
    <w:p w:rsidR="10F7AF93" w:rsidP="10F7AF93" w:rsidRDefault="10F7AF93" w14:paraId="2311F4B7" w14:textId="489833A6">
      <w:pPr>
        <w:rPr>
          <w:ins w:author="Florencia Mischelejis" w:date="2021-09-24T17:18:00Z" w:id="382"/>
          <w:rFonts w:ascii="Playfair Display" w:hAnsi="Playfair Display" w:eastAsia="Playfair Display" w:cs="Playfair Display"/>
          <w:color w:val="000000"/>
          <w:szCs w:val="18"/>
        </w:rPr>
      </w:pPr>
    </w:p>
    <w:p w:rsidR="10F7AF93" w:rsidP="10F7AF93" w:rsidRDefault="10F7AF93" w14:paraId="5E9CE7CC" w14:textId="6C0E835E">
      <w:pPr>
        <w:rPr>
          <w:ins w:author="Florencia Mischelejis" w:date="2021-09-24T17:18:00Z" w:id="383"/>
          <w:rFonts w:ascii="Playfair Display" w:hAnsi="Playfair Display" w:eastAsia="Playfair Display" w:cs="Playfair Display"/>
          <w:color w:val="000000"/>
          <w:szCs w:val="18"/>
        </w:rPr>
      </w:pPr>
      <w:ins w:author="Florencia Mischelejis" w:date="2021-09-24T17:18:00Z" w:id="384">
        <w:r w:rsidRPr="10F7AF93">
          <w:rPr>
            <w:rFonts w:ascii="Playfair Display" w:hAnsi="Playfair Display" w:eastAsia="Playfair Display" w:cs="Playfair Display"/>
            <w:b/>
            <w:bCs/>
            <w:i/>
            <w:iCs/>
            <w:color w:val="000000"/>
            <w:szCs w:val="18"/>
          </w:rPr>
          <w:t xml:space="preserve">Landscape </w:t>
        </w:r>
        <w:proofErr w:type="spellStart"/>
        <w:r w:rsidRPr="10F7AF93">
          <w:rPr>
            <w:rFonts w:ascii="Playfair Display" w:hAnsi="Playfair Display" w:eastAsia="Playfair Display" w:cs="Playfair Display"/>
            <w:b/>
            <w:bCs/>
            <w:i/>
            <w:iCs/>
            <w:color w:val="000000"/>
            <w:szCs w:val="18"/>
          </w:rPr>
          <w:t>Worksets</w:t>
        </w:r>
        <w:proofErr w:type="spellEnd"/>
        <w:r w:rsidRPr="10F7AF93">
          <w:rPr>
            <w:rFonts w:ascii="Playfair Display" w:hAnsi="Playfair Display" w:eastAsia="Playfair Display" w:cs="Playfair Display"/>
            <w:b/>
            <w:bCs/>
            <w:i/>
            <w:iCs/>
            <w:color w:val="000000"/>
            <w:szCs w:val="18"/>
          </w:rPr>
          <w:t xml:space="preserve"> – Amenities Container</w:t>
        </w:r>
      </w:ins>
    </w:p>
    <w:tbl>
      <w:tblPr>
        <w:tblStyle w:val="Tablaconcuadrcula"/>
        <w:tblW w:w="0" w:type="auto"/>
        <w:tblInd w:w="615" w:type="dxa"/>
        <w:tblLayout w:type="fixed"/>
        <w:tblLook w:val="0000" w:firstRow="0" w:lastRow="0" w:firstColumn="0" w:lastColumn="0" w:noHBand="0" w:noVBand="0"/>
      </w:tblPr>
      <w:tblGrid>
        <w:gridCol w:w="4140"/>
        <w:gridCol w:w="5130"/>
      </w:tblGrid>
      <w:tr w:rsidR="10F7AF93" w:rsidTr="00462E9B" w14:paraId="7996C355" w14:textId="77777777">
        <w:trPr>
          <w:trHeight w:val="300"/>
          <w:ins w:author="Florencia Mischelejis" w:date="2021-09-24T17:18:00Z" w:id="385"/>
        </w:trPr>
        <w:tc>
          <w:tcPr>
            <w:tcW w:w="4140" w:type="dxa"/>
            <w:tcBorders>
              <w:top w:val="single" w:color="826C31" w:themeColor="accent2" w:themeShade="BF" w:sz="6" w:space="0"/>
              <w:left w:val="single" w:color="826C31" w:themeColor="accent2" w:themeShade="BF" w:sz="6" w:space="0"/>
              <w:bottom w:val="single" w:color="826C31" w:themeColor="accent2" w:themeShade="BF" w:sz="6" w:space="0"/>
              <w:right w:val="single" w:color="826C31" w:themeColor="accent2" w:themeShade="BF" w:sz="6" w:space="0"/>
            </w:tcBorders>
            <w:shd w:val="clear" w:color="auto" w:fill="AE9142" w:themeFill="accent2"/>
          </w:tcPr>
          <w:p w:rsidR="10F7AF93" w:rsidP="10F7AF93" w:rsidRDefault="10F7AF93" w14:paraId="5465AA9A" w14:textId="2BFF8261">
            <w:pPr>
              <w:spacing w:after="120"/>
              <w:jc w:val="left"/>
              <w:rPr>
                <w:rFonts w:ascii="Playfair Display" w:hAnsi="Playfair Display" w:eastAsia="Playfair Display" w:cs="Playfair Display"/>
                <w:b/>
                <w:bCs/>
                <w:color w:val="FFFFFF" w:themeColor="background2"/>
                <w:szCs w:val="18"/>
              </w:rPr>
            </w:pPr>
            <w:proofErr w:type="spellStart"/>
            <w:ins w:author="Florencia Mischelejis" w:date="2021-09-24T17:18:00Z" w:id="386">
              <w:r w:rsidRPr="10F7AF93">
                <w:rPr>
                  <w:rFonts w:ascii="Playfair Display" w:hAnsi="Playfair Display" w:eastAsia="Playfair Display" w:cs="Playfair Display"/>
                  <w:b/>
                  <w:bCs/>
                  <w:color w:val="FFFFFF" w:themeColor="background2"/>
                  <w:szCs w:val="18"/>
                </w:rPr>
                <w:t>Workset</w:t>
              </w:r>
              <w:proofErr w:type="spellEnd"/>
              <w:r w:rsidRPr="10F7AF93">
                <w:rPr>
                  <w:rFonts w:ascii="Playfair Display" w:hAnsi="Playfair Display" w:eastAsia="Playfair Display" w:cs="Playfair Display"/>
                  <w:b/>
                  <w:bCs/>
                  <w:color w:val="FFFFFF" w:themeColor="background2"/>
                  <w:szCs w:val="18"/>
                </w:rPr>
                <w:t xml:space="preserve"> (EDS)</w:t>
              </w:r>
            </w:ins>
          </w:p>
        </w:tc>
        <w:tc>
          <w:tcPr>
            <w:tcW w:w="5130" w:type="dxa"/>
            <w:tcBorders>
              <w:top w:val="single" w:color="826C31" w:themeColor="accent2" w:themeShade="BF" w:sz="6" w:space="0"/>
              <w:left w:val="single" w:color="826C31" w:themeColor="accent2" w:themeShade="BF" w:sz="6" w:space="0"/>
              <w:bottom w:val="single" w:color="826C31" w:themeColor="accent2" w:themeShade="BF" w:sz="6" w:space="0"/>
              <w:right w:val="single" w:color="826C31" w:themeColor="accent2" w:themeShade="BF" w:sz="6" w:space="0"/>
            </w:tcBorders>
            <w:shd w:val="clear" w:color="auto" w:fill="AE9142" w:themeFill="accent2"/>
          </w:tcPr>
          <w:p w:rsidR="10F7AF93" w:rsidP="10F7AF93" w:rsidRDefault="10F7AF93" w14:paraId="16851F38" w14:textId="4382EB79">
            <w:pPr>
              <w:spacing w:after="120"/>
              <w:jc w:val="left"/>
              <w:rPr>
                <w:rFonts w:ascii="Playfair Display" w:hAnsi="Playfair Display" w:eastAsia="Playfair Display" w:cs="Playfair Display"/>
                <w:b/>
                <w:bCs/>
                <w:color w:val="FFFFFF" w:themeColor="background2"/>
                <w:szCs w:val="18"/>
              </w:rPr>
            </w:pPr>
            <w:ins w:author="Florencia Mischelejis" w:date="2021-09-24T17:18:00Z" w:id="387">
              <w:r w:rsidRPr="10F7AF93">
                <w:rPr>
                  <w:rFonts w:ascii="Playfair Display" w:hAnsi="Playfair Display" w:eastAsia="Playfair Display" w:cs="Playfair Display"/>
                  <w:b/>
                  <w:bCs/>
                  <w:color w:val="FFFFFF" w:themeColor="background2"/>
                  <w:szCs w:val="18"/>
                </w:rPr>
                <w:t>Description</w:t>
              </w:r>
            </w:ins>
          </w:p>
        </w:tc>
      </w:tr>
      <w:tr w:rsidR="10F7AF93" w:rsidTr="00462E9B" w14:paraId="711539C9" w14:textId="77777777">
        <w:trPr>
          <w:trHeight w:val="300"/>
          <w:ins w:author="Florencia Mischelejis" w:date="2021-09-24T17:18:00Z" w:id="388"/>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385D00F1" w14:textId="2CD6E713">
            <w:pPr>
              <w:spacing w:after="120"/>
              <w:jc w:val="left"/>
              <w:rPr>
                <w:rFonts w:ascii="Playfair Display" w:hAnsi="Playfair Display" w:eastAsia="Playfair Display" w:cs="Playfair Display"/>
                <w:b/>
                <w:bCs/>
                <w:szCs w:val="18"/>
              </w:rPr>
            </w:pPr>
            <w:ins w:author="Florencia Mischelejis" w:date="2021-09-24T17:18:00Z" w:id="389">
              <w:r w:rsidRPr="10F7AF93">
                <w:rPr>
                  <w:rFonts w:ascii="Playfair Display" w:hAnsi="Playfair Display" w:eastAsia="Playfair Display" w:cs="Playfair Display"/>
                  <w:b/>
                  <w:bCs/>
                  <w:i/>
                  <w:iCs/>
                  <w:szCs w:val="18"/>
                </w:rPr>
                <w:t>LS_01_BIM CONTROL</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62B0A611" w14:textId="5C61E067">
            <w:pPr>
              <w:spacing w:after="120"/>
              <w:jc w:val="left"/>
              <w:rPr>
                <w:rFonts w:ascii="Playfair Display" w:hAnsi="Playfair Display" w:eastAsia="Playfair Display" w:cs="Playfair Display"/>
                <w:szCs w:val="18"/>
              </w:rPr>
            </w:pPr>
            <w:ins w:author="Florencia Mischelejis" w:date="2021-09-24T17:18:00Z" w:id="390">
              <w:r w:rsidRPr="10F7AF93">
                <w:rPr>
                  <w:rFonts w:ascii="Playfair Display" w:hAnsi="Playfair Display" w:eastAsia="Playfair Display" w:cs="Playfair Display"/>
                  <w:i/>
                  <w:iCs/>
                  <w:szCs w:val="18"/>
                </w:rPr>
                <w:t>BIM Management objects</w:t>
              </w:r>
            </w:ins>
          </w:p>
        </w:tc>
      </w:tr>
      <w:tr w:rsidR="10F7AF93" w:rsidTr="00462E9B" w14:paraId="5D9B01AA" w14:textId="77777777">
        <w:trPr>
          <w:trHeight w:val="300"/>
          <w:ins w:author="Florencia Mischelejis" w:date="2021-09-24T17:18:00Z" w:id="391"/>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5079F25D" w14:textId="0D983CF1">
            <w:pPr>
              <w:spacing w:after="120"/>
              <w:jc w:val="left"/>
              <w:rPr>
                <w:rFonts w:ascii="Playfair Display" w:hAnsi="Playfair Display" w:eastAsia="Playfair Display" w:cs="Playfair Display"/>
                <w:b/>
                <w:bCs/>
                <w:szCs w:val="18"/>
              </w:rPr>
            </w:pPr>
            <w:ins w:author="Florencia Mischelejis" w:date="2021-09-24T17:18:00Z" w:id="392">
              <w:r w:rsidRPr="10F7AF93">
                <w:rPr>
                  <w:rFonts w:ascii="Playfair Display" w:hAnsi="Playfair Display" w:eastAsia="Playfair Display" w:cs="Playfair Display"/>
                  <w:b/>
                  <w:bCs/>
                  <w:i/>
                  <w:iCs/>
                  <w:szCs w:val="18"/>
                </w:rPr>
                <w:t>ZZ_02_ARRIVAL HUB</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4AADD671" w14:textId="70FE7361">
            <w:pPr>
              <w:spacing w:after="120"/>
              <w:jc w:val="left"/>
              <w:rPr>
                <w:rFonts w:ascii="Playfair Display" w:hAnsi="Playfair Display" w:eastAsia="Playfair Display" w:cs="Playfair Display"/>
                <w:szCs w:val="18"/>
              </w:rPr>
            </w:pPr>
            <w:ins w:author="Florencia Mischelejis" w:date="2021-09-24T17:18:00Z" w:id="393">
              <w:r w:rsidRPr="10F7AF93">
                <w:rPr>
                  <w:rFonts w:ascii="Playfair Display" w:hAnsi="Playfair Display" w:eastAsia="Playfair Display" w:cs="Playfair Display"/>
                  <w:i/>
                  <w:iCs/>
                  <w:szCs w:val="18"/>
                </w:rPr>
                <w:t>Links containing Arrival Hubs</w:t>
              </w:r>
            </w:ins>
          </w:p>
        </w:tc>
      </w:tr>
      <w:tr w:rsidR="10F7AF93" w:rsidTr="00462E9B" w14:paraId="793F6EAB" w14:textId="77777777">
        <w:trPr>
          <w:trHeight w:val="300"/>
          <w:ins w:author="Florencia Mischelejis" w:date="2021-09-24T17:18:00Z" w:id="394"/>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03949F6D" w14:textId="01B3D25A">
            <w:pPr>
              <w:spacing w:after="120"/>
              <w:jc w:val="left"/>
              <w:rPr>
                <w:rFonts w:ascii="Playfair Display" w:hAnsi="Playfair Display" w:eastAsia="Playfair Display" w:cs="Playfair Display"/>
                <w:b/>
                <w:bCs/>
                <w:szCs w:val="18"/>
              </w:rPr>
            </w:pPr>
            <w:ins w:author="Florencia Mischelejis" w:date="2021-09-24T17:18:00Z" w:id="395">
              <w:r w:rsidRPr="10F7AF93">
                <w:rPr>
                  <w:rFonts w:ascii="Playfair Display" w:hAnsi="Playfair Display" w:eastAsia="Playfair Display" w:cs="Playfair Display"/>
                  <w:b/>
                  <w:bCs/>
                  <w:i/>
                  <w:iCs/>
                  <w:szCs w:val="18"/>
                </w:rPr>
                <w:t>ZZ_03_POOL AREA</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5B5BF156" w14:textId="4151B580">
            <w:pPr>
              <w:spacing w:after="120"/>
              <w:jc w:val="left"/>
              <w:rPr>
                <w:rFonts w:ascii="Playfair Display" w:hAnsi="Playfair Display" w:eastAsia="Playfair Display" w:cs="Playfair Display"/>
                <w:szCs w:val="18"/>
              </w:rPr>
            </w:pPr>
            <w:ins w:author="Florencia Mischelejis" w:date="2021-09-24T17:18:00Z" w:id="396">
              <w:r w:rsidRPr="10F7AF93">
                <w:rPr>
                  <w:rFonts w:ascii="Playfair Display" w:hAnsi="Playfair Display" w:eastAsia="Playfair Display" w:cs="Playfair Display"/>
                  <w:i/>
                  <w:iCs/>
                  <w:szCs w:val="18"/>
                </w:rPr>
                <w:t>Links containing Pool Area</w:t>
              </w:r>
            </w:ins>
          </w:p>
        </w:tc>
      </w:tr>
      <w:tr w:rsidR="10F7AF93" w:rsidTr="00462E9B" w14:paraId="35565C24" w14:textId="77777777">
        <w:trPr>
          <w:trHeight w:val="300"/>
          <w:ins w:author="Florencia Mischelejis" w:date="2021-09-24T17:18:00Z" w:id="397"/>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6CEA8A53" w14:textId="6096D9DE">
            <w:pPr>
              <w:spacing w:after="120"/>
              <w:jc w:val="left"/>
              <w:rPr>
                <w:rFonts w:ascii="Playfair Display" w:hAnsi="Playfair Display" w:eastAsia="Playfair Display" w:cs="Playfair Display"/>
                <w:b/>
                <w:bCs/>
                <w:szCs w:val="18"/>
              </w:rPr>
            </w:pPr>
            <w:ins w:author="Florencia Mischelejis" w:date="2021-09-24T17:18:00Z" w:id="398">
              <w:r w:rsidRPr="10F7AF93">
                <w:rPr>
                  <w:rFonts w:ascii="Playfair Display" w:hAnsi="Playfair Display" w:eastAsia="Playfair Display" w:cs="Playfair Display"/>
                  <w:b/>
                  <w:bCs/>
                  <w:i/>
                  <w:iCs/>
                  <w:szCs w:val="18"/>
                </w:rPr>
                <w:t>ZZ_04_RESTAURANT</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537F66AA" w14:textId="1951BB40">
            <w:pPr>
              <w:spacing w:after="120"/>
              <w:jc w:val="left"/>
              <w:rPr>
                <w:rFonts w:ascii="Playfair Display" w:hAnsi="Playfair Display" w:eastAsia="Playfair Display" w:cs="Playfair Display"/>
                <w:szCs w:val="18"/>
              </w:rPr>
            </w:pPr>
            <w:ins w:author="Florencia Mischelejis" w:date="2021-09-24T17:18:00Z" w:id="399">
              <w:r w:rsidRPr="10F7AF93">
                <w:rPr>
                  <w:rFonts w:ascii="Playfair Display" w:hAnsi="Playfair Display" w:eastAsia="Playfair Display" w:cs="Playfair Display"/>
                  <w:i/>
                  <w:iCs/>
                  <w:szCs w:val="18"/>
                </w:rPr>
                <w:t>Links containing Restaurant</w:t>
              </w:r>
            </w:ins>
          </w:p>
        </w:tc>
      </w:tr>
      <w:tr w:rsidR="10F7AF93" w:rsidTr="00462E9B" w14:paraId="06A55296" w14:textId="77777777">
        <w:trPr>
          <w:trHeight w:val="300"/>
          <w:ins w:author="Florencia Mischelejis" w:date="2021-09-24T17:18:00Z" w:id="400"/>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4B4B35D0" w14:textId="5E1FEA12">
            <w:pPr>
              <w:spacing w:after="120"/>
              <w:jc w:val="left"/>
              <w:rPr>
                <w:rFonts w:ascii="Playfair Display" w:hAnsi="Playfair Display" w:eastAsia="Playfair Display" w:cs="Playfair Display"/>
                <w:b/>
                <w:bCs/>
                <w:szCs w:val="18"/>
              </w:rPr>
            </w:pPr>
            <w:ins w:author="Florencia Mischelejis" w:date="2021-09-24T17:18:00Z" w:id="401">
              <w:r w:rsidRPr="10F7AF93">
                <w:rPr>
                  <w:rFonts w:ascii="Playfair Display" w:hAnsi="Playfair Display" w:eastAsia="Playfair Display" w:cs="Playfair Display"/>
                  <w:b/>
                  <w:bCs/>
                  <w:i/>
                  <w:iCs/>
                  <w:szCs w:val="18"/>
                </w:rPr>
                <w:t>ZZ_05_FITNESS</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6AB6CBD6" w14:textId="47E9A8F8">
            <w:pPr>
              <w:spacing w:after="120"/>
              <w:jc w:val="left"/>
              <w:rPr>
                <w:rFonts w:ascii="Playfair Display" w:hAnsi="Playfair Display" w:eastAsia="Playfair Display" w:cs="Playfair Display"/>
                <w:szCs w:val="18"/>
              </w:rPr>
            </w:pPr>
            <w:ins w:author="Florencia Mischelejis" w:date="2021-09-24T17:18:00Z" w:id="402">
              <w:r w:rsidRPr="10F7AF93">
                <w:rPr>
                  <w:rFonts w:ascii="Playfair Display" w:hAnsi="Playfair Display" w:eastAsia="Playfair Display" w:cs="Playfair Display"/>
                  <w:i/>
                  <w:iCs/>
                  <w:szCs w:val="18"/>
                </w:rPr>
                <w:t>Links containing Fitness</w:t>
              </w:r>
            </w:ins>
          </w:p>
        </w:tc>
      </w:tr>
      <w:tr w:rsidR="10F7AF93" w:rsidTr="00462E9B" w14:paraId="5341C9C1" w14:textId="77777777">
        <w:trPr>
          <w:trHeight w:val="300"/>
          <w:ins w:author="Florencia Mischelejis" w:date="2021-09-24T17:18:00Z" w:id="403"/>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02B60993" w14:textId="33081594">
            <w:pPr>
              <w:spacing w:after="120"/>
              <w:jc w:val="left"/>
              <w:rPr>
                <w:rFonts w:ascii="Playfair Display" w:hAnsi="Playfair Display" w:eastAsia="Playfair Display" w:cs="Playfair Display"/>
                <w:b/>
                <w:bCs/>
                <w:szCs w:val="18"/>
              </w:rPr>
            </w:pPr>
            <w:ins w:author="Florencia Mischelejis" w:date="2021-09-24T17:18:00Z" w:id="404">
              <w:r w:rsidRPr="10F7AF93">
                <w:rPr>
                  <w:rFonts w:ascii="Playfair Display" w:hAnsi="Playfair Display" w:eastAsia="Playfair Display" w:cs="Playfair Display"/>
                  <w:b/>
                  <w:bCs/>
                  <w:i/>
                  <w:iCs/>
                  <w:szCs w:val="18"/>
                </w:rPr>
                <w:t>ZZ_06_SPA</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54FDBBF0" w14:textId="5D03BCA1">
            <w:pPr>
              <w:spacing w:after="120"/>
              <w:jc w:val="left"/>
              <w:rPr>
                <w:rFonts w:ascii="Playfair Display" w:hAnsi="Playfair Display" w:eastAsia="Playfair Display" w:cs="Playfair Display"/>
                <w:szCs w:val="18"/>
              </w:rPr>
            </w:pPr>
            <w:ins w:author="Florencia Mischelejis" w:date="2021-09-24T17:18:00Z" w:id="405">
              <w:r w:rsidRPr="10F7AF93">
                <w:rPr>
                  <w:rFonts w:ascii="Playfair Display" w:hAnsi="Playfair Display" w:eastAsia="Playfair Display" w:cs="Playfair Display"/>
                  <w:i/>
                  <w:iCs/>
                  <w:szCs w:val="18"/>
                </w:rPr>
                <w:t>Links containing Spa</w:t>
              </w:r>
            </w:ins>
          </w:p>
        </w:tc>
      </w:tr>
      <w:tr w:rsidR="10F7AF93" w:rsidTr="00462E9B" w14:paraId="0B867CBD" w14:textId="77777777">
        <w:trPr>
          <w:trHeight w:val="300"/>
          <w:ins w:author="Florencia Mischelejis" w:date="2021-09-24T17:18:00Z" w:id="406"/>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6E489418" w14:textId="5EC34B5B">
            <w:pPr>
              <w:spacing w:after="120"/>
              <w:jc w:val="left"/>
              <w:rPr>
                <w:rFonts w:ascii="Playfair Display" w:hAnsi="Playfair Display" w:eastAsia="Playfair Display" w:cs="Playfair Display"/>
                <w:b/>
                <w:bCs/>
                <w:szCs w:val="18"/>
              </w:rPr>
            </w:pPr>
            <w:ins w:author="Florencia Mischelejis" w:date="2021-09-24T17:18:00Z" w:id="407">
              <w:r w:rsidRPr="10F7AF93">
                <w:rPr>
                  <w:rFonts w:ascii="Playfair Display" w:hAnsi="Playfair Display" w:eastAsia="Playfair Display" w:cs="Playfair Display"/>
                  <w:b/>
                  <w:bCs/>
                  <w:i/>
                  <w:iCs/>
                  <w:szCs w:val="18"/>
                </w:rPr>
                <w:t>ZZ_07_RECREATION</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1346E020" w14:textId="07987F6A">
            <w:pPr>
              <w:spacing w:after="120"/>
              <w:jc w:val="left"/>
              <w:rPr>
                <w:rFonts w:ascii="Playfair Display" w:hAnsi="Playfair Display" w:eastAsia="Playfair Display" w:cs="Playfair Display"/>
                <w:szCs w:val="18"/>
              </w:rPr>
            </w:pPr>
            <w:ins w:author="Florencia Mischelejis" w:date="2021-09-24T17:18:00Z" w:id="408">
              <w:r w:rsidRPr="10F7AF93">
                <w:rPr>
                  <w:rFonts w:ascii="Playfair Display" w:hAnsi="Playfair Display" w:eastAsia="Playfair Display" w:cs="Playfair Display"/>
                  <w:i/>
                  <w:iCs/>
                  <w:szCs w:val="18"/>
                </w:rPr>
                <w:t>Links containing Recreation</w:t>
              </w:r>
            </w:ins>
          </w:p>
        </w:tc>
      </w:tr>
      <w:tr w:rsidR="10F7AF93" w:rsidTr="00462E9B" w14:paraId="4C2E422A" w14:textId="77777777">
        <w:trPr>
          <w:trHeight w:val="300"/>
          <w:ins w:author="Florencia Mischelejis" w:date="2021-09-24T17:18:00Z" w:id="409"/>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373D67C1" w14:textId="00826FF1">
            <w:pPr>
              <w:spacing w:after="120"/>
              <w:jc w:val="left"/>
              <w:rPr>
                <w:rFonts w:ascii="Playfair Display" w:hAnsi="Playfair Display" w:eastAsia="Playfair Display" w:cs="Playfair Display"/>
                <w:b/>
                <w:bCs/>
                <w:szCs w:val="18"/>
              </w:rPr>
            </w:pPr>
            <w:ins w:author="Florencia Mischelejis" w:date="2021-09-24T17:18:00Z" w:id="410">
              <w:r w:rsidRPr="10F7AF93">
                <w:rPr>
                  <w:rFonts w:ascii="Playfair Display" w:hAnsi="Playfair Display" w:eastAsia="Playfair Display" w:cs="Playfair Display"/>
                  <w:b/>
                  <w:bCs/>
                  <w:i/>
                  <w:iCs/>
                  <w:szCs w:val="18"/>
                </w:rPr>
                <w:t>ZZ_08_MINDFULNESS AND BELLWEING CENTER</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66803E33" w14:textId="36B720FD">
            <w:pPr>
              <w:spacing w:after="120"/>
              <w:jc w:val="left"/>
              <w:rPr>
                <w:rFonts w:ascii="Playfair Display" w:hAnsi="Playfair Display" w:eastAsia="Playfair Display" w:cs="Playfair Display"/>
                <w:szCs w:val="18"/>
              </w:rPr>
            </w:pPr>
            <w:ins w:author="Florencia Mischelejis" w:date="2021-09-24T17:18:00Z" w:id="411">
              <w:r w:rsidRPr="10F7AF93">
                <w:rPr>
                  <w:rFonts w:ascii="Playfair Display" w:hAnsi="Playfair Display" w:eastAsia="Playfair Display" w:cs="Playfair Display"/>
                  <w:i/>
                  <w:iCs/>
                  <w:szCs w:val="18"/>
                </w:rPr>
                <w:t>Links containing Mindfulness and Wellbeing Center</w:t>
              </w:r>
            </w:ins>
          </w:p>
        </w:tc>
      </w:tr>
      <w:tr w:rsidR="10F7AF93" w:rsidTr="00462E9B" w14:paraId="13A957A8" w14:textId="77777777">
        <w:trPr>
          <w:trHeight w:val="300"/>
          <w:ins w:author="Florencia Mischelejis" w:date="2021-09-24T17:18:00Z" w:id="412"/>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07646309" w14:textId="44C2E653">
            <w:pPr>
              <w:spacing w:after="120"/>
              <w:jc w:val="left"/>
              <w:rPr>
                <w:rFonts w:ascii="Playfair Display" w:hAnsi="Playfair Display" w:eastAsia="Playfair Display" w:cs="Playfair Display"/>
                <w:b/>
                <w:bCs/>
                <w:szCs w:val="18"/>
              </w:rPr>
            </w:pPr>
            <w:ins w:author="Florencia Mischelejis" w:date="2021-09-24T17:18:00Z" w:id="413">
              <w:r w:rsidRPr="10F7AF93">
                <w:rPr>
                  <w:rFonts w:ascii="Playfair Display" w:hAnsi="Playfair Display" w:eastAsia="Playfair Display" w:cs="Playfair Display"/>
                  <w:b/>
                  <w:bCs/>
                  <w:i/>
                  <w:iCs/>
                  <w:szCs w:val="18"/>
                </w:rPr>
                <w:t>ZZ_09_OUTDOOR SPORTS</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22F03311" w14:textId="007EE632">
            <w:pPr>
              <w:spacing w:after="120"/>
              <w:jc w:val="left"/>
              <w:rPr>
                <w:rFonts w:ascii="Playfair Display" w:hAnsi="Playfair Display" w:eastAsia="Playfair Display" w:cs="Playfair Display"/>
                <w:szCs w:val="18"/>
              </w:rPr>
            </w:pPr>
            <w:ins w:author="Florencia Mischelejis" w:date="2021-09-24T17:18:00Z" w:id="414">
              <w:r w:rsidRPr="10F7AF93">
                <w:rPr>
                  <w:rFonts w:ascii="Playfair Display" w:hAnsi="Playfair Display" w:eastAsia="Playfair Display" w:cs="Playfair Display"/>
                  <w:i/>
                  <w:iCs/>
                  <w:szCs w:val="18"/>
                </w:rPr>
                <w:t>Links containing Outdoor Sports</w:t>
              </w:r>
            </w:ins>
          </w:p>
        </w:tc>
      </w:tr>
      <w:tr w:rsidR="10F7AF93" w:rsidTr="00462E9B" w14:paraId="353910D6" w14:textId="77777777">
        <w:trPr>
          <w:trHeight w:val="390"/>
          <w:ins w:author="Florencia Mischelejis" w:date="2021-09-24T17:18:00Z" w:id="415"/>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0F621CC1" w14:textId="5C9ACF37">
            <w:pPr>
              <w:spacing w:after="120"/>
              <w:jc w:val="left"/>
              <w:rPr>
                <w:rFonts w:ascii="Playfair Display" w:hAnsi="Playfair Display" w:eastAsia="Playfair Display" w:cs="Playfair Display"/>
                <w:b/>
                <w:bCs/>
                <w:szCs w:val="18"/>
              </w:rPr>
            </w:pPr>
            <w:ins w:author="Florencia Mischelejis" w:date="2021-09-24T17:18:00Z" w:id="416">
              <w:r w:rsidRPr="10F7AF93">
                <w:rPr>
                  <w:rFonts w:ascii="Playfair Display" w:hAnsi="Playfair Display" w:eastAsia="Playfair Display" w:cs="Playfair Display"/>
                  <w:b/>
                  <w:bCs/>
                  <w:i/>
                  <w:iCs/>
                  <w:szCs w:val="18"/>
                </w:rPr>
                <w:t>ZZ_10_MEETING &amp; BANQUET</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232DD519" w14:textId="191F14B7">
            <w:pPr>
              <w:spacing w:after="120"/>
              <w:jc w:val="left"/>
              <w:rPr>
                <w:rFonts w:ascii="Playfair Display" w:hAnsi="Playfair Display" w:eastAsia="Playfair Display" w:cs="Playfair Display"/>
                <w:szCs w:val="18"/>
              </w:rPr>
            </w:pPr>
            <w:ins w:author="Florencia Mischelejis" w:date="2021-09-24T17:18:00Z" w:id="417">
              <w:r w:rsidRPr="10F7AF93">
                <w:rPr>
                  <w:rFonts w:ascii="Playfair Display" w:hAnsi="Playfair Display" w:eastAsia="Playfair Display" w:cs="Playfair Display"/>
                  <w:i/>
                  <w:iCs/>
                  <w:szCs w:val="18"/>
                </w:rPr>
                <w:t>Links containing Meeting &amp; Banquet</w:t>
              </w:r>
            </w:ins>
          </w:p>
        </w:tc>
      </w:tr>
      <w:tr w:rsidR="10F7AF93" w:rsidTr="00462E9B" w14:paraId="007C184E" w14:textId="77777777">
        <w:trPr>
          <w:trHeight w:val="300"/>
          <w:ins w:author="Florencia Mischelejis" w:date="2021-09-24T17:18:00Z" w:id="418"/>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045D71F4" w14:textId="1BD4F1F0">
            <w:pPr>
              <w:spacing w:after="120"/>
              <w:jc w:val="left"/>
              <w:rPr>
                <w:rFonts w:ascii="Playfair Display" w:hAnsi="Playfair Display" w:eastAsia="Playfair Display" w:cs="Playfair Display"/>
                <w:b/>
                <w:bCs/>
                <w:szCs w:val="18"/>
              </w:rPr>
            </w:pPr>
            <w:ins w:author="Florencia Mischelejis" w:date="2021-09-24T17:18:00Z" w:id="419">
              <w:r w:rsidRPr="10F7AF93">
                <w:rPr>
                  <w:rFonts w:ascii="Playfair Display" w:hAnsi="Playfair Display" w:eastAsia="Playfair Display" w:cs="Playfair Display"/>
                  <w:b/>
                  <w:bCs/>
                  <w:i/>
                  <w:iCs/>
                  <w:szCs w:val="18"/>
                </w:rPr>
                <w:t>ZZ_11_POOLBAR &amp; GRILL</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280883F7" w14:textId="50BA2748">
            <w:pPr>
              <w:spacing w:after="120"/>
              <w:jc w:val="left"/>
              <w:rPr>
                <w:rFonts w:ascii="Playfair Display" w:hAnsi="Playfair Display" w:eastAsia="Playfair Display" w:cs="Playfair Display"/>
                <w:szCs w:val="18"/>
              </w:rPr>
            </w:pPr>
            <w:ins w:author="Florencia Mischelejis" w:date="2021-09-24T17:18:00Z" w:id="420">
              <w:r w:rsidRPr="10F7AF93">
                <w:rPr>
                  <w:rFonts w:ascii="Playfair Display" w:hAnsi="Playfair Display" w:eastAsia="Playfair Display" w:cs="Playfair Display"/>
                  <w:i/>
                  <w:iCs/>
                  <w:szCs w:val="18"/>
                </w:rPr>
                <w:t xml:space="preserve">Links containing </w:t>
              </w:r>
              <w:proofErr w:type="spellStart"/>
              <w:r w:rsidRPr="10F7AF93">
                <w:rPr>
                  <w:rFonts w:ascii="Playfair Display" w:hAnsi="Playfair Display" w:eastAsia="Playfair Display" w:cs="Playfair Display"/>
                  <w:i/>
                  <w:iCs/>
                  <w:szCs w:val="18"/>
                </w:rPr>
                <w:t>Poolbar</w:t>
              </w:r>
              <w:proofErr w:type="spellEnd"/>
              <w:r w:rsidRPr="10F7AF93">
                <w:rPr>
                  <w:rFonts w:ascii="Playfair Display" w:hAnsi="Playfair Display" w:eastAsia="Playfair Display" w:cs="Playfair Display"/>
                  <w:i/>
                  <w:iCs/>
                  <w:szCs w:val="18"/>
                </w:rPr>
                <w:t xml:space="preserve"> &amp; Grill</w:t>
              </w:r>
            </w:ins>
          </w:p>
        </w:tc>
      </w:tr>
      <w:tr w:rsidR="10F7AF93" w:rsidTr="00462E9B" w14:paraId="19D73959" w14:textId="77777777">
        <w:trPr>
          <w:trHeight w:val="300"/>
          <w:ins w:author="Florencia Mischelejis" w:date="2021-09-24T17:18:00Z" w:id="421"/>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3B5F4FF5" w14:textId="3F488FB1">
            <w:pPr>
              <w:spacing w:after="120"/>
              <w:jc w:val="left"/>
              <w:rPr>
                <w:rFonts w:ascii="Playfair Display" w:hAnsi="Playfair Display" w:eastAsia="Playfair Display" w:cs="Playfair Display"/>
                <w:b/>
                <w:bCs/>
                <w:szCs w:val="18"/>
              </w:rPr>
            </w:pPr>
            <w:ins w:author="Florencia Mischelejis" w:date="2021-09-24T17:18:00Z" w:id="422">
              <w:r w:rsidRPr="10F7AF93">
                <w:rPr>
                  <w:rFonts w:ascii="Playfair Display" w:hAnsi="Playfair Display" w:eastAsia="Playfair Display" w:cs="Playfair Display"/>
                  <w:b/>
                  <w:bCs/>
                  <w:i/>
                  <w:iCs/>
                  <w:szCs w:val="18"/>
                </w:rPr>
                <w:t>ZZ_X_ARC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0888F26D" w14:textId="6EEEEAB7">
            <w:pPr>
              <w:spacing w:after="120"/>
              <w:jc w:val="left"/>
              <w:rPr>
                <w:rFonts w:ascii="Playfair Display" w:hAnsi="Playfair Display" w:eastAsia="Playfair Display" w:cs="Playfair Display"/>
                <w:szCs w:val="18"/>
              </w:rPr>
            </w:pPr>
            <w:ins w:author="Florencia Mischelejis" w:date="2021-09-24T17:18:00Z" w:id="423">
              <w:r w:rsidRPr="10F7AF93">
                <w:rPr>
                  <w:rFonts w:ascii="Playfair Display" w:hAnsi="Playfair Display" w:eastAsia="Playfair Display" w:cs="Playfair Display"/>
                  <w:i/>
                  <w:iCs/>
                  <w:szCs w:val="18"/>
                </w:rPr>
                <w:t>Architecture Links</w:t>
              </w:r>
            </w:ins>
          </w:p>
        </w:tc>
      </w:tr>
      <w:tr w:rsidR="10F7AF93" w:rsidTr="00462E9B" w14:paraId="0720BC3E" w14:textId="77777777">
        <w:trPr>
          <w:trHeight w:val="300"/>
          <w:ins w:author="Florencia Mischelejis" w:date="2021-09-24T17:18:00Z" w:id="424"/>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095317DE" w14:textId="6F04B144">
            <w:pPr>
              <w:spacing w:after="120"/>
              <w:jc w:val="left"/>
              <w:rPr>
                <w:rFonts w:ascii="Playfair Display" w:hAnsi="Playfair Display" w:eastAsia="Playfair Display" w:cs="Playfair Display"/>
                <w:b/>
                <w:bCs/>
                <w:szCs w:val="18"/>
              </w:rPr>
            </w:pPr>
            <w:ins w:author="Florencia Mischelejis" w:date="2021-09-24T17:18:00Z" w:id="425">
              <w:r w:rsidRPr="10F7AF93">
                <w:rPr>
                  <w:rFonts w:ascii="Playfair Display" w:hAnsi="Playfair Display" w:eastAsia="Playfair Display" w:cs="Playfair Display"/>
                  <w:b/>
                  <w:bCs/>
                  <w:i/>
                  <w:iCs/>
                  <w:szCs w:val="18"/>
                </w:rPr>
                <w:t>ZZ_X_CIV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4EF9FC0C" w14:textId="5FFF2922">
            <w:pPr>
              <w:spacing w:after="120"/>
              <w:jc w:val="left"/>
              <w:rPr>
                <w:rFonts w:ascii="Playfair Display" w:hAnsi="Playfair Display" w:eastAsia="Playfair Display" w:cs="Playfair Display"/>
                <w:szCs w:val="18"/>
              </w:rPr>
            </w:pPr>
            <w:ins w:author="Florencia Mischelejis" w:date="2021-09-24T17:18:00Z" w:id="426">
              <w:r w:rsidRPr="10F7AF93">
                <w:rPr>
                  <w:rFonts w:ascii="Playfair Display" w:hAnsi="Playfair Display" w:eastAsia="Playfair Display" w:cs="Playfair Display"/>
                  <w:i/>
                  <w:iCs/>
                  <w:szCs w:val="18"/>
                </w:rPr>
                <w:t>Civil Links</w:t>
              </w:r>
            </w:ins>
          </w:p>
        </w:tc>
      </w:tr>
      <w:tr w:rsidR="10F7AF93" w:rsidTr="00462E9B" w14:paraId="597C408F" w14:textId="77777777">
        <w:trPr>
          <w:trHeight w:val="300"/>
          <w:ins w:author="Florencia Mischelejis" w:date="2021-09-24T17:18:00Z" w:id="427"/>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61E33DCC" w14:textId="7CD3A198">
            <w:pPr>
              <w:spacing w:after="120"/>
              <w:jc w:val="left"/>
              <w:rPr>
                <w:rFonts w:ascii="Playfair Display" w:hAnsi="Playfair Display" w:eastAsia="Playfair Display" w:cs="Playfair Display"/>
                <w:b/>
                <w:bCs/>
                <w:szCs w:val="18"/>
              </w:rPr>
            </w:pPr>
            <w:ins w:author="Florencia Mischelejis" w:date="2021-09-24T17:18:00Z" w:id="428">
              <w:r w:rsidRPr="10F7AF93">
                <w:rPr>
                  <w:rFonts w:ascii="Playfair Display" w:hAnsi="Playfair Display" w:eastAsia="Playfair Display" w:cs="Playfair Display"/>
                  <w:b/>
                  <w:bCs/>
                  <w:i/>
                  <w:iCs/>
                  <w:szCs w:val="18"/>
                </w:rPr>
                <w:t>ZZ_X_CAD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25791E06" w14:textId="231C6660">
            <w:pPr>
              <w:spacing w:after="120"/>
              <w:jc w:val="left"/>
              <w:rPr>
                <w:rFonts w:ascii="Playfair Display" w:hAnsi="Playfair Display" w:eastAsia="Playfair Display" w:cs="Playfair Display"/>
                <w:szCs w:val="18"/>
              </w:rPr>
            </w:pPr>
            <w:ins w:author="Florencia Mischelejis" w:date="2021-09-24T17:18:00Z" w:id="429">
              <w:r w:rsidRPr="10F7AF93">
                <w:rPr>
                  <w:rFonts w:ascii="Playfair Display" w:hAnsi="Playfair Display" w:eastAsia="Playfair Display" w:cs="Playfair Display"/>
                  <w:i/>
                  <w:iCs/>
                  <w:szCs w:val="18"/>
                </w:rPr>
                <w:t>DWG Links</w:t>
              </w:r>
            </w:ins>
          </w:p>
        </w:tc>
      </w:tr>
      <w:tr w:rsidR="10F7AF93" w:rsidTr="00462E9B" w14:paraId="60EA627D" w14:textId="77777777">
        <w:trPr>
          <w:trHeight w:val="300"/>
          <w:ins w:author="Florencia Mischelejis" w:date="2021-09-24T17:18:00Z" w:id="430"/>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4AB85207" w14:textId="4D7A0F48">
            <w:pPr>
              <w:spacing w:after="120"/>
              <w:jc w:val="left"/>
              <w:rPr>
                <w:rFonts w:ascii="Playfair Display" w:hAnsi="Playfair Display" w:eastAsia="Playfair Display" w:cs="Playfair Display"/>
                <w:b/>
                <w:bCs/>
                <w:szCs w:val="18"/>
              </w:rPr>
            </w:pPr>
            <w:ins w:author="Florencia Mischelejis" w:date="2021-09-24T17:18:00Z" w:id="431">
              <w:r w:rsidRPr="10F7AF93">
                <w:rPr>
                  <w:rFonts w:ascii="Playfair Display" w:hAnsi="Playfair Display" w:eastAsia="Playfair Display" w:cs="Playfair Display"/>
                  <w:b/>
                  <w:bCs/>
                  <w:i/>
                  <w:iCs/>
                  <w:szCs w:val="18"/>
                </w:rPr>
                <w:t>ZZ_X_RVT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51826A89" w14:textId="432BF0C6">
            <w:pPr>
              <w:spacing w:after="120"/>
              <w:jc w:val="left"/>
              <w:rPr>
                <w:rFonts w:ascii="Playfair Display" w:hAnsi="Playfair Display" w:eastAsia="Playfair Display" w:cs="Playfair Display"/>
                <w:szCs w:val="18"/>
              </w:rPr>
            </w:pPr>
            <w:ins w:author="Florencia Mischelejis" w:date="2021-09-24T17:18:00Z" w:id="432">
              <w:r w:rsidRPr="10F7AF93">
                <w:rPr>
                  <w:rFonts w:ascii="Playfair Display" w:hAnsi="Playfair Display" w:eastAsia="Playfair Display" w:cs="Playfair Display"/>
                  <w:i/>
                  <w:iCs/>
                  <w:szCs w:val="18"/>
                </w:rPr>
                <w:t>Any other Revit Links</w:t>
              </w:r>
            </w:ins>
          </w:p>
        </w:tc>
      </w:tr>
    </w:tbl>
    <w:p w:rsidR="10F7AF93" w:rsidP="10F7AF93" w:rsidRDefault="10F7AF93" w14:paraId="18608F7D" w14:textId="2C6E2A02">
      <w:pPr>
        <w:rPr>
          <w:ins w:author="Florencia Mischelejis" w:date="2021-09-24T17:18:00Z" w:id="433"/>
          <w:rFonts w:ascii="Playfair Display" w:hAnsi="Playfair Display" w:eastAsia="Playfair Display" w:cs="Playfair Display"/>
          <w:color w:val="000000"/>
          <w:szCs w:val="18"/>
        </w:rPr>
      </w:pPr>
    </w:p>
    <w:p w:rsidR="10F7AF93" w:rsidP="10F7AF93" w:rsidRDefault="10F7AF93" w14:paraId="20695632" w14:textId="14826953">
      <w:pPr>
        <w:rPr>
          <w:ins w:author="Florencia Mischelejis" w:date="2021-09-24T17:18:00Z" w:id="434"/>
          <w:rFonts w:ascii="Playfair Display" w:hAnsi="Playfair Display" w:eastAsia="Playfair Display" w:cs="Playfair Display"/>
          <w:color w:val="000000"/>
          <w:szCs w:val="18"/>
        </w:rPr>
      </w:pPr>
      <w:ins w:author="Florencia Mischelejis" w:date="2021-09-24T17:18:00Z" w:id="435">
        <w:r w:rsidRPr="10F7AF93">
          <w:rPr>
            <w:rFonts w:ascii="Playfair Display" w:hAnsi="Playfair Display" w:eastAsia="Playfair Display" w:cs="Playfair Display"/>
            <w:b/>
            <w:bCs/>
            <w:i/>
            <w:iCs/>
            <w:color w:val="000000"/>
            <w:szCs w:val="18"/>
          </w:rPr>
          <w:t xml:space="preserve">Landscape </w:t>
        </w:r>
        <w:proofErr w:type="spellStart"/>
        <w:r w:rsidRPr="10F7AF93">
          <w:rPr>
            <w:rFonts w:ascii="Playfair Display" w:hAnsi="Playfair Display" w:eastAsia="Playfair Display" w:cs="Playfair Display"/>
            <w:b/>
            <w:bCs/>
            <w:i/>
            <w:iCs/>
            <w:color w:val="000000"/>
            <w:szCs w:val="18"/>
          </w:rPr>
          <w:t>Worksets</w:t>
        </w:r>
        <w:proofErr w:type="spellEnd"/>
        <w:r w:rsidRPr="10F7AF93">
          <w:rPr>
            <w:rFonts w:ascii="Playfair Display" w:hAnsi="Playfair Display" w:eastAsia="Playfair Display" w:cs="Playfair Display"/>
            <w:b/>
            <w:bCs/>
            <w:i/>
            <w:iCs/>
            <w:color w:val="000000"/>
            <w:szCs w:val="18"/>
          </w:rPr>
          <w:t xml:space="preserve"> – Villas Container</w:t>
        </w:r>
      </w:ins>
    </w:p>
    <w:tbl>
      <w:tblPr>
        <w:tblStyle w:val="Tablaconcuadrcula"/>
        <w:tblW w:w="0" w:type="auto"/>
        <w:tblInd w:w="615" w:type="dxa"/>
        <w:tblLayout w:type="fixed"/>
        <w:tblLook w:val="0000" w:firstRow="0" w:lastRow="0" w:firstColumn="0" w:lastColumn="0" w:noHBand="0" w:noVBand="0"/>
      </w:tblPr>
      <w:tblGrid>
        <w:gridCol w:w="4140"/>
        <w:gridCol w:w="5130"/>
      </w:tblGrid>
      <w:tr w:rsidR="10F7AF93" w:rsidTr="00462E9B" w14:paraId="7414B232" w14:textId="77777777">
        <w:trPr>
          <w:trHeight w:val="300"/>
          <w:ins w:author="Florencia Mischelejis" w:date="2021-09-24T17:18:00Z" w:id="436"/>
        </w:trPr>
        <w:tc>
          <w:tcPr>
            <w:tcW w:w="4140" w:type="dxa"/>
            <w:tcBorders>
              <w:top w:val="single" w:color="826C31" w:themeColor="accent2" w:themeShade="BF" w:sz="6" w:space="0"/>
              <w:left w:val="single" w:color="826C31" w:themeColor="accent2" w:themeShade="BF" w:sz="6" w:space="0"/>
              <w:bottom w:val="single" w:color="826C31" w:themeColor="accent2" w:themeShade="BF" w:sz="6" w:space="0"/>
              <w:right w:val="single" w:color="826C31" w:themeColor="accent2" w:themeShade="BF" w:sz="6" w:space="0"/>
            </w:tcBorders>
            <w:shd w:val="clear" w:color="auto" w:fill="AE9142" w:themeFill="accent2"/>
          </w:tcPr>
          <w:p w:rsidR="10F7AF93" w:rsidP="10F7AF93" w:rsidRDefault="10F7AF93" w14:paraId="758DBED6" w14:textId="3E6C894F">
            <w:pPr>
              <w:spacing w:after="120"/>
              <w:jc w:val="left"/>
              <w:rPr>
                <w:rFonts w:ascii="Playfair Display" w:hAnsi="Playfair Display" w:eastAsia="Playfair Display" w:cs="Playfair Display"/>
                <w:b/>
                <w:bCs/>
                <w:color w:val="FFFFFF" w:themeColor="background2"/>
                <w:szCs w:val="18"/>
              </w:rPr>
            </w:pPr>
            <w:proofErr w:type="spellStart"/>
            <w:ins w:author="Florencia Mischelejis" w:date="2021-09-24T17:18:00Z" w:id="437">
              <w:r w:rsidRPr="10F7AF93">
                <w:rPr>
                  <w:rFonts w:ascii="Playfair Display" w:hAnsi="Playfair Display" w:eastAsia="Playfair Display" w:cs="Playfair Display"/>
                  <w:b/>
                  <w:bCs/>
                  <w:color w:val="FFFFFF" w:themeColor="background2"/>
                  <w:szCs w:val="18"/>
                </w:rPr>
                <w:t>Workset</w:t>
              </w:r>
              <w:proofErr w:type="spellEnd"/>
              <w:r w:rsidRPr="10F7AF93">
                <w:rPr>
                  <w:rFonts w:ascii="Playfair Display" w:hAnsi="Playfair Display" w:eastAsia="Playfair Display" w:cs="Playfair Display"/>
                  <w:b/>
                  <w:bCs/>
                  <w:color w:val="FFFFFF" w:themeColor="background2"/>
                  <w:szCs w:val="18"/>
                </w:rPr>
                <w:t xml:space="preserve"> (EDS)</w:t>
              </w:r>
            </w:ins>
          </w:p>
        </w:tc>
        <w:tc>
          <w:tcPr>
            <w:tcW w:w="5130" w:type="dxa"/>
            <w:tcBorders>
              <w:top w:val="single" w:color="826C31" w:themeColor="accent2" w:themeShade="BF" w:sz="6" w:space="0"/>
              <w:left w:val="single" w:color="826C31" w:themeColor="accent2" w:themeShade="BF" w:sz="6" w:space="0"/>
              <w:bottom w:val="single" w:color="826C31" w:themeColor="accent2" w:themeShade="BF" w:sz="6" w:space="0"/>
              <w:right w:val="single" w:color="826C31" w:themeColor="accent2" w:themeShade="BF" w:sz="6" w:space="0"/>
            </w:tcBorders>
            <w:shd w:val="clear" w:color="auto" w:fill="AE9142" w:themeFill="accent2"/>
          </w:tcPr>
          <w:p w:rsidR="10F7AF93" w:rsidP="10F7AF93" w:rsidRDefault="10F7AF93" w14:paraId="0DC11CB8" w14:textId="41114CE5">
            <w:pPr>
              <w:spacing w:after="120"/>
              <w:jc w:val="left"/>
              <w:rPr>
                <w:rFonts w:ascii="Playfair Display" w:hAnsi="Playfair Display" w:eastAsia="Playfair Display" w:cs="Playfair Display"/>
                <w:b/>
                <w:bCs/>
                <w:color w:val="FFFFFF" w:themeColor="background2"/>
                <w:szCs w:val="18"/>
              </w:rPr>
            </w:pPr>
            <w:ins w:author="Florencia Mischelejis" w:date="2021-09-24T17:18:00Z" w:id="438">
              <w:r w:rsidRPr="10F7AF93">
                <w:rPr>
                  <w:rFonts w:ascii="Playfair Display" w:hAnsi="Playfair Display" w:eastAsia="Playfair Display" w:cs="Playfair Display"/>
                  <w:b/>
                  <w:bCs/>
                  <w:color w:val="FFFFFF" w:themeColor="background2"/>
                  <w:szCs w:val="18"/>
                </w:rPr>
                <w:t>Description</w:t>
              </w:r>
            </w:ins>
          </w:p>
        </w:tc>
      </w:tr>
      <w:tr w:rsidR="10F7AF93" w:rsidTr="00462E9B" w14:paraId="0E3F0ADE" w14:textId="77777777">
        <w:trPr>
          <w:trHeight w:val="300"/>
          <w:ins w:author="Florencia Mischelejis" w:date="2021-09-24T17:18:00Z" w:id="439"/>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1E6980C1" w14:textId="584B5863">
            <w:pPr>
              <w:spacing w:after="120"/>
              <w:jc w:val="left"/>
              <w:rPr>
                <w:rFonts w:ascii="Playfair Display" w:hAnsi="Playfair Display" w:eastAsia="Playfair Display" w:cs="Playfair Display"/>
                <w:b/>
                <w:bCs/>
                <w:szCs w:val="18"/>
              </w:rPr>
            </w:pPr>
            <w:ins w:author="Florencia Mischelejis" w:date="2021-09-24T17:18:00Z" w:id="440">
              <w:r w:rsidRPr="10F7AF93">
                <w:rPr>
                  <w:rFonts w:ascii="Playfair Display" w:hAnsi="Playfair Display" w:eastAsia="Playfair Display" w:cs="Playfair Display"/>
                  <w:b/>
                  <w:bCs/>
                  <w:i/>
                  <w:iCs/>
                  <w:szCs w:val="18"/>
                </w:rPr>
                <w:t>LS_01_BIM CONTROL</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2D73A3B2" w14:textId="4D0CC8C1">
            <w:pPr>
              <w:spacing w:after="120"/>
              <w:jc w:val="left"/>
              <w:rPr>
                <w:rFonts w:ascii="Playfair Display" w:hAnsi="Playfair Display" w:eastAsia="Playfair Display" w:cs="Playfair Display"/>
                <w:szCs w:val="18"/>
              </w:rPr>
            </w:pPr>
            <w:ins w:author="Florencia Mischelejis" w:date="2021-09-24T17:18:00Z" w:id="441">
              <w:r w:rsidRPr="10F7AF93">
                <w:rPr>
                  <w:rFonts w:ascii="Playfair Display" w:hAnsi="Playfair Display" w:eastAsia="Playfair Display" w:cs="Playfair Display"/>
                  <w:i/>
                  <w:iCs/>
                  <w:szCs w:val="18"/>
                </w:rPr>
                <w:t>BIM Management objects</w:t>
              </w:r>
            </w:ins>
          </w:p>
        </w:tc>
      </w:tr>
      <w:tr w:rsidR="10F7AF93" w:rsidTr="00462E9B" w14:paraId="61480337" w14:textId="77777777">
        <w:trPr>
          <w:trHeight w:val="300"/>
          <w:ins w:author="Florencia Mischelejis" w:date="2021-09-24T17:18:00Z" w:id="442"/>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78510E2F" w14:textId="322F129E">
            <w:pPr>
              <w:spacing w:after="120"/>
              <w:jc w:val="left"/>
              <w:rPr>
                <w:rFonts w:ascii="Playfair Display" w:hAnsi="Playfair Display" w:eastAsia="Playfair Display" w:cs="Playfair Display"/>
                <w:b/>
                <w:bCs/>
                <w:szCs w:val="18"/>
              </w:rPr>
            </w:pPr>
            <w:ins w:author="Florencia Mischelejis" w:date="2021-09-24T17:18:00Z" w:id="443">
              <w:r w:rsidRPr="10F7AF93">
                <w:rPr>
                  <w:rFonts w:ascii="Playfair Display" w:hAnsi="Playfair Display" w:eastAsia="Playfair Display" w:cs="Playfair Display"/>
                  <w:b/>
                  <w:bCs/>
                  <w:i/>
                  <w:iCs/>
                  <w:szCs w:val="18"/>
                </w:rPr>
                <w:t>ZZ_02_VILLA 30 – 1 BEDROOM</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306457C1" w14:textId="60256B42">
            <w:pPr>
              <w:spacing w:after="120"/>
              <w:jc w:val="left"/>
              <w:rPr>
                <w:rFonts w:ascii="Playfair Display" w:hAnsi="Playfair Display" w:eastAsia="Playfair Display" w:cs="Playfair Display"/>
                <w:szCs w:val="18"/>
              </w:rPr>
            </w:pPr>
            <w:ins w:author="Florencia Mischelejis" w:date="2021-09-24T17:18:00Z" w:id="444">
              <w:r w:rsidRPr="10F7AF93">
                <w:rPr>
                  <w:rFonts w:ascii="Playfair Display" w:hAnsi="Playfair Display" w:eastAsia="Playfair Display" w:cs="Playfair Display"/>
                  <w:i/>
                  <w:iCs/>
                  <w:szCs w:val="18"/>
                </w:rPr>
                <w:t>Links containing Villa 30 – 1 Bedroom</w:t>
              </w:r>
            </w:ins>
          </w:p>
        </w:tc>
      </w:tr>
      <w:tr w:rsidR="10F7AF93" w:rsidTr="00462E9B" w14:paraId="61160B1D" w14:textId="77777777">
        <w:trPr>
          <w:trHeight w:val="300"/>
          <w:ins w:author="Florencia Mischelejis" w:date="2021-09-24T17:18:00Z" w:id="445"/>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245EC2F4" w14:textId="46674F75">
            <w:pPr>
              <w:spacing w:after="120"/>
              <w:jc w:val="left"/>
              <w:rPr>
                <w:rFonts w:ascii="Playfair Display" w:hAnsi="Playfair Display" w:eastAsia="Playfair Display" w:cs="Playfair Display"/>
                <w:b/>
                <w:bCs/>
                <w:szCs w:val="18"/>
              </w:rPr>
            </w:pPr>
            <w:ins w:author="Florencia Mischelejis" w:date="2021-09-24T17:18:00Z" w:id="446">
              <w:r w:rsidRPr="10F7AF93">
                <w:rPr>
                  <w:rFonts w:ascii="Playfair Display" w:hAnsi="Playfair Display" w:eastAsia="Playfair Display" w:cs="Playfair Display"/>
                  <w:b/>
                  <w:bCs/>
                  <w:i/>
                  <w:iCs/>
                  <w:szCs w:val="18"/>
                </w:rPr>
                <w:t>ZZ_03_VILLA 31 – 2 BEDROOMS</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2543A052" w14:textId="27F10D17">
            <w:pPr>
              <w:spacing w:after="120"/>
              <w:jc w:val="left"/>
              <w:rPr>
                <w:rFonts w:ascii="Playfair Display" w:hAnsi="Playfair Display" w:eastAsia="Playfair Display" w:cs="Playfair Display"/>
                <w:szCs w:val="18"/>
              </w:rPr>
            </w:pPr>
            <w:ins w:author="Florencia Mischelejis" w:date="2021-09-24T17:18:00Z" w:id="447">
              <w:r w:rsidRPr="10F7AF93">
                <w:rPr>
                  <w:rFonts w:ascii="Playfair Display" w:hAnsi="Playfair Display" w:eastAsia="Playfair Display" w:cs="Playfair Display"/>
                  <w:i/>
                  <w:iCs/>
                  <w:szCs w:val="18"/>
                </w:rPr>
                <w:t>Links containing Villa 31 – 2 Bedrooms</w:t>
              </w:r>
            </w:ins>
          </w:p>
        </w:tc>
      </w:tr>
      <w:tr w:rsidR="10F7AF93" w:rsidTr="00462E9B" w14:paraId="5A33BDB5" w14:textId="77777777">
        <w:trPr>
          <w:trHeight w:val="300"/>
          <w:ins w:author="Florencia Mischelejis" w:date="2021-09-24T17:18:00Z" w:id="448"/>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10884232" w14:textId="08EB496C">
            <w:pPr>
              <w:spacing w:after="120"/>
              <w:jc w:val="left"/>
              <w:rPr>
                <w:rFonts w:ascii="Playfair Display" w:hAnsi="Playfair Display" w:eastAsia="Playfair Display" w:cs="Playfair Display"/>
                <w:b/>
                <w:bCs/>
                <w:szCs w:val="18"/>
              </w:rPr>
            </w:pPr>
            <w:ins w:author="Florencia Mischelejis" w:date="2021-09-24T17:18:00Z" w:id="449">
              <w:r w:rsidRPr="10F7AF93">
                <w:rPr>
                  <w:rFonts w:ascii="Playfair Display" w:hAnsi="Playfair Display" w:eastAsia="Playfair Display" w:cs="Playfair Display"/>
                  <w:b/>
                  <w:bCs/>
                  <w:i/>
                  <w:iCs/>
                  <w:szCs w:val="18"/>
                </w:rPr>
                <w:t>ZZ_04_VILLA 32 – 3 BEDROOMS</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0E50C39A" w14:textId="22CF807B">
            <w:pPr>
              <w:spacing w:after="120"/>
              <w:jc w:val="left"/>
              <w:rPr>
                <w:rFonts w:ascii="Playfair Display" w:hAnsi="Playfair Display" w:eastAsia="Playfair Display" w:cs="Playfair Display"/>
                <w:szCs w:val="18"/>
              </w:rPr>
            </w:pPr>
            <w:ins w:author="Florencia Mischelejis" w:date="2021-09-24T17:18:00Z" w:id="450">
              <w:r w:rsidRPr="10F7AF93">
                <w:rPr>
                  <w:rFonts w:ascii="Playfair Display" w:hAnsi="Playfair Display" w:eastAsia="Playfair Display" w:cs="Playfair Display"/>
                  <w:i/>
                  <w:iCs/>
                  <w:szCs w:val="18"/>
                </w:rPr>
                <w:t>Links containing Villa 32 – 3 Bedrooms</w:t>
              </w:r>
            </w:ins>
          </w:p>
        </w:tc>
      </w:tr>
      <w:tr w:rsidR="10F7AF93" w:rsidTr="00462E9B" w14:paraId="00C53778" w14:textId="77777777">
        <w:trPr>
          <w:trHeight w:val="300"/>
          <w:ins w:author="Florencia Mischelejis" w:date="2021-09-24T17:18:00Z" w:id="451"/>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10F5C2D0" w14:textId="16CA53EA">
            <w:pPr>
              <w:spacing w:after="120"/>
              <w:jc w:val="left"/>
              <w:rPr>
                <w:rFonts w:ascii="Playfair Display" w:hAnsi="Playfair Display" w:eastAsia="Playfair Display" w:cs="Playfair Display"/>
                <w:b/>
                <w:bCs/>
                <w:szCs w:val="18"/>
              </w:rPr>
            </w:pPr>
            <w:ins w:author="Florencia Mischelejis" w:date="2021-09-24T17:18:00Z" w:id="452">
              <w:r w:rsidRPr="10F7AF93">
                <w:rPr>
                  <w:rFonts w:ascii="Playfair Display" w:hAnsi="Playfair Display" w:eastAsia="Playfair Display" w:cs="Playfair Display"/>
                  <w:b/>
                  <w:bCs/>
                  <w:i/>
                  <w:iCs/>
                  <w:szCs w:val="18"/>
                </w:rPr>
                <w:lastRenderedPageBreak/>
                <w:t>ZZ_05_VILLA 33 – 4 BEDROOMS</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7C57BA64" w14:textId="3A20E048">
            <w:pPr>
              <w:spacing w:after="120"/>
              <w:jc w:val="left"/>
              <w:rPr>
                <w:rFonts w:ascii="Playfair Display" w:hAnsi="Playfair Display" w:eastAsia="Playfair Display" w:cs="Playfair Display"/>
                <w:szCs w:val="18"/>
              </w:rPr>
            </w:pPr>
            <w:ins w:author="Florencia Mischelejis" w:date="2021-09-24T17:18:00Z" w:id="453">
              <w:r w:rsidRPr="10F7AF93">
                <w:rPr>
                  <w:rFonts w:ascii="Playfair Display" w:hAnsi="Playfair Display" w:eastAsia="Playfair Display" w:cs="Playfair Display"/>
                  <w:i/>
                  <w:iCs/>
                  <w:szCs w:val="18"/>
                </w:rPr>
                <w:t>Links containing Villa 33 – 4 Bedrooms</w:t>
              </w:r>
            </w:ins>
          </w:p>
        </w:tc>
      </w:tr>
      <w:tr w:rsidR="10F7AF93" w:rsidTr="00462E9B" w14:paraId="07A1E6BB" w14:textId="77777777">
        <w:trPr>
          <w:trHeight w:val="300"/>
          <w:ins w:author="Florencia Mischelejis" w:date="2021-09-24T17:18:00Z" w:id="454"/>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673821A8" w14:textId="7F7B04BA">
            <w:pPr>
              <w:spacing w:after="120"/>
              <w:jc w:val="left"/>
              <w:rPr>
                <w:rFonts w:ascii="Playfair Display" w:hAnsi="Playfair Display" w:eastAsia="Playfair Display" w:cs="Playfair Display"/>
                <w:b/>
                <w:bCs/>
                <w:szCs w:val="18"/>
              </w:rPr>
            </w:pPr>
            <w:ins w:author="Florencia Mischelejis" w:date="2021-09-24T17:18:00Z" w:id="455">
              <w:r w:rsidRPr="10F7AF93">
                <w:rPr>
                  <w:rFonts w:ascii="Playfair Display" w:hAnsi="Playfair Display" w:eastAsia="Playfair Display" w:cs="Playfair Display"/>
                  <w:b/>
                  <w:bCs/>
                  <w:i/>
                  <w:iCs/>
                  <w:szCs w:val="18"/>
                </w:rPr>
                <w:t>ZZ_X_ARC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734B4F0C" w14:textId="4A45E475">
            <w:pPr>
              <w:spacing w:after="120"/>
              <w:jc w:val="left"/>
              <w:rPr>
                <w:rFonts w:ascii="Playfair Display" w:hAnsi="Playfair Display" w:eastAsia="Playfair Display" w:cs="Playfair Display"/>
                <w:szCs w:val="18"/>
              </w:rPr>
            </w:pPr>
            <w:ins w:author="Florencia Mischelejis" w:date="2021-09-24T17:18:00Z" w:id="456">
              <w:r w:rsidRPr="10F7AF93">
                <w:rPr>
                  <w:rFonts w:ascii="Playfair Display" w:hAnsi="Playfair Display" w:eastAsia="Playfair Display" w:cs="Playfair Display"/>
                  <w:i/>
                  <w:iCs/>
                  <w:szCs w:val="18"/>
                </w:rPr>
                <w:t>Architecture Links</w:t>
              </w:r>
            </w:ins>
          </w:p>
        </w:tc>
      </w:tr>
      <w:tr w:rsidR="10F7AF93" w:rsidTr="00462E9B" w14:paraId="22CD4C4C" w14:textId="77777777">
        <w:trPr>
          <w:trHeight w:val="300"/>
          <w:ins w:author="Florencia Mischelejis" w:date="2021-09-24T17:18:00Z" w:id="457"/>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25932D2F" w14:textId="4F66CEBC">
            <w:pPr>
              <w:spacing w:after="120"/>
              <w:jc w:val="left"/>
              <w:rPr>
                <w:rFonts w:ascii="Playfair Display" w:hAnsi="Playfair Display" w:eastAsia="Playfair Display" w:cs="Playfair Display"/>
                <w:b/>
                <w:bCs/>
                <w:szCs w:val="18"/>
              </w:rPr>
            </w:pPr>
            <w:ins w:author="Florencia Mischelejis" w:date="2021-09-24T17:18:00Z" w:id="458">
              <w:r w:rsidRPr="10F7AF93">
                <w:rPr>
                  <w:rFonts w:ascii="Playfair Display" w:hAnsi="Playfair Display" w:eastAsia="Playfair Display" w:cs="Playfair Display"/>
                  <w:b/>
                  <w:bCs/>
                  <w:i/>
                  <w:iCs/>
                  <w:szCs w:val="18"/>
                </w:rPr>
                <w:t>ZZ_X_CIV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25A41C29" w14:textId="329FB7E0">
            <w:pPr>
              <w:spacing w:after="120"/>
              <w:jc w:val="left"/>
              <w:rPr>
                <w:rFonts w:ascii="Playfair Display" w:hAnsi="Playfair Display" w:eastAsia="Playfair Display" w:cs="Playfair Display"/>
                <w:szCs w:val="18"/>
              </w:rPr>
            </w:pPr>
            <w:ins w:author="Florencia Mischelejis" w:date="2021-09-24T17:18:00Z" w:id="459">
              <w:r w:rsidRPr="10F7AF93">
                <w:rPr>
                  <w:rFonts w:ascii="Playfair Display" w:hAnsi="Playfair Display" w:eastAsia="Playfair Display" w:cs="Playfair Display"/>
                  <w:i/>
                  <w:iCs/>
                  <w:szCs w:val="18"/>
                </w:rPr>
                <w:t>Civil Links</w:t>
              </w:r>
            </w:ins>
          </w:p>
        </w:tc>
      </w:tr>
      <w:tr w:rsidR="10F7AF93" w:rsidTr="00462E9B" w14:paraId="3FBC7D36" w14:textId="77777777">
        <w:trPr>
          <w:trHeight w:val="300"/>
          <w:ins w:author="Florencia Mischelejis" w:date="2021-09-24T17:18:00Z" w:id="460"/>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697D1A63" w14:textId="2159BE3E">
            <w:pPr>
              <w:spacing w:after="120"/>
              <w:jc w:val="left"/>
              <w:rPr>
                <w:rFonts w:ascii="Playfair Display" w:hAnsi="Playfair Display" w:eastAsia="Playfair Display" w:cs="Playfair Display"/>
                <w:b/>
                <w:bCs/>
                <w:szCs w:val="18"/>
              </w:rPr>
            </w:pPr>
            <w:ins w:author="Florencia Mischelejis" w:date="2021-09-24T17:18:00Z" w:id="461">
              <w:r w:rsidRPr="10F7AF93">
                <w:rPr>
                  <w:rFonts w:ascii="Playfair Display" w:hAnsi="Playfair Display" w:eastAsia="Playfair Display" w:cs="Playfair Display"/>
                  <w:b/>
                  <w:bCs/>
                  <w:i/>
                  <w:iCs/>
                  <w:szCs w:val="18"/>
                </w:rPr>
                <w:t>ZZ_X_CAD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0A31B362" w14:textId="79FD0592">
            <w:pPr>
              <w:spacing w:after="120"/>
              <w:jc w:val="left"/>
              <w:rPr>
                <w:rFonts w:ascii="Playfair Display" w:hAnsi="Playfair Display" w:eastAsia="Playfair Display" w:cs="Playfair Display"/>
                <w:szCs w:val="18"/>
              </w:rPr>
            </w:pPr>
            <w:ins w:author="Florencia Mischelejis" w:date="2021-09-24T17:18:00Z" w:id="462">
              <w:r w:rsidRPr="10F7AF93">
                <w:rPr>
                  <w:rFonts w:ascii="Playfair Display" w:hAnsi="Playfair Display" w:eastAsia="Playfair Display" w:cs="Playfair Display"/>
                  <w:i/>
                  <w:iCs/>
                  <w:szCs w:val="18"/>
                </w:rPr>
                <w:t>DWG Links</w:t>
              </w:r>
            </w:ins>
          </w:p>
        </w:tc>
      </w:tr>
      <w:tr w:rsidR="10F7AF93" w:rsidTr="00462E9B" w14:paraId="3D24F941" w14:textId="77777777">
        <w:trPr>
          <w:trHeight w:val="300"/>
          <w:ins w:author="Florencia Mischelejis" w:date="2021-09-24T17:18:00Z" w:id="463"/>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105540F5" w14:textId="2F366DC9">
            <w:pPr>
              <w:spacing w:after="120"/>
              <w:jc w:val="left"/>
              <w:rPr>
                <w:rFonts w:ascii="Playfair Display" w:hAnsi="Playfair Display" w:eastAsia="Playfair Display" w:cs="Playfair Display"/>
                <w:b/>
                <w:bCs/>
                <w:szCs w:val="18"/>
              </w:rPr>
            </w:pPr>
            <w:ins w:author="Florencia Mischelejis" w:date="2021-09-24T17:18:00Z" w:id="464">
              <w:r w:rsidRPr="10F7AF93">
                <w:rPr>
                  <w:rFonts w:ascii="Playfair Display" w:hAnsi="Playfair Display" w:eastAsia="Playfair Display" w:cs="Playfair Display"/>
                  <w:b/>
                  <w:bCs/>
                  <w:i/>
                  <w:iCs/>
                  <w:szCs w:val="18"/>
                </w:rPr>
                <w:t>ZZ_X_RVT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41604A4C" w14:textId="50DC885D">
            <w:pPr>
              <w:spacing w:after="120"/>
              <w:jc w:val="left"/>
              <w:rPr>
                <w:rFonts w:ascii="Playfair Display" w:hAnsi="Playfair Display" w:eastAsia="Playfair Display" w:cs="Playfair Display"/>
                <w:szCs w:val="18"/>
              </w:rPr>
            </w:pPr>
            <w:ins w:author="Florencia Mischelejis" w:date="2021-09-24T17:18:00Z" w:id="465">
              <w:r w:rsidRPr="10F7AF93">
                <w:rPr>
                  <w:rFonts w:ascii="Playfair Display" w:hAnsi="Playfair Display" w:eastAsia="Playfair Display" w:cs="Playfair Display"/>
                  <w:i/>
                  <w:iCs/>
                  <w:szCs w:val="18"/>
                </w:rPr>
                <w:t>Any other Revit Links</w:t>
              </w:r>
            </w:ins>
          </w:p>
        </w:tc>
      </w:tr>
    </w:tbl>
    <w:p w:rsidR="10F7AF93" w:rsidP="10F7AF93" w:rsidRDefault="10F7AF93" w14:paraId="17881E60" w14:textId="589EC7F6">
      <w:pPr>
        <w:rPr>
          <w:ins w:author="Florencia Mischelejis" w:date="2021-09-24T17:18:00Z" w:id="466"/>
          <w:rFonts w:ascii="Playfair Display" w:hAnsi="Playfair Display" w:eastAsia="Playfair Display" w:cs="Playfair Display"/>
          <w:color w:val="000000"/>
          <w:szCs w:val="18"/>
        </w:rPr>
      </w:pPr>
    </w:p>
    <w:p w:rsidR="10F7AF93" w:rsidP="10F7AF93" w:rsidRDefault="10F7AF93" w14:paraId="04D02058" w14:textId="0DF0B63D">
      <w:pPr>
        <w:rPr>
          <w:ins w:author="Florencia Mischelejis" w:date="2021-09-24T17:18:00Z" w:id="467"/>
          <w:rFonts w:ascii="Playfair Display" w:hAnsi="Playfair Display" w:eastAsia="Playfair Display" w:cs="Playfair Display"/>
          <w:color w:val="000000"/>
          <w:szCs w:val="18"/>
        </w:rPr>
      </w:pPr>
      <w:ins w:author="Florencia Mischelejis" w:date="2021-09-24T17:18:00Z" w:id="468">
        <w:r w:rsidRPr="10F7AF93">
          <w:rPr>
            <w:rFonts w:ascii="Playfair Display" w:hAnsi="Playfair Display" w:eastAsia="Playfair Display" w:cs="Playfair Display"/>
            <w:b/>
            <w:bCs/>
            <w:i/>
            <w:iCs/>
            <w:color w:val="000000"/>
            <w:szCs w:val="18"/>
          </w:rPr>
          <w:t xml:space="preserve">Landscape </w:t>
        </w:r>
        <w:proofErr w:type="spellStart"/>
        <w:r w:rsidRPr="10F7AF93">
          <w:rPr>
            <w:rFonts w:ascii="Playfair Display" w:hAnsi="Playfair Display" w:eastAsia="Playfair Display" w:cs="Playfair Display"/>
            <w:b/>
            <w:bCs/>
            <w:i/>
            <w:iCs/>
            <w:color w:val="000000"/>
            <w:szCs w:val="18"/>
          </w:rPr>
          <w:t>Worksets</w:t>
        </w:r>
        <w:proofErr w:type="spellEnd"/>
        <w:r w:rsidRPr="10F7AF93">
          <w:rPr>
            <w:rFonts w:ascii="Playfair Display" w:hAnsi="Playfair Display" w:eastAsia="Playfair Display" w:cs="Playfair Display"/>
            <w:b/>
            <w:bCs/>
            <w:i/>
            <w:iCs/>
            <w:color w:val="000000"/>
            <w:szCs w:val="18"/>
          </w:rPr>
          <w:t xml:space="preserve"> – Clusters Container</w:t>
        </w:r>
      </w:ins>
    </w:p>
    <w:tbl>
      <w:tblPr>
        <w:tblStyle w:val="Tablaconcuadrcula"/>
        <w:tblW w:w="0" w:type="auto"/>
        <w:tblInd w:w="615" w:type="dxa"/>
        <w:tblLayout w:type="fixed"/>
        <w:tblLook w:val="0000" w:firstRow="0" w:lastRow="0" w:firstColumn="0" w:lastColumn="0" w:noHBand="0" w:noVBand="0"/>
      </w:tblPr>
      <w:tblGrid>
        <w:gridCol w:w="4140"/>
        <w:gridCol w:w="5130"/>
      </w:tblGrid>
      <w:tr w:rsidR="10F7AF93" w:rsidTr="00462E9B" w14:paraId="1E4A79B3" w14:textId="77777777">
        <w:trPr>
          <w:trHeight w:val="300"/>
          <w:ins w:author="Florencia Mischelejis" w:date="2021-09-24T17:18:00Z" w:id="469"/>
        </w:trPr>
        <w:tc>
          <w:tcPr>
            <w:tcW w:w="4140" w:type="dxa"/>
            <w:tcBorders>
              <w:top w:val="single" w:color="826C31" w:themeColor="accent2" w:themeShade="BF" w:sz="6" w:space="0"/>
              <w:left w:val="single" w:color="826C31" w:themeColor="accent2" w:themeShade="BF" w:sz="6" w:space="0"/>
              <w:bottom w:val="single" w:color="826C31" w:themeColor="accent2" w:themeShade="BF" w:sz="6" w:space="0"/>
              <w:right w:val="single" w:color="826C31" w:themeColor="accent2" w:themeShade="BF" w:sz="6" w:space="0"/>
            </w:tcBorders>
            <w:shd w:val="clear" w:color="auto" w:fill="AE9142" w:themeFill="accent2"/>
          </w:tcPr>
          <w:p w:rsidR="10F7AF93" w:rsidP="10F7AF93" w:rsidRDefault="10F7AF93" w14:paraId="5C3E746C" w14:textId="02661251">
            <w:pPr>
              <w:spacing w:after="120"/>
              <w:jc w:val="left"/>
              <w:rPr>
                <w:rFonts w:ascii="Playfair Display" w:hAnsi="Playfair Display" w:eastAsia="Playfair Display" w:cs="Playfair Display"/>
                <w:b/>
                <w:bCs/>
                <w:color w:val="FFFFFF" w:themeColor="background2"/>
                <w:szCs w:val="18"/>
              </w:rPr>
            </w:pPr>
            <w:proofErr w:type="spellStart"/>
            <w:ins w:author="Florencia Mischelejis" w:date="2021-09-24T17:18:00Z" w:id="470">
              <w:r w:rsidRPr="10F7AF93">
                <w:rPr>
                  <w:rFonts w:ascii="Playfair Display" w:hAnsi="Playfair Display" w:eastAsia="Playfair Display" w:cs="Playfair Display"/>
                  <w:b/>
                  <w:bCs/>
                  <w:color w:val="FFFFFF" w:themeColor="background2"/>
                  <w:szCs w:val="18"/>
                </w:rPr>
                <w:t>Workset</w:t>
              </w:r>
              <w:proofErr w:type="spellEnd"/>
              <w:r w:rsidRPr="10F7AF93">
                <w:rPr>
                  <w:rFonts w:ascii="Playfair Display" w:hAnsi="Playfair Display" w:eastAsia="Playfair Display" w:cs="Playfair Display"/>
                  <w:b/>
                  <w:bCs/>
                  <w:color w:val="FFFFFF" w:themeColor="background2"/>
                  <w:szCs w:val="18"/>
                </w:rPr>
                <w:t xml:space="preserve"> (EDS)</w:t>
              </w:r>
            </w:ins>
          </w:p>
        </w:tc>
        <w:tc>
          <w:tcPr>
            <w:tcW w:w="5130" w:type="dxa"/>
            <w:tcBorders>
              <w:top w:val="single" w:color="826C31" w:themeColor="accent2" w:themeShade="BF" w:sz="6" w:space="0"/>
              <w:left w:val="single" w:color="826C31" w:themeColor="accent2" w:themeShade="BF" w:sz="6" w:space="0"/>
              <w:bottom w:val="single" w:color="826C31" w:themeColor="accent2" w:themeShade="BF" w:sz="6" w:space="0"/>
              <w:right w:val="single" w:color="826C31" w:themeColor="accent2" w:themeShade="BF" w:sz="6" w:space="0"/>
            </w:tcBorders>
            <w:shd w:val="clear" w:color="auto" w:fill="AE9142" w:themeFill="accent2"/>
          </w:tcPr>
          <w:p w:rsidR="10F7AF93" w:rsidP="10F7AF93" w:rsidRDefault="10F7AF93" w14:paraId="7CF434F0" w14:textId="273A5151">
            <w:pPr>
              <w:spacing w:after="120"/>
              <w:jc w:val="left"/>
              <w:rPr>
                <w:rFonts w:ascii="Playfair Display" w:hAnsi="Playfair Display" w:eastAsia="Playfair Display" w:cs="Playfair Display"/>
                <w:b/>
                <w:bCs/>
                <w:color w:val="FFFFFF" w:themeColor="background2"/>
                <w:szCs w:val="18"/>
              </w:rPr>
            </w:pPr>
            <w:ins w:author="Florencia Mischelejis" w:date="2021-09-24T17:18:00Z" w:id="471">
              <w:r w:rsidRPr="10F7AF93">
                <w:rPr>
                  <w:rFonts w:ascii="Playfair Display" w:hAnsi="Playfair Display" w:eastAsia="Playfair Display" w:cs="Playfair Display"/>
                  <w:b/>
                  <w:bCs/>
                  <w:color w:val="FFFFFF" w:themeColor="background2"/>
                  <w:szCs w:val="18"/>
                </w:rPr>
                <w:t>Description</w:t>
              </w:r>
            </w:ins>
          </w:p>
        </w:tc>
      </w:tr>
      <w:tr w:rsidR="10F7AF93" w:rsidTr="00462E9B" w14:paraId="10743308" w14:textId="77777777">
        <w:trPr>
          <w:trHeight w:val="300"/>
          <w:ins w:author="Florencia Mischelejis" w:date="2021-09-24T17:18:00Z" w:id="472"/>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72B8E178" w14:textId="316E7B59">
            <w:pPr>
              <w:spacing w:after="120"/>
              <w:jc w:val="left"/>
              <w:rPr>
                <w:rFonts w:ascii="Playfair Display" w:hAnsi="Playfair Display" w:eastAsia="Playfair Display" w:cs="Playfair Display"/>
                <w:b/>
                <w:bCs/>
                <w:szCs w:val="18"/>
              </w:rPr>
            </w:pPr>
            <w:ins w:author="Florencia Mischelejis" w:date="2021-09-24T17:18:00Z" w:id="473">
              <w:r w:rsidRPr="10F7AF93">
                <w:rPr>
                  <w:rFonts w:ascii="Playfair Display" w:hAnsi="Playfair Display" w:eastAsia="Playfair Display" w:cs="Playfair Display"/>
                  <w:b/>
                  <w:bCs/>
                  <w:i/>
                  <w:iCs/>
                  <w:szCs w:val="18"/>
                </w:rPr>
                <w:t>LS_01_BIM CONTROL</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6A697CEE" w14:textId="28C57B1F">
            <w:pPr>
              <w:spacing w:after="120"/>
              <w:jc w:val="left"/>
              <w:rPr>
                <w:rFonts w:ascii="Playfair Display" w:hAnsi="Playfair Display" w:eastAsia="Playfair Display" w:cs="Playfair Display"/>
                <w:szCs w:val="18"/>
              </w:rPr>
            </w:pPr>
            <w:ins w:author="Florencia Mischelejis" w:date="2021-09-24T17:18:00Z" w:id="474">
              <w:r w:rsidRPr="10F7AF93">
                <w:rPr>
                  <w:rFonts w:ascii="Playfair Display" w:hAnsi="Playfair Display" w:eastAsia="Playfair Display" w:cs="Playfair Display"/>
                  <w:i/>
                  <w:iCs/>
                  <w:szCs w:val="18"/>
                </w:rPr>
                <w:t>BIM Management objects</w:t>
              </w:r>
            </w:ins>
          </w:p>
        </w:tc>
      </w:tr>
      <w:tr w:rsidR="10F7AF93" w:rsidTr="00462E9B" w14:paraId="2E232540" w14:textId="77777777">
        <w:trPr>
          <w:trHeight w:val="300"/>
          <w:ins w:author="Florencia Mischelejis" w:date="2021-09-24T17:18:00Z" w:id="475"/>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538473EF" w14:textId="51573944">
            <w:pPr>
              <w:spacing w:after="120"/>
              <w:jc w:val="left"/>
              <w:rPr>
                <w:rFonts w:ascii="Playfair Display" w:hAnsi="Playfair Display" w:eastAsia="Playfair Display" w:cs="Playfair Display"/>
                <w:b/>
                <w:bCs/>
                <w:szCs w:val="18"/>
              </w:rPr>
            </w:pPr>
            <w:ins w:author="Florencia Mischelejis" w:date="2021-09-24T17:18:00Z" w:id="476">
              <w:r w:rsidRPr="10F7AF93">
                <w:rPr>
                  <w:rFonts w:ascii="Playfair Display" w:hAnsi="Playfair Display" w:eastAsia="Playfair Display" w:cs="Playfair Display"/>
                  <w:b/>
                  <w:bCs/>
                  <w:i/>
                  <w:iCs/>
                  <w:szCs w:val="18"/>
                </w:rPr>
                <w:t>ZZ_02_HOTEL CLUSTER – VOLUME 45</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27DE0604" w14:textId="1D1D44E3">
            <w:pPr>
              <w:spacing w:after="120"/>
              <w:jc w:val="left"/>
              <w:rPr>
                <w:rFonts w:ascii="Playfair Display" w:hAnsi="Playfair Display" w:eastAsia="Playfair Display" w:cs="Playfair Display"/>
                <w:szCs w:val="18"/>
              </w:rPr>
            </w:pPr>
            <w:ins w:author="Florencia Mischelejis" w:date="2021-09-24T17:18:00Z" w:id="477">
              <w:r w:rsidRPr="10F7AF93">
                <w:rPr>
                  <w:rFonts w:ascii="Playfair Display" w:hAnsi="Playfair Display" w:eastAsia="Playfair Display" w:cs="Playfair Display"/>
                  <w:i/>
                  <w:iCs/>
                  <w:szCs w:val="18"/>
                </w:rPr>
                <w:t>Links containing Volume 45</w:t>
              </w:r>
            </w:ins>
          </w:p>
        </w:tc>
      </w:tr>
      <w:tr w:rsidR="10F7AF93" w:rsidTr="00462E9B" w14:paraId="720BC998" w14:textId="77777777">
        <w:trPr>
          <w:trHeight w:val="300"/>
          <w:ins w:author="Florencia Mischelejis" w:date="2021-09-24T17:18:00Z" w:id="478"/>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1685050C" w14:textId="7114C5EF">
            <w:pPr>
              <w:spacing w:after="120"/>
              <w:jc w:val="left"/>
              <w:rPr>
                <w:rFonts w:ascii="Playfair Display" w:hAnsi="Playfair Display" w:eastAsia="Playfair Display" w:cs="Playfair Display"/>
                <w:b/>
                <w:bCs/>
                <w:szCs w:val="18"/>
              </w:rPr>
            </w:pPr>
            <w:ins w:author="Florencia Mischelejis" w:date="2021-09-24T17:18:00Z" w:id="479">
              <w:r w:rsidRPr="10F7AF93">
                <w:rPr>
                  <w:rFonts w:ascii="Playfair Display" w:hAnsi="Playfair Display" w:eastAsia="Playfair Display" w:cs="Playfair Display"/>
                  <w:b/>
                  <w:bCs/>
                  <w:i/>
                  <w:iCs/>
                  <w:szCs w:val="18"/>
                </w:rPr>
                <w:t>ZZ_03_HOTEL CLUSTER – VOLUME 46</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664F432C" w14:textId="2263C84D">
            <w:pPr>
              <w:spacing w:after="120"/>
              <w:jc w:val="left"/>
              <w:rPr>
                <w:rFonts w:ascii="Playfair Display" w:hAnsi="Playfair Display" w:eastAsia="Playfair Display" w:cs="Playfair Display"/>
                <w:szCs w:val="18"/>
              </w:rPr>
            </w:pPr>
            <w:ins w:author="Florencia Mischelejis" w:date="2021-09-24T17:18:00Z" w:id="480">
              <w:r w:rsidRPr="10F7AF93">
                <w:rPr>
                  <w:rFonts w:ascii="Playfair Display" w:hAnsi="Playfair Display" w:eastAsia="Playfair Display" w:cs="Playfair Display"/>
                  <w:i/>
                  <w:iCs/>
                  <w:szCs w:val="18"/>
                </w:rPr>
                <w:t>Links containing Volume 46</w:t>
              </w:r>
            </w:ins>
          </w:p>
        </w:tc>
      </w:tr>
      <w:tr w:rsidR="10F7AF93" w:rsidTr="00462E9B" w14:paraId="29CC87EC" w14:textId="77777777">
        <w:trPr>
          <w:trHeight w:val="300"/>
          <w:ins w:author="Florencia Mischelejis" w:date="2021-09-24T17:18:00Z" w:id="481"/>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23D8F104" w14:textId="4F66733D">
            <w:pPr>
              <w:spacing w:after="120"/>
              <w:jc w:val="left"/>
              <w:rPr>
                <w:rFonts w:ascii="Playfair Display" w:hAnsi="Playfair Display" w:eastAsia="Playfair Display" w:cs="Playfair Display"/>
                <w:b/>
                <w:bCs/>
                <w:szCs w:val="18"/>
              </w:rPr>
            </w:pPr>
            <w:ins w:author="Florencia Mischelejis" w:date="2021-09-24T17:18:00Z" w:id="482">
              <w:r w:rsidRPr="10F7AF93">
                <w:rPr>
                  <w:rFonts w:ascii="Playfair Display" w:hAnsi="Playfair Display" w:eastAsia="Playfair Display" w:cs="Playfair Display"/>
                  <w:b/>
                  <w:bCs/>
                  <w:i/>
                  <w:iCs/>
                  <w:szCs w:val="18"/>
                </w:rPr>
                <w:t>ZZ_04_HOTEL CLUSTER – VOLUME 47</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310BF0B4" w14:textId="5C5B01C2">
            <w:pPr>
              <w:spacing w:after="120"/>
              <w:jc w:val="left"/>
              <w:rPr>
                <w:rFonts w:ascii="Playfair Display" w:hAnsi="Playfair Display" w:eastAsia="Playfair Display" w:cs="Playfair Display"/>
                <w:szCs w:val="18"/>
              </w:rPr>
            </w:pPr>
            <w:ins w:author="Florencia Mischelejis" w:date="2021-09-24T17:18:00Z" w:id="483">
              <w:r w:rsidRPr="10F7AF93">
                <w:rPr>
                  <w:rFonts w:ascii="Playfair Display" w:hAnsi="Playfair Display" w:eastAsia="Playfair Display" w:cs="Playfair Display"/>
                  <w:i/>
                  <w:iCs/>
                  <w:szCs w:val="18"/>
                </w:rPr>
                <w:t>Links containing Volume 47</w:t>
              </w:r>
            </w:ins>
          </w:p>
        </w:tc>
      </w:tr>
      <w:tr w:rsidR="10F7AF93" w:rsidTr="00462E9B" w14:paraId="5C03B00F" w14:textId="77777777">
        <w:trPr>
          <w:trHeight w:val="300"/>
          <w:ins w:author="Florencia Mischelejis" w:date="2021-09-24T17:18:00Z" w:id="484"/>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184DD33B" w14:textId="7F6726AA">
            <w:pPr>
              <w:spacing w:after="120"/>
              <w:jc w:val="left"/>
              <w:rPr>
                <w:rFonts w:ascii="Playfair Display" w:hAnsi="Playfair Display" w:eastAsia="Playfair Display" w:cs="Playfair Display"/>
                <w:b/>
                <w:bCs/>
                <w:szCs w:val="18"/>
              </w:rPr>
            </w:pPr>
            <w:ins w:author="Florencia Mischelejis" w:date="2021-09-24T17:18:00Z" w:id="485">
              <w:r w:rsidRPr="10F7AF93">
                <w:rPr>
                  <w:rFonts w:ascii="Playfair Display" w:hAnsi="Playfair Display" w:eastAsia="Playfair Display" w:cs="Playfair Display"/>
                  <w:b/>
                  <w:bCs/>
                  <w:i/>
                  <w:iCs/>
                  <w:szCs w:val="18"/>
                </w:rPr>
                <w:t>ZZ_05_HOTEL CLUSTER – VOLUME 48</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1C0799CB" w14:textId="052BFD9D">
            <w:pPr>
              <w:spacing w:after="120"/>
              <w:jc w:val="left"/>
              <w:rPr>
                <w:rFonts w:ascii="Playfair Display" w:hAnsi="Playfair Display" w:eastAsia="Playfair Display" w:cs="Playfair Display"/>
                <w:szCs w:val="18"/>
              </w:rPr>
            </w:pPr>
            <w:ins w:author="Florencia Mischelejis" w:date="2021-09-24T17:18:00Z" w:id="486">
              <w:r w:rsidRPr="10F7AF93">
                <w:rPr>
                  <w:rFonts w:ascii="Playfair Display" w:hAnsi="Playfair Display" w:eastAsia="Playfair Display" w:cs="Playfair Display"/>
                  <w:i/>
                  <w:iCs/>
                  <w:szCs w:val="18"/>
                </w:rPr>
                <w:t>Links containing Volume 48</w:t>
              </w:r>
            </w:ins>
          </w:p>
        </w:tc>
      </w:tr>
      <w:tr w:rsidR="10F7AF93" w:rsidTr="00462E9B" w14:paraId="30F4488B" w14:textId="77777777">
        <w:trPr>
          <w:trHeight w:val="300"/>
          <w:ins w:author="Florencia Mischelejis" w:date="2021-09-24T17:18:00Z" w:id="487"/>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003865A3" w14:textId="2224E8F4">
            <w:pPr>
              <w:spacing w:after="120"/>
              <w:jc w:val="left"/>
              <w:rPr>
                <w:rFonts w:ascii="Playfair Display" w:hAnsi="Playfair Display" w:eastAsia="Playfair Display" w:cs="Playfair Display"/>
                <w:b/>
                <w:bCs/>
                <w:szCs w:val="18"/>
              </w:rPr>
            </w:pPr>
            <w:ins w:author="Florencia Mischelejis" w:date="2021-09-24T17:18:00Z" w:id="488">
              <w:r w:rsidRPr="10F7AF93">
                <w:rPr>
                  <w:rFonts w:ascii="Playfair Display" w:hAnsi="Playfair Display" w:eastAsia="Playfair Display" w:cs="Playfair Display"/>
                  <w:b/>
                  <w:bCs/>
                  <w:i/>
                  <w:iCs/>
                  <w:szCs w:val="18"/>
                </w:rPr>
                <w:t>ZZ_06_HOTEL CLUSTER – VOLUME 49</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5E4727B6" w14:textId="6EA5D282">
            <w:pPr>
              <w:spacing w:after="120"/>
              <w:jc w:val="left"/>
              <w:rPr>
                <w:rFonts w:ascii="Playfair Display" w:hAnsi="Playfair Display" w:eastAsia="Playfair Display" w:cs="Playfair Display"/>
                <w:szCs w:val="18"/>
              </w:rPr>
            </w:pPr>
            <w:ins w:author="Florencia Mischelejis" w:date="2021-09-24T17:18:00Z" w:id="489">
              <w:r w:rsidRPr="10F7AF93">
                <w:rPr>
                  <w:rFonts w:ascii="Playfair Display" w:hAnsi="Playfair Display" w:eastAsia="Playfair Display" w:cs="Playfair Display"/>
                  <w:i/>
                  <w:iCs/>
                  <w:szCs w:val="18"/>
                </w:rPr>
                <w:t>Links containing Volume 49</w:t>
              </w:r>
            </w:ins>
          </w:p>
        </w:tc>
      </w:tr>
      <w:tr w:rsidR="10F7AF93" w:rsidTr="00462E9B" w14:paraId="5C2F2D61" w14:textId="77777777">
        <w:trPr>
          <w:trHeight w:val="300"/>
          <w:ins w:author="Florencia Mischelejis" w:date="2021-09-24T17:18:00Z" w:id="490"/>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73ACD74D" w14:textId="61AD4E24">
            <w:pPr>
              <w:spacing w:after="120"/>
              <w:jc w:val="left"/>
              <w:rPr>
                <w:rFonts w:ascii="Playfair Display" w:hAnsi="Playfair Display" w:eastAsia="Playfair Display" w:cs="Playfair Display"/>
                <w:b/>
                <w:bCs/>
                <w:szCs w:val="18"/>
              </w:rPr>
            </w:pPr>
            <w:ins w:author="Florencia Mischelejis" w:date="2021-09-24T17:18:00Z" w:id="491">
              <w:r w:rsidRPr="10F7AF93">
                <w:rPr>
                  <w:rFonts w:ascii="Playfair Display" w:hAnsi="Playfair Display" w:eastAsia="Playfair Display" w:cs="Playfair Display"/>
                  <w:b/>
                  <w:bCs/>
                  <w:i/>
                  <w:iCs/>
                  <w:szCs w:val="18"/>
                </w:rPr>
                <w:t>ZZ_07_HOTEL CLUSTER – VOLUME 50</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650D34B8" w14:textId="28D104DD">
            <w:pPr>
              <w:spacing w:after="120"/>
              <w:jc w:val="left"/>
              <w:rPr>
                <w:rFonts w:ascii="Playfair Display" w:hAnsi="Playfair Display" w:eastAsia="Playfair Display" w:cs="Playfair Display"/>
                <w:szCs w:val="18"/>
              </w:rPr>
            </w:pPr>
            <w:ins w:author="Florencia Mischelejis" w:date="2021-09-24T17:18:00Z" w:id="492">
              <w:r w:rsidRPr="10F7AF93">
                <w:rPr>
                  <w:rFonts w:ascii="Playfair Display" w:hAnsi="Playfair Display" w:eastAsia="Playfair Display" w:cs="Playfair Display"/>
                  <w:i/>
                  <w:iCs/>
                  <w:szCs w:val="18"/>
                </w:rPr>
                <w:t>Links containing Volume 50</w:t>
              </w:r>
            </w:ins>
          </w:p>
        </w:tc>
      </w:tr>
      <w:tr w:rsidR="10F7AF93" w:rsidTr="00462E9B" w14:paraId="5849B469" w14:textId="77777777">
        <w:trPr>
          <w:trHeight w:val="300"/>
          <w:ins w:author="Florencia Mischelejis" w:date="2021-09-24T17:18:00Z" w:id="493"/>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65EA6E80" w14:textId="61A26271">
            <w:pPr>
              <w:spacing w:after="120"/>
              <w:jc w:val="left"/>
              <w:rPr>
                <w:rFonts w:ascii="Playfair Display" w:hAnsi="Playfair Display" w:eastAsia="Playfair Display" w:cs="Playfair Display"/>
                <w:b/>
                <w:bCs/>
                <w:szCs w:val="18"/>
              </w:rPr>
            </w:pPr>
            <w:ins w:author="Florencia Mischelejis" w:date="2021-09-24T17:18:00Z" w:id="494">
              <w:r w:rsidRPr="10F7AF93">
                <w:rPr>
                  <w:rFonts w:ascii="Playfair Display" w:hAnsi="Playfair Display" w:eastAsia="Playfair Display" w:cs="Playfair Display"/>
                  <w:b/>
                  <w:bCs/>
                  <w:i/>
                  <w:iCs/>
                  <w:szCs w:val="18"/>
                </w:rPr>
                <w:t>ZZ_08_HOTEL CLUSTER – VOLUME 51</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244EDB6F" w14:textId="1EAB9622">
            <w:pPr>
              <w:spacing w:after="120"/>
              <w:jc w:val="left"/>
              <w:rPr>
                <w:rFonts w:ascii="Playfair Display" w:hAnsi="Playfair Display" w:eastAsia="Playfair Display" w:cs="Playfair Display"/>
                <w:szCs w:val="18"/>
              </w:rPr>
            </w:pPr>
            <w:ins w:author="Florencia Mischelejis" w:date="2021-09-24T17:18:00Z" w:id="495">
              <w:r w:rsidRPr="10F7AF93">
                <w:rPr>
                  <w:rFonts w:ascii="Playfair Display" w:hAnsi="Playfair Display" w:eastAsia="Playfair Display" w:cs="Playfair Display"/>
                  <w:i/>
                  <w:iCs/>
                  <w:szCs w:val="18"/>
                </w:rPr>
                <w:t>Links containing Volume 51</w:t>
              </w:r>
            </w:ins>
          </w:p>
        </w:tc>
      </w:tr>
      <w:tr w:rsidR="10F7AF93" w:rsidTr="00462E9B" w14:paraId="588542BA" w14:textId="77777777">
        <w:trPr>
          <w:trHeight w:val="300"/>
          <w:ins w:author="Florencia Mischelejis" w:date="2021-09-24T17:18:00Z" w:id="496"/>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127A69DA" w14:textId="5E1F0578">
            <w:pPr>
              <w:spacing w:after="120"/>
              <w:jc w:val="left"/>
              <w:rPr>
                <w:rFonts w:ascii="Playfair Display" w:hAnsi="Playfair Display" w:eastAsia="Playfair Display" w:cs="Playfair Display"/>
                <w:b/>
                <w:bCs/>
                <w:szCs w:val="18"/>
              </w:rPr>
            </w:pPr>
            <w:ins w:author="Florencia Mischelejis" w:date="2021-09-24T17:18:00Z" w:id="497">
              <w:r w:rsidRPr="10F7AF93">
                <w:rPr>
                  <w:rFonts w:ascii="Playfair Display" w:hAnsi="Playfair Display" w:eastAsia="Playfair Display" w:cs="Playfair Display"/>
                  <w:b/>
                  <w:bCs/>
                  <w:i/>
                  <w:iCs/>
                  <w:szCs w:val="18"/>
                </w:rPr>
                <w:t>ZZ_09_HOTEL CLUSTER – VOLUME 52</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09ACDBA6" w14:textId="542CB813">
            <w:pPr>
              <w:spacing w:after="120"/>
              <w:jc w:val="left"/>
              <w:rPr>
                <w:rFonts w:ascii="Playfair Display" w:hAnsi="Playfair Display" w:eastAsia="Playfair Display" w:cs="Playfair Display"/>
                <w:szCs w:val="18"/>
              </w:rPr>
            </w:pPr>
            <w:ins w:author="Florencia Mischelejis" w:date="2021-09-24T17:18:00Z" w:id="498">
              <w:r w:rsidRPr="10F7AF93">
                <w:rPr>
                  <w:rFonts w:ascii="Playfair Display" w:hAnsi="Playfair Display" w:eastAsia="Playfair Display" w:cs="Playfair Display"/>
                  <w:i/>
                  <w:iCs/>
                  <w:szCs w:val="18"/>
                </w:rPr>
                <w:t>Links containing Volume 52</w:t>
              </w:r>
            </w:ins>
          </w:p>
        </w:tc>
      </w:tr>
      <w:tr w:rsidR="10F7AF93" w:rsidTr="00462E9B" w14:paraId="5A2548B6" w14:textId="77777777">
        <w:trPr>
          <w:trHeight w:val="300"/>
          <w:ins w:author="Florencia Mischelejis" w:date="2021-09-24T17:18:00Z" w:id="499"/>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091AF575" w14:textId="0D29B1C2">
            <w:pPr>
              <w:spacing w:after="120"/>
              <w:jc w:val="left"/>
              <w:rPr>
                <w:rFonts w:ascii="Playfair Display" w:hAnsi="Playfair Display" w:eastAsia="Playfair Display" w:cs="Playfair Display"/>
                <w:b/>
                <w:bCs/>
                <w:szCs w:val="18"/>
              </w:rPr>
            </w:pPr>
            <w:ins w:author="Florencia Mischelejis" w:date="2021-09-24T17:18:00Z" w:id="500">
              <w:r w:rsidRPr="10F7AF93">
                <w:rPr>
                  <w:rFonts w:ascii="Playfair Display" w:hAnsi="Playfair Display" w:eastAsia="Playfair Display" w:cs="Playfair Display"/>
                  <w:b/>
                  <w:bCs/>
                  <w:i/>
                  <w:iCs/>
                  <w:szCs w:val="18"/>
                </w:rPr>
                <w:t>ZZ_X_ARC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717D1FAB" w14:textId="3FB7C8C9">
            <w:pPr>
              <w:spacing w:after="120"/>
              <w:jc w:val="left"/>
              <w:rPr>
                <w:rFonts w:ascii="Playfair Display" w:hAnsi="Playfair Display" w:eastAsia="Playfair Display" w:cs="Playfair Display"/>
                <w:szCs w:val="18"/>
              </w:rPr>
            </w:pPr>
            <w:ins w:author="Florencia Mischelejis" w:date="2021-09-24T17:18:00Z" w:id="501">
              <w:r w:rsidRPr="10F7AF93">
                <w:rPr>
                  <w:rFonts w:ascii="Playfair Display" w:hAnsi="Playfair Display" w:eastAsia="Playfair Display" w:cs="Playfair Display"/>
                  <w:i/>
                  <w:iCs/>
                  <w:szCs w:val="18"/>
                </w:rPr>
                <w:t>Architecture Links</w:t>
              </w:r>
            </w:ins>
          </w:p>
        </w:tc>
      </w:tr>
      <w:tr w:rsidR="10F7AF93" w:rsidTr="00462E9B" w14:paraId="3F05977B" w14:textId="77777777">
        <w:trPr>
          <w:trHeight w:val="300"/>
          <w:ins w:author="Florencia Mischelejis" w:date="2021-09-24T17:18:00Z" w:id="502"/>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3A31B82E" w14:textId="1F67331B">
            <w:pPr>
              <w:spacing w:after="120"/>
              <w:jc w:val="left"/>
              <w:rPr>
                <w:rFonts w:ascii="Playfair Display" w:hAnsi="Playfair Display" w:eastAsia="Playfair Display" w:cs="Playfair Display"/>
                <w:b/>
                <w:bCs/>
                <w:szCs w:val="18"/>
              </w:rPr>
            </w:pPr>
            <w:ins w:author="Florencia Mischelejis" w:date="2021-09-24T17:18:00Z" w:id="503">
              <w:r w:rsidRPr="10F7AF93">
                <w:rPr>
                  <w:rFonts w:ascii="Playfair Display" w:hAnsi="Playfair Display" w:eastAsia="Playfair Display" w:cs="Playfair Display"/>
                  <w:b/>
                  <w:bCs/>
                  <w:i/>
                  <w:iCs/>
                  <w:szCs w:val="18"/>
                </w:rPr>
                <w:t>ZZ_X_CIV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4D3D4C28" w14:textId="719FE717">
            <w:pPr>
              <w:spacing w:after="120"/>
              <w:jc w:val="left"/>
              <w:rPr>
                <w:rFonts w:ascii="Playfair Display" w:hAnsi="Playfair Display" w:eastAsia="Playfair Display" w:cs="Playfair Display"/>
                <w:szCs w:val="18"/>
              </w:rPr>
            </w:pPr>
            <w:ins w:author="Florencia Mischelejis" w:date="2021-09-24T17:18:00Z" w:id="504">
              <w:r w:rsidRPr="10F7AF93">
                <w:rPr>
                  <w:rFonts w:ascii="Playfair Display" w:hAnsi="Playfair Display" w:eastAsia="Playfair Display" w:cs="Playfair Display"/>
                  <w:i/>
                  <w:iCs/>
                  <w:szCs w:val="18"/>
                </w:rPr>
                <w:t>Civil Links</w:t>
              </w:r>
            </w:ins>
          </w:p>
        </w:tc>
      </w:tr>
      <w:tr w:rsidR="10F7AF93" w:rsidTr="00462E9B" w14:paraId="0DAEA9D2" w14:textId="77777777">
        <w:trPr>
          <w:trHeight w:val="300"/>
          <w:ins w:author="Florencia Mischelejis" w:date="2021-09-24T17:18:00Z" w:id="505"/>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40A3F632" w14:textId="664FD33C">
            <w:pPr>
              <w:spacing w:after="120"/>
              <w:jc w:val="left"/>
              <w:rPr>
                <w:rFonts w:ascii="Playfair Display" w:hAnsi="Playfair Display" w:eastAsia="Playfair Display" w:cs="Playfair Display"/>
                <w:b/>
                <w:bCs/>
                <w:szCs w:val="18"/>
              </w:rPr>
            </w:pPr>
            <w:ins w:author="Florencia Mischelejis" w:date="2021-09-24T17:18:00Z" w:id="506">
              <w:r w:rsidRPr="10F7AF93">
                <w:rPr>
                  <w:rFonts w:ascii="Playfair Display" w:hAnsi="Playfair Display" w:eastAsia="Playfair Display" w:cs="Playfair Display"/>
                  <w:b/>
                  <w:bCs/>
                  <w:i/>
                  <w:iCs/>
                  <w:szCs w:val="18"/>
                </w:rPr>
                <w:t>ZZ_X_CAD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tcPr>
          <w:p w:rsidR="10F7AF93" w:rsidP="10F7AF93" w:rsidRDefault="10F7AF93" w14:paraId="53DFEB91" w14:textId="4544FB70">
            <w:pPr>
              <w:spacing w:after="120"/>
              <w:jc w:val="left"/>
              <w:rPr>
                <w:rFonts w:ascii="Playfair Display" w:hAnsi="Playfair Display" w:eastAsia="Playfair Display" w:cs="Playfair Display"/>
                <w:szCs w:val="18"/>
              </w:rPr>
            </w:pPr>
            <w:ins w:author="Florencia Mischelejis" w:date="2021-09-24T17:18:00Z" w:id="507">
              <w:r w:rsidRPr="10F7AF93">
                <w:rPr>
                  <w:rFonts w:ascii="Playfair Display" w:hAnsi="Playfair Display" w:eastAsia="Playfair Display" w:cs="Playfair Display"/>
                  <w:i/>
                  <w:iCs/>
                  <w:szCs w:val="18"/>
                </w:rPr>
                <w:t>DWG Links</w:t>
              </w:r>
            </w:ins>
          </w:p>
        </w:tc>
      </w:tr>
      <w:tr w:rsidR="10F7AF93" w:rsidTr="00462E9B" w14:paraId="1CE1B55D" w14:textId="77777777">
        <w:trPr>
          <w:trHeight w:val="300"/>
          <w:ins w:author="Florencia Mischelejis" w:date="2021-09-24T17:18:00Z" w:id="508"/>
        </w:trPr>
        <w:tc>
          <w:tcPr>
            <w:tcW w:w="414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0A500C58" w14:textId="66B2E1A4">
            <w:pPr>
              <w:spacing w:after="120"/>
              <w:jc w:val="left"/>
              <w:rPr>
                <w:rFonts w:ascii="Playfair Display" w:hAnsi="Playfair Display" w:eastAsia="Playfair Display" w:cs="Playfair Display"/>
                <w:b/>
                <w:bCs/>
                <w:szCs w:val="18"/>
              </w:rPr>
            </w:pPr>
            <w:ins w:author="Florencia Mischelejis" w:date="2021-09-24T17:18:00Z" w:id="509">
              <w:r w:rsidRPr="10F7AF93">
                <w:rPr>
                  <w:rFonts w:ascii="Playfair Display" w:hAnsi="Playfair Display" w:eastAsia="Playfair Display" w:cs="Playfair Display"/>
                  <w:b/>
                  <w:bCs/>
                  <w:i/>
                  <w:iCs/>
                  <w:szCs w:val="18"/>
                </w:rPr>
                <w:t>ZZ_X_RVT LINK</w:t>
              </w:r>
            </w:ins>
          </w:p>
        </w:tc>
        <w:tc>
          <w:tcPr>
            <w:tcW w:w="5130" w:type="dxa"/>
            <w:tcBorders>
              <w:top w:val="single" w:color="AE9142" w:themeColor="accent2" w:sz="6" w:space="0"/>
              <w:left w:val="single" w:color="AE9142" w:themeColor="accent2" w:sz="6" w:space="0"/>
              <w:bottom w:val="single" w:color="AE9142" w:themeColor="accent2" w:sz="6" w:space="0"/>
              <w:right w:val="single" w:color="AE9142" w:themeColor="accent2" w:sz="6" w:space="0"/>
            </w:tcBorders>
            <w:shd w:val="clear" w:color="auto" w:fill="F0E9D7" w:themeFill="accent2" w:themeFillTint="33"/>
          </w:tcPr>
          <w:p w:rsidR="10F7AF93" w:rsidP="10F7AF93" w:rsidRDefault="10F7AF93" w14:paraId="460A27EE" w14:textId="2375D408">
            <w:pPr>
              <w:spacing w:after="120"/>
              <w:jc w:val="left"/>
              <w:rPr>
                <w:rFonts w:ascii="Playfair Display" w:hAnsi="Playfair Display" w:eastAsia="Playfair Display" w:cs="Playfair Display"/>
                <w:szCs w:val="18"/>
              </w:rPr>
            </w:pPr>
            <w:ins w:author="Florencia Mischelejis" w:date="2021-09-24T17:18:00Z" w:id="510">
              <w:r w:rsidRPr="10F7AF93">
                <w:rPr>
                  <w:rFonts w:ascii="Playfair Display" w:hAnsi="Playfair Display" w:eastAsia="Playfair Display" w:cs="Playfair Display"/>
                  <w:i/>
                  <w:iCs/>
                  <w:szCs w:val="18"/>
                </w:rPr>
                <w:t>Any other Revit Links</w:t>
              </w:r>
            </w:ins>
          </w:p>
        </w:tc>
      </w:tr>
    </w:tbl>
    <w:p w:rsidR="10F7AF93" w:rsidP="1CAE0FD7" w:rsidRDefault="10F7AF93" w14:paraId="7E36B251" w14:textId="7A57068F">
      <w:pPr>
        <w:rPr>
          <w:b/>
          <w:bCs/>
        </w:rPr>
      </w:pPr>
    </w:p>
    <w:p w:rsidR="1CAE0FD7" w:rsidP="1CAE0FD7" w:rsidRDefault="1CAE0FD7" w14:paraId="38BBD669" w14:textId="6EB14132">
      <w:r w:rsidRPr="1CAE0FD7">
        <w:rPr>
          <w:rFonts w:ascii="Playfair Display" w:hAnsi="Playfair Display" w:eastAsia="Playfair Display" w:cs="Playfair Display"/>
          <w:b/>
          <w:bCs/>
          <w:i/>
          <w:iCs/>
          <w:szCs w:val="18"/>
        </w:rPr>
        <w:t xml:space="preserve">Water Feature </w:t>
      </w:r>
      <w:proofErr w:type="spellStart"/>
      <w:r w:rsidRPr="1CAE0FD7">
        <w:rPr>
          <w:rFonts w:ascii="Playfair Display" w:hAnsi="Playfair Display" w:eastAsia="Playfair Display" w:cs="Playfair Display"/>
          <w:b/>
          <w:bCs/>
          <w:i/>
          <w:iCs/>
          <w:szCs w:val="18"/>
        </w:rPr>
        <w:t>Worksets</w:t>
      </w:r>
      <w:proofErr w:type="spellEnd"/>
      <w:r w:rsidRPr="1CAE0FD7">
        <w:rPr>
          <w:rFonts w:ascii="Playfair Display" w:hAnsi="Playfair Display" w:eastAsia="Playfair Display" w:cs="Playfair Display"/>
          <w:b/>
          <w:bCs/>
          <w:i/>
          <w:iCs/>
          <w:szCs w:val="18"/>
        </w:rPr>
        <w:t xml:space="preserve"> – Working Models</w:t>
      </w:r>
    </w:p>
    <w:tbl>
      <w:tblPr>
        <w:tblStyle w:val="Tablaconcuadrcula"/>
        <w:tblW w:w="0" w:type="auto"/>
        <w:tblInd w:w="630" w:type="dxa"/>
        <w:tblLayout w:type="fixed"/>
        <w:tblLook w:val="04A0" w:firstRow="1" w:lastRow="0" w:firstColumn="1" w:lastColumn="0" w:noHBand="0" w:noVBand="1"/>
      </w:tblPr>
      <w:tblGrid>
        <w:gridCol w:w="4155"/>
        <w:gridCol w:w="5145"/>
      </w:tblGrid>
      <w:tr w:rsidR="1CAE0FD7" w:rsidTr="1CAE0FD7" w14:paraId="5766AF91" w14:textId="77777777">
        <w:trPr>
          <w:trHeight w:val="270"/>
        </w:trPr>
        <w:tc>
          <w:tcPr>
            <w:tcW w:w="4155" w:type="dxa"/>
            <w:tcBorders>
              <w:top w:val="single" w:color="826C31" w:themeColor="accent2" w:themeShade="BF" w:sz="8" w:space="0"/>
              <w:left w:val="single" w:color="826C31" w:themeColor="accent2" w:themeShade="BF" w:sz="8" w:space="0"/>
              <w:bottom w:val="single" w:color="826C31" w:themeColor="accent2" w:themeShade="BF" w:sz="8" w:space="0"/>
              <w:right w:val="single" w:color="826C31" w:themeColor="accent2" w:themeShade="BF" w:sz="8" w:space="0"/>
            </w:tcBorders>
            <w:shd w:val="clear" w:color="auto" w:fill="AE9142" w:themeFill="accent2"/>
          </w:tcPr>
          <w:p w:rsidR="1CAE0FD7" w:rsidP="1CAE0FD7" w:rsidRDefault="1CAE0FD7" w14:paraId="745B11EB" w14:textId="373EB06D">
            <w:pPr>
              <w:jc w:val="left"/>
            </w:pPr>
            <w:proofErr w:type="spellStart"/>
            <w:r w:rsidRPr="1CAE0FD7">
              <w:rPr>
                <w:rFonts w:ascii="Playfair Display" w:hAnsi="Playfair Display" w:eastAsia="Playfair Display" w:cs="Playfair Display"/>
                <w:b/>
                <w:bCs/>
                <w:color w:val="FFFFFF" w:themeColor="background2"/>
                <w:szCs w:val="18"/>
              </w:rPr>
              <w:t>Workset</w:t>
            </w:r>
            <w:proofErr w:type="spellEnd"/>
            <w:r w:rsidRPr="1CAE0FD7">
              <w:rPr>
                <w:rFonts w:ascii="Playfair Display" w:hAnsi="Playfair Display" w:eastAsia="Playfair Display" w:cs="Playfair Display"/>
                <w:b/>
                <w:bCs/>
                <w:color w:val="FFFFFF" w:themeColor="background2"/>
                <w:szCs w:val="18"/>
              </w:rPr>
              <w:t xml:space="preserve"> (EDS)</w:t>
            </w:r>
          </w:p>
        </w:tc>
        <w:tc>
          <w:tcPr>
            <w:tcW w:w="5145" w:type="dxa"/>
            <w:tcBorders>
              <w:top w:val="single" w:color="826C31" w:themeColor="accent2" w:themeShade="BF" w:sz="8" w:space="0"/>
              <w:left w:val="single" w:color="826C31" w:themeColor="accent2" w:themeShade="BF" w:sz="8" w:space="0"/>
              <w:bottom w:val="single" w:color="826C31" w:themeColor="accent2" w:themeShade="BF" w:sz="8" w:space="0"/>
              <w:right w:val="single" w:color="826C31" w:themeColor="accent2" w:themeShade="BF" w:sz="8" w:space="0"/>
            </w:tcBorders>
            <w:shd w:val="clear" w:color="auto" w:fill="AE9142" w:themeFill="accent2"/>
          </w:tcPr>
          <w:p w:rsidR="1CAE0FD7" w:rsidP="1CAE0FD7" w:rsidRDefault="1CAE0FD7" w14:paraId="6767CB7C" w14:textId="03CD1701">
            <w:pPr>
              <w:jc w:val="left"/>
            </w:pPr>
            <w:r w:rsidRPr="1CAE0FD7">
              <w:rPr>
                <w:rFonts w:ascii="Playfair Display" w:hAnsi="Playfair Display" w:eastAsia="Playfair Display" w:cs="Playfair Display"/>
                <w:b/>
                <w:bCs/>
                <w:color w:val="FFFFFF" w:themeColor="background2"/>
                <w:szCs w:val="18"/>
              </w:rPr>
              <w:t>Description</w:t>
            </w:r>
          </w:p>
        </w:tc>
      </w:tr>
      <w:tr w:rsidR="1CAE0FD7" w:rsidTr="1CAE0FD7" w14:paraId="2517BD3A" w14:textId="77777777">
        <w:trPr>
          <w:trHeight w:val="300"/>
        </w:trPr>
        <w:tc>
          <w:tcPr>
            <w:tcW w:w="4155" w:type="dxa"/>
            <w:tcBorders>
              <w:top w:val="single" w:color="826C31" w:themeColor="accent2" w:themeShade="BF" w:sz="8" w:space="0"/>
              <w:left w:val="single" w:color="AE9142" w:themeColor="accent2" w:sz="8" w:space="0"/>
              <w:bottom w:val="single" w:color="AE9142" w:themeColor="accent2" w:sz="8" w:space="0"/>
              <w:right w:val="single" w:color="AE9142" w:themeColor="accent2" w:sz="8" w:space="0"/>
            </w:tcBorders>
            <w:shd w:val="clear" w:color="auto" w:fill="F0E9D7" w:themeFill="accent2" w:themeFillTint="33"/>
          </w:tcPr>
          <w:p w:rsidR="1CAE0FD7" w:rsidP="1CAE0FD7" w:rsidRDefault="1CAE0FD7" w14:paraId="4FA6730A" w14:textId="07AEB4E6">
            <w:pPr>
              <w:jc w:val="left"/>
            </w:pPr>
            <w:r w:rsidRPr="1CAE0FD7">
              <w:rPr>
                <w:rFonts w:ascii="Playfair Display" w:hAnsi="Playfair Display" w:eastAsia="Playfair Display" w:cs="Playfair Display"/>
                <w:b/>
                <w:bCs/>
                <w:i/>
                <w:iCs/>
                <w:color w:val="000000"/>
                <w:szCs w:val="18"/>
              </w:rPr>
              <w:t>WF_1_BIM CONTROL</w:t>
            </w:r>
          </w:p>
        </w:tc>
        <w:tc>
          <w:tcPr>
            <w:tcW w:w="5145" w:type="dxa"/>
            <w:tcBorders>
              <w:top w:val="single" w:color="826C31" w:themeColor="accent2" w:themeShade="BF" w:sz="8" w:space="0"/>
              <w:left w:val="single" w:color="AE9142" w:themeColor="accent2" w:sz="8" w:space="0"/>
              <w:bottom w:val="single" w:color="AE9142" w:themeColor="accent2" w:sz="8" w:space="0"/>
              <w:right w:val="single" w:color="AE9142" w:themeColor="accent2" w:sz="8" w:space="0"/>
            </w:tcBorders>
            <w:shd w:val="clear" w:color="auto" w:fill="F0E9D7" w:themeFill="accent2" w:themeFillTint="33"/>
          </w:tcPr>
          <w:p w:rsidR="1CAE0FD7" w:rsidP="1CAE0FD7" w:rsidRDefault="1CAE0FD7" w14:paraId="007757BA" w14:textId="1BB768FF">
            <w:pPr>
              <w:jc w:val="left"/>
            </w:pPr>
            <w:r w:rsidRPr="1CAE0FD7">
              <w:rPr>
                <w:rFonts w:ascii="Playfair Display" w:hAnsi="Playfair Display" w:eastAsia="Playfair Display" w:cs="Playfair Display"/>
                <w:i/>
                <w:iCs/>
                <w:color w:val="000000"/>
                <w:szCs w:val="18"/>
              </w:rPr>
              <w:t>BIM Management objects</w:t>
            </w:r>
          </w:p>
        </w:tc>
      </w:tr>
      <w:tr w:rsidR="1CAE0FD7" w:rsidTr="1CAE0FD7" w14:paraId="1FBADADC" w14:textId="77777777">
        <w:trPr>
          <w:trHeight w:val="300"/>
        </w:trPr>
        <w:tc>
          <w:tcPr>
            <w:tcW w:w="415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tcPr>
          <w:p w:rsidR="1CAE0FD7" w:rsidP="1CAE0FD7" w:rsidRDefault="1CAE0FD7" w14:paraId="7662CDE7" w14:textId="199F8D75">
            <w:pPr>
              <w:jc w:val="left"/>
            </w:pPr>
            <w:r w:rsidRPr="1CAE0FD7">
              <w:rPr>
                <w:rFonts w:ascii="Playfair Display" w:hAnsi="Playfair Display" w:eastAsia="Playfair Display" w:cs="Playfair Display"/>
                <w:b/>
                <w:bCs/>
                <w:i/>
                <w:iCs/>
                <w:szCs w:val="18"/>
              </w:rPr>
              <w:t>WF_2_POOL SHELL</w:t>
            </w:r>
          </w:p>
        </w:tc>
        <w:tc>
          <w:tcPr>
            <w:tcW w:w="514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tcPr>
          <w:p w:rsidR="1CAE0FD7" w:rsidP="1CAE0FD7" w:rsidRDefault="1CAE0FD7" w14:paraId="0185F7DD" w14:textId="4EC3A64A">
            <w:pPr>
              <w:jc w:val="left"/>
            </w:pPr>
            <w:r w:rsidRPr="1CAE0FD7">
              <w:rPr>
                <w:rFonts w:ascii="Playfair Display" w:hAnsi="Playfair Display" w:eastAsia="Playfair Display" w:cs="Playfair Display"/>
                <w:i/>
                <w:iCs/>
                <w:szCs w:val="18"/>
              </w:rPr>
              <w:t>Pool Structure</w:t>
            </w:r>
          </w:p>
        </w:tc>
      </w:tr>
      <w:tr w:rsidR="1CAE0FD7" w:rsidTr="1CAE0FD7" w14:paraId="35773320" w14:textId="77777777">
        <w:trPr>
          <w:trHeight w:val="300"/>
        </w:trPr>
        <w:tc>
          <w:tcPr>
            <w:tcW w:w="415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shd w:val="clear" w:color="auto" w:fill="F0E9D7" w:themeFill="accent2" w:themeFillTint="33"/>
          </w:tcPr>
          <w:p w:rsidR="1CAE0FD7" w:rsidP="1CAE0FD7" w:rsidRDefault="1CAE0FD7" w14:paraId="68607E18" w14:textId="53C769DE">
            <w:pPr>
              <w:jc w:val="left"/>
            </w:pPr>
            <w:r w:rsidRPr="1CAE0FD7">
              <w:rPr>
                <w:rFonts w:ascii="Playfair Display" w:hAnsi="Playfair Display" w:eastAsia="Playfair Display" w:cs="Playfair Display"/>
                <w:b/>
                <w:bCs/>
                <w:i/>
                <w:iCs/>
                <w:color w:val="000000"/>
                <w:szCs w:val="18"/>
              </w:rPr>
              <w:t>WF_3_SITE PIPING</w:t>
            </w:r>
          </w:p>
        </w:tc>
        <w:tc>
          <w:tcPr>
            <w:tcW w:w="514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shd w:val="clear" w:color="auto" w:fill="F0E9D7" w:themeFill="accent2" w:themeFillTint="33"/>
          </w:tcPr>
          <w:p w:rsidR="1CAE0FD7" w:rsidP="1CAE0FD7" w:rsidRDefault="1CAE0FD7" w14:paraId="2E1CD60B" w14:textId="280D2CFD">
            <w:pPr>
              <w:jc w:val="left"/>
            </w:pPr>
            <w:r w:rsidRPr="1CAE0FD7">
              <w:rPr>
                <w:rFonts w:ascii="Playfair Display" w:hAnsi="Playfair Display" w:eastAsia="Playfair Display" w:cs="Playfair Display"/>
                <w:i/>
                <w:iCs/>
                <w:color w:val="000000"/>
                <w:szCs w:val="18"/>
              </w:rPr>
              <w:t>Site Piping</w:t>
            </w:r>
          </w:p>
        </w:tc>
      </w:tr>
      <w:tr w:rsidR="1CAE0FD7" w:rsidTr="1CAE0FD7" w14:paraId="4BDBE9C2" w14:textId="77777777">
        <w:trPr>
          <w:trHeight w:val="300"/>
        </w:trPr>
        <w:tc>
          <w:tcPr>
            <w:tcW w:w="415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tcPr>
          <w:p w:rsidR="1CAE0FD7" w:rsidP="1CAE0FD7" w:rsidRDefault="1CAE0FD7" w14:paraId="6AC11299" w14:textId="0DB9DD58">
            <w:pPr>
              <w:jc w:val="left"/>
            </w:pPr>
            <w:r w:rsidRPr="1CAE0FD7">
              <w:rPr>
                <w:rFonts w:ascii="Playfair Display" w:hAnsi="Playfair Display" w:eastAsia="Playfair Display" w:cs="Playfair Display"/>
                <w:b/>
                <w:bCs/>
                <w:i/>
                <w:iCs/>
                <w:szCs w:val="18"/>
              </w:rPr>
              <w:t>WF_4_MECHANICAL</w:t>
            </w:r>
          </w:p>
        </w:tc>
        <w:tc>
          <w:tcPr>
            <w:tcW w:w="514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tcPr>
          <w:p w:rsidR="1CAE0FD7" w:rsidP="1CAE0FD7" w:rsidRDefault="1CAE0FD7" w14:paraId="05E7C802" w14:textId="30092291">
            <w:pPr>
              <w:jc w:val="left"/>
            </w:pPr>
            <w:r w:rsidRPr="1CAE0FD7">
              <w:rPr>
                <w:rFonts w:ascii="Playfair Display" w:hAnsi="Playfair Display" w:eastAsia="Playfair Display" w:cs="Playfair Display"/>
                <w:i/>
                <w:iCs/>
                <w:szCs w:val="18"/>
              </w:rPr>
              <w:t>Mechanical Equipment</w:t>
            </w:r>
          </w:p>
        </w:tc>
      </w:tr>
      <w:tr w:rsidR="1CAE0FD7" w:rsidTr="1CAE0FD7" w14:paraId="6D3FE227" w14:textId="77777777">
        <w:trPr>
          <w:trHeight w:val="300"/>
        </w:trPr>
        <w:tc>
          <w:tcPr>
            <w:tcW w:w="415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shd w:val="clear" w:color="auto" w:fill="F0E9D7" w:themeFill="accent2" w:themeFillTint="33"/>
          </w:tcPr>
          <w:p w:rsidR="1CAE0FD7" w:rsidP="1CAE0FD7" w:rsidRDefault="1CAE0FD7" w14:paraId="4AD498BD" w14:textId="11C27525">
            <w:pPr>
              <w:jc w:val="left"/>
            </w:pPr>
            <w:r w:rsidRPr="1CAE0FD7">
              <w:rPr>
                <w:rFonts w:ascii="Playfair Display" w:hAnsi="Playfair Display" w:eastAsia="Playfair Display" w:cs="Playfair Display"/>
                <w:b/>
                <w:bCs/>
                <w:i/>
                <w:iCs/>
                <w:color w:val="000000"/>
                <w:szCs w:val="18"/>
              </w:rPr>
              <w:t>WF_5_ACCESSORIES</w:t>
            </w:r>
          </w:p>
        </w:tc>
        <w:tc>
          <w:tcPr>
            <w:tcW w:w="514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shd w:val="clear" w:color="auto" w:fill="F0E9D7" w:themeFill="accent2" w:themeFillTint="33"/>
          </w:tcPr>
          <w:p w:rsidR="1CAE0FD7" w:rsidP="1CAE0FD7" w:rsidRDefault="1CAE0FD7" w14:paraId="4F73DBCA" w14:textId="2B4B9BA6">
            <w:pPr>
              <w:jc w:val="left"/>
            </w:pPr>
            <w:r w:rsidRPr="1CAE0FD7">
              <w:rPr>
                <w:rFonts w:ascii="Playfair Display" w:hAnsi="Playfair Display" w:eastAsia="Playfair Display" w:cs="Playfair Display"/>
                <w:i/>
                <w:iCs/>
                <w:color w:val="000000"/>
                <w:szCs w:val="18"/>
              </w:rPr>
              <w:t>Pool Accessories</w:t>
            </w:r>
          </w:p>
        </w:tc>
      </w:tr>
      <w:tr w:rsidR="1CAE0FD7" w:rsidTr="1CAE0FD7" w14:paraId="224AF50A" w14:textId="77777777">
        <w:trPr>
          <w:trHeight w:val="300"/>
        </w:trPr>
        <w:tc>
          <w:tcPr>
            <w:tcW w:w="415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tcPr>
          <w:p w:rsidR="1CAE0FD7" w:rsidP="1CAE0FD7" w:rsidRDefault="1CAE0FD7" w14:paraId="6A2F82C9" w14:textId="0461CD32">
            <w:pPr>
              <w:jc w:val="left"/>
            </w:pPr>
            <w:r w:rsidRPr="1CAE0FD7">
              <w:rPr>
                <w:rFonts w:ascii="Playfair Display" w:hAnsi="Playfair Display" w:eastAsia="Playfair Display" w:cs="Playfair Display"/>
                <w:b/>
                <w:bCs/>
                <w:i/>
                <w:iCs/>
                <w:szCs w:val="18"/>
              </w:rPr>
              <w:t>ZZ_X_ARC LINK</w:t>
            </w:r>
          </w:p>
        </w:tc>
        <w:tc>
          <w:tcPr>
            <w:tcW w:w="514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tcPr>
          <w:p w:rsidR="1CAE0FD7" w:rsidP="1CAE0FD7" w:rsidRDefault="1CAE0FD7" w14:paraId="27E25A3A" w14:textId="38248C12">
            <w:pPr>
              <w:jc w:val="left"/>
            </w:pPr>
            <w:r w:rsidRPr="1CAE0FD7">
              <w:rPr>
                <w:rFonts w:ascii="Playfair Display" w:hAnsi="Playfair Display" w:eastAsia="Playfair Display" w:cs="Playfair Display"/>
                <w:i/>
                <w:iCs/>
                <w:szCs w:val="18"/>
              </w:rPr>
              <w:t>Architecture Links</w:t>
            </w:r>
          </w:p>
        </w:tc>
      </w:tr>
      <w:tr w:rsidR="1CAE0FD7" w:rsidTr="1CAE0FD7" w14:paraId="426BE31A" w14:textId="77777777">
        <w:trPr>
          <w:trHeight w:val="300"/>
        </w:trPr>
        <w:tc>
          <w:tcPr>
            <w:tcW w:w="415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shd w:val="clear" w:color="auto" w:fill="F0E9D7" w:themeFill="accent2" w:themeFillTint="33"/>
          </w:tcPr>
          <w:p w:rsidR="1CAE0FD7" w:rsidP="1CAE0FD7" w:rsidRDefault="1CAE0FD7" w14:paraId="296F7DBD" w14:textId="63C7C668">
            <w:pPr>
              <w:jc w:val="left"/>
            </w:pPr>
            <w:r w:rsidRPr="1CAE0FD7">
              <w:rPr>
                <w:rFonts w:ascii="Playfair Display" w:hAnsi="Playfair Display" w:eastAsia="Playfair Display" w:cs="Playfair Display"/>
                <w:b/>
                <w:bCs/>
                <w:i/>
                <w:iCs/>
                <w:color w:val="000000"/>
                <w:szCs w:val="18"/>
              </w:rPr>
              <w:t>ZZ_X_LDS LINK</w:t>
            </w:r>
          </w:p>
        </w:tc>
        <w:tc>
          <w:tcPr>
            <w:tcW w:w="514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shd w:val="clear" w:color="auto" w:fill="F0E9D7" w:themeFill="accent2" w:themeFillTint="33"/>
          </w:tcPr>
          <w:p w:rsidR="1CAE0FD7" w:rsidP="1CAE0FD7" w:rsidRDefault="1CAE0FD7" w14:paraId="16C5C187" w14:textId="18FDA3B9">
            <w:pPr>
              <w:jc w:val="left"/>
            </w:pPr>
            <w:r w:rsidRPr="1CAE0FD7">
              <w:rPr>
                <w:rFonts w:ascii="Playfair Display" w:hAnsi="Playfair Display" w:eastAsia="Playfair Display" w:cs="Playfair Display"/>
                <w:i/>
                <w:iCs/>
                <w:color w:val="000000"/>
                <w:szCs w:val="18"/>
              </w:rPr>
              <w:t>Landscape Links</w:t>
            </w:r>
          </w:p>
        </w:tc>
      </w:tr>
      <w:tr w:rsidR="1CAE0FD7" w:rsidTr="1CAE0FD7" w14:paraId="34ABE0A9" w14:textId="77777777">
        <w:trPr>
          <w:trHeight w:val="300"/>
        </w:trPr>
        <w:tc>
          <w:tcPr>
            <w:tcW w:w="415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tcPr>
          <w:p w:rsidR="1CAE0FD7" w:rsidP="1CAE0FD7" w:rsidRDefault="1CAE0FD7" w14:paraId="7B331926" w14:textId="055AA7E7">
            <w:pPr>
              <w:jc w:val="left"/>
            </w:pPr>
            <w:r w:rsidRPr="1CAE0FD7">
              <w:rPr>
                <w:rFonts w:ascii="Playfair Display" w:hAnsi="Playfair Display" w:eastAsia="Playfair Display" w:cs="Playfair Display"/>
                <w:b/>
                <w:bCs/>
                <w:i/>
                <w:iCs/>
                <w:szCs w:val="18"/>
              </w:rPr>
              <w:t>ZZ_X_CAD LINK</w:t>
            </w:r>
          </w:p>
        </w:tc>
        <w:tc>
          <w:tcPr>
            <w:tcW w:w="514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tcPr>
          <w:p w:rsidR="1CAE0FD7" w:rsidP="1CAE0FD7" w:rsidRDefault="1CAE0FD7" w14:paraId="4DBC7EC2" w14:textId="71199CC6">
            <w:pPr>
              <w:jc w:val="left"/>
            </w:pPr>
            <w:r w:rsidRPr="1CAE0FD7">
              <w:rPr>
                <w:rFonts w:ascii="Playfair Display" w:hAnsi="Playfair Display" w:eastAsia="Playfair Display" w:cs="Playfair Display"/>
                <w:i/>
                <w:iCs/>
                <w:szCs w:val="18"/>
              </w:rPr>
              <w:t>DWG Links</w:t>
            </w:r>
          </w:p>
        </w:tc>
      </w:tr>
      <w:tr w:rsidR="1CAE0FD7" w:rsidTr="1CAE0FD7" w14:paraId="4E91C671" w14:textId="77777777">
        <w:trPr>
          <w:trHeight w:val="300"/>
        </w:trPr>
        <w:tc>
          <w:tcPr>
            <w:tcW w:w="415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shd w:val="clear" w:color="auto" w:fill="F0E9D7" w:themeFill="accent2" w:themeFillTint="33"/>
          </w:tcPr>
          <w:p w:rsidR="1CAE0FD7" w:rsidP="1CAE0FD7" w:rsidRDefault="1CAE0FD7" w14:paraId="0390B60B" w14:textId="517B0C22">
            <w:pPr>
              <w:jc w:val="left"/>
            </w:pPr>
            <w:r w:rsidRPr="1CAE0FD7">
              <w:rPr>
                <w:rFonts w:ascii="Playfair Display" w:hAnsi="Playfair Display" w:eastAsia="Playfair Display" w:cs="Playfair Display"/>
                <w:b/>
                <w:bCs/>
                <w:i/>
                <w:iCs/>
                <w:color w:val="000000"/>
                <w:szCs w:val="18"/>
              </w:rPr>
              <w:t>ZZ_X_RVT LINK</w:t>
            </w:r>
          </w:p>
        </w:tc>
        <w:tc>
          <w:tcPr>
            <w:tcW w:w="5145" w:type="dxa"/>
            <w:tcBorders>
              <w:top w:val="single" w:color="AE9142" w:themeColor="accent2" w:sz="8" w:space="0"/>
              <w:left w:val="single" w:color="AE9142" w:themeColor="accent2" w:sz="8" w:space="0"/>
              <w:bottom w:val="single" w:color="AE9142" w:themeColor="accent2" w:sz="8" w:space="0"/>
              <w:right w:val="single" w:color="AE9142" w:themeColor="accent2" w:sz="8" w:space="0"/>
            </w:tcBorders>
            <w:shd w:val="clear" w:color="auto" w:fill="F0E9D7" w:themeFill="accent2" w:themeFillTint="33"/>
          </w:tcPr>
          <w:p w:rsidR="1CAE0FD7" w:rsidP="1CAE0FD7" w:rsidRDefault="1CAE0FD7" w14:paraId="0EAE089E" w14:textId="7DEFFCEC">
            <w:pPr>
              <w:jc w:val="left"/>
            </w:pPr>
            <w:r w:rsidRPr="1CAE0FD7">
              <w:rPr>
                <w:rFonts w:ascii="Playfair Display" w:hAnsi="Playfair Display" w:eastAsia="Playfair Display" w:cs="Playfair Display"/>
                <w:i/>
                <w:iCs/>
                <w:color w:val="000000"/>
                <w:szCs w:val="18"/>
              </w:rPr>
              <w:t>Any Other Revit Links</w:t>
            </w:r>
          </w:p>
        </w:tc>
      </w:tr>
    </w:tbl>
    <w:p w:rsidR="1CAE0FD7" w:rsidP="1CAE0FD7" w:rsidRDefault="1CAE0FD7" w14:paraId="7FEED59F" w14:textId="51FE03C2">
      <w:pPr>
        <w:rPr>
          <w:b/>
          <w:bCs/>
          <w:szCs w:val="18"/>
        </w:rPr>
      </w:pPr>
    </w:p>
    <w:p w:rsidRPr="007E2771" w:rsidR="00046901" w:rsidP="00046901" w:rsidRDefault="1CAE0FD7" w14:paraId="3E8AC1B1" w14:textId="6B20E2B0">
      <w:pPr>
        <w:rPr>
          <w:b/>
          <w:bCs/>
        </w:rPr>
      </w:pPr>
      <w:r w:rsidRPr="1CAE0FD7">
        <w:rPr>
          <w:b/>
          <w:bCs/>
        </w:rPr>
        <w:t>- SPA CONSULTANT</w:t>
      </w:r>
    </w:p>
    <w:tbl>
      <w:tblPr>
        <w:tblStyle w:val="GridTable441"/>
        <w:tblW w:w="0" w:type="auto"/>
        <w:tblInd w:w="625" w:type="dxa"/>
        <w:tblLook w:val="04A0" w:firstRow="1" w:lastRow="0" w:firstColumn="1" w:lastColumn="0" w:noHBand="0" w:noVBand="1"/>
      </w:tblPr>
      <w:tblGrid>
        <w:gridCol w:w="3056"/>
        <w:gridCol w:w="6237"/>
      </w:tblGrid>
      <w:tr w:rsidR="00046901" w:rsidTr="13BAFC45" w14:paraId="5AB60AE4"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056" w:type="dxa"/>
            <w:tcBorders>
              <w:top w:val="single" w:color="826C31" w:themeColor="accent2" w:themeShade="BF" w:sz="4" w:space="0"/>
              <w:left w:val="single" w:color="826C31" w:themeColor="accent2" w:themeShade="BF" w:sz="4" w:space="0"/>
              <w:right w:val="single" w:color="826C31" w:themeColor="accent2" w:themeShade="BF" w:sz="4" w:space="0"/>
            </w:tcBorders>
          </w:tcPr>
          <w:p w:rsidR="00046901" w:rsidP="00EE2E79" w:rsidRDefault="00046901" w14:paraId="6C358BC0" w14:textId="77777777">
            <w:pPr>
              <w:ind w:left="0"/>
              <w:jc w:val="left"/>
            </w:pPr>
            <w:proofErr w:type="spellStart"/>
            <w:r w:rsidRPr="5F10705B">
              <w:t>Workset</w:t>
            </w:r>
            <w:proofErr w:type="spellEnd"/>
            <w:r w:rsidRPr="5F10705B">
              <w:t xml:space="preserve"> (Landscape)</w:t>
            </w:r>
          </w:p>
        </w:tc>
        <w:tc>
          <w:tcPr>
            <w:tcW w:w="6237" w:type="dxa"/>
            <w:tcBorders>
              <w:top w:val="single" w:color="826C31" w:themeColor="accent2" w:themeShade="BF" w:sz="4" w:space="0"/>
              <w:left w:val="single" w:color="826C31" w:themeColor="accent2" w:themeShade="BF" w:sz="4" w:space="0"/>
              <w:right w:val="single" w:color="826C31" w:themeColor="accent2" w:themeShade="BF" w:sz="4" w:space="0"/>
            </w:tcBorders>
          </w:tcPr>
          <w:p w:rsidR="00046901" w:rsidP="00EE2E79" w:rsidRDefault="00046901" w14:paraId="5D3F2688" w14:textId="77777777">
            <w:pPr>
              <w:ind w:left="0"/>
              <w:jc w:val="left"/>
              <w:cnfStyle w:val="100000000000" w:firstRow="1" w:lastRow="0" w:firstColumn="0" w:lastColumn="0" w:oddVBand="0" w:evenVBand="0" w:oddHBand="0" w:evenHBand="0" w:firstRowFirstColumn="0" w:firstRowLastColumn="0" w:lastRowFirstColumn="0" w:lastRowLastColumn="0"/>
            </w:pPr>
            <w:r w:rsidRPr="5F10705B">
              <w:t>Description</w:t>
            </w:r>
          </w:p>
        </w:tc>
      </w:tr>
      <w:tr w:rsidR="00046901" w:rsidTr="13BAFC45" w14:paraId="2E70864B"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46901" w:rsidP="13BAFC45" w:rsidRDefault="13BAFC45" w14:paraId="14CCC4B7" w14:textId="34FD5E88">
            <w:pPr>
              <w:spacing w:after="120"/>
              <w:ind w:left="0"/>
              <w:jc w:val="left"/>
              <w:rPr>
                <w:i/>
                <w:iCs/>
              </w:rPr>
            </w:pPr>
            <w:r w:rsidRPr="13BAFC45">
              <w:rPr>
                <w:i/>
                <w:iCs/>
              </w:rPr>
              <w:t xml:space="preserve">Shared Levels and Grids  </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46901" w:rsidP="13BAFC45" w:rsidRDefault="13BAFC45" w14:paraId="0EA36BF0" w14:textId="4D3330D8">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3BAFC45">
              <w:rPr>
                <w:i/>
                <w:iCs/>
              </w:rPr>
              <w:t xml:space="preserve">Levels and Grids  </w:t>
            </w:r>
          </w:p>
        </w:tc>
      </w:tr>
      <w:tr w:rsidR="00046901" w:rsidTr="13BAFC45" w14:paraId="04A0A2CD"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46901" w:rsidP="13BAFC45" w:rsidRDefault="13BAFC45" w14:paraId="2DDCB640" w14:textId="0BB1DB16">
            <w:pPr>
              <w:spacing w:after="120"/>
              <w:ind w:left="0"/>
              <w:jc w:val="left"/>
              <w:rPr>
                <w:i/>
                <w:iCs/>
              </w:rPr>
            </w:pPr>
            <w:proofErr w:type="spellStart"/>
            <w:r w:rsidRPr="13BAFC45">
              <w:rPr>
                <w:i/>
                <w:iCs/>
              </w:rPr>
              <w:t>SPA_Pools</w:t>
            </w:r>
            <w:proofErr w:type="spellEnd"/>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46901" w:rsidP="13BAFC45" w:rsidRDefault="13BAFC45" w14:paraId="07488846" w14:textId="1740574F">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3BAFC45">
              <w:rPr>
                <w:i/>
                <w:iCs/>
              </w:rPr>
              <w:t xml:space="preserve">Includes Pools, Water Features, &amp; Plant Room </w:t>
            </w:r>
            <w:proofErr w:type="spellStart"/>
            <w:r w:rsidRPr="13BAFC45">
              <w:rPr>
                <w:i/>
                <w:iCs/>
              </w:rPr>
              <w:t>Equipments</w:t>
            </w:r>
            <w:proofErr w:type="spellEnd"/>
            <w:r w:rsidRPr="13BAFC45">
              <w:rPr>
                <w:i/>
                <w:iCs/>
              </w:rPr>
              <w:t xml:space="preserve"> Model</w:t>
            </w:r>
          </w:p>
        </w:tc>
      </w:tr>
      <w:tr w:rsidR="00046901" w:rsidTr="13BAFC45" w14:paraId="7F56D2E5"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46901" w:rsidP="13BAFC45" w:rsidRDefault="13BAFC45" w14:paraId="21923CE2" w14:textId="14165A0B">
            <w:pPr>
              <w:spacing w:after="120"/>
              <w:ind w:left="0"/>
              <w:jc w:val="left"/>
              <w:rPr>
                <w:i/>
                <w:iCs/>
              </w:rPr>
            </w:pPr>
            <w:proofErr w:type="spellStart"/>
            <w:r w:rsidRPr="13BAFC45">
              <w:rPr>
                <w:i/>
                <w:iCs/>
              </w:rPr>
              <w:t>SPA_Thermal</w:t>
            </w:r>
            <w:proofErr w:type="spellEnd"/>
            <w:r w:rsidRPr="13BAFC45">
              <w:rPr>
                <w:i/>
                <w:iCs/>
              </w:rPr>
              <w:t xml:space="preserve"> Cabins</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46901" w:rsidP="13BAFC45" w:rsidRDefault="13BAFC45" w14:paraId="02367C9A" w14:textId="1FC3567A">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3BAFC45">
              <w:rPr>
                <w:i/>
                <w:iCs/>
              </w:rPr>
              <w:t xml:space="preserve">Includes Thermal Cabins &amp; Plant Room </w:t>
            </w:r>
            <w:proofErr w:type="spellStart"/>
            <w:r w:rsidRPr="13BAFC45">
              <w:rPr>
                <w:i/>
                <w:iCs/>
              </w:rPr>
              <w:t>Equipments</w:t>
            </w:r>
            <w:proofErr w:type="spellEnd"/>
            <w:r w:rsidRPr="13BAFC45">
              <w:rPr>
                <w:i/>
                <w:iCs/>
              </w:rPr>
              <w:t xml:space="preserve"> Model</w:t>
            </w:r>
          </w:p>
        </w:tc>
      </w:tr>
      <w:tr w:rsidR="00046901" w:rsidTr="13BAFC45" w14:paraId="666C0396" w14:textId="7777777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46901" w:rsidP="13BAFC45" w:rsidRDefault="13BAFC45" w14:paraId="40E588D0" w14:textId="638F13AC">
            <w:pPr>
              <w:ind w:left="0"/>
              <w:jc w:val="left"/>
              <w:rPr>
                <w:i/>
                <w:iCs/>
              </w:rPr>
            </w:pPr>
            <w:proofErr w:type="spellStart"/>
            <w:r w:rsidRPr="13BAFC45">
              <w:rPr>
                <w:i/>
                <w:iCs/>
              </w:rPr>
              <w:t>ZZ_Revit</w:t>
            </w:r>
            <w:proofErr w:type="spellEnd"/>
            <w:r w:rsidRPr="13BAFC45">
              <w:rPr>
                <w:i/>
                <w:iCs/>
              </w:rPr>
              <w:t xml:space="preserve"> Links</w:t>
            </w:r>
          </w:p>
        </w:tc>
        <w:tc>
          <w:tcPr>
            <w:tcW w:w="623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46901" w:rsidP="13BAFC45" w:rsidRDefault="13BAFC45" w14:paraId="40BE7A70" w14:textId="4599951D">
            <w:pPr>
              <w:ind w:left="0"/>
              <w:jc w:val="left"/>
              <w:cnfStyle w:val="000000000000" w:firstRow="0" w:lastRow="0" w:firstColumn="0" w:lastColumn="0" w:oddVBand="0" w:evenVBand="0" w:oddHBand="0" w:evenHBand="0" w:firstRowFirstColumn="0" w:firstRowLastColumn="0" w:lastRowFirstColumn="0" w:lastRowLastColumn="0"/>
              <w:rPr>
                <w:i/>
                <w:iCs/>
              </w:rPr>
            </w:pPr>
            <w:r w:rsidRPr="13BAFC45">
              <w:rPr>
                <w:i/>
                <w:iCs/>
              </w:rPr>
              <w:t xml:space="preserve">Linked Revit models  </w:t>
            </w:r>
          </w:p>
        </w:tc>
      </w:tr>
    </w:tbl>
    <w:p w:rsidR="00963843" w:rsidP="00F76BE3" w:rsidRDefault="00D75D1B" w14:paraId="732358AE" w14:textId="209BCB27">
      <w:pPr>
        <w:pStyle w:val="Ttulo2"/>
        <w:numPr>
          <w:ilvl w:val="0"/>
          <w:numId w:val="0"/>
        </w:numPr>
      </w:pPr>
      <w:bookmarkStart w:name="_Toc54059524" w:id="511"/>
      <w:bookmarkStart w:name="_Ref59122342" w:id="512"/>
      <w:bookmarkStart w:name="_Toc79671795" w:id="513"/>
      <w:bookmarkEnd w:id="511"/>
      <w:r>
        <w:t>6.11</w:t>
      </w:r>
      <w:r w:rsidR="5F10705B">
        <w:t>Shared Parameters</w:t>
      </w:r>
      <w:bookmarkEnd w:id="512"/>
      <w:bookmarkEnd w:id="513"/>
    </w:p>
    <w:p w:rsidR="001327E7" w:rsidP="001327E7" w:rsidRDefault="5F10705B" w14:paraId="4D081BCC" w14:textId="77777777">
      <w:pPr>
        <w:rPr>
          <w:szCs w:val="18"/>
        </w:rPr>
      </w:pPr>
      <w:r w:rsidRPr="5F10705B">
        <w:rPr>
          <w:szCs w:val="18"/>
        </w:rPr>
        <w:t>A set of Master Shared Parameters that incorporates the client requirements will be distributed consistently across all design disciplines by the Lead Appointed Party</w:t>
      </w:r>
      <w:r w:rsidRPr="5F10705B">
        <w:rPr>
          <w:color w:val="AE9142" w:themeColor="accent2"/>
          <w:szCs w:val="18"/>
        </w:rPr>
        <w:t xml:space="preserve"> [Master Shared Parameters] (Appendix G)</w:t>
      </w:r>
      <w:r w:rsidRPr="5F10705B">
        <w:rPr>
          <w:szCs w:val="18"/>
        </w:rPr>
        <w:t>. Any amendments involving shared parameters that form part of the master shared parameters core will require approval from the Appointing Party and Lead Appointed Party.</w:t>
      </w:r>
      <w:r w:rsidR="001327E7">
        <w:rPr>
          <w:szCs w:val="18"/>
        </w:rPr>
        <w:t xml:space="preserve"> </w:t>
      </w:r>
    </w:p>
    <w:p w:rsidRPr="00F66C8C" w:rsidR="001327E7" w:rsidP="001327E7" w:rsidRDefault="001327E7" w14:paraId="5DC6A182" w14:textId="519144C5">
      <w:pPr>
        <w:rPr>
          <w:szCs w:val="18"/>
        </w:rPr>
      </w:pPr>
      <w:r w:rsidRPr="00F66C8C">
        <w:t>For scenarios where design decisions are not yet finalized and multiple inputs may still be valid, the TRSDC Parameters will be filled in with all the current options listing first the Primary Option. For areas where the design has not yet progress that far to achieve a valid input the TRSDC Shared Parameters will be filled with TBC. At the handover stage the TRSDC Shared Parameters will be curated and will go through a final QA/QC that will only leave the Primary Option input.  </w:t>
      </w:r>
    </w:p>
    <w:p w:rsidRPr="00F66C8C" w:rsidR="001327E7" w:rsidP="00F66C8C" w:rsidRDefault="001327E7" w14:paraId="282EE879" w14:textId="77777777">
      <w:r w:rsidRPr="00F66C8C">
        <w:t>E.G.  </w:t>
      </w:r>
    </w:p>
    <w:p w:rsidRPr="00F66C8C" w:rsidR="001327E7" w:rsidP="00DF4F70" w:rsidRDefault="001327E7" w14:paraId="2A99212E" w14:textId="77777777">
      <w:pPr>
        <w:pStyle w:val="paragraph"/>
        <w:numPr>
          <w:ilvl w:val="0"/>
          <w:numId w:val="33"/>
        </w:numPr>
        <w:tabs>
          <w:tab w:val="clear" w:pos="720"/>
        </w:tabs>
        <w:spacing w:before="0" w:beforeAutospacing="0" w:after="0" w:afterAutospacing="0"/>
        <w:jc w:val="both"/>
        <w:textAlignment w:val="baseline"/>
        <w:rPr>
          <w:rStyle w:val="spellingerror"/>
          <w:rFonts w:cs="Arial" w:asciiTheme="majorHAnsi" w:hAnsiTheme="majorHAnsi"/>
        </w:rPr>
      </w:pPr>
      <w:proofErr w:type="spellStart"/>
      <w:r w:rsidRPr="00F66C8C">
        <w:rPr>
          <w:rStyle w:val="spellingerror"/>
          <w:rFonts w:cs="Arial" w:asciiTheme="majorHAnsi" w:hAnsiTheme="majorHAnsi"/>
          <w:sz w:val="18"/>
          <w:szCs w:val="18"/>
        </w:rPr>
        <w:t>TRSDC_Material</w:t>
      </w:r>
      <w:proofErr w:type="spellEnd"/>
      <w:r w:rsidRPr="00F66C8C">
        <w:rPr>
          <w:rStyle w:val="spellingerror"/>
          <w:rFonts w:cs="Arial" w:asciiTheme="majorHAnsi" w:hAnsiTheme="majorHAnsi"/>
          <w:sz w:val="18"/>
          <w:szCs w:val="18"/>
        </w:rPr>
        <w:t> = Material_1 (Primary), Material_2, Material_3...</w:t>
      </w:r>
      <w:proofErr w:type="spellStart"/>
      <w:r w:rsidRPr="00F66C8C">
        <w:rPr>
          <w:rStyle w:val="spellingerror"/>
          <w:rFonts w:cs="Arial" w:asciiTheme="majorHAnsi" w:hAnsiTheme="majorHAnsi"/>
          <w:sz w:val="18"/>
          <w:szCs w:val="18"/>
        </w:rPr>
        <w:t>etc</w:t>
      </w:r>
      <w:proofErr w:type="spellEnd"/>
      <w:r w:rsidRPr="00F66C8C">
        <w:rPr>
          <w:rStyle w:val="spellingerror"/>
          <w:rFonts w:cs="Arial" w:asciiTheme="majorHAnsi" w:hAnsiTheme="majorHAnsi"/>
          <w:sz w:val="18"/>
          <w:szCs w:val="18"/>
        </w:rPr>
        <w:t> </w:t>
      </w:r>
    </w:p>
    <w:p w:rsidRPr="00F66C8C" w:rsidR="001327E7" w:rsidP="00DF4F70" w:rsidRDefault="001327E7" w14:paraId="4F9AB687" w14:textId="77777777">
      <w:pPr>
        <w:pStyle w:val="paragraph"/>
        <w:numPr>
          <w:ilvl w:val="0"/>
          <w:numId w:val="33"/>
        </w:numPr>
        <w:tabs>
          <w:tab w:val="clear" w:pos="720"/>
        </w:tabs>
        <w:spacing w:before="0" w:beforeAutospacing="0" w:after="0" w:afterAutospacing="0"/>
        <w:jc w:val="both"/>
        <w:textAlignment w:val="baseline"/>
        <w:rPr>
          <w:rStyle w:val="spellingerror"/>
          <w:rFonts w:cs="Arial" w:asciiTheme="majorHAnsi" w:hAnsiTheme="majorHAnsi"/>
        </w:rPr>
      </w:pPr>
      <w:proofErr w:type="spellStart"/>
      <w:r w:rsidRPr="00F66C8C">
        <w:rPr>
          <w:rStyle w:val="spellingerror"/>
          <w:rFonts w:cs="Arial" w:asciiTheme="majorHAnsi" w:hAnsiTheme="majorHAnsi"/>
          <w:sz w:val="18"/>
          <w:szCs w:val="18"/>
        </w:rPr>
        <w:t>TRSDC_Material</w:t>
      </w:r>
      <w:proofErr w:type="spellEnd"/>
      <w:r w:rsidRPr="00F66C8C">
        <w:rPr>
          <w:rStyle w:val="spellingerror"/>
          <w:rFonts w:cs="Arial" w:asciiTheme="majorHAnsi" w:hAnsiTheme="majorHAnsi"/>
          <w:sz w:val="18"/>
          <w:szCs w:val="18"/>
        </w:rPr>
        <w:t> = TBC </w:t>
      </w:r>
    </w:p>
    <w:p w:rsidR="001327E7" w:rsidP="5F10705B" w:rsidRDefault="001327E7" w14:paraId="50530F55" w14:textId="77777777"/>
    <w:p w:rsidR="5F10705B" w:rsidP="5F10705B" w:rsidRDefault="5F10705B" w14:paraId="28007080" w14:textId="3FB9AD0C">
      <w:r w:rsidRPr="5F10705B">
        <w:rPr>
          <w:szCs w:val="18"/>
        </w:rPr>
        <w:t xml:space="preserve">  All other Shared Parameters required at a discipline level will fall under each Appointed Party responsibility and all shared parameters files should be saved on BIM360 under the folder:</w:t>
      </w:r>
    </w:p>
    <w:p w:rsidRPr="00F66C8C" w:rsidR="5F10705B" w:rsidP="5F10705B" w:rsidRDefault="5F10705B" w14:paraId="76DC7F99" w14:textId="66B3DCC6">
      <w:pPr>
        <w:jc w:val="center"/>
        <w:rPr>
          <w:i/>
          <w:iCs/>
        </w:rPr>
      </w:pPr>
      <w:r w:rsidRPr="00F66C8C">
        <w:rPr>
          <w:i/>
          <w:iCs/>
        </w:rPr>
        <w:t>02_SHARED&gt;XX&gt;12_IM-Information Management&gt;02_Supporting Files &amp; Templates&gt;02_Master Shared Parameters.</w:t>
      </w:r>
    </w:p>
    <w:p w:rsidR="006C21DD" w:rsidP="00F76BE3" w:rsidRDefault="00C243F8" w14:paraId="37827494" w14:textId="03F3D9F0">
      <w:pPr>
        <w:pStyle w:val="Ttulo2"/>
        <w:numPr>
          <w:ilvl w:val="0"/>
          <w:numId w:val="0"/>
        </w:numPr>
      </w:pPr>
      <w:bookmarkStart w:name="_Toc54059526" w:id="514"/>
      <w:bookmarkStart w:name="_Ref59122385" w:id="515"/>
      <w:bookmarkStart w:name="_Toc79671796" w:id="516"/>
      <w:bookmarkEnd w:id="514"/>
      <w:r>
        <w:t>6.12</w:t>
      </w:r>
      <w:r w:rsidR="5F10705B">
        <w:t>Object Naming Convention</w:t>
      </w:r>
      <w:bookmarkEnd w:id="515"/>
      <w:bookmarkEnd w:id="516"/>
    </w:p>
    <w:p w:rsidR="006C21DD" w:rsidP="00641CEF" w:rsidRDefault="006C21DD" w14:paraId="193D621C" w14:textId="77777777">
      <w:r>
        <w:t xml:space="preserve">Model objects are to be named using clear, descriptive object naming for all object and family types prefixed by role or company reference. A list of object and family type codes are to be provided by each model contributor. </w:t>
      </w:r>
    </w:p>
    <w:p w:rsidR="006C21DD" w:rsidP="00641CEF" w:rsidRDefault="5F10705B" w14:paraId="25766D6C" w14:textId="11BED67A">
      <w:pPr>
        <w:spacing w:after="0"/>
      </w:pPr>
      <w:r>
        <w:t>Where alternative object naming conventions have been used, these shall be detailed to the Project BIM Manager and TRSDC.  Room naming shall be in accordance with the [</w:t>
      </w:r>
      <w:r w:rsidRPr="5F10705B">
        <w:rPr>
          <w:color w:val="AE9142" w:themeColor="accent2"/>
        </w:rPr>
        <w:t>EIR</w:t>
      </w:r>
      <w:r>
        <w:t xml:space="preserve">] </w:t>
      </w:r>
      <w:r w:rsidRPr="5F10705B">
        <w:rPr>
          <w:b/>
          <w:bCs/>
          <w:u w:val="single"/>
        </w:rPr>
        <w:t>if</w:t>
      </w:r>
      <w:r>
        <w:t xml:space="preserve"> there is a room naming schema in place.</w:t>
      </w:r>
    </w:p>
    <w:p w:rsidRPr="009C1C4E" w:rsidR="009C1C4E" w:rsidP="009C1C4E" w:rsidRDefault="009C1C4E" w14:paraId="0C968C5F" w14:textId="36D23106">
      <w:pPr>
        <w:pStyle w:val="Ttulo3"/>
        <w:numPr>
          <w:ilvl w:val="0"/>
          <w:numId w:val="0"/>
        </w:numPr>
        <w:rPr>
          <w:color w:val="AE9142" w:themeColor="accent2"/>
          <w:sz w:val="22"/>
          <w:szCs w:val="22"/>
        </w:rPr>
      </w:pPr>
      <w:bookmarkStart w:name="_Toc489370376" w:id="517"/>
      <w:bookmarkStart w:name="_Toc532833951" w:id="518"/>
      <w:bookmarkStart w:name="_Toc35009006" w:id="519"/>
      <w:bookmarkStart w:name="_Toc79671797" w:id="520"/>
      <w:r>
        <w:rPr>
          <w:color w:val="AE9142" w:themeColor="accent2"/>
          <w:sz w:val="22"/>
          <w:szCs w:val="22"/>
        </w:rPr>
        <w:t xml:space="preserve">6.12.1 </w:t>
      </w:r>
      <w:r w:rsidRPr="009C1C4E">
        <w:rPr>
          <w:color w:val="AE9142" w:themeColor="accent2"/>
          <w:sz w:val="22"/>
          <w:szCs w:val="22"/>
        </w:rPr>
        <w:t xml:space="preserve">Best </w:t>
      </w:r>
      <w:bookmarkEnd w:id="517"/>
      <w:bookmarkEnd w:id="518"/>
      <w:r w:rsidRPr="009C1C4E">
        <w:rPr>
          <w:color w:val="AD9042"/>
          <w:sz w:val="24"/>
        </w:rPr>
        <w:t>Practice</w:t>
      </w:r>
      <w:bookmarkEnd w:id="519"/>
      <w:bookmarkEnd w:id="520"/>
      <w:r w:rsidRPr="009C1C4E">
        <w:rPr>
          <w:color w:val="AE9142" w:themeColor="accent2"/>
          <w:sz w:val="22"/>
          <w:szCs w:val="22"/>
        </w:rPr>
        <w:t xml:space="preserve"> </w:t>
      </w:r>
    </w:p>
    <w:p w:rsidRPr="009C1C4E" w:rsidR="009C1C4E" w:rsidP="009C1C4E" w:rsidRDefault="009C1C4E" w14:paraId="0693BF8E" w14:textId="77777777">
      <w:r w:rsidRPr="009C1C4E">
        <w:t xml:space="preserve">To get consistent results when searching for content, follow the specific rules set below: </w:t>
      </w:r>
    </w:p>
    <w:p w:rsidRPr="009C1C4E" w:rsidR="009C1C4E" w:rsidP="00DF4F70" w:rsidRDefault="009C1C4E" w14:paraId="6D28500C" w14:textId="77777777">
      <w:pPr>
        <w:pStyle w:val="Prrafodelista"/>
        <w:numPr>
          <w:ilvl w:val="0"/>
          <w:numId w:val="42"/>
        </w:numPr>
      </w:pPr>
      <w:r w:rsidRPr="009C1C4E">
        <w:t>All names should be in English</w:t>
      </w:r>
    </w:p>
    <w:p w:rsidRPr="009C1C4E" w:rsidR="009C1C4E" w:rsidP="00DF4F70" w:rsidRDefault="009C1C4E" w14:paraId="3E93D5AB" w14:textId="77777777">
      <w:pPr>
        <w:pStyle w:val="Prrafodelista"/>
        <w:numPr>
          <w:ilvl w:val="0"/>
          <w:numId w:val="42"/>
        </w:numPr>
      </w:pPr>
      <w:r w:rsidRPr="009C1C4E">
        <w:t>Use full words when possible</w:t>
      </w:r>
    </w:p>
    <w:p w:rsidRPr="009C1C4E" w:rsidR="009C1C4E" w:rsidP="00DF4F70" w:rsidRDefault="009C1C4E" w14:paraId="4878DDF5" w14:textId="77777777">
      <w:pPr>
        <w:pStyle w:val="Prrafodelista"/>
        <w:numPr>
          <w:ilvl w:val="0"/>
          <w:numId w:val="42"/>
        </w:numPr>
      </w:pPr>
      <w:r w:rsidRPr="009C1C4E">
        <w:t>Names should be composed using characters A to Z, a to z, 0 to 9</w:t>
      </w:r>
    </w:p>
    <w:p w:rsidRPr="009C1C4E" w:rsidR="009C1C4E" w:rsidP="00DF4F70" w:rsidRDefault="009C1C4E" w14:paraId="5FE7DBDD" w14:textId="77777777">
      <w:pPr>
        <w:pStyle w:val="Prrafodelista"/>
        <w:numPr>
          <w:ilvl w:val="0"/>
          <w:numId w:val="42"/>
        </w:numPr>
      </w:pPr>
      <w:r w:rsidRPr="009C1C4E">
        <w:t>Name should use CamelCase (no spaces, and capital words) unless otherwise noted in the following chapters</w:t>
      </w:r>
    </w:p>
    <w:p w:rsidRPr="009C1C4E" w:rsidR="009C1C4E" w:rsidP="009C1C4E" w:rsidRDefault="009C1C4E" w14:paraId="5CEAA1A6" w14:textId="77777777"/>
    <w:p w:rsidRPr="009C1C4E" w:rsidR="009C1C4E" w:rsidP="009C1C4E" w:rsidRDefault="009C1C4E" w14:paraId="30483A84" w14:textId="77777777">
      <w:r w:rsidRPr="009C1C4E">
        <w:t>The following characters should not be used in any naming conventions:</w:t>
      </w:r>
    </w:p>
    <w:p w:rsidRPr="009C1C4E" w:rsidR="009C1C4E" w:rsidP="009C1C4E" w:rsidRDefault="009C1C4E" w14:paraId="5DF9B24B" w14:textId="77777777">
      <w:r w:rsidRPr="009C1C4E">
        <w:t>,. ! “ £ $ % ^ &amp; * ( ) { }[ ] + = &lt; &gt; ? | \ / @ ’ ~ #¬ ` ‘</w:t>
      </w:r>
    </w:p>
    <w:p w:rsidRPr="009C1C4E" w:rsidR="009C1C4E" w:rsidP="009C1C4E" w:rsidRDefault="009C1C4E" w14:paraId="4F39C701" w14:textId="17070F93">
      <w:pPr>
        <w:pStyle w:val="Ttulo3"/>
        <w:numPr>
          <w:ilvl w:val="0"/>
          <w:numId w:val="0"/>
        </w:numPr>
        <w:rPr>
          <w:color w:val="AE9142" w:themeColor="accent2"/>
          <w:sz w:val="22"/>
          <w:szCs w:val="22"/>
        </w:rPr>
      </w:pPr>
      <w:bookmarkStart w:name="_Toc35009032" w:id="521"/>
      <w:bookmarkStart w:name="_Toc79671798" w:id="522"/>
      <w:r>
        <w:rPr>
          <w:color w:val="AD9042"/>
          <w:sz w:val="24"/>
        </w:rPr>
        <w:t xml:space="preserve">6.12.2 </w:t>
      </w:r>
      <w:r w:rsidRPr="009C1C4E">
        <w:rPr>
          <w:color w:val="AD9042"/>
          <w:sz w:val="24"/>
        </w:rPr>
        <w:t>Family</w:t>
      </w:r>
      <w:r w:rsidRPr="009C1C4E">
        <w:rPr>
          <w:color w:val="AE9142" w:themeColor="accent2"/>
          <w:sz w:val="22"/>
          <w:szCs w:val="22"/>
        </w:rPr>
        <w:t xml:space="preserve"> Naming Convention</w:t>
      </w:r>
      <w:bookmarkEnd w:id="521"/>
      <w:bookmarkEnd w:id="522"/>
    </w:p>
    <w:p w:rsidRPr="009C1C4E" w:rsidR="009C1C4E" w:rsidP="009C1C4E" w:rsidRDefault="009C1C4E" w14:paraId="76945072" w14:textId="77777777">
      <w:r w:rsidRPr="009C1C4E">
        <w:t>Family Full Name including all Family Types shall be limited to a maximum of 50 characters.</w:t>
      </w:r>
    </w:p>
    <w:p w:rsidRPr="009C1C4E" w:rsidR="009C1C4E" w:rsidP="009C1C4E" w:rsidRDefault="009C1C4E" w14:paraId="32DF1283" w14:textId="77777777">
      <w:pPr>
        <w:pStyle w:val="Sangradetextonormal"/>
      </w:pPr>
      <w:r w:rsidRPr="009C1C4E">
        <w:t xml:space="preserve">The name should use the </w:t>
      </w:r>
      <w:proofErr w:type="gramStart"/>
      <w:r w:rsidRPr="009C1C4E">
        <w:t>underscore ”</w:t>
      </w:r>
      <w:proofErr w:type="gramEnd"/>
      <w:r w:rsidRPr="009C1C4E">
        <w:t xml:space="preserve">_” character as the delimiter between fields. The reason for this is that some programmatic scripts may interact with the hyphen. </w:t>
      </w:r>
    </w:p>
    <w:p w:rsidRPr="009C1C4E" w:rsidR="009C1C4E" w:rsidP="009C1C4E" w:rsidRDefault="009C1C4E" w14:paraId="32D5F10D" w14:textId="77777777">
      <w:r w:rsidRPr="009C1C4E">
        <w:lastRenderedPageBreak/>
        <w:t>Family files (.</w:t>
      </w:r>
      <w:proofErr w:type="spellStart"/>
      <w:r w:rsidRPr="009C1C4E">
        <w:t>rfa</w:t>
      </w:r>
      <w:proofErr w:type="spellEnd"/>
      <w:r w:rsidRPr="009C1C4E">
        <w:t>) shall be named beginning with: &lt;Role&gt;_&lt;Type&gt;_&lt;Subtype/Product&gt;</w:t>
      </w:r>
      <w:r w:rsidRPr="009C1C4E">
        <w:rPr>
          <w:color w:val="BFBFBF" w:themeColor="background1" w:themeShade="BF"/>
        </w:rPr>
        <w:t>_&lt;Descriptor1&gt;</w:t>
      </w:r>
      <w:r w:rsidRPr="009C1C4E">
        <w:t xml:space="preserve">  </w:t>
      </w: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28" w:type="dxa"/>
          <w:right w:w="28" w:type="dxa"/>
        </w:tblCellMar>
        <w:tblLook w:val="04A0" w:firstRow="1" w:lastRow="0" w:firstColumn="1" w:lastColumn="0" w:noHBand="0" w:noVBand="1"/>
      </w:tblPr>
      <w:tblGrid>
        <w:gridCol w:w="454"/>
        <w:gridCol w:w="340"/>
        <w:gridCol w:w="1143"/>
        <w:gridCol w:w="340"/>
        <w:gridCol w:w="1672"/>
        <w:gridCol w:w="340"/>
        <w:gridCol w:w="2865"/>
      </w:tblGrid>
      <w:tr w:rsidRPr="009C1C4E" w:rsidR="009C1C4E" w:rsidTr="00670976" w14:paraId="4DC2D598" w14:textId="77777777">
        <w:trPr>
          <w:jc w:val="center"/>
        </w:trPr>
        <w:tc>
          <w:tcPr>
            <w:tcW w:w="0" w:type="auto"/>
            <w:hideMark/>
          </w:tcPr>
          <w:p w:rsidRPr="009C1C4E" w:rsidR="009C1C4E" w:rsidP="00670976" w:rsidRDefault="009C1C4E" w14:paraId="548D41CF" w14:textId="77777777">
            <w:pPr>
              <w:ind w:left="0"/>
              <w:jc w:val="center"/>
              <w:rPr>
                <w:sz w:val="20"/>
              </w:rPr>
            </w:pPr>
            <w:r w:rsidRPr="009C1C4E">
              <w:rPr>
                <w:sz w:val="20"/>
              </w:rPr>
              <w:t>Role</w:t>
            </w:r>
          </w:p>
        </w:tc>
        <w:tc>
          <w:tcPr>
            <w:tcW w:w="0" w:type="auto"/>
          </w:tcPr>
          <w:p w:rsidRPr="009C1C4E" w:rsidR="009C1C4E" w:rsidP="00670976" w:rsidRDefault="009C1C4E" w14:paraId="4A2283FB" w14:textId="77777777">
            <w:pPr>
              <w:ind w:left="0"/>
              <w:jc w:val="center"/>
              <w:rPr>
                <w:sz w:val="20"/>
              </w:rPr>
            </w:pPr>
          </w:p>
        </w:tc>
        <w:tc>
          <w:tcPr>
            <w:tcW w:w="0" w:type="auto"/>
            <w:hideMark/>
          </w:tcPr>
          <w:p w:rsidRPr="009C1C4E" w:rsidR="009C1C4E" w:rsidP="00670976" w:rsidRDefault="009C1C4E" w14:paraId="292E0F99" w14:textId="77777777">
            <w:pPr>
              <w:ind w:left="0"/>
              <w:jc w:val="center"/>
              <w:rPr>
                <w:sz w:val="20"/>
              </w:rPr>
            </w:pPr>
            <w:r w:rsidRPr="009C1C4E">
              <w:rPr>
                <w:sz w:val="20"/>
              </w:rPr>
              <w:t>Type</w:t>
            </w:r>
          </w:p>
        </w:tc>
        <w:tc>
          <w:tcPr>
            <w:tcW w:w="0" w:type="auto"/>
          </w:tcPr>
          <w:p w:rsidRPr="009C1C4E" w:rsidR="009C1C4E" w:rsidP="00670976" w:rsidRDefault="009C1C4E" w14:paraId="67192B22" w14:textId="77777777">
            <w:pPr>
              <w:ind w:left="0"/>
              <w:jc w:val="center"/>
              <w:rPr>
                <w:sz w:val="20"/>
              </w:rPr>
            </w:pPr>
          </w:p>
        </w:tc>
        <w:tc>
          <w:tcPr>
            <w:tcW w:w="0" w:type="auto"/>
            <w:vAlign w:val="center"/>
            <w:hideMark/>
          </w:tcPr>
          <w:p w:rsidRPr="009C1C4E" w:rsidR="009C1C4E" w:rsidP="00670976" w:rsidRDefault="009C1C4E" w14:paraId="4B98AD4A" w14:textId="77777777">
            <w:pPr>
              <w:ind w:left="0"/>
              <w:jc w:val="center"/>
              <w:rPr>
                <w:sz w:val="20"/>
              </w:rPr>
            </w:pPr>
            <w:r w:rsidRPr="009C1C4E">
              <w:rPr>
                <w:sz w:val="20"/>
              </w:rPr>
              <w:t>Subtype / Product</w:t>
            </w:r>
          </w:p>
        </w:tc>
        <w:tc>
          <w:tcPr>
            <w:tcW w:w="0" w:type="auto"/>
          </w:tcPr>
          <w:p w:rsidRPr="009C1C4E" w:rsidR="009C1C4E" w:rsidP="00670976" w:rsidRDefault="009C1C4E" w14:paraId="3B3CC5FA" w14:textId="77777777">
            <w:pPr>
              <w:ind w:left="0"/>
              <w:jc w:val="center"/>
              <w:rPr>
                <w:sz w:val="20"/>
              </w:rPr>
            </w:pPr>
          </w:p>
        </w:tc>
        <w:tc>
          <w:tcPr>
            <w:tcW w:w="0" w:type="auto"/>
            <w:hideMark/>
          </w:tcPr>
          <w:p w:rsidRPr="009C1C4E" w:rsidR="009C1C4E" w:rsidP="00670976" w:rsidRDefault="009C1C4E" w14:paraId="2583D659" w14:textId="77777777">
            <w:pPr>
              <w:ind w:left="0"/>
              <w:jc w:val="center"/>
              <w:rPr>
                <w:color w:val="BFBFBF" w:themeColor="background1" w:themeShade="BF"/>
                <w:sz w:val="20"/>
              </w:rPr>
            </w:pPr>
            <w:r w:rsidRPr="009C1C4E">
              <w:rPr>
                <w:color w:val="BFBFBF" w:themeColor="background1" w:themeShade="BF"/>
                <w:sz w:val="20"/>
              </w:rPr>
              <w:t>Descriptor 1</w:t>
            </w:r>
          </w:p>
        </w:tc>
      </w:tr>
      <w:tr w:rsidRPr="009C1C4E" w:rsidR="009C1C4E" w:rsidTr="00670976" w14:paraId="38DD4069" w14:textId="77777777">
        <w:trPr>
          <w:trHeight w:val="363"/>
          <w:jc w:val="center"/>
        </w:trPr>
        <w:tc>
          <w:tcPr>
            <w:tcW w:w="0" w:type="auto"/>
            <w:vAlign w:val="center"/>
            <w:hideMark/>
          </w:tcPr>
          <w:p w:rsidRPr="009C1C4E" w:rsidR="009C1C4E" w:rsidP="00670976" w:rsidRDefault="009C1C4E" w14:paraId="46890A13" w14:textId="77777777">
            <w:pPr>
              <w:ind w:left="0"/>
              <w:jc w:val="center"/>
              <w:rPr>
                <w:sz w:val="48"/>
              </w:rPr>
            </w:pPr>
            <w:r w:rsidRPr="009C1C4E">
              <w:rPr>
                <w:sz w:val="48"/>
              </w:rPr>
              <w:t>A</w:t>
            </w:r>
          </w:p>
        </w:tc>
        <w:tc>
          <w:tcPr>
            <w:tcW w:w="0" w:type="auto"/>
            <w:hideMark/>
          </w:tcPr>
          <w:p w:rsidRPr="009C1C4E" w:rsidR="009C1C4E" w:rsidP="00670976" w:rsidRDefault="009C1C4E" w14:paraId="12545D49" w14:textId="77777777">
            <w:pPr>
              <w:ind w:left="0"/>
              <w:jc w:val="center"/>
              <w:rPr>
                <w:sz w:val="48"/>
              </w:rPr>
            </w:pPr>
            <w:r w:rsidRPr="009C1C4E">
              <w:rPr>
                <w:sz w:val="48"/>
              </w:rPr>
              <w:t>_</w:t>
            </w:r>
          </w:p>
        </w:tc>
        <w:tc>
          <w:tcPr>
            <w:tcW w:w="0" w:type="auto"/>
            <w:hideMark/>
          </w:tcPr>
          <w:p w:rsidRPr="009C1C4E" w:rsidR="009C1C4E" w:rsidP="00670976" w:rsidRDefault="009C1C4E" w14:paraId="498B7FF4" w14:textId="77777777">
            <w:pPr>
              <w:ind w:left="0"/>
              <w:rPr>
                <w:sz w:val="48"/>
              </w:rPr>
            </w:pPr>
            <w:r w:rsidRPr="009C1C4E">
              <w:rPr>
                <w:sz w:val="48"/>
              </w:rPr>
              <w:t>Door</w:t>
            </w:r>
          </w:p>
        </w:tc>
        <w:tc>
          <w:tcPr>
            <w:tcW w:w="0" w:type="auto"/>
            <w:hideMark/>
          </w:tcPr>
          <w:p w:rsidRPr="009C1C4E" w:rsidR="009C1C4E" w:rsidP="00670976" w:rsidRDefault="009C1C4E" w14:paraId="07B88398" w14:textId="77777777">
            <w:pPr>
              <w:ind w:left="0"/>
              <w:jc w:val="center"/>
              <w:rPr>
                <w:sz w:val="48"/>
              </w:rPr>
            </w:pPr>
            <w:r w:rsidRPr="009C1C4E">
              <w:rPr>
                <w:sz w:val="48"/>
              </w:rPr>
              <w:t>_</w:t>
            </w:r>
          </w:p>
        </w:tc>
        <w:tc>
          <w:tcPr>
            <w:tcW w:w="0" w:type="auto"/>
            <w:hideMark/>
          </w:tcPr>
          <w:p w:rsidRPr="009C1C4E" w:rsidR="009C1C4E" w:rsidP="00670976" w:rsidRDefault="009C1C4E" w14:paraId="4C9D0A6D" w14:textId="77777777">
            <w:pPr>
              <w:ind w:left="0"/>
              <w:jc w:val="right"/>
              <w:rPr>
                <w:sz w:val="48"/>
              </w:rPr>
            </w:pPr>
            <w:r w:rsidRPr="009C1C4E">
              <w:rPr>
                <w:sz w:val="48"/>
              </w:rPr>
              <w:t>Sliding</w:t>
            </w:r>
          </w:p>
        </w:tc>
        <w:tc>
          <w:tcPr>
            <w:tcW w:w="0" w:type="auto"/>
            <w:hideMark/>
          </w:tcPr>
          <w:p w:rsidRPr="009C1C4E" w:rsidR="009C1C4E" w:rsidP="00670976" w:rsidRDefault="009C1C4E" w14:paraId="3FA5D7E1" w14:textId="77777777">
            <w:pPr>
              <w:ind w:left="0"/>
              <w:jc w:val="center"/>
              <w:rPr>
                <w:sz w:val="48"/>
              </w:rPr>
            </w:pPr>
            <w:r w:rsidRPr="009C1C4E">
              <w:rPr>
                <w:color w:val="808080" w:themeColor="background1" w:themeShade="80"/>
                <w:sz w:val="48"/>
              </w:rPr>
              <w:t>_</w:t>
            </w:r>
          </w:p>
        </w:tc>
        <w:tc>
          <w:tcPr>
            <w:tcW w:w="0" w:type="auto"/>
            <w:hideMark/>
          </w:tcPr>
          <w:p w:rsidRPr="009C1C4E" w:rsidR="009C1C4E" w:rsidP="00670976" w:rsidRDefault="009C1C4E" w14:paraId="5857BC3C" w14:textId="77777777">
            <w:pPr>
              <w:ind w:left="0"/>
              <w:rPr>
                <w:color w:val="BFBFBF" w:themeColor="background1" w:themeShade="BF"/>
                <w:sz w:val="48"/>
              </w:rPr>
            </w:pPr>
            <w:proofErr w:type="spellStart"/>
            <w:r w:rsidRPr="009C1C4E">
              <w:rPr>
                <w:color w:val="BFBFBF" w:themeColor="background1" w:themeShade="BF"/>
                <w:sz w:val="48"/>
              </w:rPr>
              <w:t>GlassOpaque</w:t>
            </w:r>
            <w:proofErr w:type="spellEnd"/>
          </w:p>
        </w:tc>
      </w:tr>
      <w:tr w:rsidRPr="009C1C4E" w:rsidR="009C1C4E" w:rsidTr="00670976" w14:paraId="7333684D" w14:textId="77777777">
        <w:trPr>
          <w:jc w:val="center"/>
        </w:trPr>
        <w:tc>
          <w:tcPr>
            <w:tcW w:w="0" w:type="auto"/>
          </w:tcPr>
          <w:p w:rsidRPr="009C1C4E" w:rsidR="009C1C4E" w:rsidP="00670976" w:rsidRDefault="009C1C4E" w14:paraId="1AFCC43A" w14:textId="77777777">
            <w:pPr>
              <w:ind w:left="0"/>
              <w:rPr>
                <w:sz w:val="20"/>
              </w:rPr>
            </w:pPr>
          </w:p>
        </w:tc>
        <w:tc>
          <w:tcPr>
            <w:tcW w:w="0" w:type="auto"/>
          </w:tcPr>
          <w:p w:rsidRPr="009C1C4E" w:rsidR="009C1C4E" w:rsidP="00670976" w:rsidRDefault="009C1C4E" w14:paraId="6E00B4DE" w14:textId="77777777">
            <w:pPr>
              <w:ind w:left="0"/>
              <w:jc w:val="center"/>
              <w:rPr>
                <w:sz w:val="20"/>
              </w:rPr>
            </w:pPr>
          </w:p>
        </w:tc>
        <w:tc>
          <w:tcPr>
            <w:tcW w:w="0" w:type="auto"/>
          </w:tcPr>
          <w:p w:rsidRPr="009C1C4E" w:rsidR="009C1C4E" w:rsidP="00670976" w:rsidRDefault="009C1C4E" w14:paraId="2C2793A6" w14:textId="77777777">
            <w:pPr>
              <w:ind w:left="0"/>
              <w:rPr>
                <w:sz w:val="20"/>
              </w:rPr>
            </w:pPr>
          </w:p>
        </w:tc>
        <w:tc>
          <w:tcPr>
            <w:tcW w:w="0" w:type="auto"/>
          </w:tcPr>
          <w:p w:rsidRPr="009C1C4E" w:rsidR="009C1C4E" w:rsidP="00670976" w:rsidRDefault="009C1C4E" w14:paraId="05580978" w14:textId="77777777">
            <w:pPr>
              <w:ind w:left="0"/>
              <w:jc w:val="center"/>
              <w:rPr>
                <w:sz w:val="20"/>
              </w:rPr>
            </w:pPr>
          </w:p>
        </w:tc>
        <w:tc>
          <w:tcPr>
            <w:tcW w:w="0" w:type="auto"/>
          </w:tcPr>
          <w:p w:rsidRPr="009C1C4E" w:rsidR="009C1C4E" w:rsidP="00670976" w:rsidRDefault="009C1C4E" w14:paraId="1D7002FC" w14:textId="77777777">
            <w:pPr>
              <w:ind w:left="0"/>
              <w:jc w:val="right"/>
              <w:rPr>
                <w:sz w:val="20"/>
              </w:rPr>
            </w:pPr>
          </w:p>
        </w:tc>
        <w:tc>
          <w:tcPr>
            <w:tcW w:w="0" w:type="auto"/>
          </w:tcPr>
          <w:p w:rsidRPr="009C1C4E" w:rsidR="009C1C4E" w:rsidP="00670976" w:rsidRDefault="009C1C4E" w14:paraId="6D2F2E79" w14:textId="77777777">
            <w:pPr>
              <w:ind w:left="0"/>
              <w:jc w:val="center"/>
              <w:rPr>
                <w:sz w:val="20"/>
              </w:rPr>
            </w:pPr>
          </w:p>
        </w:tc>
        <w:tc>
          <w:tcPr>
            <w:tcW w:w="0" w:type="auto"/>
            <w:hideMark/>
          </w:tcPr>
          <w:p w:rsidRPr="009C1C4E" w:rsidR="009C1C4E" w:rsidP="00670976" w:rsidRDefault="009C1C4E" w14:paraId="4616C940" w14:textId="77777777">
            <w:pPr>
              <w:ind w:left="0"/>
              <w:jc w:val="center"/>
              <w:rPr>
                <w:color w:val="BFBFBF" w:themeColor="background1" w:themeShade="BF"/>
                <w:sz w:val="20"/>
              </w:rPr>
            </w:pPr>
            <w:r w:rsidRPr="009C1C4E">
              <w:rPr>
                <w:color w:val="BFBFBF" w:themeColor="background1" w:themeShade="BF"/>
                <w:sz w:val="20"/>
              </w:rPr>
              <w:t>Optional</w:t>
            </w:r>
          </w:p>
        </w:tc>
      </w:tr>
    </w:tbl>
    <w:p w:rsidRPr="009C1C4E" w:rsidR="009C1C4E" w:rsidP="009C1C4E" w:rsidRDefault="009C1C4E" w14:paraId="163539D3" w14:textId="77777777">
      <w:pPr>
        <w:rPr>
          <w:rFonts w:ascii="Akzidenz-Grotesk Std Light" w:hAnsi="Akzidenz-Grotesk Std Light"/>
          <w:sz w:val="20"/>
          <w:szCs w:val="22"/>
        </w:rPr>
      </w:pPr>
    </w:p>
    <w:tbl>
      <w:tblPr>
        <w:tblW w:w="0" w:type="auto"/>
        <w:jc w:val="center"/>
        <w:tblBorders>
          <w:top w:val="single" w:color="AE9142" w:themeColor="text1" w:sz="4" w:space="0"/>
          <w:left w:val="single" w:color="AE9142" w:themeColor="text1" w:sz="4" w:space="0"/>
          <w:bottom w:val="single" w:color="AE9142" w:themeColor="text1" w:sz="4" w:space="0"/>
          <w:right w:val="single" w:color="AE9142" w:themeColor="text1" w:sz="4" w:space="0"/>
          <w:insideH w:val="single" w:color="AE9142" w:themeColor="text1" w:sz="4" w:space="0"/>
          <w:insideV w:val="single" w:color="AE9142" w:themeColor="text1" w:sz="4" w:space="0"/>
        </w:tblBorders>
        <w:tblLook w:val="04A0" w:firstRow="1" w:lastRow="0" w:firstColumn="1" w:lastColumn="0" w:noHBand="0" w:noVBand="1"/>
      </w:tblPr>
      <w:tblGrid>
        <w:gridCol w:w="2484"/>
        <w:gridCol w:w="6532"/>
      </w:tblGrid>
      <w:tr w:rsidRPr="009C1C4E" w:rsidR="009C1C4E" w:rsidTr="00670976" w14:paraId="54919C7B" w14:textId="77777777">
        <w:trPr>
          <w:trHeight w:val="254"/>
          <w:jc w:val="center"/>
        </w:trPr>
        <w:tc>
          <w:tcPr>
            <w:tcW w:w="9016" w:type="dxa"/>
            <w:gridSpan w:val="2"/>
            <w:shd w:val="clear" w:color="auto" w:fill="AE9142" w:themeFill="text1"/>
            <w:hideMark/>
          </w:tcPr>
          <w:p w:rsidRPr="009C1C4E" w:rsidR="009C1C4E" w:rsidP="00670976" w:rsidRDefault="009C1C4E" w14:paraId="12F82434" w14:textId="77777777">
            <w:pPr>
              <w:spacing w:after="0"/>
              <w:ind w:left="0"/>
              <w:jc w:val="left"/>
              <w:rPr>
                <w:rFonts w:cstheme="minorHAnsi"/>
                <w:b/>
                <w:bCs/>
                <w:color w:val="FFFFFF" w:themeColor="background1"/>
              </w:rPr>
            </w:pPr>
            <w:r w:rsidRPr="009C1C4E">
              <w:rPr>
                <w:rFonts w:cstheme="minorHAnsi"/>
                <w:b/>
                <w:bCs/>
                <w:color w:val="FFFFFF" w:themeColor="background1"/>
              </w:rPr>
              <w:t>Field Descriptions</w:t>
            </w:r>
          </w:p>
        </w:tc>
      </w:tr>
      <w:tr w:rsidRPr="009C1C4E" w:rsidR="009C1C4E" w:rsidTr="00670976" w14:paraId="0016D2D0" w14:textId="77777777">
        <w:trPr>
          <w:trHeight w:val="242"/>
          <w:jc w:val="center"/>
        </w:trPr>
        <w:tc>
          <w:tcPr>
            <w:tcW w:w="2484" w:type="dxa"/>
            <w:shd w:val="clear" w:color="auto" w:fill="F0E9D7" w:themeFill="text1" w:themeFillTint="33"/>
            <w:vAlign w:val="center"/>
            <w:hideMark/>
          </w:tcPr>
          <w:p w:rsidRPr="009C1C4E" w:rsidR="009C1C4E" w:rsidP="00670976" w:rsidRDefault="009C1C4E" w14:paraId="712D005C" w14:textId="77777777">
            <w:pPr>
              <w:spacing w:after="0"/>
              <w:ind w:left="0"/>
              <w:jc w:val="left"/>
              <w:rPr>
                <w:rFonts w:cstheme="minorHAnsi"/>
                <w:b/>
                <w:bCs/>
              </w:rPr>
            </w:pPr>
            <w:r w:rsidRPr="009C1C4E">
              <w:rPr>
                <w:rFonts w:cstheme="minorHAnsi"/>
                <w:b/>
                <w:bCs/>
              </w:rPr>
              <w:t>Code</w:t>
            </w:r>
          </w:p>
        </w:tc>
        <w:tc>
          <w:tcPr>
            <w:tcW w:w="6532" w:type="dxa"/>
            <w:shd w:val="clear" w:color="auto" w:fill="F0E9D7" w:themeFill="text1" w:themeFillTint="33"/>
            <w:vAlign w:val="center"/>
            <w:hideMark/>
          </w:tcPr>
          <w:p w:rsidRPr="009C1C4E" w:rsidR="009C1C4E" w:rsidP="00670976" w:rsidRDefault="009C1C4E" w14:paraId="6673B5EB" w14:textId="77777777">
            <w:pPr>
              <w:spacing w:after="0"/>
              <w:ind w:left="0"/>
              <w:jc w:val="left"/>
              <w:rPr>
                <w:rFonts w:cstheme="minorHAnsi"/>
                <w:b/>
                <w:bCs/>
              </w:rPr>
            </w:pPr>
            <w:r w:rsidRPr="009C1C4E">
              <w:rPr>
                <w:rFonts w:cstheme="minorHAnsi"/>
                <w:b/>
                <w:bCs/>
              </w:rPr>
              <w:t>Description of Content</w:t>
            </w:r>
          </w:p>
        </w:tc>
      </w:tr>
      <w:tr w:rsidRPr="009C1C4E" w:rsidR="009C1C4E" w:rsidTr="00670976" w14:paraId="0FBE15F0" w14:textId="77777777">
        <w:trPr>
          <w:trHeight w:val="242"/>
          <w:jc w:val="center"/>
        </w:trPr>
        <w:tc>
          <w:tcPr>
            <w:tcW w:w="2484" w:type="dxa"/>
            <w:hideMark/>
          </w:tcPr>
          <w:p w:rsidRPr="009C1C4E" w:rsidR="009C1C4E" w:rsidP="00670976" w:rsidRDefault="009C1C4E" w14:paraId="06A23242" w14:textId="77777777">
            <w:pPr>
              <w:spacing w:after="0"/>
              <w:ind w:left="0"/>
              <w:jc w:val="left"/>
              <w:rPr>
                <w:rFonts w:cs="Calibri"/>
                <w:color w:val="404040"/>
                <w:szCs w:val="18"/>
                <w:lang w:val="en-GB"/>
              </w:rPr>
            </w:pPr>
            <w:r w:rsidRPr="009C1C4E">
              <w:rPr>
                <w:rFonts w:cs="Calibri"/>
                <w:color w:val="404040"/>
                <w:szCs w:val="18"/>
                <w:lang w:val="en-GB"/>
              </w:rPr>
              <w:t>Role</w:t>
            </w:r>
          </w:p>
        </w:tc>
        <w:tc>
          <w:tcPr>
            <w:tcW w:w="6532" w:type="dxa"/>
            <w:hideMark/>
          </w:tcPr>
          <w:p w:rsidRPr="009C1C4E" w:rsidR="009C1C4E" w:rsidP="00670976" w:rsidRDefault="009C1C4E" w14:paraId="176EC667" w14:textId="77777777">
            <w:pPr>
              <w:spacing w:after="0"/>
              <w:ind w:left="0"/>
              <w:jc w:val="left"/>
              <w:rPr>
                <w:rFonts w:cs="Calibri"/>
                <w:color w:val="404040"/>
                <w:szCs w:val="18"/>
                <w:lang w:val="en-GB"/>
              </w:rPr>
            </w:pPr>
            <w:r w:rsidRPr="009C1C4E">
              <w:rPr>
                <w:rFonts w:cs="Calibri"/>
                <w:color w:val="404040"/>
                <w:szCs w:val="18"/>
                <w:lang w:val="en-GB"/>
              </w:rPr>
              <w:t>The role field code refers to the Design Discipline responsible for developing the content</w:t>
            </w:r>
          </w:p>
        </w:tc>
      </w:tr>
      <w:tr w:rsidRPr="009C1C4E" w:rsidR="009C1C4E" w:rsidTr="00670976" w14:paraId="48A189B5" w14:textId="77777777">
        <w:trPr>
          <w:trHeight w:val="242"/>
          <w:jc w:val="center"/>
        </w:trPr>
        <w:tc>
          <w:tcPr>
            <w:tcW w:w="2484" w:type="dxa"/>
            <w:hideMark/>
          </w:tcPr>
          <w:p w:rsidRPr="009C1C4E" w:rsidR="009C1C4E" w:rsidP="00670976" w:rsidRDefault="009C1C4E" w14:paraId="0A5C422B" w14:textId="77777777">
            <w:pPr>
              <w:spacing w:after="0"/>
              <w:ind w:left="0"/>
              <w:jc w:val="left"/>
              <w:rPr>
                <w:rFonts w:cs="Calibri"/>
                <w:color w:val="404040"/>
                <w:szCs w:val="18"/>
                <w:lang w:val="en-GB"/>
              </w:rPr>
            </w:pPr>
            <w:r w:rsidRPr="009C1C4E">
              <w:rPr>
                <w:rFonts w:cs="Calibri"/>
                <w:color w:val="404040"/>
                <w:szCs w:val="18"/>
                <w:lang w:val="en-GB"/>
              </w:rPr>
              <w:t>Type</w:t>
            </w:r>
          </w:p>
        </w:tc>
        <w:tc>
          <w:tcPr>
            <w:tcW w:w="6532" w:type="dxa"/>
            <w:hideMark/>
          </w:tcPr>
          <w:p w:rsidRPr="009C1C4E" w:rsidR="009C1C4E" w:rsidP="00670976" w:rsidRDefault="009C1C4E" w14:paraId="106332D3" w14:textId="77777777">
            <w:pPr>
              <w:spacing w:after="0"/>
              <w:ind w:left="0"/>
              <w:jc w:val="left"/>
              <w:rPr>
                <w:rFonts w:cs="Calibri"/>
                <w:color w:val="404040"/>
                <w:szCs w:val="18"/>
                <w:lang w:val="en-GB"/>
              </w:rPr>
            </w:pPr>
            <w:r w:rsidRPr="009C1C4E">
              <w:rPr>
                <w:rFonts w:cs="Calibri"/>
                <w:color w:val="404040"/>
                <w:szCs w:val="18"/>
                <w:lang w:val="en-GB"/>
              </w:rPr>
              <w:t>First level of specialization to provide Information for the purpose of the family.</w:t>
            </w:r>
          </w:p>
        </w:tc>
      </w:tr>
      <w:tr w:rsidRPr="009C1C4E" w:rsidR="009C1C4E" w:rsidTr="00670976" w14:paraId="3B488107" w14:textId="77777777">
        <w:trPr>
          <w:trHeight w:val="254"/>
          <w:jc w:val="center"/>
        </w:trPr>
        <w:tc>
          <w:tcPr>
            <w:tcW w:w="2484" w:type="dxa"/>
            <w:hideMark/>
          </w:tcPr>
          <w:p w:rsidRPr="009C1C4E" w:rsidR="009C1C4E" w:rsidP="00670976" w:rsidRDefault="009C1C4E" w14:paraId="782CD037" w14:textId="77777777">
            <w:pPr>
              <w:spacing w:after="0"/>
              <w:ind w:left="0"/>
              <w:jc w:val="left"/>
              <w:rPr>
                <w:rFonts w:cs="Calibri"/>
                <w:color w:val="404040"/>
                <w:szCs w:val="18"/>
                <w:lang w:val="en-GB"/>
              </w:rPr>
            </w:pPr>
            <w:r w:rsidRPr="009C1C4E">
              <w:rPr>
                <w:rFonts w:cs="Calibri"/>
                <w:color w:val="404040"/>
                <w:szCs w:val="18"/>
                <w:lang w:val="en-GB"/>
              </w:rPr>
              <w:t>Subtype / Product</w:t>
            </w:r>
          </w:p>
        </w:tc>
        <w:tc>
          <w:tcPr>
            <w:tcW w:w="6532" w:type="dxa"/>
            <w:hideMark/>
          </w:tcPr>
          <w:p w:rsidRPr="009C1C4E" w:rsidR="009C1C4E" w:rsidP="00670976" w:rsidRDefault="009C1C4E" w14:paraId="6A3CD872" w14:textId="77777777">
            <w:pPr>
              <w:spacing w:after="0"/>
              <w:ind w:left="0"/>
              <w:jc w:val="left"/>
              <w:rPr>
                <w:rFonts w:cs="Calibri"/>
                <w:color w:val="404040"/>
                <w:szCs w:val="18"/>
                <w:lang w:val="en-GB"/>
              </w:rPr>
            </w:pPr>
            <w:r w:rsidRPr="009C1C4E">
              <w:rPr>
                <w:rFonts w:cs="Calibri"/>
                <w:color w:val="404040"/>
                <w:szCs w:val="18"/>
                <w:lang w:val="en-GB"/>
              </w:rPr>
              <w:t xml:space="preserve">Used to convey additional specialization information not captured in attribute data. </w:t>
            </w:r>
          </w:p>
        </w:tc>
      </w:tr>
      <w:tr w:rsidRPr="009C1C4E" w:rsidR="009C1C4E" w:rsidTr="00670976" w14:paraId="2460CDA0" w14:textId="77777777">
        <w:trPr>
          <w:trHeight w:val="254"/>
          <w:jc w:val="center"/>
        </w:trPr>
        <w:tc>
          <w:tcPr>
            <w:tcW w:w="2484" w:type="dxa"/>
            <w:hideMark/>
          </w:tcPr>
          <w:p w:rsidRPr="009C1C4E" w:rsidR="009C1C4E" w:rsidP="00670976" w:rsidRDefault="009C1C4E" w14:paraId="678ACDCC" w14:textId="77777777">
            <w:pPr>
              <w:spacing w:after="0"/>
              <w:ind w:left="0"/>
              <w:jc w:val="left"/>
              <w:rPr>
                <w:rFonts w:cs="Calibri"/>
                <w:color w:val="404040"/>
                <w:szCs w:val="18"/>
                <w:lang w:val="en-GB"/>
              </w:rPr>
            </w:pPr>
            <w:r w:rsidRPr="009C1C4E">
              <w:rPr>
                <w:rFonts w:cs="Calibri"/>
                <w:color w:val="404040"/>
                <w:szCs w:val="18"/>
                <w:lang w:val="en-GB"/>
              </w:rPr>
              <w:t>Descriptor 1</w:t>
            </w:r>
          </w:p>
        </w:tc>
        <w:tc>
          <w:tcPr>
            <w:tcW w:w="6532" w:type="dxa"/>
            <w:hideMark/>
          </w:tcPr>
          <w:p w:rsidRPr="009C1C4E" w:rsidR="009C1C4E" w:rsidP="00670976" w:rsidRDefault="009C1C4E" w14:paraId="5305E64C" w14:textId="77777777">
            <w:pPr>
              <w:spacing w:after="0"/>
              <w:ind w:left="0"/>
              <w:jc w:val="left"/>
              <w:rPr>
                <w:rFonts w:cs="Calibri"/>
                <w:color w:val="404040"/>
                <w:szCs w:val="18"/>
                <w:lang w:val="en-GB"/>
              </w:rPr>
            </w:pPr>
            <w:r w:rsidRPr="009C1C4E">
              <w:rPr>
                <w:rFonts w:cs="Calibri"/>
                <w:color w:val="404040"/>
                <w:szCs w:val="18"/>
                <w:lang w:val="en-GB"/>
              </w:rPr>
              <w:t>Optional - Brief User Description</w:t>
            </w:r>
          </w:p>
        </w:tc>
      </w:tr>
    </w:tbl>
    <w:p w:rsidRPr="009C1C4E" w:rsidR="009C1C4E" w:rsidP="009C1C4E" w:rsidRDefault="009C1C4E" w14:paraId="30BD28B3" w14:textId="77777777">
      <w:pPr>
        <w:rPr>
          <w:rFonts w:ascii="Akzidenz-Grotesk Std Light" w:hAnsi="Akzidenz-Grotesk Std Light"/>
          <w:sz w:val="20"/>
          <w:szCs w:val="22"/>
        </w:rPr>
      </w:pPr>
    </w:p>
    <w:p w:rsidRPr="009C1C4E" w:rsidR="009C1C4E" w:rsidP="009C1C4E" w:rsidRDefault="009C1C4E" w14:paraId="63CF2FFF" w14:textId="77777777">
      <w:pPr>
        <w:rPr>
          <w:b/>
        </w:rPr>
      </w:pPr>
      <w:bookmarkStart w:name="_Toc35009033" w:id="523"/>
      <w:r w:rsidRPr="009C1C4E">
        <w:rPr>
          <w:b/>
        </w:rPr>
        <w:t>Role</w:t>
      </w:r>
      <w:bookmarkEnd w:id="523"/>
    </w:p>
    <w:p w:rsidRPr="009C1C4E" w:rsidR="009C1C4E" w:rsidP="009C1C4E" w:rsidRDefault="009C1C4E" w14:paraId="1E7122BB" w14:textId="77777777">
      <w:r w:rsidRPr="009C1C4E">
        <w:t>Identifies the owner of the object – Library author.</w:t>
      </w:r>
    </w:p>
    <w:p w:rsidRPr="009C1C4E" w:rsidR="009C1C4E" w:rsidP="009C1C4E" w:rsidRDefault="009C1C4E" w14:paraId="754E1248" w14:textId="77777777"/>
    <w:p w:rsidRPr="009C1C4E" w:rsidR="009C1C4E" w:rsidP="009C1C4E" w:rsidRDefault="009C1C4E" w14:paraId="4F2056C1" w14:textId="77777777">
      <w:pPr>
        <w:rPr>
          <w:b/>
        </w:rPr>
      </w:pPr>
      <w:bookmarkStart w:name="_Toc35009034" w:id="524"/>
      <w:r w:rsidRPr="009C1C4E">
        <w:rPr>
          <w:b/>
        </w:rPr>
        <w:t>Type</w:t>
      </w:r>
      <w:bookmarkEnd w:id="524"/>
    </w:p>
    <w:p w:rsidRPr="009C1C4E" w:rsidR="009C1C4E" w:rsidP="009C1C4E" w:rsidRDefault="009C1C4E" w14:paraId="26AD1B08" w14:textId="77777777">
      <w:pPr>
        <w:rPr>
          <w:rFonts w:eastAsiaTheme="minorHAnsi"/>
          <w:noProof/>
          <w:szCs w:val="22"/>
        </w:rPr>
      </w:pPr>
      <w:r w:rsidRPr="009C1C4E">
        <w:rPr>
          <w:noProof/>
        </w:rPr>
        <w:t xml:space="preserve">This field is the first </w:t>
      </w:r>
      <w:r w:rsidRPr="009C1C4E">
        <w:t>level</w:t>
      </w:r>
      <w:r w:rsidRPr="009C1C4E">
        <w:rPr>
          <w:noProof/>
        </w:rPr>
        <w:t xml:space="preserve"> of specialisation. In other words, this is the highest level of family information in terms of purpose. This field should not be confused with the Revit Family Categories, although sometimes it might coincide </w:t>
      </w:r>
      <w:r w:rsidRPr="009C1C4E">
        <w:rPr>
          <w:i/>
          <w:noProof/>
        </w:rPr>
        <w:t>(every object or family in Revit needs a category to define the object behavior and template).</w:t>
      </w:r>
      <w:r w:rsidRPr="009C1C4E">
        <w:rPr>
          <w:noProof/>
        </w:rPr>
        <w:t xml:space="preserve">  </w:t>
      </w:r>
    </w:p>
    <w:p w:rsidRPr="009C1C4E" w:rsidR="009C1C4E" w:rsidP="009C1C4E" w:rsidRDefault="009C1C4E" w14:paraId="59F2D17B" w14:textId="77777777">
      <w:pPr>
        <w:rPr>
          <w:noProof/>
        </w:rPr>
      </w:pPr>
      <w:r w:rsidRPr="009C1C4E">
        <w:rPr>
          <w:noProof/>
        </w:rPr>
        <w:t xml:space="preserve">For example, a door or a window family has a </w:t>
      </w:r>
      <w:r w:rsidRPr="009C1C4E">
        <w:rPr>
          <w:b/>
          <w:noProof/>
        </w:rPr>
        <w:t>“Type”</w:t>
      </w:r>
      <w:r w:rsidRPr="009C1C4E">
        <w:rPr>
          <w:noProof/>
        </w:rPr>
        <w:t xml:space="preserve"> field that coincides with the Category but a table or a sink does not coincide. A table belongs to the Furniture category, the sink belongs to the Plumbing Fixtures category. </w:t>
      </w:r>
    </w:p>
    <w:p w:rsidRPr="009C1C4E" w:rsidR="009C1C4E" w:rsidP="009C1C4E" w:rsidRDefault="009C1C4E" w14:paraId="535B31C6" w14:textId="77777777">
      <w:pPr>
        <w:pStyle w:val="Sangradetextonormal"/>
        <w:rPr>
          <w:noProof/>
        </w:rPr>
      </w:pPr>
      <w:r w:rsidRPr="009C1C4E">
        <w:rPr>
          <w:noProof/>
        </w:rPr>
        <w:t xml:space="preserve">For example: </w:t>
      </w:r>
    </w:p>
    <w:p w:rsidRPr="009C1C4E" w:rsidR="009C1C4E" w:rsidP="00DF4F70" w:rsidRDefault="009C1C4E" w14:paraId="6C916DD1" w14:textId="77777777">
      <w:pPr>
        <w:pStyle w:val="Prrafodelista"/>
        <w:numPr>
          <w:ilvl w:val="0"/>
          <w:numId w:val="41"/>
        </w:numPr>
        <w:rPr>
          <w:noProof/>
        </w:rPr>
      </w:pPr>
      <w:r w:rsidRPr="009C1C4E">
        <w:rPr>
          <w:noProof/>
        </w:rPr>
        <w:t xml:space="preserve">A_Door </w:t>
      </w:r>
    </w:p>
    <w:p w:rsidRPr="009C1C4E" w:rsidR="009C1C4E" w:rsidP="00DF4F70" w:rsidRDefault="009C1C4E" w14:paraId="222ED28E" w14:textId="77777777">
      <w:pPr>
        <w:pStyle w:val="Prrafodelista"/>
        <w:numPr>
          <w:ilvl w:val="0"/>
          <w:numId w:val="41"/>
        </w:numPr>
        <w:rPr>
          <w:noProof/>
        </w:rPr>
      </w:pPr>
      <w:r w:rsidRPr="009C1C4E">
        <w:rPr>
          <w:noProof/>
        </w:rPr>
        <w:t>A_Wall</w:t>
      </w:r>
    </w:p>
    <w:p w:rsidRPr="009C1C4E" w:rsidR="009C1C4E" w:rsidP="00DF4F70" w:rsidRDefault="009C1C4E" w14:paraId="79504D27" w14:textId="77777777">
      <w:pPr>
        <w:pStyle w:val="Prrafodelista"/>
        <w:numPr>
          <w:ilvl w:val="0"/>
          <w:numId w:val="41"/>
        </w:numPr>
        <w:rPr>
          <w:noProof/>
        </w:rPr>
      </w:pPr>
      <w:r w:rsidRPr="009C1C4E">
        <w:rPr>
          <w:noProof/>
        </w:rPr>
        <w:t>A_Window</w:t>
      </w:r>
    </w:p>
    <w:p w:rsidRPr="009C1C4E" w:rsidR="009C1C4E" w:rsidP="009C1C4E" w:rsidRDefault="009C1C4E" w14:paraId="18ACBA85" w14:textId="77777777">
      <w:pPr>
        <w:rPr>
          <w:b/>
        </w:rPr>
      </w:pPr>
      <w:bookmarkStart w:name="_Toc35009035" w:id="525"/>
    </w:p>
    <w:p w:rsidRPr="009C1C4E" w:rsidR="009C1C4E" w:rsidP="009C1C4E" w:rsidRDefault="009C1C4E" w14:paraId="357C42C7" w14:textId="77777777">
      <w:pPr>
        <w:rPr>
          <w:b/>
        </w:rPr>
      </w:pPr>
      <w:r w:rsidRPr="009C1C4E">
        <w:rPr>
          <w:b/>
        </w:rPr>
        <w:t>Subtype / Product</w:t>
      </w:r>
      <w:bookmarkEnd w:id="525"/>
    </w:p>
    <w:p w:rsidRPr="009C1C4E" w:rsidR="009C1C4E" w:rsidP="009C1C4E" w:rsidRDefault="009C1C4E" w14:paraId="7B1AAA8D" w14:textId="77777777">
      <w:pPr>
        <w:rPr>
          <w:rFonts w:eastAsiaTheme="minorHAnsi"/>
          <w:noProof/>
          <w:szCs w:val="22"/>
        </w:rPr>
      </w:pPr>
      <w:r w:rsidRPr="009C1C4E">
        <w:rPr>
          <w:noProof/>
        </w:rPr>
        <w:t xml:space="preserve">The </w:t>
      </w:r>
      <w:r w:rsidRPr="009C1C4E">
        <w:rPr>
          <w:i/>
          <w:noProof/>
        </w:rPr>
        <w:t>Subtype / Product</w:t>
      </w:r>
      <w:r w:rsidRPr="009C1C4E">
        <w:rPr>
          <w:noProof/>
        </w:rPr>
        <w:t xml:space="preserve"> field forms the next logical level of information that distinguishes a family type from another.</w:t>
      </w:r>
    </w:p>
    <w:p w:rsidRPr="009C1C4E" w:rsidR="009C1C4E" w:rsidP="009C1C4E" w:rsidRDefault="009C1C4E" w14:paraId="490DD065" w14:textId="77777777">
      <w:pPr>
        <w:rPr>
          <w:noProof/>
        </w:rPr>
      </w:pPr>
      <w:r w:rsidRPr="009C1C4E">
        <w:rPr>
          <w:noProof/>
        </w:rPr>
        <w:t>For example:</w:t>
      </w:r>
    </w:p>
    <w:p w:rsidRPr="009C1C4E" w:rsidR="009C1C4E" w:rsidP="00DF4F70" w:rsidRDefault="009C1C4E" w14:paraId="32007F32" w14:textId="77777777">
      <w:pPr>
        <w:pStyle w:val="Prrafodelista"/>
        <w:numPr>
          <w:ilvl w:val="0"/>
          <w:numId w:val="41"/>
        </w:numPr>
        <w:rPr>
          <w:noProof/>
        </w:rPr>
      </w:pPr>
      <w:r w:rsidRPr="009C1C4E">
        <w:rPr>
          <w:noProof/>
        </w:rPr>
        <w:t xml:space="preserve">A_Door_Sliding, </w:t>
      </w:r>
    </w:p>
    <w:p w:rsidRPr="009C1C4E" w:rsidR="009C1C4E" w:rsidP="00DF4F70" w:rsidRDefault="009C1C4E" w14:paraId="581C6619" w14:textId="77777777">
      <w:pPr>
        <w:pStyle w:val="Prrafodelista"/>
        <w:numPr>
          <w:ilvl w:val="0"/>
          <w:numId w:val="41"/>
        </w:numPr>
        <w:rPr>
          <w:noProof/>
        </w:rPr>
      </w:pPr>
      <w:r w:rsidRPr="009C1C4E">
        <w:rPr>
          <w:noProof/>
        </w:rPr>
        <w:t>A_Door_Revolving</w:t>
      </w:r>
    </w:p>
    <w:p w:rsidRPr="009C1C4E" w:rsidR="009C1C4E" w:rsidP="009C1C4E" w:rsidRDefault="009C1C4E" w14:paraId="5485AB1E" w14:textId="77777777">
      <w:pPr>
        <w:rPr>
          <w:noProof/>
        </w:rPr>
      </w:pPr>
      <w:r w:rsidRPr="009C1C4E">
        <w:rPr>
          <w:noProof/>
        </w:rPr>
        <w:t>They are both doors but the subtype helps to differentiate between them. This field shouldn’t contain manufacturers.</w:t>
      </w:r>
    </w:p>
    <w:p w:rsidRPr="009C1C4E" w:rsidR="009C1C4E" w:rsidP="009C1C4E" w:rsidRDefault="009C1C4E" w14:paraId="2702762A" w14:textId="77777777">
      <w:pPr>
        <w:rPr>
          <w:noProof/>
        </w:rPr>
      </w:pPr>
      <w:r w:rsidRPr="009C1C4E">
        <w:rPr>
          <w:noProof/>
        </w:rPr>
        <w:t xml:space="preserve">If a new </w:t>
      </w:r>
      <w:r w:rsidRPr="009C1C4E">
        <w:rPr>
          <w:i/>
          <w:noProof/>
        </w:rPr>
        <w:t>Subtype / Product</w:t>
      </w:r>
      <w:r w:rsidRPr="009C1C4E">
        <w:rPr>
          <w:noProof/>
        </w:rPr>
        <w:t xml:space="preserve"> needs to be created please discuss in the Information Management Meetings.</w:t>
      </w:r>
    </w:p>
    <w:p w:rsidRPr="009C1C4E" w:rsidR="009C1C4E" w:rsidP="009C1C4E" w:rsidRDefault="009C1C4E" w14:paraId="247C020D" w14:textId="77777777">
      <w:pPr>
        <w:rPr>
          <w:b/>
        </w:rPr>
      </w:pPr>
      <w:bookmarkStart w:name="_Toc35009036" w:id="526"/>
    </w:p>
    <w:p w:rsidRPr="009C1C4E" w:rsidR="009C1C4E" w:rsidP="009C1C4E" w:rsidRDefault="009C1C4E" w14:paraId="44676991" w14:textId="77777777">
      <w:pPr>
        <w:rPr>
          <w:b/>
        </w:rPr>
      </w:pPr>
      <w:r w:rsidRPr="009C1C4E">
        <w:rPr>
          <w:b/>
        </w:rPr>
        <w:t>Descriptor 1</w:t>
      </w:r>
      <w:bookmarkEnd w:id="526"/>
    </w:p>
    <w:p w:rsidRPr="009C1C4E" w:rsidR="009C1C4E" w:rsidP="009C1C4E" w:rsidRDefault="009C1C4E" w14:paraId="4E49A608" w14:textId="77777777">
      <w:pPr>
        <w:rPr>
          <w:rFonts w:eastAsiaTheme="minorHAnsi"/>
          <w:szCs w:val="22"/>
        </w:rPr>
      </w:pPr>
      <w:r w:rsidRPr="009C1C4E">
        <w:t xml:space="preserve">Optional - Brief User Description. The </w:t>
      </w:r>
      <w:r w:rsidRPr="009C1C4E">
        <w:rPr>
          <w:i/>
        </w:rPr>
        <w:t>Descriptor 1</w:t>
      </w:r>
      <w:r w:rsidRPr="009C1C4E">
        <w:t xml:space="preserve"> field is used to convey additional specialization information. It will help differentiate between subtypes.</w:t>
      </w:r>
    </w:p>
    <w:p w:rsidRPr="009C1C4E" w:rsidR="009C1C4E" w:rsidP="009C1C4E" w:rsidRDefault="009C1C4E" w14:paraId="7A73703F" w14:textId="77777777">
      <w:pPr>
        <w:rPr>
          <w:noProof/>
        </w:rPr>
      </w:pPr>
      <w:r w:rsidRPr="009C1C4E">
        <w:rPr>
          <w:noProof/>
        </w:rPr>
        <w:t>For example:</w:t>
      </w:r>
    </w:p>
    <w:p w:rsidRPr="009C1C4E" w:rsidR="009C1C4E" w:rsidP="00DF4F70" w:rsidRDefault="009C1C4E" w14:paraId="39A61DF1" w14:textId="77777777">
      <w:pPr>
        <w:pStyle w:val="Prrafodelista"/>
        <w:numPr>
          <w:ilvl w:val="0"/>
          <w:numId w:val="41"/>
        </w:numPr>
        <w:rPr>
          <w:noProof/>
        </w:rPr>
      </w:pPr>
      <w:r w:rsidRPr="009C1C4E">
        <w:rPr>
          <w:noProof/>
        </w:rPr>
        <w:t>A_Door_Sliding_</w:t>
      </w:r>
      <w:proofErr w:type="spellStart"/>
      <w:r w:rsidRPr="009C1C4E">
        <w:rPr>
          <w:color w:val="A6A6A6" w:themeColor="background1" w:themeShade="A6"/>
        </w:rPr>
        <w:t>GlassOpaque</w:t>
      </w:r>
      <w:proofErr w:type="spellEnd"/>
    </w:p>
    <w:p w:rsidRPr="009C1C4E" w:rsidR="009C1C4E" w:rsidP="00DF4F70" w:rsidRDefault="009C1C4E" w14:paraId="34D78689" w14:textId="77777777">
      <w:pPr>
        <w:pStyle w:val="Prrafodelista"/>
        <w:numPr>
          <w:ilvl w:val="0"/>
          <w:numId w:val="41"/>
        </w:numPr>
        <w:rPr>
          <w:noProof/>
        </w:rPr>
      </w:pPr>
      <w:r w:rsidRPr="009C1C4E">
        <w:rPr>
          <w:noProof/>
        </w:rPr>
        <w:lastRenderedPageBreak/>
        <w:t>A_Door_Sliding_</w:t>
      </w:r>
      <w:proofErr w:type="spellStart"/>
      <w:r w:rsidRPr="009C1C4E">
        <w:rPr>
          <w:color w:val="A6A6A6" w:themeColor="background1" w:themeShade="A6"/>
        </w:rPr>
        <w:t>GlassClear</w:t>
      </w:r>
      <w:proofErr w:type="spellEnd"/>
      <w:r w:rsidRPr="009C1C4E">
        <w:rPr>
          <w:noProof/>
        </w:rPr>
        <w:tab/>
      </w:r>
    </w:p>
    <w:p w:rsidRPr="009C1C4E" w:rsidR="009C1C4E" w:rsidP="00DF4F70" w:rsidRDefault="009C1C4E" w14:paraId="4B510365" w14:textId="77777777">
      <w:pPr>
        <w:pStyle w:val="Prrafodelista"/>
        <w:numPr>
          <w:ilvl w:val="0"/>
          <w:numId w:val="41"/>
        </w:numPr>
        <w:rPr>
          <w:noProof/>
        </w:rPr>
      </w:pPr>
      <w:r w:rsidRPr="009C1C4E">
        <w:rPr>
          <w:noProof/>
        </w:rPr>
        <w:t>A_Door_Sliding</w:t>
      </w:r>
      <w:r w:rsidRPr="009C1C4E">
        <w:rPr>
          <w:color w:val="A6A6A6" w:themeColor="background1" w:themeShade="A6"/>
        </w:rPr>
        <w:t>_</w:t>
      </w:r>
      <w:proofErr w:type="spellStart"/>
      <w:r w:rsidRPr="009C1C4E">
        <w:rPr>
          <w:color w:val="A6A6A6" w:themeColor="background1" w:themeShade="A6"/>
        </w:rPr>
        <w:t>GlassTempered</w:t>
      </w:r>
      <w:proofErr w:type="spellEnd"/>
    </w:p>
    <w:p w:rsidRPr="009C1C4E" w:rsidR="009C1C4E" w:rsidP="009C1C4E" w:rsidRDefault="009C1C4E" w14:paraId="7DFC1A6C" w14:textId="77777777">
      <w:pPr>
        <w:rPr>
          <w:noProof/>
        </w:rPr>
      </w:pPr>
      <w:r w:rsidRPr="009C1C4E">
        <w:rPr>
          <w:noProof/>
        </w:rPr>
        <w:t>All families are sliding doors but the descriptor helps differentiate between them.</w:t>
      </w:r>
    </w:p>
    <w:p w:rsidRPr="009C1C4E" w:rsidR="009C1C4E" w:rsidP="009C1C4E" w:rsidRDefault="009C1C4E" w14:paraId="4B8E8E2E" w14:textId="77777777">
      <w:pPr>
        <w:rPr>
          <w:noProof/>
        </w:rPr>
      </w:pPr>
      <w:r w:rsidRPr="009C1C4E">
        <w:rPr>
          <w:noProof/>
        </w:rPr>
        <w:t>In the case of system families: Walls, Floors, Ceilings and Roofs Descriptor1 is the overall thickness.</w:t>
      </w:r>
    </w:p>
    <w:p w:rsidRPr="009C1C4E" w:rsidR="009C1C4E" w:rsidP="009C1C4E" w:rsidRDefault="009C1C4E" w14:paraId="36F158BF" w14:textId="77777777">
      <w:pPr>
        <w:rPr>
          <w:noProof/>
        </w:rPr>
      </w:pPr>
      <w:r w:rsidRPr="009C1C4E">
        <w:rPr>
          <w:noProof/>
        </w:rPr>
        <w:t>For example:</w:t>
      </w:r>
    </w:p>
    <w:p w:rsidRPr="009C1C4E" w:rsidR="009C1C4E" w:rsidP="00DF4F70" w:rsidRDefault="009C1C4E" w14:paraId="63E66FA6" w14:textId="77777777">
      <w:pPr>
        <w:pStyle w:val="Prrafodelista"/>
        <w:numPr>
          <w:ilvl w:val="0"/>
          <w:numId w:val="41"/>
        </w:numPr>
        <w:rPr>
          <w:b/>
          <w:noProof/>
        </w:rPr>
      </w:pPr>
      <w:r w:rsidRPr="009C1C4E">
        <w:rPr>
          <w:noProof/>
        </w:rPr>
        <w:t>A_Wall_Int_</w:t>
      </w:r>
      <w:r w:rsidRPr="009C1C4E">
        <w:rPr>
          <w:b/>
          <w:noProof/>
          <w:color w:val="A6A6A6" w:themeColor="background1" w:themeShade="A6"/>
        </w:rPr>
        <w:t>75mm</w:t>
      </w:r>
    </w:p>
    <w:p w:rsidRPr="009C1C4E" w:rsidR="009C1C4E" w:rsidP="009C1C4E" w:rsidRDefault="009C1C4E" w14:paraId="1A563276" w14:textId="4B401834">
      <w:pPr>
        <w:pStyle w:val="Ttulo3"/>
        <w:numPr>
          <w:ilvl w:val="0"/>
          <w:numId w:val="0"/>
        </w:numPr>
        <w:rPr>
          <w:color w:val="AE9142" w:themeColor="accent2"/>
          <w:sz w:val="22"/>
          <w:szCs w:val="22"/>
        </w:rPr>
      </w:pPr>
      <w:bookmarkStart w:name="_Toc489370379" w:id="527"/>
      <w:bookmarkStart w:name="_Toc489456261" w:id="528"/>
      <w:bookmarkStart w:name="_Toc35009037" w:id="529"/>
      <w:bookmarkStart w:name="_Toc79671799" w:id="530"/>
      <w:r>
        <w:rPr>
          <w:color w:val="AE9142" w:themeColor="accent2"/>
          <w:sz w:val="22"/>
          <w:szCs w:val="22"/>
        </w:rPr>
        <w:t xml:space="preserve">6.12.3 </w:t>
      </w:r>
      <w:r w:rsidRPr="009C1C4E">
        <w:rPr>
          <w:color w:val="AE9142" w:themeColor="accent2"/>
          <w:sz w:val="22"/>
          <w:szCs w:val="22"/>
        </w:rPr>
        <w:t xml:space="preserve">Type </w:t>
      </w:r>
      <w:r w:rsidRPr="009C1C4E">
        <w:rPr>
          <w:color w:val="AD9042"/>
          <w:sz w:val="24"/>
        </w:rPr>
        <w:t>Naming</w:t>
      </w:r>
      <w:r w:rsidRPr="009C1C4E">
        <w:rPr>
          <w:color w:val="AE9142" w:themeColor="accent2"/>
          <w:sz w:val="22"/>
          <w:szCs w:val="22"/>
        </w:rPr>
        <w:t xml:space="preserve"> </w:t>
      </w:r>
      <w:bookmarkEnd w:id="527"/>
      <w:bookmarkEnd w:id="528"/>
      <w:r w:rsidRPr="009C1C4E">
        <w:rPr>
          <w:color w:val="AE9142" w:themeColor="accent2"/>
          <w:sz w:val="22"/>
          <w:szCs w:val="22"/>
        </w:rPr>
        <w:t>Convention</w:t>
      </w:r>
      <w:bookmarkEnd w:id="529"/>
      <w:bookmarkEnd w:id="530"/>
      <w:r w:rsidRPr="009C1C4E">
        <w:rPr>
          <w:color w:val="AE9142" w:themeColor="accent2"/>
          <w:sz w:val="22"/>
          <w:szCs w:val="22"/>
        </w:rPr>
        <w:t xml:space="preserve"> </w:t>
      </w:r>
    </w:p>
    <w:p w:rsidRPr="009C1C4E" w:rsidR="009C1C4E" w:rsidP="009C1C4E" w:rsidRDefault="009C1C4E" w14:paraId="77DA95B5" w14:textId="77777777">
      <w:pPr>
        <w:rPr>
          <w:rFonts w:ascii="Akzidenz-Grotesk Std Light" w:hAnsi="Akzidenz-Grotesk Std Light"/>
        </w:rPr>
      </w:pPr>
      <w:r w:rsidRPr="009C1C4E">
        <w:t xml:space="preserve">All Revit Families should have at least 1 type. If this is not done, then the Family type name will inherit the family name when loaded into project. </w:t>
      </w:r>
    </w:p>
    <w:p w:rsidRPr="009C1C4E" w:rsidR="009C1C4E" w:rsidP="00DF4F70" w:rsidRDefault="009C1C4E" w14:paraId="17AE2D7A" w14:textId="77777777">
      <w:pPr>
        <w:pStyle w:val="Prrafodelista"/>
        <w:numPr>
          <w:ilvl w:val="0"/>
          <w:numId w:val="41"/>
        </w:numPr>
      </w:pPr>
      <w:r w:rsidRPr="009C1C4E">
        <w:t xml:space="preserve">If </w:t>
      </w:r>
      <w:r w:rsidRPr="009C1C4E">
        <w:rPr>
          <w:noProof/>
        </w:rPr>
        <w:t>there</w:t>
      </w:r>
      <w:r w:rsidRPr="009C1C4E">
        <w:t xml:space="preserve"> is only one type </w:t>
      </w:r>
      <w:r w:rsidRPr="009C1C4E">
        <w:rPr>
          <w:u w:val="single"/>
        </w:rPr>
        <w:t xml:space="preserve">don’t </w:t>
      </w:r>
      <w:r w:rsidRPr="009C1C4E">
        <w:t>leave the field blank. Use ‘Type 1’</w:t>
      </w:r>
    </w:p>
    <w:p w:rsidRPr="009C1C4E" w:rsidR="009C1C4E" w:rsidP="00DF4F70" w:rsidRDefault="009C1C4E" w14:paraId="10136A61" w14:textId="77777777">
      <w:pPr>
        <w:pStyle w:val="Prrafodelista"/>
        <w:numPr>
          <w:ilvl w:val="0"/>
          <w:numId w:val="41"/>
        </w:numPr>
      </w:pPr>
      <w:r w:rsidRPr="009C1C4E">
        <w:rPr>
          <w:noProof/>
        </w:rPr>
        <w:t>Indicate</w:t>
      </w:r>
      <w:r w:rsidRPr="009C1C4E">
        <w:t xml:space="preserve"> sizing in mm (fractional inches in case of Imperial) for Family components</w:t>
      </w:r>
    </w:p>
    <w:p w:rsidRPr="009C1C4E" w:rsidR="009C1C4E" w:rsidP="00DF4F70" w:rsidRDefault="009C1C4E" w14:paraId="53E4C289" w14:textId="77777777">
      <w:pPr>
        <w:pStyle w:val="Prrafodelista"/>
        <w:numPr>
          <w:ilvl w:val="0"/>
          <w:numId w:val="41"/>
        </w:numPr>
      </w:pPr>
      <w:r w:rsidRPr="009C1C4E">
        <w:t xml:space="preserve">Use </w:t>
      </w:r>
      <w:r w:rsidRPr="009C1C4E">
        <w:rPr>
          <w:noProof/>
        </w:rPr>
        <w:t>Camel</w:t>
      </w:r>
      <w:r w:rsidRPr="009C1C4E">
        <w:t xml:space="preserve"> Case with spaces</w:t>
      </w:r>
    </w:p>
    <w:p w:rsidRPr="009C1C4E" w:rsidR="009C1C4E" w:rsidP="00DF4F70" w:rsidRDefault="009C1C4E" w14:paraId="0A07DD8F" w14:textId="77777777">
      <w:pPr>
        <w:pStyle w:val="Prrafodelista"/>
        <w:numPr>
          <w:ilvl w:val="0"/>
          <w:numId w:val="41"/>
        </w:numPr>
      </w:pPr>
      <w:r w:rsidRPr="009C1C4E">
        <w:t xml:space="preserve">Avoid </w:t>
      </w:r>
      <w:r w:rsidRPr="009C1C4E">
        <w:rPr>
          <w:noProof/>
        </w:rPr>
        <w:t>repeating</w:t>
      </w:r>
      <w:r w:rsidRPr="009C1C4E">
        <w:t xml:space="preserve"> information already in the family name</w:t>
      </w:r>
    </w:p>
    <w:p w:rsidRPr="009C1C4E" w:rsidR="009C1C4E" w:rsidP="00DF4F70" w:rsidRDefault="009C1C4E" w14:paraId="6ACB7DFB" w14:textId="77777777">
      <w:pPr>
        <w:pStyle w:val="Prrafodelista"/>
        <w:numPr>
          <w:ilvl w:val="0"/>
          <w:numId w:val="41"/>
        </w:numPr>
      </w:pPr>
      <w:r w:rsidRPr="009C1C4E">
        <w:t xml:space="preserve">Try using </w:t>
      </w:r>
      <w:r w:rsidRPr="009C1C4E">
        <w:rPr>
          <w:noProof/>
        </w:rPr>
        <w:t>full</w:t>
      </w:r>
      <w:r w:rsidRPr="009C1C4E">
        <w:t xml:space="preserve"> words if possible; if needed, use abbreviations </w:t>
      </w:r>
      <w:r w:rsidRPr="009C1C4E">
        <w:rPr>
          <w:b/>
        </w:rPr>
        <w:t>only</w:t>
      </w:r>
      <w:r w:rsidRPr="009C1C4E">
        <w:t xml:space="preserve"> from section </w:t>
      </w:r>
      <w:r w:rsidRPr="009C1C4E">
        <w:fldChar w:fldCharType="begin"/>
      </w:r>
      <w:r w:rsidRPr="009C1C4E">
        <w:instrText xml:space="preserve"> REF _Ref35008118 \r \h  \* MERGEFORMAT </w:instrText>
      </w:r>
      <w:r w:rsidRPr="009C1C4E">
        <w:fldChar w:fldCharType="separate"/>
      </w:r>
      <w:r w:rsidRPr="009C1C4E">
        <w:t>8</w:t>
      </w:r>
      <w:r w:rsidRPr="009C1C4E">
        <w:fldChar w:fldCharType="end"/>
      </w:r>
      <w:r w:rsidRPr="009C1C4E">
        <w:t xml:space="preserve"> (</w:t>
      </w:r>
      <w:r w:rsidRPr="009C1C4E">
        <w:fldChar w:fldCharType="begin"/>
      </w:r>
      <w:r w:rsidRPr="009C1C4E">
        <w:instrText xml:space="preserve"> REF _Ref35008121 \h  \* MERGEFORMAT </w:instrText>
      </w:r>
      <w:r w:rsidRPr="009C1C4E">
        <w:fldChar w:fldCharType="separate"/>
      </w:r>
      <w:r w:rsidRPr="009C1C4E">
        <w:t>Foster + Partners Abbreviations list</w:t>
      </w:r>
      <w:r w:rsidRPr="009C1C4E">
        <w:fldChar w:fldCharType="end"/>
      </w:r>
      <w:r w:rsidRPr="009C1C4E">
        <w:t>)</w:t>
      </w:r>
    </w:p>
    <w:p w:rsidRPr="009C1C4E" w:rsidR="009C1C4E" w:rsidP="00DF4F70" w:rsidRDefault="009C1C4E" w14:paraId="1BACE785" w14:textId="77777777">
      <w:pPr>
        <w:pStyle w:val="Prrafodelista"/>
        <w:numPr>
          <w:ilvl w:val="0"/>
          <w:numId w:val="41"/>
        </w:numPr>
      </w:pPr>
      <w:r w:rsidRPr="009C1C4E">
        <w:t>All names must be in English</w:t>
      </w:r>
    </w:p>
    <w:p w:rsidRPr="009C1C4E" w:rsidR="009C1C4E" w:rsidP="009C1C4E" w:rsidRDefault="009C1C4E" w14:paraId="533A8AFE" w14:textId="77777777">
      <w:pPr>
        <w:rPr>
          <w:noProof/>
        </w:rPr>
      </w:pPr>
      <w:r w:rsidRPr="009C1C4E">
        <w:rPr>
          <w:noProof/>
        </w:rPr>
        <w:drawing>
          <wp:anchor distT="0" distB="0" distL="114300" distR="114300" simplePos="0" relativeHeight="251665409" behindDoc="0" locked="0" layoutInCell="1" allowOverlap="1" wp14:anchorId="50F0E1E9" wp14:editId="44177DAA">
            <wp:simplePos x="0" y="0"/>
            <wp:positionH relativeFrom="column">
              <wp:posOffset>3629025</wp:posOffset>
            </wp:positionH>
            <wp:positionV relativeFrom="paragraph">
              <wp:posOffset>257175</wp:posOffset>
            </wp:positionV>
            <wp:extent cx="1187450" cy="6731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87450" cy="673100"/>
                    </a:xfrm>
                    <a:prstGeom prst="rect">
                      <a:avLst/>
                    </a:prstGeom>
                    <a:noFill/>
                  </pic:spPr>
                </pic:pic>
              </a:graphicData>
            </a:graphic>
            <wp14:sizeRelH relativeFrom="margin">
              <wp14:pctWidth>0</wp14:pctWidth>
            </wp14:sizeRelH>
            <wp14:sizeRelV relativeFrom="margin">
              <wp14:pctHeight>0</wp14:pctHeight>
            </wp14:sizeRelV>
          </wp:anchor>
        </w:drawing>
      </w:r>
      <w:r w:rsidRPr="009C1C4E">
        <w:rPr>
          <w:noProof/>
        </w:rPr>
        <w:t xml:space="preserve">For </w:t>
      </w:r>
      <w:r w:rsidRPr="009C1C4E">
        <w:t>example</w:t>
      </w:r>
      <w:r w:rsidRPr="009C1C4E">
        <w:rPr>
          <w:noProof/>
        </w:rPr>
        <w:t xml:space="preserve">: </w:t>
      </w:r>
    </w:p>
    <w:p w:rsidRPr="009C1C4E" w:rsidR="009C1C4E" w:rsidP="009C1C4E" w:rsidRDefault="009C1C4E" w14:paraId="07F31C87" w14:textId="77777777">
      <w:pPr>
        <w:rPr>
          <w:noProof/>
        </w:rPr>
      </w:pPr>
      <w:r w:rsidRPr="009C1C4E">
        <w:t>Family</w:t>
      </w:r>
      <w:r w:rsidRPr="009C1C4E">
        <w:rPr>
          <w:noProof/>
        </w:rPr>
        <w:t xml:space="preserve">: A_Furniture_Chair                                        </w:t>
      </w:r>
    </w:p>
    <w:p w:rsidRPr="009C1C4E" w:rsidR="009C1C4E" w:rsidP="009C1C4E" w:rsidRDefault="009C1C4E" w14:paraId="149A09E3" w14:textId="77777777">
      <w:pPr>
        <w:rPr>
          <w:b/>
          <w:noProof/>
        </w:rPr>
      </w:pPr>
      <w:r w:rsidRPr="009C1C4E">
        <w:t>Family</w:t>
      </w:r>
      <w:r w:rsidRPr="009C1C4E">
        <w:rPr>
          <w:noProof/>
        </w:rPr>
        <w:t xml:space="preserve"> Type : Type 1</w:t>
      </w:r>
    </w:p>
    <w:p w:rsidRPr="009C1C4E" w:rsidR="009C1C4E" w:rsidP="009C1C4E" w:rsidRDefault="009C1C4E" w14:paraId="747A0EB2" w14:textId="77777777">
      <w:pPr>
        <w:rPr>
          <w:noProof/>
        </w:rPr>
      </w:pPr>
      <w:r w:rsidRPr="009C1C4E">
        <w:rPr>
          <w:noProof/>
        </w:rPr>
        <w:t xml:space="preserve">                    Chair Barcelona</w:t>
      </w:r>
    </w:p>
    <w:p w:rsidRPr="009C1C4E" w:rsidR="009C1C4E" w:rsidP="009C1C4E" w:rsidRDefault="009C1C4E" w14:paraId="0992BC93" w14:textId="77777777">
      <w:pPr>
        <w:rPr>
          <w:noProof/>
        </w:rPr>
      </w:pPr>
    </w:p>
    <w:p w:rsidRPr="009C1C4E" w:rsidR="009C1C4E" w:rsidP="009C1C4E" w:rsidRDefault="009C1C4E" w14:paraId="5D591B42" w14:textId="77777777">
      <w:pPr>
        <w:rPr>
          <w:noProof/>
        </w:rPr>
      </w:pPr>
      <w:r w:rsidRPr="009C1C4E">
        <w:rPr>
          <w:noProof/>
        </w:rPr>
        <w:drawing>
          <wp:anchor distT="0" distB="0" distL="114300" distR="114300" simplePos="0" relativeHeight="251663361" behindDoc="0" locked="0" layoutInCell="1" allowOverlap="1" wp14:anchorId="543CAA50" wp14:editId="365EAACF">
            <wp:simplePos x="0" y="0"/>
            <wp:positionH relativeFrom="column">
              <wp:posOffset>3747135</wp:posOffset>
            </wp:positionH>
            <wp:positionV relativeFrom="paragraph">
              <wp:posOffset>27305</wp:posOffset>
            </wp:positionV>
            <wp:extent cx="1068705" cy="1021080"/>
            <wp:effectExtent l="0" t="0" r="0" b="762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68705" cy="1021080"/>
                    </a:xfrm>
                    <a:prstGeom prst="rect">
                      <a:avLst/>
                    </a:prstGeom>
                    <a:noFill/>
                  </pic:spPr>
                </pic:pic>
              </a:graphicData>
            </a:graphic>
            <wp14:sizeRelH relativeFrom="margin">
              <wp14:pctWidth>0</wp14:pctWidth>
            </wp14:sizeRelH>
            <wp14:sizeRelV relativeFrom="margin">
              <wp14:pctHeight>0</wp14:pctHeight>
            </wp14:sizeRelV>
          </wp:anchor>
        </w:drawing>
      </w:r>
      <w:r w:rsidRPr="009C1C4E">
        <w:rPr>
          <w:noProof/>
        </w:rPr>
        <w:t>Family: A_Casework_Suspended</w:t>
      </w:r>
      <w:r w:rsidRPr="009C1C4E">
        <w:rPr>
          <w:noProof/>
          <w:color w:val="A6A6A6" w:themeColor="background1" w:themeShade="A6"/>
        </w:rPr>
        <w:t>_SatinGloss</w:t>
      </w:r>
    </w:p>
    <w:p w:rsidRPr="009C1C4E" w:rsidR="009C1C4E" w:rsidP="009C1C4E" w:rsidRDefault="009C1C4E" w14:paraId="3E77943C" w14:textId="77777777">
      <w:pPr>
        <w:rPr>
          <w:noProof/>
        </w:rPr>
      </w:pPr>
      <w:r w:rsidRPr="009C1C4E">
        <w:rPr>
          <w:noProof/>
        </w:rPr>
        <w:t>Family Type : 900 x 1500 x 300</w:t>
      </w:r>
    </w:p>
    <w:p w:rsidRPr="009C1C4E" w:rsidR="009C1C4E" w:rsidP="009C1C4E" w:rsidRDefault="009C1C4E" w14:paraId="0C7E92CC" w14:textId="77777777">
      <w:pPr>
        <w:rPr>
          <w:szCs w:val="24"/>
        </w:rPr>
      </w:pPr>
      <w:r w:rsidRPr="009C1C4E">
        <w:rPr>
          <w:szCs w:val="24"/>
        </w:rPr>
        <w:t>As a best practice always use this syntax:</w:t>
      </w:r>
      <w:r w:rsidRPr="009C1C4E">
        <w:rPr>
          <w:szCs w:val="24"/>
        </w:rPr>
        <w:tab/>
      </w:r>
    </w:p>
    <w:p w:rsidRPr="009C1C4E" w:rsidR="009C1C4E" w:rsidP="009C1C4E" w:rsidRDefault="009C1C4E" w14:paraId="6ED25D25" w14:textId="77777777">
      <w:pPr>
        <w:pStyle w:val="Encabezado"/>
        <w:tabs>
          <w:tab w:val="left" w:pos="720"/>
        </w:tabs>
        <w:spacing w:after="160"/>
        <w:rPr>
          <w:szCs w:val="24"/>
        </w:rPr>
      </w:pPr>
      <w:r w:rsidRPr="009C1C4E">
        <w:rPr>
          <w:noProof/>
        </w:rPr>
        <w:t xml:space="preserve">                    </w:t>
      </w:r>
      <w:r w:rsidRPr="009C1C4E">
        <w:rPr>
          <w:szCs w:val="24"/>
        </w:rPr>
        <w:t>Width x Depth x Height</w:t>
      </w:r>
    </w:p>
    <w:p w:rsidRPr="009C1C4E" w:rsidR="009C1C4E" w:rsidP="009C1C4E" w:rsidRDefault="009C1C4E" w14:paraId="174C47C2" w14:textId="77777777">
      <w:pPr>
        <w:rPr>
          <w:szCs w:val="24"/>
        </w:rPr>
      </w:pPr>
    </w:p>
    <w:p w:rsidRPr="009C1C4E" w:rsidR="009C1C4E" w:rsidP="009C1C4E" w:rsidRDefault="009C1C4E" w14:paraId="6469A5EE" w14:textId="77777777">
      <w:pPr>
        <w:rPr>
          <w:szCs w:val="24"/>
        </w:rPr>
      </w:pPr>
    </w:p>
    <w:p w:rsidRPr="009C1C4E" w:rsidR="009C1C4E" w:rsidP="009C1C4E" w:rsidRDefault="009C1C4E" w14:paraId="440F8E1A" w14:textId="77777777">
      <w:pPr>
        <w:rPr>
          <w:szCs w:val="24"/>
        </w:rPr>
      </w:pPr>
      <w:r w:rsidRPr="009C1C4E">
        <w:rPr>
          <w:noProof/>
          <w:szCs w:val="22"/>
        </w:rPr>
        <w:drawing>
          <wp:anchor distT="0" distB="0" distL="114300" distR="114300" simplePos="0" relativeHeight="251664385" behindDoc="0" locked="0" layoutInCell="1" allowOverlap="1" wp14:anchorId="68CBA8AE" wp14:editId="6813011C">
            <wp:simplePos x="0" y="0"/>
            <wp:positionH relativeFrom="column">
              <wp:posOffset>3725545</wp:posOffset>
            </wp:positionH>
            <wp:positionV relativeFrom="paragraph">
              <wp:posOffset>137795</wp:posOffset>
            </wp:positionV>
            <wp:extent cx="1021080" cy="1021080"/>
            <wp:effectExtent l="0" t="0" r="7620" b="762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21080" cy="1021080"/>
                    </a:xfrm>
                    <a:prstGeom prst="rect">
                      <a:avLst/>
                    </a:prstGeom>
                    <a:noFill/>
                  </pic:spPr>
                </pic:pic>
              </a:graphicData>
            </a:graphic>
            <wp14:sizeRelH relativeFrom="margin">
              <wp14:pctWidth>0</wp14:pctWidth>
            </wp14:sizeRelH>
            <wp14:sizeRelV relativeFrom="margin">
              <wp14:pctHeight>0</wp14:pctHeight>
            </wp14:sizeRelV>
          </wp:anchor>
        </w:drawing>
      </w:r>
    </w:p>
    <w:p w:rsidRPr="009C1C4E" w:rsidR="009C1C4E" w:rsidP="009C1C4E" w:rsidRDefault="009C1C4E" w14:paraId="23CB51D7" w14:textId="77777777">
      <w:pPr>
        <w:rPr>
          <w:noProof/>
          <w:szCs w:val="22"/>
        </w:rPr>
      </w:pPr>
      <w:r w:rsidRPr="009C1C4E">
        <w:rPr>
          <w:noProof/>
        </w:rPr>
        <w:t>Family: A_Furniture_Table</w:t>
      </w:r>
      <w:r w:rsidRPr="009C1C4E">
        <w:rPr>
          <w:noProof/>
          <w:color w:val="A6A6A6" w:themeColor="background1" w:themeShade="A6"/>
        </w:rPr>
        <w:t>_Conference</w:t>
      </w:r>
    </w:p>
    <w:p w:rsidRPr="009C1C4E" w:rsidR="009C1C4E" w:rsidP="009C1C4E" w:rsidRDefault="009C1C4E" w14:paraId="4A0F6924" w14:textId="77777777">
      <w:pPr>
        <w:rPr>
          <w:noProof/>
        </w:rPr>
      </w:pPr>
      <w:r w:rsidRPr="009C1C4E">
        <w:rPr>
          <w:noProof/>
        </w:rPr>
        <w:t xml:space="preserve">Family Type : 900 x 1500 </w:t>
      </w:r>
    </w:p>
    <w:p w:rsidRPr="009C1C4E" w:rsidR="009C1C4E" w:rsidP="009C1C4E" w:rsidRDefault="009C1C4E" w14:paraId="4C416138" w14:textId="77777777">
      <w:pPr>
        <w:rPr>
          <w:szCs w:val="24"/>
        </w:rPr>
      </w:pPr>
      <w:r w:rsidRPr="009C1C4E">
        <w:rPr>
          <w:szCs w:val="24"/>
        </w:rPr>
        <w:t>As a best practice always use this syntax:</w:t>
      </w:r>
      <w:r w:rsidRPr="009C1C4E">
        <w:rPr>
          <w:szCs w:val="24"/>
        </w:rPr>
        <w:tab/>
      </w:r>
    </w:p>
    <w:p w:rsidRPr="009C1C4E" w:rsidR="009C1C4E" w:rsidP="009C1C4E" w:rsidRDefault="009C1C4E" w14:paraId="033B84B4" w14:textId="77777777">
      <w:pPr>
        <w:rPr>
          <w:szCs w:val="24"/>
        </w:rPr>
      </w:pPr>
      <w:r w:rsidRPr="009C1C4E">
        <w:rPr>
          <w:noProof/>
        </w:rPr>
        <w:t xml:space="preserve">                    </w:t>
      </w:r>
      <w:r w:rsidRPr="009C1C4E">
        <w:rPr>
          <w:szCs w:val="24"/>
        </w:rPr>
        <w:t>Width x Length</w:t>
      </w:r>
    </w:p>
    <w:p w:rsidRPr="009C1C4E" w:rsidR="009C1C4E" w:rsidP="009C1C4E" w:rsidRDefault="009C1C4E" w14:paraId="1D5E9B53" w14:textId="77777777">
      <w:pPr>
        <w:spacing w:after="0"/>
      </w:pPr>
    </w:p>
    <w:p w:rsidRPr="009C1C4E" w:rsidR="009C1C4E" w:rsidP="009C1C4E" w:rsidRDefault="009C1C4E" w14:paraId="51797FE4" w14:textId="418B11AC">
      <w:pPr>
        <w:pStyle w:val="Ttulo3"/>
        <w:numPr>
          <w:ilvl w:val="0"/>
          <w:numId w:val="0"/>
        </w:numPr>
        <w:rPr>
          <w:color w:val="AE9142" w:themeColor="accent2"/>
          <w:sz w:val="22"/>
          <w:szCs w:val="22"/>
        </w:rPr>
      </w:pPr>
      <w:bookmarkStart w:name="_Toc35009041" w:id="531"/>
      <w:bookmarkStart w:name="_Toc79671800" w:id="532"/>
      <w:r>
        <w:rPr>
          <w:color w:val="AE9142" w:themeColor="accent2"/>
          <w:sz w:val="22"/>
          <w:szCs w:val="22"/>
        </w:rPr>
        <w:t xml:space="preserve">6.12.4 </w:t>
      </w:r>
      <w:r w:rsidRPr="009C1C4E">
        <w:rPr>
          <w:color w:val="AE9142" w:themeColor="accent2"/>
          <w:sz w:val="22"/>
          <w:szCs w:val="22"/>
        </w:rPr>
        <w:t>Miscellaneous Revit Content Naming Convention</w:t>
      </w:r>
      <w:bookmarkEnd w:id="531"/>
      <w:bookmarkEnd w:id="532"/>
    </w:p>
    <w:p w:rsidRPr="009C1C4E" w:rsidR="009C1C4E" w:rsidP="009C1C4E" w:rsidRDefault="009C1C4E" w14:paraId="3D2C3C46" w14:textId="77777777">
      <w:pPr>
        <w:rPr>
          <w:b/>
        </w:rPr>
      </w:pPr>
      <w:bookmarkStart w:name="_Toc35009053" w:id="533"/>
      <w:r w:rsidRPr="009C1C4E">
        <w:rPr>
          <w:b/>
        </w:rPr>
        <w:t>Groups and Assemblies</w:t>
      </w:r>
      <w:bookmarkEnd w:id="533"/>
    </w:p>
    <w:p w:rsidRPr="009C1C4E" w:rsidR="009C1C4E" w:rsidP="009C1C4E" w:rsidRDefault="009C1C4E" w14:paraId="6511193A" w14:textId="77777777">
      <w:r w:rsidRPr="009C1C4E">
        <w:t xml:space="preserve">Groups should never be named with the default Revit naming convention Group 1, Group 2, </w:t>
      </w:r>
      <w:proofErr w:type="spellStart"/>
      <w:r w:rsidRPr="009C1C4E">
        <w:t>etc</w:t>
      </w:r>
      <w:proofErr w:type="spellEnd"/>
      <w:r w:rsidRPr="009C1C4E">
        <w:t xml:space="preserve"> as that is non-descriptive. Groups should never be used for a single </w:t>
      </w:r>
      <w:proofErr w:type="gramStart"/>
      <w:r w:rsidRPr="009C1C4E">
        <w:t>instance,</w:t>
      </w:r>
      <w:proofErr w:type="gramEnd"/>
      <w:r w:rsidRPr="009C1C4E">
        <w:t xml:space="preserve"> a common descriptor is a good starting point. </w:t>
      </w:r>
    </w:p>
    <w:p w:rsidRPr="009C1C4E" w:rsidR="009C1C4E" w:rsidP="009C1C4E" w:rsidRDefault="009C1C4E" w14:paraId="5C01B111" w14:textId="77777777">
      <w:r w:rsidRPr="009C1C4E">
        <w:t>If it is the purpose of the group or assembly is to be able to move and select several elements again later use selection sets instead of groups or assemblies.</w:t>
      </w:r>
    </w:p>
    <w:p w:rsidRPr="009C1C4E" w:rsidR="009C1C4E" w:rsidP="009C1C4E" w:rsidRDefault="009C1C4E" w14:paraId="47F2C1B3" w14:textId="77777777"/>
    <w:p w:rsidRPr="009C1C4E" w:rsidR="009C1C4E" w:rsidP="009C1C4E" w:rsidRDefault="009C1C4E" w14:paraId="46FDD8C7" w14:textId="77777777">
      <w:pPr>
        <w:rPr>
          <w:b/>
        </w:rPr>
      </w:pPr>
      <w:bookmarkStart w:name="_Toc35009056" w:id="534"/>
      <w:r w:rsidRPr="009C1C4E">
        <w:rPr>
          <w:b/>
        </w:rPr>
        <w:lastRenderedPageBreak/>
        <w:t>Scope Boxes</w:t>
      </w:r>
      <w:bookmarkEnd w:id="534"/>
    </w:p>
    <w:p w:rsidRPr="009C1C4E" w:rsidR="009C1C4E" w:rsidP="009C1C4E" w:rsidRDefault="009C1C4E" w14:paraId="13722196" w14:textId="77777777">
      <w:r w:rsidRPr="009C1C4E">
        <w:t>Scope boxes should be named in a logical manner for other team members to be able to use and find. There is no naming convention for scope boxes, but please follow these general guidelines:</w:t>
      </w:r>
    </w:p>
    <w:p w:rsidRPr="009C1C4E" w:rsidR="009C1C4E" w:rsidP="00DF4F70" w:rsidRDefault="009C1C4E" w14:paraId="1C7F426C" w14:textId="77777777">
      <w:pPr>
        <w:pStyle w:val="Prrafodelista"/>
        <w:numPr>
          <w:ilvl w:val="0"/>
          <w:numId w:val="43"/>
        </w:numPr>
      </w:pPr>
      <w:r w:rsidRPr="009C1C4E">
        <w:t>Scope boxes should not be named according to packages, as the same scope box might very well be applicable for several drawing packages</w:t>
      </w:r>
    </w:p>
    <w:p w:rsidRPr="009C1C4E" w:rsidR="009C1C4E" w:rsidP="00DF4F70" w:rsidRDefault="009C1C4E" w14:paraId="5923F549" w14:textId="77777777">
      <w:pPr>
        <w:pStyle w:val="Prrafodelista"/>
        <w:numPr>
          <w:ilvl w:val="0"/>
          <w:numId w:val="43"/>
        </w:numPr>
      </w:pPr>
      <w:r w:rsidRPr="009C1C4E">
        <w:t>Scale and location are good codes for their names</w:t>
      </w:r>
    </w:p>
    <w:p w:rsidRPr="009C1C4E" w:rsidR="009C1C4E" w:rsidP="00DF4F70" w:rsidRDefault="009C1C4E" w14:paraId="5385D95F" w14:textId="77777777">
      <w:pPr>
        <w:pStyle w:val="Prrafodelista"/>
        <w:numPr>
          <w:ilvl w:val="0"/>
          <w:numId w:val="43"/>
        </w:numPr>
      </w:pPr>
      <w:r w:rsidRPr="009C1C4E">
        <w:t>Scope boxes for GA drawings should use scale and the sheet number corresponding to the sheet their views are placed in</w:t>
      </w:r>
    </w:p>
    <w:p w:rsidRPr="00A87FD1" w:rsidR="006C21DD" w:rsidP="00F76BE3" w:rsidRDefault="00C243F8" w14:paraId="4C7A0B60" w14:textId="7569535B">
      <w:pPr>
        <w:pStyle w:val="Ttulo2"/>
        <w:numPr>
          <w:ilvl w:val="0"/>
          <w:numId w:val="0"/>
        </w:numPr>
      </w:pPr>
      <w:bookmarkStart w:name="_Ref59122416" w:id="535"/>
      <w:bookmarkStart w:name="_Toc79671801" w:id="536"/>
      <w:r>
        <w:t>6.13</w:t>
      </w:r>
      <w:r w:rsidR="5F10705B">
        <w:t>Document Numbering</w:t>
      </w:r>
      <w:bookmarkEnd w:id="535"/>
      <w:bookmarkEnd w:id="536"/>
    </w:p>
    <w:p w:rsidRPr="00192442" w:rsidR="00192442" w:rsidP="00192442" w:rsidRDefault="00192442" w14:paraId="1AB342E7" w14:textId="77777777">
      <w:bookmarkStart w:name="_Hlk64301027" w:id="537"/>
      <w:bookmarkStart w:name="_Ref59122437" w:id="538"/>
      <w:r w:rsidRPr="00192442">
        <w:t xml:space="preserve">Document Numbering Convention should be following </w:t>
      </w:r>
      <w:r w:rsidRPr="00192442">
        <w:rPr>
          <w:szCs w:val="18"/>
        </w:rPr>
        <w:t xml:space="preserve">the </w:t>
      </w:r>
      <w:r w:rsidRPr="00192442">
        <w:rPr>
          <w:rFonts w:hint="eastAsia" w:cs="Arial"/>
          <w:color w:val="AE912E"/>
          <w:szCs w:val="18"/>
        </w:rPr>
        <w:t xml:space="preserve">Red Sea </w:t>
      </w:r>
      <w:r w:rsidRPr="00192442">
        <w:rPr>
          <w:rFonts w:cs="Arial"/>
          <w:color w:val="AE912E"/>
          <w:szCs w:val="18"/>
        </w:rPr>
        <w:t>Project Document Management System in the</w:t>
      </w:r>
      <w:r w:rsidRPr="00192442">
        <w:rPr>
          <w:rFonts w:hint="eastAsia" w:cs="Arial"/>
          <w:color w:val="AE912E"/>
          <w:szCs w:val="18"/>
        </w:rPr>
        <w:t xml:space="preserve"> PMIS Manual</w:t>
      </w:r>
      <w:r w:rsidRPr="00192442">
        <w:t xml:space="preserve">. Drawings will be including a Volume/System Series related with the </w:t>
      </w:r>
      <w:r w:rsidRPr="00192442">
        <w:rPr>
          <w:b/>
          <w:bCs/>
        </w:rPr>
        <w:t>Island Wide</w:t>
      </w:r>
      <w:r w:rsidRPr="00192442">
        <w:t xml:space="preserve"> (for Landscape, Civils, Marine) and another Volume/System Series related with the </w:t>
      </w:r>
      <w:r w:rsidRPr="00192442">
        <w:rPr>
          <w:b/>
          <w:bCs/>
        </w:rPr>
        <w:t>Asset</w:t>
      </w:r>
      <w:r w:rsidRPr="00192442">
        <w:t>.</w:t>
      </w:r>
    </w:p>
    <w:p w:rsidRPr="00192442" w:rsidR="00192442" w:rsidP="00192442" w:rsidRDefault="00192442" w14:paraId="6A1A52E2" w14:textId="77777777"/>
    <w:p w:rsidRPr="00192442" w:rsidR="00192442" w:rsidP="00192442" w:rsidRDefault="00192442" w14:paraId="0EEAA66F" w14:textId="77777777">
      <w:pPr>
        <w:rPr>
          <w:b/>
          <w:bCs/>
        </w:rPr>
      </w:pPr>
      <w:r w:rsidRPr="00192442">
        <w:rPr>
          <w:b/>
          <w:bCs/>
        </w:rPr>
        <w:t>Island Wide</w:t>
      </w:r>
    </w:p>
    <w:p w:rsidRPr="00192442" w:rsidR="00192442" w:rsidP="00192442" w:rsidRDefault="00192442" w14:paraId="5AFFAD3D" w14:textId="77777777">
      <w:pPr>
        <w:pStyle w:val="Sangradetextonormal"/>
      </w:pPr>
      <w:r w:rsidRPr="00192442">
        <w:t>Volume/System Series should be always the top left intersection grids following the grid system shared by TRSDC. Depending of the scale, the scope boxes should start from the top left to right.</w:t>
      </w:r>
    </w:p>
    <w:p w:rsidRPr="00192442" w:rsidR="00192442" w:rsidP="00192442" w:rsidRDefault="00192442" w14:paraId="1DA5F0DA" w14:textId="77777777">
      <w:pPr>
        <w:pStyle w:val="Sangradetextonormal"/>
      </w:pPr>
    </w:p>
    <w:p w:rsidRPr="00192442" w:rsidR="00192442" w:rsidP="00192442" w:rsidRDefault="00192442" w14:paraId="0215A00F" w14:textId="77777777">
      <w:pPr>
        <w:pStyle w:val="Sangradetextonormal"/>
      </w:pPr>
      <w:r w:rsidRPr="00192442">
        <w:t xml:space="preserve">EX.: Two set of drawings at scale 1:100 </w:t>
      </w:r>
      <w:r w:rsidRPr="00192442">
        <w:rPr>
          <w:i/>
          <w:iCs/>
        </w:rPr>
        <w:t>(purple rectangles)</w:t>
      </w:r>
    </w:p>
    <w:p w:rsidRPr="00192442" w:rsidR="00192442" w:rsidP="00192442" w:rsidRDefault="00192442" w14:paraId="12AA1028" w14:textId="77777777">
      <w:pPr>
        <w:jc w:val="center"/>
      </w:pPr>
      <w:r w:rsidRPr="00192442">
        <w:rPr>
          <w:noProof/>
        </w:rPr>
        <w:drawing>
          <wp:inline distT="0" distB="0" distL="0" distR="0" wp14:anchorId="5182DFBC" wp14:editId="24CE0A30">
            <wp:extent cx="4320000" cy="2694458"/>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20000" cy="2694458"/>
                    </a:xfrm>
                    <a:prstGeom prst="rect">
                      <a:avLst/>
                    </a:prstGeom>
                  </pic:spPr>
                </pic:pic>
              </a:graphicData>
            </a:graphic>
          </wp:inline>
        </w:drawing>
      </w:r>
    </w:p>
    <w:p w:rsidRPr="00192442" w:rsidR="00192442" w:rsidP="00346942" w:rsidRDefault="00192442" w14:paraId="510AA306" w14:textId="77777777">
      <w:pPr>
        <w:pStyle w:val="Sangradetextonormal"/>
        <w:ind w:left="0"/>
      </w:pPr>
    </w:p>
    <w:p w:rsidRPr="00192442" w:rsidR="00192442" w:rsidP="00192442" w:rsidRDefault="00192442" w14:paraId="7E3FE761" w14:textId="77777777">
      <w:pPr>
        <w:rPr>
          <w:lang w:val="pt-PT"/>
        </w:rPr>
      </w:pPr>
    </w:p>
    <w:p w:rsidRPr="00192442" w:rsidR="00192442" w:rsidP="00192442" w:rsidRDefault="00192442" w14:paraId="749C78EF" w14:textId="77777777">
      <w:pPr>
        <w:rPr>
          <w:b/>
          <w:bCs/>
        </w:rPr>
      </w:pPr>
      <w:r w:rsidRPr="00192442">
        <w:rPr>
          <w:b/>
          <w:bCs/>
        </w:rPr>
        <w:t>Assets</w:t>
      </w:r>
    </w:p>
    <w:p w:rsidRPr="00192442" w:rsidR="00192442" w:rsidP="00192442" w:rsidRDefault="00192442" w14:paraId="31D85D0A" w14:textId="77777777">
      <w:r w:rsidRPr="00192442">
        <w:t>Volume/System Series should follow the asset series. It there is more than one asset in the same drawing, the lowest Volume System Serie should be used.</w:t>
      </w:r>
    </w:p>
    <w:p w:rsidRPr="001F754A" w:rsidR="00192442" w:rsidP="0049209E" w:rsidRDefault="00192442" w14:paraId="547617FB" w14:textId="0E6068D9">
      <w:pPr>
        <w:rPr>
          <w:lang w:val="pt-PT"/>
        </w:rPr>
      </w:pPr>
      <w:r w:rsidRPr="00192442">
        <w:rPr>
          <w:lang w:val="pt-PT"/>
        </w:rPr>
        <w:t>EX: R08-HE</w:t>
      </w:r>
      <w:r>
        <w:rPr>
          <w:lang w:val="pt-PT"/>
        </w:rPr>
        <w:t>2</w:t>
      </w:r>
      <w:r w:rsidRPr="00192442">
        <w:rPr>
          <w:lang w:val="pt-PT"/>
        </w:rPr>
        <w:t>D0</w:t>
      </w:r>
      <w:r w:rsidR="0049209E">
        <w:rPr>
          <w:lang w:val="pt-PT"/>
        </w:rPr>
        <w:t>3</w:t>
      </w:r>
      <w:r w:rsidRPr="00192442">
        <w:rPr>
          <w:lang w:val="pt-PT"/>
        </w:rPr>
        <w:t>-</w:t>
      </w:r>
      <w:r w:rsidR="0049209E">
        <w:rPr>
          <w:lang w:val="pt-PT"/>
        </w:rPr>
        <w:t>KAA</w:t>
      </w:r>
      <w:r w:rsidRPr="00192442">
        <w:rPr>
          <w:lang w:val="pt-PT"/>
        </w:rPr>
        <w:t>-13-00-DWG-AR-10100</w:t>
      </w:r>
    </w:p>
    <w:p w:rsidR="00907CA0" w:rsidP="00F76BE3" w:rsidRDefault="00C243F8" w14:paraId="7C286692" w14:textId="3537D102">
      <w:pPr>
        <w:pStyle w:val="Ttulo2"/>
        <w:numPr>
          <w:ilvl w:val="0"/>
          <w:numId w:val="0"/>
        </w:numPr>
      </w:pPr>
      <w:bookmarkStart w:name="_Toc79671802" w:id="539"/>
      <w:bookmarkEnd w:id="537"/>
      <w:r>
        <w:t>6.14</w:t>
      </w:r>
      <w:r w:rsidR="5F10705B">
        <w:t>Accuracy and Dimensions</w:t>
      </w:r>
      <w:bookmarkEnd w:id="538"/>
      <w:bookmarkEnd w:id="539"/>
    </w:p>
    <w:p w:rsidR="005F037D" w:rsidP="005F037D" w:rsidRDefault="09E162F8" w14:paraId="0D9F649C" w14:textId="294FCB19">
      <w:r>
        <w:t>No alterations/amendments to dimensions should ever be made when 2D drawings are extracted from the 3D models. The 2D drawings will form the contractual design information and so all dimensions for setting out is to be taken from them. By altering dimensions, the 3D models can no longer be used for reliable coordination reviews.</w:t>
      </w:r>
    </w:p>
    <w:p w:rsidR="09E162F8" w:rsidP="00F76BE3" w:rsidRDefault="00C243F8" w14:paraId="539042F8" w14:textId="459FCE4D">
      <w:pPr>
        <w:pStyle w:val="Ttulo2"/>
        <w:numPr>
          <w:ilvl w:val="0"/>
          <w:numId w:val="0"/>
        </w:numPr>
        <w:rPr>
          <w:color w:val="AE9142" w:themeColor="accent2"/>
          <w:szCs w:val="24"/>
        </w:rPr>
      </w:pPr>
      <w:bookmarkStart w:name="_Ref59122460" w:id="540"/>
      <w:bookmarkStart w:name="_Toc79671803" w:id="541"/>
      <w:r>
        <w:rPr>
          <w:color w:val="AE9142" w:themeColor="accent2"/>
          <w:szCs w:val="24"/>
        </w:rPr>
        <w:lastRenderedPageBreak/>
        <w:t>6.15</w:t>
      </w:r>
      <w:r w:rsidRPr="5F10705B" w:rsidR="5F10705B">
        <w:rPr>
          <w:color w:val="AD9042"/>
          <w:szCs w:val="24"/>
        </w:rPr>
        <w:t>Annotation Methods</w:t>
      </w:r>
      <w:bookmarkEnd w:id="540"/>
      <w:bookmarkEnd w:id="541"/>
    </w:p>
    <w:p w:rsidR="09E162F8" w:rsidP="09E162F8" w:rsidRDefault="09E162F8" w14:paraId="37990E55" w14:textId="7820D295">
      <w:pPr>
        <w:rPr>
          <w:rFonts w:ascii="Segoe UI" w:hAnsi="Segoe UI" w:eastAsia="Segoe UI" w:cs="Segoe UI"/>
          <w:color w:val="000000"/>
          <w:szCs w:val="18"/>
        </w:rPr>
      </w:pPr>
      <w:r w:rsidRPr="09E162F8">
        <w:rPr>
          <w:rFonts w:ascii="Segoe UI" w:hAnsi="Segoe UI" w:eastAsia="Segoe UI" w:cs="Segoe UI"/>
          <w:color w:val="000000"/>
          <w:szCs w:val="18"/>
        </w:rPr>
        <w:t>A strategy should be followed based on the methods listed below:</w:t>
      </w:r>
    </w:p>
    <w:p w:rsidR="09E162F8" w:rsidP="47819D63" w:rsidRDefault="47819D63" w14:paraId="748983B6" w14:textId="54031883">
      <w:pPr>
        <w:ind w:firstLine="144"/>
        <w:rPr>
          <w:rFonts w:ascii="Segoe UI" w:hAnsi="Segoe UI" w:eastAsia="Segoe UI" w:cs="Segoe UI"/>
          <w:color w:val="000000"/>
          <w:szCs w:val="18"/>
        </w:rPr>
      </w:pPr>
      <w:r w:rsidRPr="47819D63">
        <w:rPr>
          <w:rFonts w:ascii="Segoe UI" w:hAnsi="Segoe UI" w:eastAsia="Segoe UI" w:cs="Segoe UI"/>
          <w:b/>
          <w:bCs/>
          <w:color w:val="000000"/>
          <w:szCs w:val="18"/>
        </w:rPr>
        <w:t>Method 1</w:t>
      </w:r>
      <w:r w:rsidRPr="47819D63">
        <w:rPr>
          <w:rFonts w:ascii="Segoe UI" w:hAnsi="Segoe UI" w:eastAsia="Segoe UI" w:cs="Segoe UI"/>
          <w:color w:val="000000"/>
          <w:szCs w:val="18"/>
        </w:rPr>
        <w:t xml:space="preserve"> – Container file Strategy;</w:t>
      </w:r>
    </w:p>
    <w:p w:rsidR="09E162F8" w:rsidP="47819D63" w:rsidRDefault="47819D63" w14:paraId="125282BC" w14:textId="25FAC4AE">
      <w:pPr>
        <w:ind w:firstLine="144"/>
        <w:rPr>
          <w:rFonts w:ascii="Segoe UI" w:hAnsi="Segoe UI" w:eastAsia="Segoe UI" w:cs="Segoe UI"/>
          <w:color w:val="000000"/>
          <w:szCs w:val="18"/>
        </w:rPr>
      </w:pPr>
      <w:r w:rsidRPr="47819D63">
        <w:rPr>
          <w:rFonts w:ascii="Segoe UI" w:hAnsi="Segoe UI" w:eastAsia="Segoe UI" w:cs="Segoe UI"/>
          <w:b/>
          <w:bCs/>
          <w:color w:val="000000"/>
          <w:szCs w:val="18"/>
        </w:rPr>
        <w:t>Method 2</w:t>
      </w:r>
      <w:r w:rsidRPr="47819D63">
        <w:rPr>
          <w:rFonts w:ascii="Segoe UI" w:hAnsi="Segoe UI" w:eastAsia="Segoe UI" w:cs="Segoe UI"/>
          <w:color w:val="000000"/>
          <w:szCs w:val="18"/>
        </w:rPr>
        <w:t xml:space="preserve"> – Multi file sheet production Strategy;</w:t>
      </w:r>
    </w:p>
    <w:p w:rsidR="09E162F8" w:rsidP="47819D63" w:rsidRDefault="47819D63" w14:paraId="0A9786F9" w14:textId="11E31213">
      <w:pPr>
        <w:ind w:firstLine="144"/>
        <w:rPr>
          <w:rFonts w:ascii="Segoe UI" w:hAnsi="Segoe UI" w:eastAsia="Segoe UI" w:cs="Segoe UI"/>
          <w:color w:val="000000"/>
          <w:szCs w:val="18"/>
        </w:rPr>
      </w:pPr>
      <w:r w:rsidRPr="47819D63">
        <w:rPr>
          <w:rFonts w:ascii="Segoe UI" w:hAnsi="Segoe UI" w:eastAsia="Segoe UI" w:cs="Segoe UI"/>
          <w:b/>
          <w:bCs/>
          <w:color w:val="000000"/>
          <w:szCs w:val="18"/>
        </w:rPr>
        <w:t>Method 3</w:t>
      </w:r>
      <w:r w:rsidRPr="47819D63">
        <w:rPr>
          <w:rFonts w:ascii="Segoe UI" w:hAnsi="Segoe UI" w:eastAsia="Segoe UI" w:cs="Segoe UI"/>
          <w:color w:val="000000"/>
          <w:szCs w:val="18"/>
        </w:rPr>
        <w:t xml:space="preserve"> – By Linked View Strategy;</w:t>
      </w:r>
    </w:p>
    <w:p w:rsidR="00293A78" w:rsidP="47819D63" w:rsidRDefault="00293A78" w14:paraId="3F53A0E1" w14:textId="77777777">
      <w:pPr>
        <w:ind w:firstLine="144"/>
        <w:rPr>
          <w:rFonts w:ascii="Segoe UI" w:hAnsi="Segoe UI" w:eastAsia="Segoe UI" w:cs="Segoe UI"/>
          <w:color w:val="000000"/>
          <w:szCs w:val="18"/>
        </w:rPr>
      </w:pPr>
    </w:p>
    <w:p w:rsidR="00293A78" w:rsidP="47819D63" w:rsidRDefault="00293A78" w14:paraId="064FA644" w14:textId="77777777">
      <w:pPr>
        <w:ind w:firstLine="144"/>
        <w:rPr>
          <w:rFonts w:ascii="Segoe UI" w:hAnsi="Segoe UI" w:eastAsia="Segoe UI" w:cs="Segoe UI"/>
          <w:color w:val="000000"/>
          <w:szCs w:val="18"/>
        </w:rPr>
      </w:pPr>
    </w:p>
    <w:p w:rsidR="00293A78" w:rsidP="47819D63" w:rsidRDefault="00293A78" w14:paraId="137004E0" w14:textId="77777777">
      <w:pPr>
        <w:ind w:firstLine="144"/>
        <w:rPr>
          <w:rFonts w:ascii="Segoe UI" w:hAnsi="Segoe UI" w:eastAsia="Segoe UI" w:cs="Segoe UI"/>
          <w:color w:val="000000"/>
          <w:szCs w:val="18"/>
        </w:rPr>
      </w:pPr>
    </w:p>
    <w:p w:rsidR="00293A78" w:rsidP="47819D63" w:rsidRDefault="00293A78" w14:paraId="10D0B245" w14:textId="77777777">
      <w:pPr>
        <w:ind w:firstLine="144"/>
        <w:rPr>
          <w:rFonts w:ascii="Segoe UI" w:hAnsi="Segoe UI" w:eastAsia="Segoe UI" w:cs="Segoe UI"/>
          <w:color w:val="000000"/>
          <w:szCs w:val="18"/>
        </w:rPr>
      </w:pPr>
    </w:p>
    <w:p w:rsidR="09E162F8" w:rsidP="00F76BE3" w:rsidRDefault="00FF75EF" w14:paraId="629FFE83" w14:textId="16460469">
      <w:pPr>
        <w:pStyle w:val="Ttulo3"/>
        <w:numPr>
          <w:ilvl w:val="0"/>
          <w:numId w:val="0"/>
        </w:numPr>
        <w:rPr>
          <w:color w:val="AE9142" w:themeColor="accent2"/>
          <w:sz w:val="24"/>
        </w:rPr>
      </w:pPr>
      <w:bookmarkStart w:name="_Ref59122502" w:id="542"/>
      <w:bookmarkStart w:name="_Toc79671804" w:id="543"/>
      <w:r>
        <w:rPr>
          <w:color w:val="AE9142" w:themeColor="accent2"/>
          <w:sz w:val="24"/>
        </w:rPr>
        <w:t>6.15.1</w:t>
      </w:r>
      <w:r w:rsidRPr="5F10705B" w:rsidR="5F10705B">
        <w:rPr>
          <w:color w:val="AD9042"/>
          <w:sz w:val="24"/>
        </w:rPr>
        <w:t>Annotation Tags</w:t>
      </w:r>
      <w:bookmarkEnd w:id="542"/>
      <w:bookmarkEnd w:id="543"/>
    </w:p>
    <w:p w:rsidR="00EB023F" w:rsidP="00EB023F" w:rsidRDefault="00EB023F" w14:paraId="735D14A0" w14:textId="77777777">
      <w:r w:rsidRPr="00D841F6">
        <w:t>The following table identifies</w:t>
      </w:r>
      <w:r>
        <w:t xml:space="preserve"> which parameters and </w:t>
      </w:r>
      <w:r>
        <w:rPr>
          <w:rFonts w:hint="eastAsia"/>
        </w:rPr>
        <w:t xml:space="preserve">methods </w:t>
      </w:r>
      <w:r>
        <w:t>are used per each consultant to tag the model elements.</w:t>
      </w:r>
    </w:p>
    <w:p w:rsidR="00EB023F" w:rsidP="00EB023F" w:rsidRDefault="00EB023F" w14:paraId="54ED399B" w14:textId="77777777">
      <w:pPr>
        <w:rPr>
          <w:rFonts w:cstheme="minorHAnsi"/>
          <w:i/>
          <w:color w:val="00968F" w:themeColor="accent3"/>
        </w:rPr>
      </w:pPr>
      <w:r>
        <w:rPr>
          <w:rFonts w:cstheme="minorHAnsi"/>
          <w:i/>
          <w:color w:val="00968F" w:themeColor="accent3"/>
          <w:highlight w:val="lightGray"/>
        </w:rPr>
        <w:t>The following table must be filled with which parameters have been used in the annotation tags</w:t>
      </w:r>
      <w:r w:rsidRPr="0082034F">
        <w:rPr>
          <w:rFonts w:cstheme="minorHAnsi"/>
          <w:i/>
          <w:color w:val="00968F" w:themeColor="accent3"/>
          <w:highlight w:val="lightGray"/>
        </w:rPr>
        <w:t>.</w:t>
      </w:r>
    </w:p>
    <w:tbl>
      <w:tblPr>
        <w:tblStyle w:val="GridTable441"/>
        <w:tblW w:w="9540" w:type="dxa"/>
        <w:tblInd w:w="625" w:type="dxa"/>
        <w:tblLayout w:type="fixed"/>
        <w:tblLook w:val="04A0" w:firstRow="1" w:lastRow="0" w:firstColumn="1" w:lastColumn="0" w:noHBand="0" w:noVBand="1"/>
      </w:tblPr>
      <w:tblGrid>
        <w:gridCol w:w="2489"/>
        <w:gridCol w:w="7051"/>
      </w:tblGrid>
      <w:tr w:rsidRPr="00B340FD" w:rsidR="00EB023F" w:rsidTr="004D5304" w14:paraId="2C7671B7"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2BC7D656" w14:textId="77777777">
            <w:pPr>
              <w:ind w:left="0"/>
              <w:jc w:val="center"/>
              <w:rPr>
                <w:rFonts w:cstheme="minorHAnsi"/>
              </w:rPr>
            </w:pPr>
            <w:r>
              <w:rPr>
                <w:rFonts w:cstheme="minorHAnsi"/>
              </w:rPr>
              <w:t>Signature Architect</w:t>
            </w:r>
          </w:p>
        </w:tc>
      </w:tr>
      <w:tr w:rsidRPr="00B340FD" w:rsidR="00EB023F" w:rsidTr="004D5304" w14:paraId="1D02FD08"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56F55677" w14:textId="77777777">
            <w:pPr>
              <w:ind w:left="0"/>
              <w:jc w:val="left"/>
            </w:pPr>
            <w:r>
              <w:rPr>
                <w:bCs w:val="0"/>
              </w:rPr>
              <w:t>Annotation Method</w:t>
            </w:r>
          </w:p>
        </w:tc>
      </w:tr>
      <w:tr w:rsidRPr="00BE4282" w:rsidR="00EB023F" w:rsidTr="004D5304" w14:paraId="412B14B8" w14:textId="77777777">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BE4282" w:rsidR="00EB023F" w:rsidP="004D5304" w:rsidRDefault="00EB023F" w14:paraId="16B1E1AB" w14:textId="77777777">
            <w:pPr>
              <w:ind w:left="971" w:hanging="971"/>
              <w:jc w:val="left"/>
              <w:rPr>
                <w:b w:val="0"/>
                <w:bCs w:val="0"/>
              </w:rPr>
            </w:pPr>
            <w:r w:rsidRPr="00DA564D">
              <w:t xml:space="preserve">Method 1 </w:t>
            </w:r>
            <w:r w:rsidRPr="00DA564D">
              <w:rPr>
                <w:lang w:val="en-GB"/>
              </w:rPr>
              <w:t>–</w:t>
            </w:r>
            <w:r w:rsidRPr="001E22B1">
              <w:rPr>
                <w:b w:val="0"/>
                <w:bCs w:val="0"/>
                <w:lang w:val="en-GB"/>
              </w:rPr>
              <w:t xml:space="preserve"> </w:t>
            </w:r>
            <w:r w:rsidRPr="003D2CDA">
              <w:rPr>
                <w:rFonts w:hint="eastAsia"/>
                <w:b w:val="0"/>
                <w:bCs w:val="0"/>
              </w:rPr>
              <w:t xml:space="preserve">All tags </w:t>
            </w:r>
            <w:r w:rsidRPr="00AD386D">
              <w:rPr>
                <w:b w:val="0"/>
                <w:bCs w:val="0"/>
              </w:rPr>
              <w:t>will</w:t>
            </w:r>
            <w:r w:rsidRPr="003D2CDA">
              <w:rPr>
                <w:rFonts w:hint="eastAsia"/>
                <w:b w:val="0"/>
                <w:bCs w:val="0"/>
              </w:rPr>
              <w:t xml:space="preserve"> be using parameters included within the elements to keep consistency with the model. Normal text </w:t>
            </w:r>
            <w:r w:rsidRPr="00AD386D">
              <w:rPr>
                <w:b w:val="0"/>
                <w:bCs w:val="0"/>
              </w:rPr>
              <w:t>will</w:t>
            </w:r>
            <w:r w:rsidRPr="003D2CDA">
              <w:rPr>
                <w:rFonts w:hint="eastAsia"/>
                <w:b w:val="0"/>
                <w:bCs w:val="0"/>
              </w:rPr>
              <w:t xml:space="preserve"> not be used </w:t>
            </w:r>
            <w:r w:rsidRPr="00AD386D">
              <w:rPr>
                <w:b w:val="0"/>
                <w:bCs w:val="0"/>
              </w:rPr>
              <w:t xml:space="preserve">for tagging </w:t>
            </w:r>
            <w:r w:rsidRPr="003D2CDA">
              <w:rPr>
                <w:rFonts w:hint="eastAsia"/>
                <w:b w:val="0"/>
                <w:bCs w:val="0"/>
              </w:rPr>
              <w:t>as all information should be driven from the BIM Model.</w:t>
            </w:r>
          </w:p>
        </w:tc>
      </w:tr>
      <w:tr w:rsidRPr="00B340FD" w:rsidR="00EB023F" w:rsidTr="004D5304" w14:paraId="507C51BD"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2CC6A824" w14:textId="77777777">
            <w:pPr>
              <w:ind w:left="0"/>
              <w:jc w:val="left"/>
              <w:rPr>
                <w:bCs w:val="0"/>
              </w:rPr>
            </w:pPr>
            <w:r>
              <w:rPr>
                <w:bCs w:val="0"/>
              </w:rPr>
              <w:t>Parameter</w:t>
            </w:r>
          </w:p>
        </w:tc>
        <w:tc>
          <w:tcPr>
            <w:tcW w:w="7051"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5C2D49FD" w14:textId="77777777">
            <w:pPr>
              <w:ind w:left="0"/>
              <w:jc w:val="left"/>
              <w:cnfStyle w:val="000000100000" w:firstRow="0" w:lastRow="0" w:firstColumn="0" w:lastColumn="0" w:oddVBand="0" w:evenVBand="0" w:oddHBand="1" w:evenHBand="0" w:firstRowFirstColumn="0" w:firstRowLastColumn="0" w:lastRowFirstColumn="0" w:lastRowLastColumn="0"/>
            </w:pPr>
            <w:r w:rsidRPr="00966206">
              <w:rPr>
                <w:bCs/>
              </w:rPr>
              <w:t>Description</w:t>
            </w:r>
          </w:p>
        </w:tc>
      </w:tr>
      <w:tr w:rsidRPr="00B340FD" w:rsidR="00EB023F" w:rsidTr="004D5304" w14:paraId="024543B7" w14:textId="77777777">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4C58AFE7" w14:textId="77777777">
            <w:pPr>
              <w:pStyle w:val="Revisin"/>
              <w:rPr>
                <w:b w:val="0"/>
                <w:bCs w:val="0"/>
                <w:iCs/>
                <w:szCs w:val="18"/>
              </w:rPr>
            </w:pPr>
            <w:r w:rsidRPr="004C5841">
              <w:rPr>
                <w:b w:val="0"/>
                <w:bCs w:val="0"/>
                <w:iCs/>
                <w:szCs w:val="18"/>
              </w:rPr>
              <w:t>Keynote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EB023F" w:rsidP="004D5304" w:rsidRDefault="00EB023F" w14:paraId="01610E82" w14:textId="77777777">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4C5841">
              <w:rPr>
                <w:iCs/>
                <w:szCs w:val="18"/>
              </w:rPr>
              <w:t>Keynote parameter</w:t>
            </w:r>
            <w:r w:rsidRPr="00966206">
              <w:rPr>
                <w:iCs/>
                <w:szCs w:val="18"/>
              </w:rPr>
              <w:t xml:space="preserve"> will be used to tag element </w:t>
            </w:r>
            <w:r w:rsidRPr="004C5841">
              <w:rPr>
                <w:iCs/>
                <w:szCs w:val="18"/>
              </w:rPr>
              <w:t xml:space="preserve">classification and following the Element Specification (which will follow the </w:t>
            </w:r>
            <w:proofErr w:type="spellStart"/>
            <w:r w:rsidRPr="004C5841">
              <w:rPr>
                <w:iCs/>
                <w:szCs w:val="18"/>
              </w:rPr>
              <w:t>Masterformat</w:t>
            </w:r>
            <w:proofErr w:type="spellEnd"/>
            <w:r w:rsidRPr="004C5841">
              <w:rPr>
                <w:iCs/>
                <w:szCs w:val="18"/>
              </w:rPr>
              <w:t>)</w:t>
            </w:r>
            <w:r>
              <w:rPr>
                <w:iCs/>
                <w:szCs w:val="18"/>
              </w:rPr>
              <w:t>. Keynote code will be added into the element in the live model and Keynote Tag will be placed in the sheet model.</w:t>
            </w:r>
          </w:p>
          <w:p w:rsidR="00EB023F" w:rsidP="004D5304" w:rsidRDefault="00EB023F" w14:paraId="03763FB0"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r>
              <w:rPr>
                <w:noProof/>
              </w:rPr>
              <w:drawing>
                <wp:inline distT="0" distB="0" distL="0" distR="0" wp14:anchorId="465F89A9" wp14:editId="5A30FA53">
                  <wp:extent cx="2880000" cy="264491"/>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44">
                            <a:extLst>
                              <a:ext uri="{28A0092B-C50C-407E-A947-70E740481C1C}">
                                <a14:useLocalDpi xmlns:a14="http://schemas.microsoft.com/office/drawing/2010/main" val="0"/>
                              </a:ext>
                            </a:extLst>
                          </a:blip>
                          <a:stretch>
                            <a:fillRect/>
                          </a:stretch>
                        </pic:blipFill>
                        <pic:spPr>
                          <a:xfrm>
                            <a:off x="0" y="0"/>
                            <a:ext cx="2880000" cy="264491"/>
                          </a:xfrm>
                          <a:prstGeom prst="rect">
                            <a:avLst/>
                          </a:prstGeom>
                        </pic:spPr>
                      </pic:pic>
                    </a:graphicData>
                  </a:graphic>
                </wp:inline>
              </w:drawing>
            </w:r>
          </w:p>
          <w:p w:rsidR="00EB023F" w:rsidP="004D5304" w:rsidRDefault="00EB023F" w14:paraId="6A75E7BA"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p>
          <w:p w:rsidRPr="004C5841" w:rsidR="00EB023F" w:rsidP="004D5304" w:rsidRDefault="00EB023F" w14:paraId="4847B706"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r>
              <w:rPr>
                <w:noProof/>
              </w:rPr>
              <w:drawing>
                <wp:inline distT="0" distB="0" distL="0" distR="0" wp14:anchorId="24002B81" wp14:editId="3591B62D">
                  <wp:extent cx="2880000" cy="1952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80000" cy="1952164"/>
                          </a:xfrm>
                          <a:prstGeom prst="rect">
                            <a:avLst/>
                          </a:prstGeom>
                        </pic:spPr>
                      </pic:pic>
                    </a:graphicData>
                  </a:graphic>
                </wp:inline>
              </w:drawing>
            </w:r>
          </w:p>
        </w:tc>
      </w:tr>
      <w:tr w:rsidRPr="00192442" w:rsidR="00192442" w:rsidTr="00DA3F43" w14:paraId="417694FD"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text1" w:sz="4" w:space="0"/>
              <w:left w:val="single" w:color="AE9142" w:themeColor="text1" w:sz="4" w:space="0"/>
              <w:bottom w:val="single" w:color="AE9142" w:themeColor="text1" w:sz="4" w:space="0"/>
              <w:right w:val="single" w:color="AE9142" w:themeColor="text1" w:sz="4" w:space="0"/>
            </w:tcBorders>
            <w:hideMark/>
          </w:tcPr>
          <w:p w:rsidRPr="00192442" w:rsidR="00192442" w:rsidP="00DA3F43" w:rsidRDefault="00192442" w14:paraId="1F81A232" w14:textId="77777777">
            <w:pPr>
              <w:pStyle w:val="Revisin"/>
              <w:rPr>
                <w:b w:val="0"/>
                <w:bCs w:val="0"/>
                <w:iCs/>
                <w:szCs w:val="18"/>
              </w:rPr>
            </w:pPr>
            <w:bookmarkStart w:name="_Hlk64301125" w:id="544"/>
            <w:r w:rsidRPr="00192442">
              <w:rPr>
                <w:b w:val="0"/>
                <w:bCs w:val="0"/>
                <w:iCs/>
                <w:szCs w:val="18"/>
              </w:rPr>
              <w:t>Rooms</w:t>
            </w:r>
          </w:p>
        </w:tc>
        <w:tc>
          <w:tcPr>
            <w:tcW w:w="7051" w:type="dxa"/>
            <w:tcBorders>
              <w:top w:val="single" w:color="AE9142" w:themeColor="text1" w:sz="4" w:space="0"/>
              <w:left w:val="single" w:color="AE9142" w:themeColor="text1" w:sz="4" w:space="0"/>
              <w:bottom w:val="single" w:color="AE9142" w:themeColor="text1" w:sz="4" w:space="0"/>
              <w:right w:val="single" w:color="AE9142" w:themeColor="text1" w:sz="4" w:space="0"/>
            </w:tcBorders>
            <w:hideMark/>
          </w:tcPr>
          <w:p w:rsidRPr="00192442" w:rsidR="00192442" w:rsidP="00DA3F43" w:rsidRDefault="00192442" w14:paraId="4B38147B" w14:textId="77777777">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192442">
              <w:rPr>
                <w:iCs/>
                <w:szCs w:val="18"/>
              </w:rPr>
              <w:t>Built-in room parameters will be used to tag the room Name and Number. Room Area and Volume parameter will be used to be shown in the drawings. Any other extra information which will be imported into the model from other consultants will not be used as tags or scheduling. Tags will be placed in the sheet model.</w:t>
            </w:r>
          </w:p>
        </w:tc>
      </w:tr>
      <w:tr w:rsidR="00192442" w:rsidTr="00DA3F43" w14:paraId="4A681148" w14:textId="77777777">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text1" w:sz="4" w:space="0"/>
              <w:left w:val="single" w:color="AE9142" w:themeColor="text1" w:sz="4" w:space="0"/>
              <w:bottom w:val="single" w:color="AE9142" w:themeColor="text1" w:sz="4" w:space="0"/>
              <w:right w:val="single" w:color="AE9142" w:themeColor="text1" w:sz="4" w:space="0"/>
            </w:tcBorders>
            <w:hideMark/>
          </w:tcPr>
          <w:p w:rsidRPr="00192442" w:rsidR="00192442" w:rsidP="00DA3F43" w:rsidRDefault="00192442" w14:paraId="7D3E93BC" w14:textId="77777777">
            <w:pPr>
              <w:pStyle w:val="Revisin"/>
              <w:rPr>
                <w:b w:val="0"/>
                <w:bCs w:val="0"/>
                <w:iCs/>
                <w:szCs w:val="18"/>
              </w:rPr>
            </w:pPr>
            <w:r w:rsidRPr="00192442">
              <w:rPr>
                <w:b w:val="0"/>
                <w:bCs w:val="0"/>
                <w:iCs/>
                <w:szCs w:val="18"/>
              </w:rPr>
              <w:t>Doors</w:t>
            </w:r>
          </w:p>
        </w:tc>
        <w:tc>
          <w:tcPr>
            <w:tcW w:w="7051" w:type="dxa"/>
            <w:tcBorders>
              <w:top w:val="single" w:color="AE9142" w:themeColor="text1" w:sz="4" w:space="0"/>
              <w:left w:val="single" w:color="AE9142" w:themeColor="text1" w:sz="4" w:space="0"/>
              <w:bottom w:val="single" w:color="AE9142" w:themeColor="text1" w:sz="4" w:space="0"/>
              <w:right w:val="single" w:color="AE9142" w:themeColor="text1" w:sz="4" w:space="0"/>
            </w:tcBorders>
            <w:hideMark/>
          </w:tcPr>
          <w:p w:rsidR="00192442" w:rsidP="00DA3F43" w:rsidRDefault="00192442" w14:paraId="64B68DBA" w14:textId="77777777">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192442">
              <w:rPr>
                <w:iCs/>
                <w:szCs w:val="18"/>
              </w:rPr>
              <w:t>Built-in door Mark parameters will be used to tag the Door Number Name. Any other extra information which will be imported into the model from other consultants will not be used as tags or scheduling. Tags will be placed in the sheet model.</w:t>
            </w:r>
          </w:p>
        </w:tc>
      </w:tr>
      <w:bookmarkEnd w:id="544"/>
      <w:tr w:rsidRPr="00B340FD" w:rsidR="00EB023F" w:rsidTr="004D5304" w14:paraId="7674D6CF"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tcPr>
          <w:p w:rsidRPr="005020E9" w:rsidR="00EB023F" w:rsidP="004D5304" w:rsidRDefault="00EB023F" w14:paraId="6716F2FE" w14:textId="77777777">
            <w:pPr>
              <w:ind w:left="0"/>
              <w:jc w:val="center"/>
              <w:rPr>
                <w:rFonts w:cstheme="minorHAnsi"/>
              </w:rPr>
            </w:pPr>
            <w:r>
              <w:rPr>
                <w:rFonts w:cstheme="minorHAnsi"/>
                <w:color w:val="FFFFFF" w:themeColor="background1"/>
              </w:rPr>
              <w:t>Executive Architect</w:t>
            </w:r>
          </w:p>
        </w:tc>
      </w:tr>
      <w:tr w:rsidRPr="00B340FD" w:rsidR="00EB023F" w:rsidTr="004D5304" w14:paraId="6CB264DB" w14:textId="77777777">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7B61A98C" w14:textId="77777777">
            <w:pPr>
              <w:ind w:left="0"/>
              <w:jc w:val="left"/>
            </w:pPr>
            <w:r>
              <w:rPr>
                <w:bCs w:val="0"/>
              </w:rPr>
              <w:t>Annotation Method</w:t>
            </w:r>
          </w:p>
        </w:tc>
      </w:tr>
      <w:tr w:rsidRPr="00BE4282" w:rsidR="00EB023F" w:rsidTr="004D5304" w14:paraId="6C5B2262"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BE4282" w:rsidR="00EB023F" w:rsidP="004D5304" w:rsidRDefault="00EB023F" w14:paraId="12D40F49" w14:textId="77777777">
            <w:pPr>
              <w:ind w:left="0"/>
              <w:jc w:val="left"/>
              <w:rPr>
                <w:b w:val="0"/>
                <w:bCs w:val="0"/>
                <w:i/>
                <w:iCs/>
                <w:color w:val="D9D9D9" w:themeColor="background1" w:themeShade="D9"/>
              </w:rPr>
            </w:pPr>
            <w:r w:rsidRPr="00BE4282">
              <w:rPr>
                <w:rFonts w:hint="eastAsia"/>
                <w:b w:val="0"/>
                <w:bCs w:val="0"/>
                <w:i/>
                <w:iCs/>
                <w:color w:val="D9D9D9" w:themeColor="background1" w:themeShade="D9"/>
              </w:rPr>
              <w:t>D</w:t>
            </w:r>
            <w:r w:rsidRPr="00BE4282">
              <w:rPr>
                <w:b w:val="0"/>
                <w:bCs w:val="0"/>
                <w:i/>
                <w:iCs/>
                <w:color w:val="D9D9D9" w:themeColor="background1" w:themeShade="D9"/>
              </w:rPr>
              <w:t>escription to be added</w:t>
            </w:r>
          </w:p>
        </w:tc>
      </w:tr>
      <w:tr w:rsidRPr="00B340FD" w:rsidR="00EB023F" w:rsidTr="004D5304" w14:paraId="7B6E4537" w14:textId="77777777">
        <w:trPr>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7F42F2A6" w14:textId="77777777">
            <w:pPr>
              <w:ind w:left="0"/>
              <w:jc w:val="left"/>
              <w:rPr>
                <w:bCs w:val="0"/>
              </w:rPr>
            </w:pPr>
            <w:r>
              <w:rPr>
                <w:bCs w:val="0"/>
              </w:rPr>
              <w:t>Parameter</w:t>
            </w:r>
          </w:p>
        </w:tc>
        <w:tc>
          <w:tcPr>
            <w:tcW w:w="7051"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4663BD9F" w14:textId="77777777">
            <w:pPr>
              <w:ind w:left="0"/>
              <w:jc w:val="left"/>
              <w:cnfStyle w:val="000000000000" w:firstRow="0" w:lastRow="0" w:firstColumn="0" w:lastColumn="0" w:oddVBand="0" w:evenVBand="0" w:oddHBand="0" w:evenHBand="0" w:firstRowFirstColumn="0" w:firstRowLastColumn="0" w:lastRowFirstColumn="0" w:lastRowLastColumn="0"/>
            </w:pPr>
            <w:r w:rsidRPr="009267AF">
              <w:rPr>
                <w:bCs/>
              </w:rPr>
              <w:t>Description</w:t>
            </w:r>
          </w:p>
        </w:tc>
      </w:tr>
      <w:tr w:rsidRPr="00B340FD" w:rsidR="00EB023F" w:rsidTr="004D5304" w14:paraId="0EC84D50"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5062419F" w14:textId="77777777">
            <w:pPr>
              <w:ind w:left="0"/>
              <w:jc w:val="left"/>
              <w:rPr>
                <w:b w:val="0"/>
                <w:i/>
                <w:szCs w:val="18"/>
              </w:rPr>
            </w:pPr>
            <w:r w:rsidRPr="00966206">
              <w:rPr>
                <w:b w:val="0"/>
                <w:i/>
                <w:szCs w:val="18"/>
              </w:rPr>
              <w:lastRenderedPageBreak/>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647C474D" w14:textId="77777777">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Pr="00B340FD" w:rsidR="00EB023F" w:rsidTr="004D5304" w14:paraId="186C2831" w14:textId="77777777">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354A9E9A"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0AB337B1" w14:textId="77777777">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Pr="00B340FD" w:rsidR="00EB023F" w:rsidTr="004D5304" w14:paraId="0376196D"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084E9DB2"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4B046A7D" w14:textId="77777777">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Pr="00B340FD" w:rsidR="00EB023F" w:rsidTr="004D5304" w14:paraId="330AC5BB" w14:textId="77777777">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64BA202B"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53710CF4" w14:textId="77777777">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Pr="00B340FD" w:rsidR="00EB023F" w:rsidTr="004D5304" w14:paraId="0BD80F8C"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tcPr>
          <w:p w:rsidRPr="005020E9" w:rsidR="00EB023F" w:rsidP="004D5304" w:rsidRDefault="00EB023F" w14:paraId="3F506FA6" w14:textId="77777777">
            <w:pPr>
              <w:ind w:left="0"/>
              <w:jc w:val="center"/>
              <w:rPr>
                <w:rFonts w:cstheme="minorHAnsi"/>
              </w:rPr>
            </w:pPr>
            <w:r>
              <w:rPr>
                <w:rFonts w:cstheme="minorHAnsi"/>
                <w:color w:val="FFFFFF" w:themeColor="background1"/>
              </w:rPr>
              <w:t>Multidisciplinary Engineering</w:t>
            </w:r>
          </w:p>
        </w:tc>
      </w:tr>
      <w:tr w:rsidRPr="00B340FD" w:rsidR="00EB023F" w:rsidTr="004D5304" w14:paraId="74936C6C" w14:textId="77777777">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7AD911F9" w14:textId="77777777">
            <w:pPr>
              <w:ind w:left="0"/>
              <w:jc w:val="left"/>
            </w:pPr>
            <w:r>
              <w:rPr>
                <w:bCs w:val="0"/>
              </w:rPr>
              <w:t>Annotation Method</w:t>
            </w:r>
          </w:p>
        </w:tc>
      </w:tr>
      <w:tr w:rsidRPr="00BE4282" w:rsidR="00EB023F" w:rsidTr="004D5304" w14:paraId="3C3EB8A9"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BE4282" w:rsidR="00EB023F" w:rsidP="004D5304" w:rsidRDefault="00EB023F" w14:paraId="56B36BE3" w14:textId="77777777">
            <w:pPr>
              <w:ind w:left="0"/>
              <w:jc w:val="left"/>
              <w:rPr>
                <w:b w:val="0"/>
                <w:bCs w:val="0"/>
                <w:i/>
                <w:iCs/>
                <w:color w:val="D9D9D9" w:themeColor="background1" w:themeShade="D9"/>
              </w:rPr>
            </w:pPr>
            <w:r w:rsidRPr="00BE4282">
              <w:rPr>
                <w:rFonts w:hint="eastAsia"/>
                <w:b w:val="0"/>
                <w:bCs w:val="0"/>
                <w:i/>
                <w:iCs/>
                <w:color w:val="D9D9D9" w:themeColor="background1" w:themeShade="D9"/>
              </w:rPr>
              <w:t>D</w:t>
            </w:r>
            <w:r w:rsidRPr="00BE4282">
              <w:rPr>
                <w:b w:val="0"/>
                <w:bCs w:val="0"/>
                <w:i/>
                <w:iCs/>
                <w:color w:val="D9D9D9" w:themeColor="background1" w:themeShade="D9"/>
              </w:rPr>
              <w:t>escription to be added</w:t>
            </w:r>
          </w:p>
        </w:tc>
      </w:tr>
      <w:tr w:rsidRPr="00B340FD" w:rsidR="00EB023F" w:rsidTr="004D5304" w14:paraId="6A1A718D" w14:textId="77777777">
        <w:trPr>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4D3EF307" w14:textId="77777777">
            <w:pPr>
              <w:ind w:left="0"/>
              <w:jc w:val="left"/>
              <w:rPr>
                <w:bCs w:val="0"/>
              </w:rPr>
            </w:pPr>
            <w:r>
              <w:rPr>
                <w:bCs w:val="0"/>
              </w:rPr>
              <w:t>Parameter</w:t>
            </w:r>
          </w:p>
        </w:tc>
        <w:tc>
          <w:tcPr>
            <w:tcW w:w="7051"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02FE1FE6" w14:textId="77777777">
            <w:pPr>
              <w:ind w:left="0"/>
              <w:jc w:val="left"/>
              <w:cnfStyle w:val="000000000000" w:firstRow="0" w:lastRow="0" w:firstColumn="0" w:lastColumn="0" w:oddVBand="0" w:evenVBand="0" w:oddHBand="0" w:evenHBand="0" w:firstRowFirstColumn="0" w:firstRowLastColumn="0" w:lastRowFirstColumn="0" w:lastRowLastColumn="0"/>
            </w:pPr>
            <w:r w:rsidRPr="009267AF">
              <w:rPr>
                <w:bCs/>
              </w:rPr>
              <w:t>Description</w:t>
            </w:r>
          </w:p>
        </w:tc>
      </w:tr>
      <w:tr w:rsidRPr="00B340FD" w:rsidR="00EB023F" w:rsidTr="004D5304" w14:paraId="3DB4D395"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13831481"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26B66105" w14:textId="77777777">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Pr="00B340FD" w:rsidR="00EB023F" w:rsidTr="004D5304" w14:paraId="17A7D492" w14:textId="77777777">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5D25E201"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115C2944" w14:textId="77777777">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Pr="00B340FD" w:rsidR="00EB023F" w:rsidTr="004D5304" w14:paraId="4FD9B852"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1C92A7BA"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4139575F" w14:textId="77777777">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Pr="00B340FD" w:rsidR="00EB023F" w:rsidTr="004D5304" w14:paraId="0FE3255E" w14:textId="77777777">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6E80EF56"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636AB65E" w14:textId="77777777">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Pr="00B340FD" w:rsidR="00EB023F" w:rsidTr="004D5304" w14:paraId="37025F68"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tcPr>
          <w:p w:rsidRPr="005020E9" w:rsidR="00EB023F" w:rsidP="004D5304" w:rsidRDefault="00EB023F" w14:paraId="181D4C3C" w14:textId="77777777">
            <w:pPr>
              <w:ind w:left="0"/>
              <w:jc w:val="center"/>
              <w:rPr>
                <w:rFonts w:cstheme="minorHAnsi"/>
              </w:rPr>
            </w:pPr>
            <w:r>
              <w:rPr>
                <w:rFonts w:cstheme="minorHAnsi"/>
                <w:color w:val="FFFFFF" w:themeColor="background1"/>
              </w:rPr>
              <w:t>Landscape</w:t>
            </w:r>
          </w:p>
        </w:tc>
      </w:tr>
      <w:tr w:rsidRPr="00B340FD" w:rsidR="00EB023F" w:rsidTr="004D5304" w14:paraId="7D7A005F" w14:textId="77777777">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7112E8CD" w14:textId="77777777">
            <w:pPr>
              <w:ind w:left="0"/>
              <w:jc w:val="left"/>
            </w:pPr>
            <w:r>
              <w:rPr>
                <w:bCs w:val="0"/>
              </w:rPr>
              <w:t>Annotation Method</w:t>
            </w:r>
          </w:p>
        </w:tc>
      </w:tr>
      <w:tr w:rsidRPr="00BE4282" w:rsidR="00EB023F" w:rsidTr="004D5304" w14:paraId="161B0617"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BE4282" w:rsidR="00EB023F" w:rsidP="004D5304" w:rsidRDefault="00EB023F" w14:paraId="4C6D3F1C" w14:textId="77777777">
            <w:pPr>
              <w:ind w:left="0"/>
              <w:jc w:val="left"/>
              <w:rPr>
                <w:b w:val="0"/>
                <w:bCs w:val="0"/>
                <w:i/>
                <w:iCs/>
                <w:color w:val="D9D9D9" w:themeColor="background1" w:themeShade="D9"/>
              </w:rPr>
            </w:pPr>
            <w:r w:rsidRPr="00BE4282">
              <w:rPr>
                <w:rFonts w:hint="eastAsia"/>
                <w:b w:val="0"/>
                <w:bCs w:val="0"/>
                <w:i/>
                <w:iCs/>
                <w:color w:val="D9D9D9" w:themeColor="background1" w:themeShade="D9"/>
              </w:rPr>
              <w:t>D</w:t>
            </w:r>
            <w:r w:rsidRPr="00BE4282">
              <w:rPr>
                <w:b w:val="0"/>
                <w:bCs w:val="0"/>
                <w:i/>
                <w:iCs/>
                <w:color w:val="D9D9D9" w:themeColor="background1" w:themeShade="D9"/>
              </w:rPr>
              <w:t>escription to be added</w:t>
            </w:r>
          </w:p>
        </w:tc>
      </w:tr>
      <w:tr w:rsidRPr="00B340FD" w:rsidR="00EB023F" w:rsidTr="004D5304" w14:paraId="6AB7BD1C" w14:textId="77777777">
        <w:trPr>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25C56FEE" w14:textId="77777777">
            <w:pPr>
              <w:ind w:left="0"/>
              <w:jc w:val="left"/>
              <w:rPr>
                <w:bCs w:val="0"/>
              </w:rPr>
            </w:pPr>
            <w:r>
              <w:rPr>
                <w:bCs w:val="0"/>
              </w:rPr>
              <w:t>Parameter</w:t>
            </w:r>
          </w:p>
        </w:tc>
        <w:tc>
          <w:tcPr>
            <w:tcW w:w="7051"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2263D38E" w14:textId="77777777">
            <w:pPr>
              <w:ind w:left="0"/>
              <w:jc w:val="left"/>
              <w:cnfStyle w:val="000000000000" w:firstRow="0" w:lastRow="0" w:firstColumn="0" w:lastColumn="0" w:oddVBand="0" w:evenVBand="0" w:oddHBand="0" w:evenHBand="0" w:firstRowFirstColumn="0" w:firstRowLastColumn="0" w:lastRowFirstColumn="0" w:lastRowLastColumn="0"/>
            </w:pPr>
            <w:r w:rsidRPr="009267AF">
              <w:rPr>
                <w:bCs/>
              </w:rPr>
              <w:t>Description</w:t>
            </w:r>
          </w:p>
        </w:tc>
      </w:tr>
      <w:tr w:rsidRPr="00B340FD" w:rsidR="00EB023F" w:rsidTr="004D5304" w14:paraId="5C2CFF1C"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25DEC2CD"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6DE3EDF7" w14:textId="77777777">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Pr="00B340FD" w:rsidR="00EB023F" w:rsidTr="004D5304" w14:paraId="3C483D75" w14:textId="77777777">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4543C20B"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5377F6E9" w14:textId="77777777">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Pr="00B340FD" w:rsidR="00EB023F" w:rsidTr="004D5304" w14:paraId="3E0B9105"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3A6A9229"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257614E0" w14:textId="77777777">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Pr="00B340FD" w:rsidR="00EB023F" w:rsidTr="004D5304" w14:paraId="7A7D5DF5" w14:textId="77777777">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5CC736C5"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618D081E" w14:textId="77777777">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Pr="003D2CDA" w:rsidR="000512F1" w:rsidTr="0028170A" w14:paraId="204B1AE9"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tcPr>
          <w:p w:rsidRPr="003D2CDA" w:rsidR="000512F1" w:rsidP="0028170A" w:rsidRDefault="000512F1" w14:paraId="646C0D67" w14:textId="77777777">
            <w:pPr>
              <w:ind w:left="0"/>
              <w:jc w:val="center"/>
              <w:rPr>
                <w:rFonts w:cstheme="minorHAnsi"/>
                <w:i/>
                <w:iCs/>
              </w:rPr>
            </w:pPr>
            <w:r>
              <w:rPr>
                <w:rFonts w:cstheme="minorHAnsi"/>
                <w:i/>
                <w:iCs/>
                <w:color w:val="FFFFFF" w:themeColor="background1"/>
              </w:rPr>
              <w:t>Kitchen and Laundry Consultant (HAA)</w:t>
            </w:r>
          </w:p>
        </w:tc>
      </w:tr>
      <w:tr w:rsidRPr="005020E9" w:rsidR="000512F1" w:rsidTr="0028170A" w14:paraId="432022B9" w14:textId="77777777">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0512F1" w:rsidP="0028170A" w:rsidRDefault="000512F1" w14:paraId="7C542519" w14:textId="77777777">
            <w:pPr>
              <w:ind w:left="0"/>
              <w:jc w:val="left"/>
            </w:pPr>
            <w:r>
              <w:rPr>
                <w:bCs w:val="0"/>
              </w:rPr>
              <w:t>Annotation Method</w:t>
            </w:r>
          </w:p>
        </w:tc>
      </w:tr>
      <w:tr w:rsidRPr="004B78BF" w:rsidR="000512F1" w:rsidTr="0028170A" w14:paraId="49743CB9"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4B78BF" w:rsidR="000512F1" w:rsidP="0028170A" w:rsidRDefault="000512F1" w14:paraId="42E0E9C0" w14:textId="77777777">
            <w:pPr>
              <w:ind w:left="0"/>
              <w:jc w:val="left"/>
              <w:rPr>
                <w:b w:val="0"/>
                <w:bCs w:val="0"/>
                <w:i/>
                <w:iCs/>
              </w:rPr>
            </w:pPr>
            <w:r w:rsidRPr="00C57643">
              <w:t xml:space="preserve">Method 1 </w:t>
            </w:r>
            <w:r w:rsidRPr="00C57643">
              <w:rPr>
                <w:lang w:val="en-GB"/>
              </w:rPr>
              <w:t>–</w:t>
            </w:r>
            <w:r w:rsidRPr="00C57643">
              <w:rPr>
                <w:b w:val="0"/>
                <w:bCs w:val="0"/>
                <w:lang w:val="en-GB"/>
              </w:rPr>
              <w:t xml:space="preserve"> </w:t>
            </w:r>
            <w:r w:rsidRPr="00C57643">
              <w:rPr>
                <w:b w:val="0"/>
                <w:bCs w:val="0"/>
              </w:rPr>
              <w:t>All tags will be using parameters included within the elements to keep consistency with the model. Normal text will not be used for tagging as all information should be driven from the BIM Model.</w:t>
            </w:r>
          </w:p>
        </w:tc>
      </w:tr>
      <w:tr w:rsidRPr="005020E9" w:rsidR="000512F1" w:rsidTr="0028170A" w14:paraId="5D30A542" w14:textId="77777777">
        <w:trPr>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5020E9" w:rsidR="000512F1" w:rsidP="0028170A" w:rsidRDefault="000512F1" w14:paraId="0B4A541C" w14:textId="77777777">
            <w:pPr>
              <w:ind w:left="0"/>
              <w:jc w:val="left"/>
              <w:rPr>
                <w:bCs w:val="0"/>
              </w:rPr>
            </w:pPr>
            <w:r>
              <w:rPr>
                <w:b w:val="0"/>
                <w:i/>
                <w:szCs w:val="18"/>
              </w:rPr>
              <w:t>Blocking Rooms</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5020E9" w:rsidR="000512F1" w:rsidP="0028170A" w:rsidRDefault="000512F1" w14:paraId="3D8973EA" w14:textId="77777777">
            <w:pPr>
              <w:ind w:left="0"/>
              <w:jc w:val="left"/>
              <w:cnfStyle w:val="000000000000" w:firstRow="0" w:lastRow="0" w:firstColumn="0" w:lastColumn="0" w:oddVBand="0" w:evenVBand="0" w:oddHBand="0" w:evenHBand="0" w:firstRowFirstColumn="0" w:firstRowLastColumn="0" w:lastRowFirstColumn="0" w:lastRowLastColumn="0"/>
            </w:pPr>
            <w:r w:rsidRPr="0068483C">
              <w:rPr>
                <w:iCs/>
                <w:szCs w:val="18"/>
              </w:rPr>
              <w:t xml:space="preserve">Built-in room parameters will be used to tag the </w:t>
            </w:r>
            <w:r>
              <w:rPr>
                <w:iCs/>
                <w:szCs w:val="18"/>
              </w:rPr>
              <w:t xml:space="preserve">Blocking </w:t>
            </w:r>
            <w:r w:rsidRPr="0068483C">
              <w:rPr>
                <w:iCs/>
                <w:szCs w:val="18"/>
              </w:rPr>
              <w:t xml:space="preserve">room Name and Number. </w:t>
            </w:r>
            <w:r>
              <w:rPr>
                <w:iCs/>
                <w:szCs w:val="18"/>
              </w:rPr>
              <w:t xml:space="preserve">Blocking </w:t>
            </w:r>
            <w:r w:rsidRPr="0068483C">
              <w:rPr>
                <w:iCs/>
                <w:szCs w:val="18"/>
              </w:rPr>
              <w:t xml:space="preserve">Room Area parameter will be used to be shown in the drawings. </w:t>
            </w:r>
            <w:r w:rsidRPr="00C57643">
              <w:rPr>
                <w:bCs/>
                <w:i/>
                <w:noProof/>
                <w:szCs w:val="18"/>
              </w:rPr>
              <w:drawing>
                <wp:inline distT="0" distB="0" distL="0" distR="0" wp14:anchorId="62339CA3" wp14:editId="710CFFDD">
                  <wp:extent cx="1626218" cy="138401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656103" cy="1409444"/>
                          </a:xfrm>
                          <a:prstGeom prst="rect">
                            <a:avLst/>
                          </a:prstGeom>
                        </pic:spPr>
                      </pic:pic>
                    </a:graphicData>
                  </a:graphic>
                </wp:inline>
              </w:drawing>
            </w:r>
          </w:p>
        </w:tc>
      </w:tr>
      <w:tr w:rsidRPr="004C5841" w:rsidR="000512F1" w:rsidTr="0028170A" w14:paraId="5D6E0E9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0512F1" w:rsidP="0028170A" w:rsidRDefault="000512F1" w14:paraId="2E40B93B" w14:textId="77777777">
            <w:pPr>
              <w:ind w:left="0"/>
              <w:jc w:val="left"/>
              <w:rPr>
                <w:b w:val="0"/>
                <w:i/>
                <w:szCs w:val="18"/>
              </w:rPr>
            </w:pPr>
            <w:r w:rsidRPr="4C4B18E8">
              <w:rPr>
                <w:b w:val="0"/>
                <w:bCs w:val="0"/>
                <w:i/>
                <w:iCs/>
              </w:rPr>
              <w:t>Type Mark</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0512F1" w:rsidP="0028170A" w:rsidRDefault="000512F1" w14:paraId="040EE7A0" w14:textId="77777777">
            <w:pPr>
              <w:ind w:left="0"/>
              <w:jc w:val="left"/>
              <w:cnfStyle w:val="000000100000" w:firstRow="0" w:lastRow="0" w:firstColumn="0" w:lastColumn="0" w:oddVBand="0" w:evenVBand="0" w:oddHBand="1" w:evenHBand="0" w:firstRowFirstColumn="0" w:firstRowLastColumn="0" w:lastRowFirstColumn="0" w:lastRowLastColumn="0"/>
            </w:pPr>
            <w:r>
              <w:t>Type Mark parameter will be used to tag element classification and following the Element Specification. Type Mark code will be added into the element in the live model and Type Mark Tag will be placed in the delivery sheets.</w:t>
            </w:r>
          </w:p>
          <w:p w:rsidR="000512F1" w:rsidDel="00BD69ED" w:rsidP="0028170A" w:rsidRDefault="000512F1" w14:paraId="4AD89AC6" w14:textId="77777777">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491747" w:rsidDel="00BD69ED">
              <w:rPr>
                <w:iCs/>
                <w:szCs w:val="18"/>
              </w:rPr>
              <w:t xml:space="preserve">Built-in </w:t>
            </w:r>
            <w:r w:rsidDel="00BD69ED">
              <w:rPr>
                <w:iCs/>
                <w:szCs w:val="18"/>
              </w:rPr>
              <w:t>specialty equipment tags</w:t>
            </w:r>
            <w:r w:rsidRPr="00491747" w:rsidDel="00BD69ED">
              <w:rPr>
                <w:iCs/>
                <w:szCs w:val="18"/>
              </w:rPr>
              <w:t xml:space="preserve"> will be used to tag the</w:t>
            </w:r>
            <w:r w:rsidDel="00BD69ED">
              <w:rPr>
                <w:iCs/>
                <w:szCs w:val="18"/>
              </w:rPr>
              <w:t xml:space="preserve"> service elements</w:t>
            </w:r>
          </w:p>
          <w:p w:rsidRPr="004C5841" w:rsidR="000512F1" w:rsidP="0028170A" w:rsidRDefault="000512F1" w14:paraId="72B679DD" w14:textId="77777777">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E404E2">
              <w:rPr>
                <w:bCs/>
                <w:i/>
                <w:noProof/>
                <w:szCs w:val="18"/>
              </w:rPr>
              <w:drawing>
                <wp:inline distT="0" distB="0" distL="0" distR="0" wp14:anchorId="1AC0BBA5" wp14:editId="6EEB743E">
                  <wp:extent cx="2622237" cy="196850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27709" cy="1972608"/>
                          </a:xfrm>
                          <a:prstGeom prst="rect">
                            <a:avLst/>
                          </a:prstGeom>
                        </pic:spPr>
                      </pic:pic>
                    </a:graphicData>
                  </a:graphic>
                </wp:inline>
              </w:drawing>
            </w:r>
          </w:p>
        </w:tc>
      </w:tr>
      <w:tr w:rsidRPr="00B340FD" w:rsidR="00EB023F" w:rsidTr="004D5304" w14:paraId="78403BA0" w14:textId="77777777">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tcPr>
          <w:p w:rsidRPr="003D2CDA" w:rsidR="00EB023F" w:rsidP="004D5304" w:rsidRDefault="00EB023F" w14:paraId="368A71E5" w14:textId="77777777">
            <w:pPr>
              <w:ind w:left="0"/>
              <w:jc w:val="center"/>
              <w:rPr>
                <w:rFonts w:cstheme="minorHAnsi"/>
                <w:i/>
                <w:iCs/>
              </w:rPr>
            </w:pPr>
            <w:r w:rsidRPr="003D2CDA">
              <w:rPr>
                <w:rFonts w:hint="eastAsia" w:cstheme="minorHAnsi"/>
                <w:i/>
                <w:iCs/>
                <w:color w:val="FFFFFF" w:themeColor="background1"/>
              </w:rPr>
              <w:lastRenderedPageBreak/>
              <w:t>Consultant</w:t>
            </w:r>
          </w:p>
        </w:tc>
      </w:tr>
      <w:tr w:rsidRPr="00B340FD" w:rsidR="00EB023F" w:rsidTr="004D5304" w14:paraId="4CCA4E0E"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533C565F" w14:textId="77777777">
            <w:pPr>
              <w:ind w:left="0"/>
              <w:jc w:val="left"/>
            </w:pPr>
            <w:r>
              <w:rPr>
                <w:bCs w:val="0"/>
              </w:rPr>
              <w:t>Annotation Method</w:t>
            </w:r>
          </w:p>
        </w:tc>
      </w:tr>
      <w:tr w:rsidRPr="00BE4282" w:rsidR="00EB023F" w:rsidTr="004D5304" w14:paraId="03027ABA" w14:textId="77777777">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color="826C31" w:themeColor="accent2" w:themeShade="BF" w:sz="4" w:space="0"/>
              <w:left w:val="single" w:color="826C31" w:themeColor="accent2" w:themeShade="BF" w:sz="4" w:space="0"/>
              <w:right w:val="single" w:color="826C31" w:themeColor="accent2" w:themeShade="BF" w:sz="4" w:space="0"/>
            </w:tcBorders>
          </w:tcPr>
          <w:p w:rsidRPr="00BE4282" w:rsidR="00EB023F" w:rsidP="004D5304" w:rsidRDefault="00EB023F" w14:paraId="08215D3C" w14:textId="77777777">
            <w:pPr>
              <w:ind w:left="0"/>
              <w:jc w:val="left"/>
              <w:rPr>
                <w:b w:val="0"/>
                <w:bCs w:val="0"/>
                <w:i/>
                <w:iCs/>
                <w:color w:val="D9D9D9" w:themeColor="background1" w:themeShade="D9"/>
              </w:rPr>
            </w:pPr>
            <w:r w:rsidRPr="00BE4282">
              <w:rPr>
                <w:rFonts w:hint="eastAsia"/>
                <w:b w:val="0"/>
                <w:bCs w:val="0"/>
                <w:i/>
                <w:iCs/>
                <w:color w:val="D9D9D9" w:themeColor="background1" w:themeShade="D9"/>
              </w:rPr>
              <w:t>D</w:t>
            </w:r>
            <w:r w:rsidRPr="00BE4282">
              <w:rPr>
                <w:b w:val="0"/>
                <w:bCs w:val="0"/>
                <w:i/>
                <w:iCs/>
                <w:color w:val="D9D9D9" w:themeColor="background1" w:themeShade="D9"/>
              </w:rPr>
              <w:t>escription to be added</w:t>
            </w:r>
          </w:p>
        </w:tc>
      </w:tr>
      <w:tr w:rsidRPr="00B340FD" w:rsidR="00EB023F" w:rsidTr="004D5304" w14:paraId="783C472F"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112AE054" w14:textId="77777777">
            <w:pPr>
              <w:ind w:left="0"/>
              <w:jc w:val="left"/>
              <w:rPr>
                <w:bCs w:val="0"/>
              </w:rPr>
            </w:pPr>
            <w:r>
              <w:rPr>
                <w:bCs w:val="0"/>
              </w:rPr>
              <w:t>Parameter</w:t>
            </w:r>
          </w:p>
        </w:tc>
        <w:tc>
          <w:tcPr>
            <w:tcW w:w="7051" w:type="dxa"/>
            <w:tcBorders>
              <w:top w:val="single" w:color="826C31" w:themeColor="accent2" w:themeShade="BF" w:sz="4" w:space="0"/>
              <w:left w:val="single" w:color="826C31" w:themeColor="accent2" w:themeShade="BF" w:sz="4" w:space="0"/>
              <w:right w:val="single" w:color="826C31" w:themeColor="accent2" w:themeShade="BF" w:sz="4" w:space="0"/>
            </w:tcBorders>
          </w:tcPr>
          <w:p w:rsidRPr="005020E9" w:rsidR="00EB023F" w:rsidP="004D5304" w:rsidRDefault="00EB023F" w14:paraId="34ECB72F" w14:textId="77777777">
            <w:pPr>
              <w:ind w:left="0"/>
              <w:jc w:val="left"/>
              <w:cnfStyle w:val="000000100000" w:firstRow="0" w:lastRow="0" w:firstColumn="0" w:lastColumn="0" w:oddVBand="0" w:evenVBand="0" w:oddHBand="1" w:evenHBand="0" w:firstRowFirstColumn="0" w:firstRowLastColumn="0" w:lastRowFirstColumn="0" w:lastRowLastColumn="0"/>
            </w:pPr>
            <w:r w:rsidRPr="009267AF">
              <w:rPr>
                <w:bCs/>
              </w:rPr>
              <w:t>Description</w:t>
            </w:r>
          </w:p>
        </w:tc>
      </w:tr>
      <w:tr w:rsidRPr="00B340FD" w:rsidR="00EB023F" w:rsidTr="004D5304" w14:paraId="1FC88843" w14:textId="77777777">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3B83D05C"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4ADD1DAE" w14:textId="77777777">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Pr="00B340FD" w:rsidR="00EB023F" w:rsidTr="004D5304" w14:paraId="1B78D321"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6B2022F7"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4AEA5983" w14:textId="77777777">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Pr="00B340FD" w:rsidR="00EB023F" w:rsidTr="004D5304" w14:paraId="2BC4850D" w14:textId="77777777">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054858FB"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438A4D4E" w14:textId="77777777">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Pr="00B340FD" w:rsidR="00EB023F" w:rsidTr="004D5304" w14:paraId="4409C88C"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966206" w:rsidR="00EB023F" w:rsidP="004D5304" w:rsidRDefault="00EB023F" w14:paraId="2D3103CA" w14:textId="77777777">
            <w:pPr>
              <w:ind w:left="0"/>
              <w:jc w:val="left"/>
              <w:rPr>
                <w:b w:val="0"/>
                <w:i/>
                <w:szCs w:val="18"/>
              </w:rPr>
            </w:pPr>
            <w:r w:rsidRPr="00966206">
              <w:rPr>
                <w:b w:val="0"/>
                <w:i/>
                <w:szCs w:val="18"/>
              </w:rPr>
              <w:t>Parameter name</w:t>
            </w:r>
          </w:p>
        </w:tc>
        <w:tc>
          <w:tcPr>
            <w:tcW w:w="70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4C5841" w:rsidR="00EB023F" w:rsidP="004D5304" w:rsidRDefault="00EB023F" w14:paraId="4C6B1B79" w14:textId="77777777">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bl>
    <w:p w:rsidR="00EB023F" w:rsidP="47819D63" w:rsidRDefault="00EB023F" w14:paraId="429BF043" w14:textId="77777777">
      <w:pPr>
        <w:rPr>
          <w:rFonts w:ascii="Segoe UI" w:hAnsi="Segoe UI" w:eastAsia="Segoe UI" w:cs="Segoe UI"/>
          <w:color w:val="000000"/>
          <w:szCs w:val="18"/>
        </w:rPr>
      </w:pPr>
    </w:p>
    <w:p w:rsidRPr="005020E9" w:rsidR="005020E9" w:rsidP="00F76BE3" w:rsidRDefault="00FF75EF" w14:paraId="22894C09" w14:textId="59FC4A67">
      <w:pPr>
        <w:pStyle w:val="Ttulo2"/>
        <w:numPr>
          <w:ilvl w:val="0"/>
          <w:numId w:val="0"/>
        </w:numPr>
      </w:pPr>
      <w:bookmarkStart w:name="_Ref59122544" w:id="545"/>
      <w:bookmarkStart w:name="_Toc79671805" w:id="546"/>
      <w:r>
        <w:t>6.16</w:t>
      </w:r>
      <w:r w:rsidR="5F10705B">
        <w:t>Drawing Scales</w:t>
      </w:r>
      <w:bookmarkEnd w:id="545"/>
      <w:bookmarkEnd w:id="546"/>
    </w:p>
    <w:p w:rsidR="005F037D" w:rsidP="47819D63" w:rsidRDefault="47819D63" w14:paraId="23008D14" w14:textId="584972EC">
      <w:pPr>
        <w:rPr>
          <w:rFonts w:ascii="Playfair Display" w:hAnsi="Playfair Display" w:eastAsia="Playfair Display" w:cs="Playfair Display"/>
          <w:color w:val="000000"/>
          <w:szCs w:val="18"/>
        </w:rPr>
      </w:pPr>
      <w:r w:rsidRPr="47819D63">
        <w:rPr>
          <w:rFonts w:ascii="Playfair Display" w:hAnsi="Playfair Display" w:eastAsia="Playfair Display" w:cs="Playfair Display"/>
          <w:color w:val="000000"/>
          <w:szCs w:val="18"/>
        </w:rPr>
        <w:t>All drawings must be rendered and presented at one of several approved scales, which are typically defined by the ‘Task Team Manager’. All drawings created from model geometry must be presented at a scale showing appropriate detail. If the model is too large to be published at the agreed scale it should be subdivided over several sheets with reference to continuation sheets on the title block. Structure, MEP and Interior Design drawings should follow and be aligned with the Architectural drawing scales. Infrastructure, Civil and Landscape drawings should follow the same scaling strategy. Scales other than those approved should not be used.</w:t>
      </w:r>
    </w:p>
    <w:p w:rsidR="005F037D" w:rsidP="005F037D" w:rsidRDefault="47819D63" w14:paraId="68F68F68" w14:textId="77E14508">
      <w:r>
        <w:t xml:space="preserve"> All model files/geometry must be created at 1:1 real world size.</w:t>
      </w:r>
    </w:p>
    <w:p w:rsidRPr="009C0503" w:rsidR="005020E9" w:rsidP="009C0503" w:rsidRDefault="00192442" w14:paraId="03A8745B" w14:textId="68B99B77">
      <w:pPr>
        <w:pStyle w:val="Encabezado"/>
        <w:tabs>
          <w:tab w:val="clear" w:pos="4680"/>
          <w:tab w:val="clear" w:pos="9360"/>
        </w:tabs>
        <w:spacing w:after="120"/>
      </w:pPr>
      <w:bookmarkStart w:name="_Hlk64301259" w:id="547"/>
      <w:bookmarkStart w:name="_Hlk64310096" w:id="548"/>
      <w:r w:rsidRPr="00192442">
        <w:t>Any Schemati</w:t>
      </w:r>
      <w:r w:rsidRPr="00192442">
        <w:rPr>
          <w:rFonts w:hint="eastAsia"/>
        </w:rPr>
        <w:t>c</w:t>
      </w:r>
      <w:r w:rsidRPr="00192442">
        <w:t>/Diagrams will not have any scale assigned</w:t>
      </w:r>
      <w:bookmarkEnd w:id="547"/>
      <w:bookmarkEnd w:id="548"/>
    </w:p>
    <w:tbl>
      <w:tblPr>
        <w:tblStyle w:val="GridTable441"/>
        <w:tblW w:w="9540" w:type="dxa"/>
        <w:tblInd w:w="625" w:type="dxa"/>
        <w:tblLayout w:type="fixed"/>
        <w:tblLook w:val="04A0" w:firstRow="1" w:lastRow="0" w:firstColumn="1" w:lastColumn="0" w:noHBand="0" w:noVBand="1"/>
      </w:tblPr>
      <w:tblGrid>
        <w:gridCol w:w="788"/>
        <w:gridCol w:w="1984"/>
        <w:gridCol w:w="2977"/>
        <w:gridCol w:w="3791"/>
      </w:tblGrid>
      <w:tr w:rsidRPr="00B340FD" w:rsidR="005020E9" w:rsidTr="001825BB" w14:paraId="0D4BF4C1"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788" w:type="dxa"/>
            <w:tcBorders>
              <w:top w:val="single" w:color="826C31" w:themeColor="text1" w:themeShade="BF" w:sz="4" w:space="0"/>
              <w:left w:val="single" w:color="826C31" w:themeColor="text1" w:themeShade="BF" w:sz="4" w:space="0"/>
              <w:right w:val="single" w:color="826C31" w:themeColor="text1" w:themeShade="BF" w:sz="4" w:space="0"/>
            </w:tcBorders>
          </w:tcPr>
          <w:p w:rsidRPr="005020E9" w:rsidR="005020E9" w:rsidP="005020E9" w:rsidRDefault="005020E9" w14:paraId="5041B79F" w14:textId="6075A650">
            <w:pPr>
              <w:ind w:left="0"/>
              <w:jc w:val="left"/>
            </w:pPr>
            <w:r w:rsidRPr="005020E9">
              <w:rPr>
                <w:rFonts w:cstheme="minorHAnsi"/>
              </w:rPr>
              <w:t>Scale</w:t>
            </w:r>
          </w:p>
        </w:tc>
        <w:tc>
          <w:tcPr>
            <w:tcW w:w="1984" w:type="dxa"/>
            <w:tcBorders>
              <w:top w:val="single" w:color="826C31" w:themeColor="text1" w:themeShade="BF" w:sz="4" w:space="0"/>
              <w:left w:val="single" w:color="826C31" w:themeColor="text1" w:themeShade="BF" w:sz="4" w:space="0"/>
              <w:right w:val="single" w:color="826C31" w:themeColor="text1" w:themeShade="BF" w:sz="4" w:space="0"/>
            </w:tcBorders>
          </w:tcPr>
          <w:p w:rsidRPr="005020E9" w:rsidR="005020E9" w:rsidP="005020E9" w:rsidRDefault="005020E9" w14:paraId="042E2DC6" w14:textId="17DD6173">
            <w:pPr>
              <w:ind w:left="0"/>
              <w:jc w:val="left"/>
              <w:cnfStyle w:val="100000000000" w:firstRow="1" w:lastRow="0" w:firstColumn="0" w:lastColumn="0" w:oddVBand="0" w:evenVBand="0" w:oddHBand="0" w:evenHBand="0" w:firstRowFirstColumn="0" w:firstRowLastColumn="0" w:lastRowFirstColumn="0" w:lastRowLastColumn="0"/>
              <w:rPr>
                <w:bCs w:val="0"/>
              </w:rPr>
            </w:pPr>
            <w:r w:rsidRPr="005020E9">
              <w:rPr>
                <w:rFonts w:cstheme="minorHAnsi"/>
              </w:rPr>
              <w:t>Description of detail</w:t>
            </w:r>
          </w:p>
        </w:tc>
        <w:tc>
          <w:tcPr>
            <w:tcW w:w="2977" w:type="dxa"/>
            <w:tcBorders>
              <w:top w:val="single" w:color="826C31" w:themeColor="text1" w:themeShade="BF" w:sz="4" w:space="0"/>
              <w:left w:val="single" w:color="826C31" w:themeColor="text1" w:themeShade="BF" w:sz="4" w:space="0"/>
              <w:right w:val="single" w:color="826C31" w:themeColor="text1" w:themeShade="BF" w:sz="4" w:space="0"/>
            </w:tcBorders>
          </w:tcPr>
          <w:p w:rsidRPr="005020E9" w:rsidR="005020E9" w:rsidP="005020E9" w:rsidRDefault="005020E9" w14:paraId="7A9EC4B1" w14:textId="767C21A4">
            <w:pPr>
              <w:ind w:left="0"/>
              <w:jc w:val="left"/>
              <w:cnfStyle w:val="100000000000" w:firstRow="1" w:lastRow="0" w:firstColumn="0" w:lastColumn="0" w:oddVBand="0" w:evenVBand="0" w:oddHBand="0" w:evenHBand="0" w:firstRowFirstColumn="0" w:firstRowLastColumn="0" w:lastRowFirstColumn="0" w:lastRowLastColumn="0"/>
              <w:rPr>
                <w:bCs w:val="0"/>
              </w:rPr>
            </w:pPr>
            <w:r w:rsidRPr="005020E9">
              <w:rPr>
                <w:rFonts w:cstheme="minorHAnsi"/>
              </w:rPr>
              <w:t>Use</w:t>
            </w:r>
          </w:p>
        </w:tc>
        <w:tc>
          <w:tcPr>
            <w:tcW w:w="3791" w:type="dxa"/>
            <w:tcBorders>
              <w:top w:val="single" w:color="826C31" w:themeColor="text1" w:themeShade="BF" w:sz="4" w:space="0"/>
              <w:left w:val="single" w:color="826C31" w:themeColor="text1" w:themeShade="BF" w:sz="4" w:space="0"/>
              <w:right w:val="single" w:color="826C31" w:themeColor="text1" w:themeShade="BF" w:sz="4" w:space="0"/>
            </w:tcBorders>
          </w:tcPr>
          <w:p w:rsidRPr="005020E9" w:rsidR="005020E9" w:rsidP="005020E9" w:rsidRDefault="005020E9" w14:paraId="37ECAA3F" w14:textId="5300C23C">
            <w:pPr>
              <w:ind w:left="0"/>
              <w:jc w:val="left"/>
              <w:cnfStyle w:val="100000000000" w:firstRow="1" w:lastRow="0" w:firstColumn="0" w:lastColumn="0" w:oddVBand="0" w:evenVBand="0" w:oddHBand="0" w:evenHBand="0" w:firstRowFirstColumn="0" w:firstRowLastColumn="0" w:lastRowFirstColumn="0" w:lastRowLastColumn="0"/>
            </w:pPr>
            <w:r w:rsidRPr="005020E9">
              <w:rPr>
                <w:rFonts w:cstheme="minorHAnsi"/>
              </w:rPr>
              <w:t>Comments</w:t>
            </w:r>
          </w:p>
        </w:tc>
      </w:tr>
      <w:tr w:rsidRPr="00B340FD" w:rsidR="005020E9" w:rsidTr="001825BB" w14:paraId="66B4B323"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35F936A1" w14:textId="3948FFE5">
            <w:pPr>
              <w:ind w:left="0"/>
              <w:jc w:val="left"/>
              <w:rPr>
                <w:b w:val="0"/>
                <w:i/>
                <w:szCs w:val="18"/>
              </w:rPr>
            </w:pPr>
            <w:r w:rsidRPr="00ED30E7">
              <w:rPr>
                <w:rFonts w:hint="eastAsia" w:cstheme="minorHAnsi"/>
                <w:i/>
              </w:rPr>
              <w:t>1:1000</w:t>
            </w:r>
          </w:p>
        </w:tc>
        <w:tc>
          <w:tcPr>
            <w:tcW w:w="198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34B17FE7" w14:textId="176B8584">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ED30E7">
              <w:rPr>
                <w:rFonts w:hint="eastAsia" w:cstheme="minorHAnsi"/>
                <w:i/>
              </w:rPr>
              <w:t>Location and Layout</w:t>
            </w:r>
          </w:p>
        </w:tc>
        <w:tc>
          <w:tcPr>
            <w:tcW w:w="297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18848A5A" w14:textId="4B887E70">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ED30E7">
              <w:rPr>
                <w:rFonts w:hint="eastAsia" w:cstheme="minorHAnsi"/>
                <w:i/>
              </w:rPr>
              <w:t>Location</w:t>
            </w:r>
          </w:p>
        </w:tc>
        <w:tc>
          <w:tcPr>
            <w:tcW w:w="3791"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2FBC5279" w14:textId="70C2CD78">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ED30E7">
              <w:rPr>
                <w:rFonts w:hint="eastAsia" w:cstheme="minorHAnsi"/>
                <w:i/>
              </w:rPr>
              <w:t>1:1000 Scale Detail shows shape and layout</w:t>
            </w:r>
          </w:p>
        </w:tc>
      </w:tr>
      <w:tr w:rsidRPr="00B340FD" w:rsidR="005020E9" w:rsidTr="001825BB" w14:paraId="0529CF50" w14:textId="77777777">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3D4934FC" w14:textId="5BD249AA">
            <w:pPr>
              <w:ind w:left="0"/>
              <w:jc w:val="left"/>
              <w:rPr>
                <w:b w:val="0"/>
                <w:i/>
                <w:szCs w:val="18"/>
              </w:rPr>
            </w:pPr>
            <w:r w:rsidRPr="00ED30E7">
              <w:rPr>
                <w:rFonts w:hint="eastAsia" w:cstheme="minorHAnsi"/>
                <w:i/>
              </w:rPr>
              <w:t>1:500</w:t>
            </w:r>
          </w:p>
        </w:tc>
        <w:tc>
          <w:tcPr>
            <w:tcW w:w="198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3C827745" w14:textId="7B44CA81">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ED30E7">
              <w:rPr>
                <w:rFonts w:hint="eastAsia" w:cstheme="minorHAnsi"/>
                <w:i/>
              </w:rPr>
              <w:t>Shape and Layout</w:t>
            </w:r>
          </w:p>
        </w:tc>
        <w:tc>
          <w:tcPr>
            <w:tcW w:w="297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74267618" w14:textId="098864D3">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ED30E7">
              <w:rPr>
                <w:rFonts w:hint="eastAsia" w:cstheme="minorHAnsi"/>
                <w:i/>
              </w:rPr>
              <w:t>Site Layout</w:t>
            </w:r>
          </w:p>
        </w:tc>
        <w:tc>
          <w:tcPr>
            <w:tcW w:w="3791"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028D635E" w14:textId="5090A827">
            <w:pPr>
              <w:ind w:left="0"/>
              <w:jc w:val="left"/>
              <w:cnfStyle w:val="000000000000" w:firstRow="0" w:lastRow="0" w:firstColumn="0" w:lastColumn="0" w:oddVBand="0" w:evenVBand="0" w:oddHBand="0" w:evenHBand="0" w:firstRowFirstColumn="0" w:firstRowLastColumn="0" w:lastRowFirstColumn="0" w:lastRowLastColumn="0"/>
              <w:rPr>
                <w:i/>
                <w:szCs w:val="18"/>
              </w:rPr>
            </w:pPr>
          </w:p>
        </w:tc>
      </w:tr>
      <w:tr w:rsidRPr="00B340FD" w:rsidR="005020E9" w:rsidTr="001825BB" w14:paraId="7B68E42F"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3002F274" w14:textId="1B1984D6">
            <w:pPr>
              <w:ind w:left="0"/>
              <w:jc w:val="left"/>
              <w:rPr>
                <w:b w:val="0"/>
                <w:i/>
                <w:szCs w:val="18"/>
              </w:rPr>
            </w:pPr>
            <w:r w:rsidRPr="00ED30E7">
              <w:rPr>
                <w:rFonts w:hint="eastAsia" w:cstheme="minorHAnsi"/>
                <w:i/>
              </w:rPr>
              <w:t>1:100</w:t>
            </w:r>
          </w:p>
        </w:tc>
        <w:tc>
          <w:tcPr>
            <w:tcW w:w="198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EF4C47" w14:paraId="7C1C140F" w14:textId="6010E141">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ED30E7">
              <w:rPr>
                <w:rFonts w:hint="eastAsia" w:cstheme="minorHAnsi"/>
                <w:i/>
              </w:rPr>
              <w:t>General Arrangements Plans</w:t>
            </w:r>
          </w:p>
        </w:tc>
        <w:tc>
          <w:tcPr>
            <w:tcW w:w="297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5C3A82CA" w14:textId="274355A4">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ED30E7">
              <w:rPr>
                <w:rFonts w:hint="eastAsia" w:cstheme="minorHAnsi"/>
                <w:i/>
              </w:rPr>
              <w:t>GA</w:t>
            </w:r>
            <w:r w:rsidRPr="00ED30E7">
              <w:rPr>
                <w:rFonts w:hint="eastAsia" w:cstheme="minorHAnsi"/>
                <w:i/>
              </w:rPr>
              <w:t>’</w:t>
            </w:r>
            <w:r w:rsidRPr="00ED30E7">
              <w:rPr>
                <w:rFonts w:hint="eastAsia" w:cstheme="minorHAnsi"/>
                <w:i/>
              </w:rPr>
              <w:t>s/Elevations/Building Sections</w:t>
            </w:r>
          </w:p>
        </w:tc>
        <w:tc>
          <w:tcPr>
            <w:tcW w:w="3791"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4BB860DD" w14:textId="777453B7">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ED30E7">
              <w:rPr>
                <w:rFonts w:hint="eastAsia" w:cstheme="minorHAnsi"/>
                <w:i/>
              </w:rPr>
              <w:t>1:100 Scale Detail shows shape, layout and construction elements</w:t>
            </w:r>
          </w:p>
        </w:tc>
      </w:tr>
      <w:tr w:rsidRPr="00B340FD" w:rsidR="005020E9" w:rsidTr="001825BB" w14:paraId="30F26711" w14:textId="77777777">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0206E07B" w14:textId="029E628B">
            <w:pPr>
              <w:ind w:left="0"/>
              <w:jc w:val="left"/>
              <w:rPr>
                <w:b w:val="0"/>
                <w:i/>
                <w:color w:val="BFBFBF" w:themeColor="background1" w:themeShade="BF"/>
                <w:szCs w:val="18"/>
                <w:highlight w:val="yellow"/>
              </w:rPr>
            </w:pPr>
          </w:p>
        </w:tc>
        <w:tc>
          <w:tcPr>
            <w:tcW w:w="198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5CDE7678" w14:textId="0AC04367">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297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5D73C4BE" w14:textId="01A28F13">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3791"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3D4F9420" w14:textId="5457733D">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r>
      <w:tr w:rsidRPr="00B340FD" w:rsidR="005020E9" w:rsidTr="001825BB" w14:paraId="0C549F2C"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5E68D00A" w14:textId="39ECD2DD">
            <w:pPr>
              <w:ind w:left="0"/>
              <w:jc w:val="left"/>
              <w:rPr>
                <w:b w:val="0"/>
                <w:i/>
                <w:color w:val="BFBFBF" w:themeColor="background1" w:themeShade="BF"/>
                <w:szCs w:val="18"/>
                <w:highlight w:val="yellow"/>
              </w:rPr>
            </w:pPr>
          </w:p>
        </w:tc>
        <w:tc>
          <w:tcPr>
            <w:tcW w:w="198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7601F9CE" w14:textId="4BC68BDC">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297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44D93C70" w14:textId="1AF05363">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3791"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5CF05E0A" w14:textId="733D40A1">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r>
      <w:tr w:rsidRPr="00B340FD" w:rsidR="005020E9" w:rsidTr="001825BB" w14:paraId="53696173" w14:textId="77777777">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256AFFED" w14:textId="10BBB5FD">
            <w:pPr>
              <w:ind w:left="0"/>
              <w:jc w:val="left"/>
              <w:rPr>
                <w:b w:val="0"/>
                <w:i/>
                <w:color w:val="BFBFBF" w:themeColor="background1" w:themeShade="BF"/>
                <w:szCs w:val="18"/>
                <w:highlight w:val="yellow"/>
              </w:rPr>
            </w:pPr>
          </w:p>
        </w:tc>
        <w:tc>
          <w:tcPr>
            <w:tcW w:w="198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14E8EFA2" w14:textId="0C416728">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297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473DC6BC" w14:textId="78E224CF">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3791"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27FDEC92" w14:textId="1D69563D">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r>
      <w:tr w:rsidRPr="00B340FD" w:rsidR="005020E9" w:rsidTr="001825BB" w14:paraId="14FB8011"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0CCC4C67" w14:textId="16AB1343">
            <w:pPr>
              <w:ind w:left="0"/>
              <w:jc w:val="left"/>
              <w:rPr>
                <w:b w:val="0"/>
                <w:i/>
                <w:color w:val="BFBFBF" w:themeColor="background1" w:themeShade="BF"/>
                <w:szCs w:val="18"/>
                <w:highlight w:val="yellow"/>
              </w:rPr>
            </w:pPr>
          </w:p>
        </w:tc>
        <w:tc>
          <w:tcPr>
            <w:tcW w:w="198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149BB3CF" w14:textId="3C0EA0C5">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297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344DBC01" w14:textId="183A7E95">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3791"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253247DC" w14:textId="1716EBE1">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r>
      <w:tr w:rsidRPr="00B340FD" w:rsidR="005020E9" w:rsidTr="001825BB" w14:paraId="4FF7305D" w14:textId="77777777">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0F6CC80C" w14:textId="6563D0BB">
            <w:pPr>
              <w:ind w:left="0"/>
              <w:jc w:val="left"/>
              <w:rPr>
                <w:b w:val="0"/>
                <w:i/>
                <w:color w:val="BFBFBF" w:themeColor="background1" w:themeShade="BF"/>
                <w:szCs w:val="18"/>
                <w:highlight w:val="yellow"/>
              </w:rPr>
            </w:pPr>
          </w:p>
        </w:tc>
        <w:tc>
          <w:tcPr>
            <w:tcW w:w="198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5B432CDB" w14:textId="414B8667">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297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3B1CA5C0" w14:textId="096FE98C">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3791"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tcPr>
          <w:p w:rsidRPr="00ED30E7" w:rsidR="005020E9" w:rsidP="005020E9" w:rsidRDefault="005020E9" w14:paraId="550F8892" w14:textId="5831B7B4">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r>
    </w:tbl>
    <w:p w:rsidR="47819D63" w:rsidP="47819D63" w:rsidRDefault="47819D63" w14:paraId="19CE4BF4" w14:textId="5EEF9C84">
      <w:pPr>
        <w:rPr>
          <w:ins w:author="Jordan Cully" w:date="2021-09-20T19:15:00Z" w:id="549"/>
          <w:i/>
          <w:iCs/>
          <w:color w:val="00968F" w:themeColor="accent4"/>
          <w:highlight w:val="lightGray"/>
        </w:rPr>
      </w:pPr>
    </w:p>
    <w:tbl>
      <w:tblPr>
        <w:tblStyle w:val="GridTable441"/>
        <w:tblW w:w="0" w:type="auto"/>
        <w:tblInd w:w="625" w:type="dxa"/>
        <w:tblLook w:val="04A0" w:firstRow="1" w:lastRow="0" w:firstColumn="1" w:lastColumn="0" w:noHBand="0" w:noVBand="1"/>
      </w:tblPr>
      <w:tblGrid>
        <w:gridCol w:w="788"/>
        <w:gridCol w:w="1984"/>
        <w:gridCol w:w="2977"/>
        <w:gridCol w:w="3791"/>
      </w:tblGrid>
      <w:tr w:rsidR="003325C5" w:rsidTr="00F25DC7" w14:paraId="6BB57B22" w14:textId="77777777">
        <w:trPr>
          <w:cnfStyle w:val="100000000000" w:firstRow="1" w:lastRow="0" w:firstColumn="0" w:lastColumn="0" w:oddVBand="0" w:evenVBand="0" w:oddHBand="0" w:evenHBand="0" w:firstRowFirstColumn="0" w:firstRowLastColumn="0" w:lastRowFirstColumn="0" w:lastRowLastColumn="0"/>
          <w:trHeight w:val="269"/>
          <w:ins w:author="Jordan Cully" w:date="2021-09-20T19:15:00Z" w:id="550"/>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color="826C31" w:themeColor="accent2" w:themeShade="BF" w:sz="4" w:space="0"/>
              <w:left w:val="single" w:color="826C31" w:themeColor="accent2" w:themeShade="BF" w:sz="4" w:space="0"/>
              <w:right w:val="single" w:color="826C31" w:themeColor="accent2" w:themeShade="BF" w:sz="4" w:space="0"/>
            </w:tcBorders>
          </w:tcPr>
          <w:p w:rsidR="003325C5" w:rsidP="003325C5" w:rsidRDefault="003325C5" w14:paraId="6A7027D8" w14:textId="6F7AC018">
            <w:pPr>
              <w:spacing w:after="120"/>
              <w:ind w:left="0"/>
              <w:jc w:val="center"/>
              <w:rPr>
                <w:ins w:author="Jordan Cully" w:date="2021-09-20T19:15:00Z" w:id="551"/>
              </w:rPr>
            </w:pPr>
            <w:ins w:author="Jordan Cully" w:date="2021-09-20T19:15:00Z" w:id="552">
              <w:r>
                <w:t>Interior Design</w:t>
              </w:r>
            </w:ins>
          </w:p>
        </w:tc>
      </w:tr>
      <w:tr w:rsidR="003325C5" w:rsidTr="00F25DC7" w14:paraId="46F00564" w14:textId="77777777">
        <w:trPr>
          <w:cnfStyle w:val="000000100000" w:firstRow="0" w:lastRow="0" w:firstColumn="0" w:lastColumn="0" w:oddVBand="0" w:evenVBand="0" w:oddHBand="1" w:evenHBand="0" w:firstRowFirstColumn="0" w:firstRowLastColumn="0" w:lastRowFirstColumn="0" w:lastRowLastColumn="0"/>
          <w:trHeight w:val="269"/>
          <w:ins w:author="Jordan Cully" w:date="2021-09-20T19:15:00Z" w:id="553"/>
        </w:trPr>
        <w:tc>
          <w:tcPr>
            <w:cnfStyle w:val="001000000000" w:firstRow="0" w:lastRow="0" w:firstColumn="1" w:lastColumn="0" w:oddVBand="0" w:evenVBand="0" w:oddHBand="0" w:evenHBand="0" w:firstRowFirstColumn="0" w:firstRowLastColumn="0" w:lastRowFirstColumn="0" w:lastRowLastColumn="0"/>
            <w:tcW w:w="788" w:type="dxa"/>
            <w:tcBorders>
              <w:top w:val="single" w:color="826C31" w:themeColor="accent2" w:themeShade="BF" w:sz="4" w:space="0"/>
              <w:left w:val="single" w:color="826C31" w:themeColor="accent2" w:themeShade="BF" w:sz="4" w:space="0"/>
              <w:right w:val="single" w:color="826C31" w:themeColor="accent2" w:themeShade="BF" w:sz="4" w:space="0"/>
            </w:tcBorders>
          </w:tcPr>
          <w:p w:rsidR="003325C5" w:rsidP="00F25DC7" w:rsidRDefault="003325C5" w14:paraId="2C41B63F" w14:textId="77777777">
            <w:pPr>
              <w:ind w:left="0"/>
              <w:jc w:val="left"/>
              <w:rPr>
                <w:ins w:author="Jordan Cully" w:date="2021-09-20T19:15:00Z" w:id="554"/>
              </w:rPr>
            </w:pPr>
            <w:ins w:author="Jordan Cully" w:date="2021-09-20T19:15:00Z" w:id="555">
              <w:r w:rsidRPr="47819D63">
                <w:t>Scale</w:t>
              </w:r>
            </w:ins>
          </w:p>
        </w:tc>
        <w:tc>
          <w:tcPr>
            <w:tcW w:w="1984" w:type="dxa"/>
            <w:tcBorders>
              <w:top w:val="single" w:color="826C31" w:themeColor="accent2" w:themeShade="BF" w:sz="4" w:space="0"/>
              <w:left w:val="single" w:color="826C31" w:themeColor="accent2" w:themeShade="BF" w:sz="4" w:space="0"/>
              <w:right w:val="single" w:color="826C31" w:themeColor="accent2" w:themeShade="BF" w:sz="4" w:space="0"/>
            </w:tcBorders>
          </w:tcPr>
          <w:p w:rsidR="003325C5" w:rsidP="00F25DC7" w:rsidRDefault="003325C5" w14:paraId="6FF96221"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556"/>
              </w:rPr>
            </w:pPr>
            <w:ins w:author="Jordan Cully" w:date="2021-09-20T19:15:00Z" w:id="557">
              <w:r w:rsidRPr="47819D63">
                <w:t>Description of detail</w:t>
              </w:r>
            </w:ins>
          </w:p>
        </w:tc>
        <w:tc>
          <w:tcPr>
            <w:tcW w:w="2977" w:type="dxa"/>
            <w:tcBorders>
              <w:top w:val="single" w:color="826C31" w:themeColor="accent2" w:themeShade="BF" w:sz="4" w:space="0"/>
              <w:left w:val="single" w:color="826C31" w:themeColor="accent2" w:themeShade="BF" w:sz="4" w:space="0"/>
              <w:right w:val="single" w:color="826C31" w:themeColor="accent2" w:themeShade="BF" w:sz="4" w:space="0"/>
            </w:tcBorders>
          </w:tcPr>
          <w:p w:rsidR="003325C5" w:rsidP="00F25DC7" w:rsidRDefault="003325C5" w14:paraId="4D36849F"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558"/>
              </w:rPr>
            </w:pPr>
            <w:ins w:author="Jordan Cully" w:date="2021-09-20T19:15:00Z" w:id="559">
              <w:r w:rsidRPr="47819D63">
                <w:t>Use</w:t>
              </w:r>
            </w:ins>
          </w:p>
        </w:tc>
        <w:tc>
          <w:tcPr>
            <w:tcW w:w="3791" w:type="dxa"/>
            <w:tcBorders>
              <w:top w:val="single" w:color="826C31" w:themeColor="accent2" w:themeShade="BF" w:sz="4" w:space="0"/>
              <w:left w:val="single" w:color="826C31" w:themeColor="accent2" w:themeShade="BF" w:sz="4" w:space="0"/>
              <w:right w:val="single" w:color="826C31" w:themeColor="accent2" w:themeShade="BF" w:sz="4" w:space="0"/>
            </w:tcBorders>
          </w:tcPr>
          <w:p w:rsidR="003325C5" w:rsidP="00F25DC7" w:rsidRDefault="003325C5" w14:paraId="3F8AB289"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560"/>
              </w:rPr>
            </w:pPr>
            <w:ins w:author="Jordan Cully" w:date="2021-09-20T19:15:00Z" w:id="561">
              <w:r w:rsidRPr="47819D63">
                <w:t>Comments</w:t>
              </w:r>
            </w:ins>
          </w:p>
        </w:tc>
      </w:tr>
      <w:tr w:rsidR="003325C5" w:rsidTr="00F25DC7" w14:paraId="5AB55F67" w14:textId="77777777">
        <w:trPr>
          <w:trHeight w:val="302"/>
          <w:ins w:author="Jordan Cully" w:date="2021-09-20T19:15:00Z" w:id="56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3325C5" w:rsidRDefault="003325C5" w14:paraId="010B9C15" w14:textId="39057EC5">
            <w:pPr>
              <w:ind w:left="0"/>
              <w:jc w:val="left"/>
              <w:rPr>
                <w:ins w:author="Jordan Cully" w:date="2021-09-20T19:15:00Z" w:id="563"/>
                <w:b w:val="0"/>
                <w:bCs w:val="0"/>
                <w:i/>
                <w:iCs/>
              </w:rPr>
            </w:pPr>
            <w:ins w:author="Jordan Cully" w:date="2021-09-20T19:15:00Z" w:id="564">
              <w:r w:rsidRPr="47819D63">
                <w:rPr>
                  <w:i/>
                  <w:iCs/>
                </w:rPr>
                <w:t>1:</w:t>
              </w:r>
              <w:r>
                <w:rPr>
                  <w:i/>
                  <w:iCs/>
                </w:rPr>
                <w:t>100</w:t>
              </w:r>
            </w:ins>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356F816F" w14:textId="77777777">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565"/>
              </w:rPr>
            </w:pPr>
            <w:ins w:author="Jordan Cully" w:date="2021-09-20T19:15:00Z" w:id="566">
              <w:r w:rsidRPr="47819D63">
                <w:rPr>
                  <w:i/>
                  <w:iCs/>
                </w:rPr>
                <w:t>Overall Plans</w:t>
              </w:r>
            </w:ins>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11C554D2" w14:textId="4AAEC613">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567"/>
              </w:rPr>
            </w:pPr>
            <w:ins w:author="Jordan Cully" w:date="2021-09-20T19:15:00Z" w:id="568">
              <w:r>
                <w:rPr>
                  <w:i/>
                  <w:iCs/>
                </w:rPr>
                <w:t>General Arrangement and Enlarged Plan callouts</w:t>
              </w:r>
            </w:ins>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5A53C4E5" w14:textId="77777777">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569"/>
              </w:rPr>
            </w:pPr>
            <w:ins w:author="Jordan Cully" w:date="2021-09-20T19:15:00Z" w:id="570">
              <w:r w:rsidRPr="47819D63">
                <w:rPr>
                  <w:i/>
                  <w:iCs/>
                </w:rPr>
                <w:t>Scale on A0 paper Size</w:t>
              </w:r>
            </w:ins>
          </w:p>
        </w:tc>
      </w:tr>
      <w:tr w:rsidR="003325C5" w:rsidTr="00F25DC7" w14:paraId="08B10B00" w14:textId="77777777">
        <w:trPr>
          <w:cnfStyle w:val="000000100000" w:firstRow="0" w:lastRow="0" w:firstColumn="0" w:lastColumn="0" w:oddVBand="0" w:evenVBand="0" w:oddHBand="1" w:evenHBand="0" w:firstRowFirstColumn="0" w:firstRowLastColumn="0" w:lastRowFirstColumn="0" w:lastRowLastColumn="0"/>
          <w:trHeight w:val="302"/>
          <w:ins w:author="Jordan Cully" w:date="2021-09-20T19:15:00Z" w:id="571"/>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3325C5" w:rsidRDefault="003325C5" w14:paraId="0675B18D" w14:textId="517A802A">
            <w:pPr>
              <w:ind w:left="0"/>
              <w:jc w:val="left"/>
              <w:rPr>
                <w:ins w:author="Jordan Cully" w:date="2021-09-20T19:15:00Z" w:id="572"/>
                <w:b w:val="0"/>
                <w:bCs w:val="0"/>
                <w:i/>
                <w:iCs/>
              </w:rPr>
            </w:pPr>
            <w:ins w:author="Jordan Cully" w:date="2021-09-20T19:15:00Z" w:id="573">
              <w:r w:rsidRPr="47819D63">
                <w:rPr>
                  <w:i/>
                  <w:iCs/>
                </w:rPr>
                <w:t>1:</w:t>
              </w:r>
            </w:ins>
            <w:ins w:author="Jordan Cully" w:date="2021-09-20T19:16:00Z" w:id="574">
              <w:r>
                <w:rPr>
                  <w:i/>
                  <w:iCs/>
                </w:rPr>
                <w:t>50</w:t>
              </w:r>
            </w:ins>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6C292F55" w14:textId="77777777">
            <w:pPr>
              <w:spacing w:after="120"/>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575"/>
              </w:rPr>
            </w:pPr>
            <w:ins w:author="Jordan Cully" w:date="2021-09-20T19:15:00Z" w:id="576">
              <w:r w:rsidRPr="47819D63">
                <w:rPr>
                  <w:i/>
                  <w:iCs/>
                </w:rPr>
                <w:t>Part Plans</w:t>
              </w:r>
            </w:ins>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0309CA2A" w14:textId="42E89906">
            <w:pPr>
              <w:spacing w:after="120"/>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577"/>
              </w:rPr>
            </w:pPr>
            <w:ins w:author="Jordan Cully" w:date="2021-09-20T19:16:00Z" w:id="578">
              <w:r>
                <w:rPr>
                  <w:i/>
                  <w:iCs/>
                </w:rPr>
                <w:t>All Plans</w:t>
              </w:r>
            </w:ins>
          </w:p>
          <w:p w:rsidR="003325C5" w:rsidP="00F25DC7" w:rsidRDefault="003325C5" w14:paraId="299D7185"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579"/>
                <w:i/>
                <w:iCs/>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1818C101" w14:textId="77777777">
            <w:pPr>
              <w:spacing w:after="120"/>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580"/>
              </w:rPr>
            </w:pPr>
            <w:ins w:author="Jordan Cully" w:date="2021-09-20T19:15:00Z" w:id="581">
              <w:r w:rsidRPr="47819D63">
                <w:rPr>
                  <w:i/>
                  <w:iCs/>
                </w:rPr>
                <w:t>Scale on A0 paper Size</w:t>
              </w:r>
            </w:ins>
          </w:p>
        </w:tc>
      </w:tr>
      <w:tr w:rsidR="003325C5" w:rsidTr="00F25DC7" w14:paraId="66997A5B" w14:textId="77777777">
        <w:trPr>
          <w:trHeight w:val="302"/>
          <w:ins w:author="Jordan Cully" w:date="2021-09-20T19:15:00Z" w:id="58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0AFFA4FE" w14:textId="65A413C3">
            <w:pPr>
              <w:ind w:left="0"/>
              <w:jc w:val="left"/>
              <w:rPr>
                <w:ins w:author="Jordan Cully" w:date="2021-09-20T19:15:00Z" w:id="583"/>
                <w:b w:val="0"/>
                <w:bCs w:val="0"/>
                <w:i/>
                <w:iCs/>
              </w:rPr>
            </w:pPr>
            <w:ins w:author="Jordan Cully" w:date="2021-09-20T19:15:00Z" w:id="584">
              <w:r>
                <w:rPr>
                  <w:i/>
                  <w:iCs/>
                </w:rPr>
                <w:t>1:2</w:t>
              </w:r>
            </w:ins>
            <w:ins w:author="Jordan Cully" w:date="2021-09-20T19:16:00Z" w:id="585">
              <w:r>
                <w:rPr>
                  <w:i/>
                  <w:iCs/>
                </w:rPr>
                <w:t>0</w:t>
              </w:r>
            </w:ins>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3325C5" w:rsidRDefault="003325C5" w14:paraId="0C695B46" w14:textId="7C272CD9">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586"/>
              </w:rPr>
            </w:pPr>
            <w:ins w:author="Jordan Cully" w:date="2021-09-20T19:15:00Z" w:id="587">
              <w:r w:rsidRPr="47819D63">
                <w:rPr>
                  <w:i/>
                  <w:iCs/>
                </w:rPr>
                <w:t xml:space="preserve">Sections and </w:t>
              </w:r>
            </w:ins>
            <w:ins w:author="Jordan Cully" w:date="2021-09-20T19:16:00Z" w:id="588">
              <w:r>
                <w:rPr>
                  <w:i/>
                  <w:iCs/>
                </w:rPr>
                <w:t>Elevations</w:t>
              </w:r>
            </w:ins>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40DF4C58" w14:textId="08B7EE89">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589"/>
              </w:rPr>
            </w:pPr>
            <w:ins w:author="Jordan Cully" w:date="2021-09-20T19:16:00Z" w:id="590">
              <w:r>
                <w:rPr>
                  <w:i/>
                  <w:iCs/>
                </w:rPr>
                <w:t>Sections</w:t>
              </w:r>
            </w:ins>
            <w:ins w:author="Jordan Cully" w:date="2021-09-20T19:17:00Z" w:id="591">
              <w:r>
                <w:rPr>
                  <w:i/>
                  <w:iCs/>
                </w:rPr>
                <w:t xml:space="preserve">, </w:t>
              </w:r>
            </w:ins>
            <w:ins w:author="Jordan Cully" w:date="2021-09-20T19:16:00Z" w:id="592">
              <w:r>
                <w:rPr>
                  <w:i/>
                  <w:iCs/>
                </w:rPr>
                <w:t>Elevations</w:t>
              </w:r>
            </w:ins>
            <w:ins w:author="Jordan Cully" w:date="2021-09-20T19:17:00Z" w:id="593">
              <w:r>
                <w:rPr>
                  <w:i/>
                  <w:iCs/>
                </w:rPr>
                <w:t xml:space="preserve"> &amp; Millwork</w:t>
              </w:r>
            </w:ins>
          </w:p>
          <w:p w:rsidR="003325C5" w:rsidP="00F25DC7" w:rsidRDefault="003325C5" w14:paraId="5180A37C" w14:textId="77777777">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594"/>
                <w:i/>
                <w:iCs/>
                <w:color w:val="BFBFBF" w:themeColor="background2" w:themeShade="BF"/>
                <w:highlight w:val="yellow"/>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4F0CABE1" w14:textId="77777777">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595"/>
              </w:rPr>
            </w:pPr>
            <w:ins w:author="Jordan Cully" w:date="2021-09-20T19:15:00Z" w:id="596">
              <w:r w:rsidRPr="47819D63">
                <w:rPr>
                  <w:i/>
                  <w:iCs/>
                </w:rPr>
                <w:t>Scale on A0 paper Size</w:t>
              </w:r>
            </w:ins>
          </w:p>
          <w:p w:rsidR="003325C5" w:rsidP="00F25DC7" w:rsidRDefault="003325C5" w14:paraId="342ABCCB" w14:textId="77777777">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597"/>
                <w:i/>
                <w:iCs/>
                <w:color w:val="BFBFBF" w:themeColor="background2" w:themeShade="BF"/>
                <w:highlight w:val="yellow"/>
              </w:rPr>
            </w:pPr>
          </w:p>
        </w:tc>
      </w:tr>
      <w:tr w:rsidR="003325C5" w:rsidTr="00F25DC7" w14:paraId="147B02A0" w14:textId="77777777">
        <w:trPr>
          <w:cnfStyle w:val="000000100000" w:firstRow="0" w:lastRow="0" w:firstColumn="0" w:lastColumn="0" w:oddVBand="0" w:evenVBand="0" w:oddHBand="1" w:evenHBand="0" w:firstRowFirstColumn="0" w:firstRowLastColumn="0" w:lastRowFirstColumn="0" w:lastRowLastColumn="0"/>
          <w:trHeight w:val="302"/>
          <w:ins w:author="Jordan Cully" w:date="2021-09-20T19:15:00Z" w:id="598"/>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28F7E142" w14:textId="77777777">
            <w:pPr>
              <w:ind w:left="0"/>
              <w:jc w:val="left"/>
              <w:rPr>
                <w:ins w:author="Jordan Cully" w:date="2021-09-20T19:15:00Z" w:id="599"/>
                <w:b w:val="0"/>
                <w:bCs w:val="0"/>
                <w:i/>
                <w:iCs/>
              </w:rPr>
            </w:pPr>
            <w:ins w:author="Jordan Cully" w:date="2021-09-20T19:15:00Z" w:id="600">
              <w:r w:rsidRPr="47819D63">
                <w:rPr>
                  <w:i/>
                  <w:iCs/>
                </w:rPr>
                <w:t>1:20</w:t>
              </w:r>
            </w:ins>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48895F8B" w14:textId="1CC76112">
            <w:pPr>
              <w:spacing w:after="120"/>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601"/>
              </w:rPr>
            </w:pPr>
            <w:ins w:author="Jordan Cully" w:date="2021-09-20T19:17:00Z" w:id="602">
              <w:r>
                <w:rPr>
                  <w:i/>
                  <w:iCs/>
                </w:rPr>
                <w:t>Enlarged Plans</w:t>
              </w:r>
            </w:ins>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592324AC" w14:textId="0192259C">
            <w:pPr>
              <w:spacing w:after="120"/>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603"/>
              </w:rPr>
            </w:pPr>
            <w:ins w:author="Jordan Cully" w:date="2021-09-20T19:17:00Z" w:id="604">
              <w:r>
                <w:rPr>
                  <w:i/>
                  <w:iCs/>
                </w:rPr>
                <w:t>Bathroom Plans</w:t>
              </w:r>
            </w:ins>
          </w:p>
          <w:p w:rsidR="003325C5" w:rsidP="00F25DC7" w:rsidRDefault="003325C5" w14:paraId="3442B7C5"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605"/>
                <w:i/>
                <w:iCs/>
                <w:color w:val="BFBFBF" w:themeColor="background2" w:themeShade="BF"/>
                <w:highlight w:val="yellow"/>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7E90DFDF" w14:textId="77777777">
            <w:pPr>
              <w:spacing w:after="120"/>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606"/>
              </w:rPr>
            </w:pPr>
            <w:ins w:author="Jordan Cully" w:date="2021-09-20T19:15:00Z" w:id="607">
              <w:r w:rsidRPr="47819D63">
                <w:rPr>
                  <w:i/>
                  <w:iCs/>
                </w:rPr>
                <w:t>Scale on A0 paper Size</w:t>
              </w:r>
            </w:ins>
          </w:p>
          <w:p w:rsidR="003325C5" w:rsidP="00F25DC7" w:rsidRDefault="003325C5" w14:paraId="16E97004"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9:15:00Z" w:id="608"/>
                <w:i/>
                <w:iCs/>
                <w:color w:val="BFBFBF" w:themeColor="background2" w:themeShade="BF"/>
                <w:highlight w:val="yellow"/>
              </w:rPr>
            </w:pPr>
          </w:p>
        </w:tc>
      </w:tr>
      <w:tr w:rsidR="003325C5" w:rsidTr="00F25DC7" w14:paraId="48021EFA" w14:textId="77777777">
        <w:trPr>
          <w:trHeight w:val="302"/>
          <w:ins w:author="Jordan Cully" w:date="2021-09-20T19:15:00Z" w:id="609"/>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4E207E4E" w14:textId="77777777">
            <w:pPr>
              <w:ind w:left="0"/>
              <w:jc w:val="left"/>
              <w:rPr>
                <w:ins w:author="Jordan Cully" w:date="2021-09-20T19:15:00Z" w:id="610"/>
                <w:b w:val="0"/>
                <w:bCs w:val="0"/>
                <w:i/>
                <w:iCs/>
              </w:rPr>
            </w:pPr>
            <w:ins w:author="Jordan Cully" w:date="2021-09-20T19:15:00Z" w:id="611">
              <w:r w:rsidRPr="47819D63">
                <w:rPr>
                  <w:i/>
                  <w:iCs/>
                </w:rPr>
                <w:t>1:10</w:t>
              </w:r>
            </w:ins>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4F9A496E" w14:textId="1346BA2A">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612"/>
              </w:rPr>
            </w:pPr>
            <w:ins w:author="Jordan Cully" w:date="2021-09-20T19:15:00Z" w:id="613">
              <w:r w:rsidRPr="47819D63">
                <w:rPr>
                  <w:i/>
                  <w:iCs/>
                </w:rPr>
                <w:t>Details</w:t>
              </w:r>
            </w:ins>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6CFFEBA8" w14:textId="049C6112">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614"/>
              </w:rPr>
            </w:pPr>
            <w:ins w:author="Jordan Cully" w:date="2021-09-20T19:18:00Z" w:id="615">
              <w:r>
                <w:rPr>
                  <w:i/>
                  <w:iCs/>
                </w:rPr>
                <w:t>Details</w:t>
              </w:r>
            </w:ins>
          </w:p>
          <w:p w:rsidR="003325C5" w:rsidP="00F25DC7" w:rsidRDefault="003325C5" w14:paraId="31007F0C" w14:textId="77777777">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616"/>
                <w:i/>
                <w:iCs/>
                <w:color w:val="BFBFBF" w:themeColor="background2" w:themeShade="BF"/>
                <w:highlight w:val="yellow"/>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7B16C24D" w14:textId="77777777">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617"/>
              </w:rPr>
            </w:pPr>
            <w:ins w:author="Jordan Cully" w:date="2021-09-20T19:15:00Z" w:id="618">
              <w:r w:rsidRPr="47819D63">
                <w:rPr>
                  <w:i/>
                  <w:iCs/>
                </w:rPr>
                <w:t>Scale on A0 paper Size</w:t>
              </w:r>
            </w:ins>
          </w:p>
          <w:p w:rsidR="003325C5" w:rsidP="00F25DC7" w:rsidRDefault="003325C5" w14:paraId="33290719" w14:textId="77777777">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9:15:00Z" w:id="619"/>
                <w:i/>
                <w:iCs/>
                <w:color w:val="BFBFBF" w:themeColor="background2" w:themeShade="BF"/>
                <w:highlight w:val="yellow"/>
              </w:rPr>
            </w:pPr>
          </w:p>
        </w:tc>
      </w:tr>
      <w:tr w:rsidR="003325C5" w:rsidTr="00F25DC7" w14:paraId="500434E2" w14:textId="77777777">
        <w:trPr>
          <w:cnfStyle w:val="000000100000" w:firstRow="0" w:lastRow="0" w:firstColumn="0" w:lastColumn="0" w:oddVBand="0" w:evenVBand="0" w:oddHBand="1" w:evenHBand="0" w:firstRowFirstColumn="0" w:firstRowLastColumn="0" w:lastRowFirstColumn="0" w:lastRowLastColumn="0"/>
          <w:trHeight w:val="302"/>
          <w:ins w:author="Jordan Cully" w:date="2021-09-20T19:17:00Z" w:id="620"/>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47819D63" w:rsidR="003325C5" w:rsidP="00F25DC7" w:rsidRDefault="003325C5" w14:paraId="3F536A32" w14:textId="65A7C0F9">
            <w:pPr>
              <w:ind w:left="0"/>
              <w:jc w:val="left"/>
              <w:rPr>
                <w:ins w:author="Jordan Cully" w:date="2021-09-20T19:17:00Z" w:id="621"/>
                <w:i/>
                <w:iCs/>
              </w:rPr>
            </w:pPr>
            <w:ins w:author="Jordan Cully" w:date="2021-09-20T19:17:00Z" w:id="622">
              <w:r>
                <w:rPr>
                  <w:i/>
                  <w:iCs/>
                </w:rPr>
                <w:t>1:5</w:t>
              </w:r>
            </w:ins>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47819D63" w:rsidR="003325C5" w:rsidP="00F25DC7" w:rsidRDefault="003325C5" w14:paraId="7E1DD9C6" w14:textId="75D30C9B">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9:17:00Z" w:id="623"/>
                <w:i/>
                <w:iCs/>
              </w:rPr>
            </w:pPr>
            <w:ins w:author="Jordan Cully" w:date="2021-09-20T19:17:00Z" w:id="624">
              <w:r w:rsidRPr="47819D63">
                <w:rPr>
                  <w:i/>
                  <w:iCs/>
                </w:rPr>
                <w:t>Details</w:t>
              </w:r>
            </w:ins>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3C978B6C" w14:textId="16DA8F97">
            <w:pPr>
              <w:spacing w:after="120"/>
              <w:ind w:left="0"/>
              <w:jc w:val="left"/>
              <w:cnfStyle w:val="000000100000" w:firstRow="0" w:lastRow="0" w:firstColumn="0" w:lastColumn="0" w:oddVBand="0" w:evenVBand="0" w:oddHBand="1" w:evenHBand="0" w:firstRowFirstColumn="0" w:firstRowLastColumn="0" w:lastRowFirstColumn="0" w:lastRowLastColumn="0"/>
              <w:rPr>
                <w:ins w:author="Jordan Cully" w:date="2021-09-20T19:17:00Z" w:id="625"/>
              </w:rPr>
            </w:pPr>
            <w:ins w:author="Jordan Cully" w:date="2021-09-20T19:18:00Z" w:id="626">
              <w:r>
                <w:rPr>
                  <w:i/>
                  <w:iCs/>
                </w:rPr>
                <w:t>Details</w:t>
              </w:r>
            </w:ins>
          </w:p>
          <w:p w:rsidRPr="47819D63" w:rsidR="003325C5" w:rsidP="00F25DC7" w:rsidRDefault="003325C5" w14:paraId="5A388A6C"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9:17:00Z" w:id="627"/>
                <w:i/>
                <w:iCs/>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1CCC847B" w14:textId="77777777">
            <w:pPr>
              <w:spacing w:after="120"/>
              <w:ind w:left="0"/>
              <w:jc w:val="left"/>
              <w:cnfStyle w:val="000000100000" w:firstRow="0" w:lastRow="0" w:firstColumn="0" w:lastColumn="0" w:oddVBand="0" w:evenVBand="0" w:oddHBand="1" w:evenHBand="0" w:firstRowFirstColumn="0" w:firstRowLastColumn="0" w:lastRowFirstColumn="0" w:lastRowLastColumn="0"/>
              <w:rPr>
                <w:ins w:author="Jordan Cully" w:date="2021-09-20T19:17:00Z" w:id="628"/>
              </w:rPr>
            </w:pPr>
            <w:ins w:author="Jordan Cully" w:date="2021-09-20T19:17:00Z" w:id="629">
              <w:r w:rsidRPr="47819D63">
                <w:rPr>
                  <w:i/>
                  <w:iCs/>
                </w:rPr>
                <w:t>Scale on A0 paper Size</w:t>
              </w:r>
            </w:ins>
          </w:p>
          <w:p w:rsidRPr="47819D63" w:rsidR="003325C5" w:rsidP="00F25DC7" w:rsidRDefault="003325C5" w14:paraId="46233710" w14:textId="77777777">
            <w:pPr>
              <w:ind w:left="0"/>
              <w:jc w:val="left"/>
              <w:cnfStyle w:val="000000100000" w:firstRow="0" w:lastRow="0" w:firstColumn="0" w:lastColumn="0" w:oddVBand="0" w:evenVBand="0" w:oddHBand="1" w:evenHBand="0" w:firstRowFirstColumn="0" w:firstRowLastColumn="0" w:lastRowFirstColumn="0" w:lastRowLastColumn="0"/>
              <w:rPr>
                <w:ins w:author="Jordan Cully" w:date="2021-09-20T19:17:00Z" w:id="630"/>
                <w:i/>
                <w:iCs/>
              </w:rPr>
            </w:pPr>
          </w:p>
        </w:tc>
      </w:tr>
      <w:tr w:rsidR="003325C5" w:rsidTr="00F25DC7" w14:paraId="4DFA32FE" w14:textId="77777777">
        <w:trPr>
          <w:trHeight w:val="302"/>
          <w:ins w:author="Jordan Cully" w:date="2021-09-20T19:17:00Z" w:id="631"/>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11D7A0B2" w14:textId="3C5D2DBD">
            <w:pPr>
              <w:ind w:left="0"/>
              <w:jc w:val="left"/>
              <w:rPr>
                <w:ins w:author="Jordan Cully" w:date="2021-09-20T19:17:00Z" w:id="632"/>
                <w:i/>
                <w:iCs/>
              </w:rPr>
            </w:pPr>
            <w:ins w:author="Jordan Cully" w:date="2021-09-20T19:17:00Z" w:id="633">
              <w:r>
                <w:rPr>
                  <w:i/>
                  <w:iCs/>
                </w:rPr>
                <w:t>1:2</w:t>
              </w:r>
            </w:ins>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47819D63" w:rsidR="003325C5" w:rsidP="00F25DC7" w:rsidRDefault="003325C5" w14:paraId="183C829D" w14:textId="2F9FA1F2">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9:17:00Z" w:id="634"/>
                <w:i/>
                <w:iCs/>
              </w:rPr>
            </w:pPr>
            <w:ins w:author="Jordan Cully" w:date="2021-09-20T19:17:00Z" w:id="635">
              <w:r w:rsidRPr="47819D63">
                <w:rPr>
                  <w:i/>
                  <w:iCs/>
                </w:rPr>
                <w:t>Details</w:t>
              </w:r>
            </w:ins>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1A147ECF" w14:textId="7E449945">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9:17:00Z" w:id="636"/>
              </w:rPr>
            </w:pPr>
            <w:ins w:author="Jordan Cully" w:date="2021-09-20T19:18:00Z" w:id="637">
              <w:r>
                <w:rPr>
                  <w:i/>
                  <w:iCs/>
                </w:rPr>
                <w:t>Details</w:t>
              </w:r>
            </w:ins>
          </w:p>
          <w:p w:rsidRPr="47819D63" w:rsidR="003325C5" w:rsidP="00F25DC7" w:rsidRDefault="003325C5" w14:paraId="646B927B" w14:textId="77777777">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9:17:00Z" w:id="638"/>
                <w:i/>
                <w:iCs/>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3325C5" w:rsidP="00F25DC7" w:rsidRDefault="003325C5" w14:paraId="1F518007" w14:textId="77777777">
            <w:pPr>
              <w:spacing w:after="120"/>
              <w:ind w:left="0"/>
              <w:jc w:val="left"/>
              <w:cnfStyle w:val="000000000000" w:firstRow="0" w:lastRow="0" w:firstColumn="0" w:lastColumn="0" w:oddVBand="0" w:evenVBand="0" w:oddHBand="0" w:evenHBand="0" w:firstRowFirstColumn="0" w:firstRowLastColumn="0" w:lastRowFirstColumn="0" w:lastRowLastColumn="0"/>
              <w:rPr>
                <w:ins w:author="Jordan Cully" w:date="2021-09-20T19:17:00Z" w:id="639"/>
              </w:rPr>
            </w:pPr>
            <w:ins w:author="Jordan Cully" w:date="2021-09-20T19:17:00Z" w:id="640">
              <w:r w:rsidRPr="47819D63">
                <w:rPr>
                  <w:i/>
                  <w:iCs/>
                </w:rPr>
                <w:lastRenderedPageBreak/>
                <w:t>Scale on A0 paper Size</w:t>
              </w:r>
            </w:ins>
          </w:p>
          <w:p w:rsidRPr="47819D63" w:rsidR="003325C5" w:rsidP="00F25DC7" w:rsidRDefault="003325C5" w14:paraId="0DDF6389" w14:textId="77777777">
            <w:pPr>
              <w:ind w:left="0"/>
              <w:jc w:val="left"/>
              <w:cnfStyle w:val="000000000000" w:firstRow="0" w:lastRow="0" w:firstColumn="0" w:lastColumn="0" w:oddVBand="0" w:evenVBand="0" w:oddHBand="0" w:evenHBand="0" w:firstRowFirstColumn="0" w:firstRowLastColumn="0" w:lastRowFirstColumn="0" w:lastRowLastColumn="0"/>
              <w:rPr>
                <w:ins w:author="Jordan Cully" w:date="2021-09-20T19:17:00Z" w:id="641"/>
                <w:i/>
                <w:iCs/>
              </w:rPr>
            </w:pPr>
          </w:p>
        </w:tc>
      </w:tr>
    </w:tbl>
    <w:p w:rsidR="003325C5" w:rsidP="47819D63" w:rsidRDefault="003325C5" w14:paraId="45893EAE" w14:textId="77777777">
      <w:pPr>
        <w:rPr>
          <w:ins w:author="Jordan Cully" w:date="2021-09-20T19:15:00Z" w:id="642"/>
          <w:i/>
          <w:iCs/>
          <w:color w:val="00968F" w:themeColor="accent4"/>
          <w:highlight w:val="lightGray"/>
        </w:rPr>
      </w:pPr>
    </w:p>
    <w:p w:rsidR="003325C5" w:rsidP="47819D63" w:rsidRDefault="003325C5" w14:paraId="3D366291" w14:textId="77777777">
      <w:pPr>
        <w:rPr>
          <w:i/>
          <w:iCs/>
          <w:color w:val="00968F" w:themeColor="accent4"/>
          <w:highlight w:val="lightGray"/>
        </w:rPr>
      </w:pPr>
    </w:p>
    <w:tbl>
      <w:tblPr>
        <w:tblStyle w:val="GridTable441"/>
        <w:tblW w:w="0" w:type="auto"/>
        <w:tblInd w:w="625" w:type="dxa"/>
        <w:tblLook w:val="04A0" w:firstRow="1" w:lastRow="0" w:firstColumn="1" w:lastColumn="0" w:noHBand="0" w:noVBand="1"/>
      </w:tblPr>
      <w:tblGrid>
        <w:gridCol w:w="788"/>
        <w:gridCol w:w="1984"/>
        <w:gridCol w:w="2977"/>
        <w:gridCol w:w="3791"/>
      </w:tblGrid>
      <w:tr w:rsidR="47819D63" w:rsidTr="47819D63" w14:paraId="2238B0FA"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5AEC5F88" w14:textId="33CF7497">
            <w:pPr>
              <w:spacing w:after="120"/>
              <w:ind w:left="0"/>
              <w:jc w:val="center"/>
            </w:pPr>
            <w:r w:rsidRPr="47819D63">
              <w:t>Structure</w:t>
            </w:r>
          </w:p>
        </w:tc>
      </w:tr>
      <w:tr w:rsidR="47819D63" w:rsidTr="47819D63" w14:paraId="7796B15C"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788"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5D27BEA3" w14:textId="6075A650">
            <w:pPr>
              <w:ind w:left="0"/>
              <w:jc w:val="left"/>
            </w:pPr>
            <w:r w:rsidRPr="47819D63">
              <w:t>Scale</w:t>
            </w:r>
          </w:p>
        </w:tc>
        <w:tc>
          <w:tcPr>
            <w:tcW w:w="1984"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2D0862E5" w14:textId="17DD6173">
            <w:pPr>
              <w:ind w:left="0"/>
              <w:jc w:val="left"/>
              <w:cnfStyle w:val="000000100000" w:firstRow="0" w:lastRow="0" w:firstColumn="0" w:lastColumn="0" w:oddVBand="0" w:evenVBand="0" w:oddHBand="1" w:evenHBand="0" w:firstRowFirstColumn="0" w:firstRowLastColumn="0" w:lastRowFirstColumn="0" w:lastRowLastColumn="0"/>
            </w:pPr>
            <w:r w:rsidRPr="47819D63">
              <w:t>Description of detail</w:t>
            </w:r>
          </w:p>
        </w:tc>
        <w:tc>
          <w:tcPr>
            <w:tcW w:w="2977"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3F967892" w14:textId="767C21A4">
            <w:pPr>
              <w:ind w:left="0"/>
              <w:jc w:val="left"/>
              <w:cnfStyle w:val="000000100000" w:firstRow="0" w:lastRow="0" w:firstColumn="0" w:lastColumn="0" w:oddVBand="0" w:evenVBand="0" w:oddHBand="1" w:evenHBand="0" w:firstRowFirstColumn="0" w:firstRowLastColumn="0" w:lastRowFirstColumn="0" w:lastRowLastColumn="0"/>
            </w:pPr>
            <w:r w:rsidRPr="47819D63">
              <w:t>Use</w:t>
            </w:r>
          </w:p>
        </w:tc>
        <w:tc>
          <w:tcPr>
            <w:tcW w:w="3791"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266319EC" w14:textId="5300C23C">
            <w:pPr>
              <w:ind w:left="0"/>
              <w:jc w:val="left"/>
              <w:cnfStyle w:val="000000100000" w:firstRow="0" w:lastRow="0" w:firstColumn="0" w:lastColumn="0" w:oddVBand="0" w:evenVBand="0" w:oddHBand="1" w:evenHBand="0" w:firstRowFirstColumn="0" w:firstRowLastColumn="0" w:lastRowFirstColumn="0" w:lastRowLastColumn="0"/>
            </w:pPr>
            <w:r w:rsidRPr="47819D63">
              <w:t>Comments</w:t>
            </w:r>
          </w:p>
        </w:tc>
      </w:tr>
      <w:tr w:rsidR="47819D63" w:rsidTr="47819D63" w14:paraId="52C9BEEB" w14:textId="77777777">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5682DFB4" w14:textId="4AD5368A">
            <w:pPr>
              <w:ind w:left="0"/>
              <w:jc w:val="left"/>
              <w:rPr>
                <w:b w:val="0"/>
                <w:bCs w:val="0"/>
                <w:i/>
                <w:iCs/>
              </w:rPr>
            </w:pPr>
            <w:r w:rsidRPr="47819D63">
              <w:rPr>
                <w:i/>
                <w:iCs/>
              </w:rPr>
              <w:t>1:500</w:t>
            </w:r>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399FFF32" w14:textId="5A8E6922">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Overall Plans</w:t>
            </w:r>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2DD27B9E" w14:textId="2E299C80">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Structural Plans</w:t>
            </w: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2AC67BE6" w14:textId="698D2E2F">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Scale on A0 paper Size</w:t>
            </w:r>
          </w:p>
        </w:tc>
      </w:tr>
      <w:tr w:rsidR="47819D63" w:rsidTr="47819D63" w14:paraId="5BE1861B"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5A6090CB" w14:textId="36484634">
            <w:pPr>
              <w:ind w:left="0"/>
              <w:jc w:val="left"/>
              <w:rPr>
                <w:b w:val="0"/>
                <w:bCs w:val="0"/>
                <w:i/>
                <w:iCs/>
              </w:rPr>
            </w:pPr>
            <w:r w:rsidRPr="47819D63">
              <w:rPr>
                <w:i/>
                <w:iCs/>
              </w:rPr>
              <w:t>1:200</w:t>
            </w:r>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2E8640D7" w14:textId="5970E661">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Overall Plans</w:t>
            </w:r>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06552C9F" w14:textId="2E299C80">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Structural Plans</w:t>
            </w:r>
          </w:p>
          <w:p w:rsidR="47819D63" w:rsidP="47819D63" w:rsidRDefault="47819D63" w14:paraId="444EB56A" w14:textId="5AED5EA7">
            <w:pPr>
              <w:ind w:left="0"/>
              <w:jc w:val="left"/>
              <w:cnfStyle w:val="000000100000" w:firstRow="0" w:lastRow="0" w:firstColumn="0" w:lastColumn="0" w:oddVBand="0" w:evenVBand="0" w:oddHBand="1" w:evenHBand="0" w:firstRowFirstColumn="0" w:firstRowLastColumn="0" w:lastRowFirstColumn="0" w:lastRowLastColumn="0"/>
              <w:rPr>
                <w:i/>
                <w:iCs/>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31B43007" w14:textId="6FC98FAA">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Scale on A0 paper Size</w:t>
            </w:r>
          </w:p>
        </w:tc>
      </w:tr>
      <w:tr w:rsidR="47819D63" w:rsidTr="47819D63" w14:paraId="4E5DADA8" w14:textId="77777777">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191B94A5" w14:textId="1B1984D6">
            <w:pPr>
              <w:ind w:left="0"/>
              <w:jc w:val="left"/>
              <w:rPr>
                <w:b w:val="0"/>
                <w:bCs w:val="0"/>
                <w:i/>
                <w:iCs/>
              </w:rPr>
            </w:pPr>
            <w:r w:rsidRPr="47819D63">
              <w:rPr>
                <w:i/>
                <w:iCs/>
              </w:rPr>
              <w:t>1:100</w:t>
            </w:r>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03E18CE1" w14:textId="676F69A8">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Part Plans</w:t>
            </w:r>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296F5FC5" w14:textId="2E299C80">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Structural Plans</w:t>
            </w:r>
          </w:p>
          <w:p w:rsidR="47819D63" w:rsidP="47819D63" w:rsidRDefault="47819D63" w14:paraId="1E598B6C" w14:textId="63057A4F">
            <w:pPr>
              <w:ind w:left="0"/>
              <w:jc w:val="left"/>
              <w:cnfStyle w:val="000000000000" w:firstRow="0" w:lastRow="0" w:firstColumn="0" w:lastColumn="0" w:oddVBand="0" w:evenVBand="0" w:oddHBand="0" w:evenHBand="0" w:firstRowFirstColumn="0" w:firstRowLastColumn="0" w:lastRowFirstColumn="0" w:lastRowLastColumn="0"/>
              <w:rPr>
                <w:i/>
                <w:iCs/>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7C8BF7CB" w14:textId="01E44047">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Scale on A0 paper Size</w:t>
            </w:r>
          </w:p>
        </w:tc>
      </w:tr>
      <w:tr w:rsidR="47819D63" w:rsidTr="47819D63" w14:paraId="36479983"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6E2DF00C" w14:textId="7E37FDDC">
            <w:pPr>
              <w:ind w:left="0"/>
              <w:jc w:val="left"/>
              <w:rPr>
                <w:b w:val="0"/>
                <w:bCs w:val="0"/>
                <w:i/>
                <w:iCs/>
              </w:rPr>
            </w:pPr>
            <w:r w:rsidRPr="47819D63">
              <w:rPr>
                <w:i/>
                <w:iCs/>
              </w:rPr>
              <w:t>1:25</w:t>
            </w:r>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78D554CA" w14:textId="0AEDE648">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Sections and Details</w:t>
            </w:r>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2C588F4C" w14:textId="2E299C80">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Structural Plans</w:t>
            </w:r>
          </w:p>
          <w:p w:rsidR="47819D63" w:rsidP="47819D63" w:rsidRDefault="47819D63" w14:paraId="7A76F452" w14:textId="489BB125">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611A2DF2" w14:textId="698D2E2F">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Scale on A0 paper Size</w:t>
            </w:r>
          </w:p>
          <w:p w:rsidR="47819D63" w:rsidP="47819D63" w:rsidRDefault="47819D63" w14:paraId="48EDA1DC" w14:textId="2F57CDF1">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r>
      <w:tr w:rsidR="47819D63" w:rsidTr="47819D63" w14:paraId="71E14DF0" w14:textId="77777777">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5E5C45CE" w14:textId="16E7A748">
            <w:pPr>
              <w:ind w:left="0"/>
              <w:jc w:val="left"/>
              <w:rPr>
                <w:b w:val="0"/>
                <w:bCs w:val="0"/>
                <w:i/>
                <w:iCs/>
              </w:rPr>
            </w:pPr>
            <w:r w:rsidRPr="47819D63">
              <w:rPr>
                <w:i/>
                <w:iCs/>
              </w:rPr>
              <w:t>1:20</w:t>
            </w:r>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54D91BA4" w14:textId="0A767173">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Sections and Details</w:t>
            </w:r>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02B6DDE8" w14:textId="2E299C80">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Structural Plans</w:t>
            </w:r>
          </w:p>
          <w:p w:rsidR="47819D63" w:rsidP="47819D63" w:rsidRDefault="47819D63" w14:paraId="54DAE9BB" w14:textId="2E5D180E">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highlight w:val="yellow"/>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7208273D" w14:textId="698D2E2F">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Scale on A0 paper Size</w:t>
            </w:r>
          </w:p>
          <w:p w:rsidR="47819D63" w:rsidP="47819D63" w:rsidRDefault="47819D63" w14:paraId="07EE829E" w14:textId="07C99DB7">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highlight w:val="yellow"/>
              </w:rPr>
            </w:pPr>
          </w:p>
        </w:tc>
      </w:tr>
      <w:tr w:rsidR="47819D63" w:rsidTr="47819D63" w14:paraId="1477D877"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0A22C0F3" w14:textId="3202232E">
            <w:pPr>
              <w:ind w:left="0"/>
              <w:jc w:val="left"/>
              <w:rPr>
                <w:b w:val="0"/>
                <w:bCs w:val="0"/>
                <w:i/>
                <w:iCs/>
              </w:rPr>
            </w:pPr>
            <w:r w:rsidRPr="47819D63">
              <w:rPr>
                <w:i/>
                <w:iCs/>
              </w:rPr>
              <w:t>1:10</w:t>
            </w:r>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66891542" w14:textId="2B543F60">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Sections and Details</w:t>
            </w:r>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49B84153" w14:textId="2E299C80">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Structural Plans</w:t>
            </w:r>
          </w:p>
          <w:p w:rsidR="47819D63" w:rsidP="47819D63" w:rsidRDefault="47819D63" w14:paraId="3EC98A28" w14:textId="25AC4985">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6EC0EFF9" w14:textId="698D2E2F">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Scale on A0 paper Size</w:t>
            </w:r>
          </w:p>
          <w:p w:rsidR="47819D63" w:rsidP="47819D63" w:rsidRDefault="47819D63" w14:paraId="50B761DE" w14:textId="589E29EE">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r>
    </w:tbl>
    <w:p w:rsidR="47819D63" w:rsidRDefault="47819D63" w14:paraId="4F82944E" w14:textId="402F2991"/>
    <w:tbl>
      <w:tblPr>
        <w:tblStyle w:val="GridTable441"/>
        <w:tblW w:w="0" w:type="auto"/>
        <w:tblInd w:w="625" w:type="dxa"/>
        <w:tblLook w:val="04A0" w:firstRow="1" w:lastRow="0" w:firstColumn="1" w:lastColumn="0" w:noHBand="0" w:noVBand="1"/>
      </w:tblPr>
      <w:tblGrid>
        <w:gridCol w:w="785"/>
        <w:gridCol w:w="1964"/>
        <w:gridCol w:w="2923"/>
        <w:gridCol w:w="3728"/>
      </w:tblGrid>
      <w:tr w:rsidR="47819D63" w:rsidTr="00EB023F" w14:paraId="1B0E6F35"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400" w:type="dxa"/>
            <w:gridSpan w:val="4"/>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77E83D66" w14:textId="16074008">
            <w:pPr>
              <w:spacing w:after="120"/>
              <w:ind w:left="0"/>
              <w:jc w:val="center"/>
            </w:pPr>
            <w:r w:rsidRPr="47819D63">
              <w:t>MEP</w:t>
            </w:r>
          </w:p>
        </w:tc>
      </w:tr>
      <w:tr w:rsidR="47819D63" w:rsidTr="00EB023F" w14:paraId="0D5A9063"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785"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5DCAD9DC" w14:textId="6075A650">
            <w:pPr>
              <w:ind w:left="0"/>
              <w:jc w:val="left"/>
            </w:pPr>
            <w:r w:rsidRPr="47819D63">
              <w:t>Scale</w:t>
            </w:r>
          </w:p>
        </w:tc>
        <w:tc>
          <w:tcPr>
            <w:tcW w:w="1964"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708BAC4F" w14:textId="17DD6173">
            <w:pPr>
              <w:ind w:left="0"/>
              <w:jc w:val="left"/>
              <w:cnfStyle w:val="000000100000" w:firstRow="0" w:lastRow="0" w:firstColumn="0" w:lastColumn="0" w:oddVBand="0" w:evenVBand="0" w:oddHBand="1" w:evenHBand="0" w:firstRowFirstColumn="0" w:firstRowLastColumn="0" w:lastRowFirstColumn="0" w:lastRowLastColumn="0"/>
            </w:pPr>
            <w:r w:rsidRPr="47819D63">
              <w:t>Description of detail</w:t>
            </w:r>
          </w:p>
        </w:tc>
        <w:tc>
          <w:tcPr>
            <w:tcW w:w="2923"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4E45231B" w14:textId="767C21A4">
            <w:pPr>
              <w:ind w:left="0"/>
              <w:jc w:val="left"/>
              <w:cnfStyle w:val="000000100000" w:firstRow="0" w:lastRow="0" w:firstColumn="0" w:lastColumn="0" w:oddVBand="0" w:evenVBand="0" w:oddHBand="1" w:evenHBand="0" w:firstRowFirstColumn="0" w:firstRowLastColumn="0" w:lastRowFirstColumn="0" w:lastRowLastColumn="0"/>
            </w:pPr>
            <w:r w:rsidRPr="47819D63">
              <w:t>Use</w:t>
            </w:r>
          </w:p>
        </w:tc>
        <w:tc>
          <w:tcPr>
            <w:tcW w:w="3728"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5037A107" w14:textId="5300C23C">
            <w:pPr>
              <w:ind w:left="0"/>
              <w:jc w:val="left"/>
              <w:cnfStyle w:val="000000100000" w:firstRow="0" w:lastRow="0" w:firstColumn="0" w:lastColumn="0" w:oddVBand="0" w:evenVBand="0" w:oddHBand="1" w:evenHBand="0" w:firstRowFirstColumn="0" w:firstRowLastColumn="0" w:lastRowFirstColumn="0" w:lastRowLastColumn="0"/>
            </w:pPr>
            <w:r w:rsidRPr="47819D63">
              <w:t>Comments</w:t>
            </w:r>
          </w:p>
        </w:tc>
      </w:tr>
      <w:tr w:rsidR="47819D63" w:rsidTr="00EB023F" w14:paraId="104647CE" w14:textId="77777777">
        <w:trPr>
          <w:trHeight w:val="302"/>
        </w:trPr>
        <w:tc>
          <w:tcPr>
            <w:cnfStyle w:val="001000000000" w:firstRow="0" w:lastRow="0" w:firstColumn="1" w:lastColumn="0" w:oddVBand="0" w:evenVBand="0" w:oddHBand="0" w:evenHBand="0" w:firstRowFirstColumn="0" w:firstRowLastColumn="0" w:lastRowFirstColumn="0" w:lastRowLastColumn="0"/>
            <w:tcW w:w="78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557A032A" w14:textId="0201D63F">
            <w:pPr>
              <w:ind w:left="0"/>
              <w:jc w:val="left"/>
              <w:rPr>
                <w:b w:val="0"/>
                <w:bCs w:val="0"/>
                <w:i/>
                <w:iCs/>
              </w:rPr>
            </w:pPr>
            <w:r w:rsidRPr="47819D63">
              <w:rPr>
                <w:i/>
                <w:iCs/>
              </w:rPr>
              <w:t>1:750</w:t>
            </w:r>
          </w:p>
        </w:tc>
        <w:tc>
          <w:tcPr>
            <w:tcW w:w="196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26ED87A6" w14:textId="6EE495D7">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Overall Site Plans</w:t>
            </w:r>
          </w:p>
        </w:tc>
        <w:tc>
          <w:tcPr>
            <w:tcW w:w="29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2D4C1886" w14:textId="52BE1178">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MEP Plans</w:t>
            </w:r>
          </w:p>
        </w:tc>
        <w:tc>
          <w:tcPr>
            <w:tcW w:w="372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1972818F" w14:textId="698D2E2F">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Scale on A0 paper Size</w:t>
            </w:r>
          </w:p>
        </w:tc>
      </w:tr>
      <w:tr w:rsidR="47819D63" w:rsidTr="00EB023F" w14:paraId="7ED7B04A"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7F7F95F0" w14:textId="36484634">
            <w:pPr>
              <w:ind w:left="0"/>
              <w:jc w:val="left"/>
              <w:rPr>
                <w:b w:val="0"/>
                <w:bCs w:val="0"/>
                <w:i/>
                <w:iCs/>
              </w:rPr>
            </w:pPr>
            <w:r w:rsidRPr="47819D63">
              <w:rPr>
                <w:i/>
                <w:iCs/>
              </w:rPr>
              <w:t>1:200</w:t>
            </w:r>
          </w:p>
        </w:tc>
        <w:tc>
          <w:tcPr>
            <w:tcW w:w="196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4DAA5900" w14:textId="5970E661">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Overall Plans</w:t>
            </w:r>
          </w:p>
        </w:tc>
        <w:tc>
          <w:tcPr>
            <w:tcW w:w="29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69142415" w14:textId="1F1F05F9">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MEP Plans</w:t>
            </w:r>
          </w:p>
          <w:p w:rsidR="47819D63" w:rsidP="47819D63" w:rsidRDefault="47819D63" w14:paraId="6C360AC0" w14:textId="5AED5EA7">
            <w:pPr>
              <w:ind w:left="0"/>
              <w:jc w:val="left"/>
              <w:cnfStyle w:val="000000100000" w:firstRow="0" w:lastRow="0" w:firstColumn="0" w:lastColumn="0" w:oddVBand="0" w:evenVBand="0" w:oddHBand="1" w:evenHBand="0" w:firstRowFirstColumn="0" w:firstRowLastColumn="0" w:lastRowFirstColumn="0" w:lastRowLastColumn="0"/>
              <w:rPr>
                <w:i/>
                <w:iCs/>
              </w:rPr>
            </w:pPr>
          </w:p>
        </w:tc>
        <w:tc>
          <w:tcPr>
            <w:tcW w:w="372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0D714420" w14:textId="6FC98FAA">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Scale on A0 paper Size</w:t>
            </w:r>
          </w:p>
        </w:tc>
      </w:tr>
      <w:tr w:rsidR="47819D63" w:rsidTr="00EB023F" w14:paraId="2F215A78" w14:textId="77777777">
        <w:trPr>
          <w:trHeight w:val="302"/>
        </w:trPr>
        <w:tc>
          <w:tcPr>
            <w:cnfStyle w:val="001000000000" w:firstRow="0" w:lastRow="0" w:firstColumn="1" w:lastColumn="0" w:oddVBand="0" w:evenVBand="0" w:oddHBand="0" w:evenHBand="0" w:firstRowFirstColumn="0" w:firstRowLastColumn="0" w:lastRowFirstColumn="0" w:lastRowLastColumn="0"/>
            <w:tcW w:w="78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09E84559" w14:textId="1B1984D6">
            <w:pPr>
              <w:ind w:left="0"/>
              <w:jc w:val="left"/>
              <w:rPr>
                <w:b w:val="0"/>
                <w:bCs w:val="0"/>
                <w:i/>
                <w:iCs/>
              </w:rPr>
            </w:pPr>
            <w:r w:rsidRPr="47819D63">
              <w:rPr>
                <w:i/>
                <w:iCs/>
              </w:rPr>
              <w:t>1:100</w:t>
            </w:r>
          </w:p>
        </w:tc>
        <w:tc>
          <w:tcPr>
            <w:tcW w:w="196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726E1225" w14:textId="676F69A8">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Part Plans</w:t>
            </w:r>
          </w:p>
        </w:tc>
        <w:tc>
          <w:tcPr>
            <w:tcW w:w="29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1F76BCD4" w14:textId="1342154D">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MEP Plans</w:t>
            </w:r>
          </w:p>
          <w:p w:rsidR="47819D63" w:rsidP="47819D63" w:rsidRDefault="47819D63" w14:paraId="7ED12940" w14:textId="63057A4F">
            <w:pPr>
              <w:ind w:left="0"/>
              <w:jc w:val="left"/>
              <w:cnfStyle w:val="000000000000" w:firstRow="0" w:lastRow="0" w:firstColumn="0" w:lastColumn="0" w:oddVBand="0" w:evenVBand="0" w:oddHBand="0" w:evenHBand="0" w:firstRowFirstColumn="0" w:firstRowLastColumn="0" w:lastRowFirstColumn="0" w:lastRowLastColumn="0"/>
              <w:rPr>
                <w:i/>
                <w:iCs/>
              </w:rPr>
            </w:pPr>
          </w:p>
        </w:tc>
        <w:tc>
          <w:tcPr>
            <w:tcW w:w="372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6A6BA5BF" w14:textId="01E44047">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Scale on A0 paper Size</w:t>
            </w:r>
          </w:p>
        </w:tc>
      </w:tr>
      <w:tr w:rsidR="47819D63" w:rsidTr="00EB023F" w14:paraId="2B1CD389"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4806B36D" w14:textId="39EE9C02">
            <w:pPr>
              <w:ind w:left="0"/>
              <w:jc w:val="left"/>
              <w:rPr>
                <w:b w:val="0"/>
                <w:bCs w:val="0"/>
                <w:i/>
                <w:iCs/>
              </w:rPr>
            </w:pPr>
            <w:r w:rsidRPr="47819D63">
              <w:rPr>
                <w:i/>
                <w:iCs/>
              </w:rPr>
              <w:t>1:200</w:t>
            </w:r>
          </w:p>
        </w:tc>
        <w:tc>
          <w:tcPr>
            <w:tcW w:w="196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3B30354D" w14:textId="4F216B8F">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Part Plans</w:t>
            </w:r>
          </w:p>
        </w:tc>
        <w:tc>
          <w:tcPr>
            <w:tcW w:w="29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6A82D22B" w14:textId="616FE080">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MEP Plans</w:t>
            </w:r>
          </w:p>
          <w:p w:rsidR="47819D63" w:rsidP="47819D63" w:rsidRDefault="47819D63" w14:paraId="5FEA79E2" w14:textId="489BB125">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c>
          <w:tcPr>
            <w:tcW w:w="372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715F473A" w14:textId="698D2E2F">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Scale on A0 paper Size</w:t>
            </w:r>
          </w:p>
          <w:p w:rsidR="47819D63" w:rsidP="47819D63" w:rsidRDefault="47819D63" w14:paraId="00B1409A" w14:textId="2F57CDF1">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r>
      <w:tr w:rsidR="47819D63" w:rsidTr="00EB023F" w14:paraId="60C81D68" w14:textId="77777777">
        <w:trPr>
          <w:trHeight w:val="302"/>
        </w:trPr>
        <w:tc>
          <w:tcPr>
            <w:cnfStyle w:val="001000000000" w:firstRow="0" w:lastRow="0" w:firstColumn="1" w:lastColumn="0" w:oddVBand="0" w:evenVBand="0" w:oddHBand="0" w:evenHBand="0" w:firstRowFirstColumn="0" w:firstRowLastColumn="0" w:lastRowFirstColumn="0" w:lastRowLastColumn="0"/>
            <w:tcW w:w="78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19492234" w14:textId="7766C621">
            <w:pPr>
              <w:ind w:left="0"/>
              <w:jc w:val="left"/>
              <w:rPr>
                <w:b w:val="0"/>
                <w:bCs w:val="0"/>
                <w:i/>
                <w:iCs/>
              </w:rPr>
            </w:pPr>
            <w:r w:rsidRPr="47819D63">
              <w:rPr>
                <w:i/>
                <w:iCs/>
              </w:rPr>
              <w:t>1:100</w:t>
            </w:r>
          </w:p>
        </w:tc>
        <w:tc>
          <w:tcPr>
            <w:tcW w:w="196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7986DDCF" w14:textId="4F216B8F">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Part Plans</w:t>
            </w:r>
          </w:p>
          <w:p w:rsidR="47819D63" w:rsidP="47819D63" w:rsidRDefault="47819D63" w14:paraId="09D3882C" w14:textId="1B8F96E2">
            <w:pPr>
              <w:spacing w:after="120"/>
              <w:ind w:left="0"/>
              <w:jc w:val="left"/>
              <w:cnfStyle w:val="000000000000" w:firstRow="0" w:lastRow="0" w:firstColumn="0" w:lastColumn="0" w:oddVBand="0" w:evenVBand="0" w:oddHBand="0" w:evenHBand="0" w:firstRowFirstColumn="0" w:firstRowLastColumn="0" w:lastRowFirstColumn="0" w:lastRowLastColumn="0"/>
              <w:rPr>
                <w:i/>
                <w:iCs/>
              </w:rPr>
            </w:pPr>
          </w:p>
        </w:tc>
        <w:tc>
          <w:tcPr>
            <w:tcW w:w="29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0D5C414A" w14:textId="5D075729">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MEP Plans</w:t>
            </w:r>
          </w:p>
          <w:p w:rsidR="47819D63" w:rsidP="47819D63" w:rsidRDefault="47819D63" w14:paraId="271CD386" w14:textId="2E5D180E">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highlight w:val="yellow"/>
              </w:rPr>
            </w:pPr>
          </w:p>
        </w:tc>
        <w:tc>
          <w:tcPr>
            <w:tcW w:w="372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79FF4897" w14:textId="698D2E2F">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Scale on A0 paper Size</w:t>
            </w:r>
          </w:p>
          <w:p w:rsidR="47819D63" w:rsidP="47819D63" w:rsidRDefault="47819D63" w14:paraId="1DF93E63" w14:textId="07C99DB7">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highlight w:val="yellow"/>
              </w:rPr>
            </w:pPr>
          </w:p>
        </w:tc>
      </w:tr>
      <w:tr w:rsidR="47819D63" w:rsidTr="00EB023F" w14:paraId="301D7709"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1C8E3F07" w14:textId="3E67D6B5">
            <w:pPr>
              <w:ind w:left="0"/>
              <w:jc w:val="left"/>
              <w:rPr>
                <w:b w:val="0"/>
                <w:bCs w:val="0"/>
                <w:i/>
                <w:iCs/>
              </w:rPr>
            </w:pPr>
            <w:r w:rsidRPr="47819D63">
              <w:rPr>
                <w:i/>
                <w:iCs/>
              </w:rPr>
              <w:t>1:50</w:t>
            </w:r>
          </w:p>
        </w:tc>
        <w:tc>
          <w:tcPr>
            <w:tcW w:w="196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140E48F6" w14:textId="2A783814">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Enlarged Plans</w:t>
            </w:r>
          </w:p>
        </w:tc>
        <w:tc>
          <w:tcPr>
            <w:tcW w:w="29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1BA30219" w14:textId="66940051">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MEP Plans</w:t>
            </w:r>
          </w:p>
          <w:p w:rsidR="47819D63" w:rsidP="47819D63" w:rsidRDefault="47819D63" w14:paraId="535EF18E" w14:textId="25AC4985">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c>
          <w:tcPr>
            <w:tcW w:w="372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5437E023" w14:textId="698D2E2F">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Scale on A0 paper Size</w:t>
            </w:r>
          </w:p>
          <w:p w:rsidR="47819D63" w:rsidP="47819D63" w:rsidRDefault="47819D63" w14:paraId="1A71F645" w14:textId="589E29EE">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r>
    </w:tbl>
    <w:p w:rsidR="47819D63" w:rsidP="00EB023F" w:rsidRDefault="47819D63" w14:paraId="42786F1A" w14:textId="0EA9D0A2"/>
    <w:tbl>
      <w:tblPr>
        <w:tblStyle w:val="GridTable441"/>
        <w:tblW w:w="9400" w:type="dxa"/>
        <w:tblInd w:w="625" w:type="dxa"/>
        <w:tblLook w:val="04A0" w:firstRow="1" w:lastRow="0" w:firstColumn="1" w:lastColumn="0" w:noHBand="0" w:noVBand="1"/>
      </w:tblPr>
      <w:tblGrid>
        <w:gridCol w:w="930"/>
        <w:gridCol w:w="1819"/>
        <w:gridCol w:w="2931"/>
        <w:gridCol w:w="3720"/>
      </w:tblGrid>
      <w:tr w:rsidR="47819D63" w:rsidTr="4D885A35" w14:paraId="6248FFB1"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400" w:type="dxa"/>
            <w:gridSpan w:val="4"/>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35F53CF9" w14:textId="76D31E37">
            <w:pPr>
              <w:spacing w:after="120"/>
              <w:ind w:left="0"/>
              <w:jc w:val="center"/>
            </w:pPr>
            <w:r w:rsidRPr="47819D63">
              <w:t>Landscape</w:t>
            </w:r>
          </w:p>
        </w:tc>
      </w:tr>
      <w:tr w:rsidR="47819D63" w:rsidTr="4D885A35" w14:paraId="48DE17B2"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30"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78378A85" w14:textId="6075A650">
            <w:pPr>
              <w:ind w:left="0"/>
              <w:jc w:val="left"/>
            </w:pPr>
            <w:r w:rsidRPr="47819D63">
              <w:t>Scale</w:t>
            </w:r>
          </w:p>
        </w:tc>
        <w:tc>
          <w:tcPr>
            <w:tcW w:w="1819"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2EE0EDC8" w14:textId="17DD6173">
            <w:pPr>
              <w:ind w:left="0"/>
              <w:jc w:val="left"/>
              <w:cnfStyle w:val="000000100000" w:firstRow="0" w:lastRow="0" w:firstColumn="0" w:lastColumn="0" w:oddVBand="0" w:evenVBand="0" w:oddHBand="1" w:evenHBand="0" w:firstRowFirstColumn="0" w:firstRowLastColumn="0" w:lastRowFirstColumn="0" w:lastRowLastColumn="0"/>
            </w:pPr>
            <w:r w:rsidRPr="47819D63">
              <w:t>Description of detail</w:t>
            </w:r>
          </w:p>
        </w:tc>
        <w:tc>
          <w:tcPr>
            <w:tcW w:w="2931"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154911B6" w14:textId="767C21A4">
            <w:pPr>
              <w:ind w:left="0"/>
              <w:jc w:val="left"/>
              <w:cnfStyle w:val="000000100000" w:firstRow="0" w:lastRow="0" w:firstColumn="0" w:lastColumn="0" w:oddVBand="0" w:evenVBand="0" w:oddHBand="1" w:evenHBand="0" w:firstRowFirstColumn="0" w:firstRowLastColumn="0" w:lastRowFirstColumn="0" w:lastRowLastColumn="0"/>
            </w:pPr>
            <w:r w:rsidRPr="47819D63">
              <w:t>Use</w:t>
            </w:r>
          </w:p>
        </w:tc>
        <w:tc>
          <w:tcPr>
            <w:tcW w:w="3720" w:type="dxa"/>
            <w:tcBorders>
              <w:top w:val="single" w:color="826C31" w:themeColor="accent2" w:themeShade="BF" w:sz="4" w:space="0"/>
              <w:left w:val="single" w:color="826C31" w:themeColor="accent2" w:themeShade="BF" w:sz="4" w:space="0"/>
              <w:right w:val="single" w:color="826C31" w:themeColor="accent2" w:themeShade="BF" w:sz="4" w:space="0"/>
            </w:tcBorders>
          </w:tcPr>
          <w:p w:rsidR="47819D63" w:rsidP="47819D63" w:rsidRDefault="47819D63" w14:paraId="6FE1DFB4" w14:textId="5300C23C">
            <w:pPr>
              <w:ind w:left="0"/>
              <w:jc w:val="left"/>
              <w:cnfStyle w:val="000000100000" w:firstRow="0" w:lastRow="0" w:firstColumn="0" w:lastColumn="0" w:oddVBand="0" w:evenVBand="0" w:oddHBand="1" w:evenHBand="0" w:firstRowFirstColumn="0" w:firstRowLastColumn="0" w:lastRowFirstColumn="0" w:lastRowLastColumn="0"/>
            </w:pPr>
            <w:r w:rsidRPr="47819D63">
              <w:t>Comments</w:t>
            </w:r>
          </w:p>
        </w:tc>
      </w:tr>
      <w:tr w:rsidR="47819D63" w:rsidTr="4D885A35" w14:paraId="1A67BFB3" w14:textId="77777777">
        <w:trPr>
          <w:trHeight w:val="302"/>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5676B3B5" w14:textId="14A30CE9">
            <w:pPr>
              <w:ind w:left="0"/>
              <w:jc w:val="left"/>
              <w:rPr>
                <w:b w:val="0"/>
                <w:bCs w:val="0"/>
                <w:i/>
                <w:iCs/>
              </w:rPr>
            </w:pPr>
            <w:r w:rsidRPr="47819D63">
              <w:rPr>
                <w:i/>
                <w:iCs/>
              </w:rPr>
              <w:t>1:1500</w:t>
            </w:r>
          </w:p>
        </w:tc>
        <w:tc>
          <w:tcPr>
            <w:tcW w:w="181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7C3EC922" w14:textId="09247CE0">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Overall Site Plans</w:t>
            </w:r>
          </w:p>
        </w:tc>
        <w:tc>
          <w:tcPr>
            <w:tcW w:w="293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058A5428" w14:textId="0601831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47819D63">
              <w:rPr>
                <w:i/>
                <w:iCs/>
              </w:rPr>
              <w:t xml:space="preserve">Site Plans / General </w:t>
            </w:r>
            <w:proofErr w:type="spellStart"/>
            <w:r w:rsidRPr="47819D63">
              <w:rPr>
                <w:i/>
                <w:iCs/>
              </w:rPr>
              <w:t>Arrangments</w:t>
            </w:r>
            <w:proofErr w:type="spellEnd"/>
          </w:p>
        </w:tc>
        <w:tc>
          <w:tcPr>
            <w:tcW w:w="372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712ED1C5" w14:textId="698D2E2F">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Scale on A0 paper Size</w:t>
            </w:r>
          </w:p>
        </w:tc>
      </w:tr>
      <w:tr w:rsidR="47819D63" w:rsidTr="4D885A35" w14:paraId="60ACFAB9"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248BC965" w14:textId="361E182F">
            <w:pPr>
              <w:ind w:left="0"/>
              <w:jc w:val="left"/>
              <w:rPr>
                <w:b w:val="0"/>
                <w:bCs w:val="0"/>
                <w:i/>
                <w:iCs/>
              </w:rPr>
            </w:pPr>
            <w:r w:rsidRPr="47819D63">
              <w:rPr>
                <w:i/>
                <w:iCs/>
              </w:rPr>
              <w:t>1:250</w:t>
            </w:r>
          </w:p>
        </w:tc>
        <w:tc>
          <w:tcPr>
            <w:tcW w:w="181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3B3DCA59" w14:textId="7DAF9D76">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Zones Plans</w:t>
            </w:r>
          </w:p>
        </w:tc>
        <w:tc>
          <w:tcPr>
            <w:tcW w:w="293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63BAF643" w14:textId="4C860B96">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47819D63">
              <w:rPr>
                <w:i/>
                <w:iCs/>
              </w:rPr>
              <w:t>Standard scale for Surface, Finishing, Lighting and Furniture, Planting, Grading and Setout</w:t>
            </w:r>
          </w:p>
          <w:p w:rsidR="47819D63" w:rsidP="47819D63" w:rsidRDefault="47819D63" w14:paraId="7C8D0067" w14:textId="5AED5EA7">
            <w:pPr>
              <w:ind w:left="0"/>
              <w:jc w:val="left"/>
              <w:cnfStyle w:val="000000100000" w:firstRow="0" w:lastRow="0" w:firstColumn="0" w:lastColumn="0" w:oddVBand="0" w:evenVBand="0" w:oddHBand="1" w:evenHBand="0" w:firstRowFirstColumn="0" w:firstRowLastColumn="0" w:lastRowFirstColumn="0" w:lastRowLastColumn="0"/>
              <w:rPr>
                <w:i/>
                <w:iCs/>
              </w:rPr>
            </w:pPr>
          </w:p>
        </w:tc>
        <w:tc>
          <w:tcPr>
            <w:tcW w:w="372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141B6C1B" w14:textId="6FC98FAA">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Scale on A0 paper Size</w:t>
            </w:r>
          </w:p>
        </w:tc>
      </w:tr>
      <w:tr w:rsidR="47819D63" w:rsidTr="4D885A35" w14:paraId="03C85023" w14:textId="77777777">
        <w:trPr>
          <w:trHeight w:val="302"/>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1B72072E" w14:textId="1B1984D6">
            <w:pPr>
              <w:ind w:left="0"/>
              <w:jc w:val="left"/>
              <w:rPr>
                <w:b w:val="0"/>
                <w:bCs w:val="0"/>
                <w:i/>
                <w:iCs/>
              </w:rPr>
            </w:pPr>
            <w:r w:rsidRPr="47819D63">
              <w:rPr>
                <w:i/>
                <w:iCs/>
              </w:rPr>
              <w:t>1:100</w:t>
            </w:r>
          </w:p>
        </w:tc>
        <w:tc>
          <w:tcPr>
            <w:tcW w:w="181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46F9BBA5" w14:textId="22033157">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Enlarged Plans</w:t>
            </w:r>
          </w:p>
        </w:tc>
        <w:tc>
          <w:tcPr>
            <w:tcW w:w="293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1E1D6C9F" w14:textId="7DDE39B3">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 xml:space="preserve">High detail areas of plans &amp; </w:t>
            </w:r>
            <w:proofErr w:type="spellStart"/>
            <w:r w:rsidRPr="47819D63">
              <w:rPr>
                <w:i/>
                <w:iCs/>
              </w:rPr>
              <w:t>setout</w:t>
            </w:r>
            <w:proofErr w:type="spellEnd"/>
            <w:r w:rsidRPr="47819D63">
              <w:rPr>
                <w:i/>
                <w:iCs/>
              </w:rPr>
              <w:t xml:space="preserve"> </w:t>
            </w:r>
            <w:proofErr w:type="gramStart"/>
            <w:r w:rsidRPr="47819D63">
              <w:rPr>
                <w:i/>
                <w:iCs/>
              </w:rPr>
              <w:t>plans</w:t>
            </w:r>
            <w:proofErr w:type="gramEnd"/>
            <w:r w:rsidRPr="47819D63">
              <w:rPr>
                <w:i/>
                <w:iCs/>
              </w:rPr>
              <w:t xml:space="preserve"> as required</w:t>
            </w:r>
          </w:p>
          <w:p w:rsidR="47819D63" w:rsidP="47819D63" w:rsidRDefault="47819D63" w14:paraId="7C4B0E7D" w14:textId="63057A4F">
            <w:pPr>
              <w:ind w:left="0"/>
              <w:jc w:val="left"/>
              <w:cnfStyle w:val="000000000000" w:firstRow="0" w:lastRow="0" w:firstColumn="0" w:lastColumn="0" w:oddVBand="0" w:evenVBand="0" w:oddHBand="0" w:evenHBand="0" w:firstRowFirstColumn="0" w:firstRowLastColumn="0" w:lastRowFirstColumn="0" w:lastRowLastColumn="0"/>
              <w:rPr>
                <w:i/>
                <w:iCs/>
              </w:rPr>
            </w:pPr>
          </w:p>
        </w:tc>
        <w:tc>
          <w:tcPr>
            <w:tcW w:w="372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30C697A0" w14:textId="01E44047">
            <w:pPr>
              <w:spacing w:after="120"/>
              <w:ind w:left="0"/>
              <w:jc w:val="left"/>
              <w:cnfStyle w:val="000000000000" w:firstRow="0" w:lastRow="0" w:firstColumn="0" w:lastColumn="0" w:oddVBand="0" w:evenVBand="0" w:oddHBand="0" w:evenHBand="0" w:firstRowFirstColumn="0" w:firstRowLastColumn="0" w:lastRowFirstColumn="0" w:lastRowLastColumn="0"/>
            </w:pPr>
            <w:r w:rsidRPr="47819D63">
              <w:rPr>
                <w:i/>
                <w:iCs/>
              </w:rPr>
              <w:t>Scale on A0 paper Size</w:t>
            </w:r>
          </w:p>
        </w:tc>
      </w:tr>
      <w:tr w:rsidR="47819D63" w:rsidTr="4D885A35" w14:paraId="581F2EF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60B8C033" w14:textId="12953934">
            <w:pPr>
              <w:ind w:left="0"/>
              <w:jc w:val="left"/>
              <w:rPr>
                <w:b w:val="0"/>
                <w:bCs w:val="0"/>
                <w:i/>
                <w:iCs/>
              </w:rPr>
            </w:pPr>
            <w:r w:rsidRPr="47819D63">
              <w:rPr>
                <w:i/>
                <w:iCs/>
              </w:rPr>
              <w:t>1:50- 1:5</w:t>
            </w:r>
          </w:p>
        </w:tc>
        <w:tc>
          <w:tcPr>
            <w:tcW w:w="181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3CC4B26C" w14:textId="3030BCFE">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 xml:space="preserve"> Details</w:t>
            </w:r>
          </w:p>
        </w:tc>
        <w:tc>
          <w:tcPr>
            <w:tcW w:w="293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4E19F402" w14:textId="314DFD77">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t>Detail plans, section &amp; elevation as required</w:t>
            </w:r>
          </w:p>
          <w:p w:rsidR="47819D63" w:rsidP="47819D63" w:rsidRDefault="47819D63" w14:paraId="750544D1" w14:textId="489BB125">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c>
          <w:tcPr>
            <w:tcW w:w="372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47819D63" w:rsidP="47819D63" w:rsidRDefault="47819D63" w14:paraId="7C3AAFE2" w14:textId="698D2E2F">
            <w:pPr>
              <w:spacing w:after="120"/>
              <w:ind w:left="0"/>
              <w:jc w:val="left"/>
              <w:cnfStyle w:val="000000100000" w:firstRow="0" w:lastRow="0" w:firstColumn="0" w:lastColumn="0" w:oddVBand="0" w:evenVBand="0" w:oddHBand="1" w:evenHBand="0" w:firstRowFirstColumn="0" w:firstRowLastColumn="0" w:lastRowFirstColumn="0" w:lastRowLastColumn="0"/>
            </w:pPr>
            <w:r w:rsidRPr="47819D63">
              <w:rPr>
                <w:i/>
                <w:iCs/>
              </w:rPr>
              <w:lastRenderedPageBreak/>
              <w:t>Scale on A0 paper Size</w:t>
            </w:r>
          </w:p>
          <w:p w:rsidR="47819D63" w:rsidP="47819D63" w:rsidRDefault="47819D63" w14:paraId="21AFB2BC" w14:textId="2F57CDF1">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r>
    </w:tbl>
    <w:p w:rsidR="47819D63" w:rsidRDefault="47819D63" w14:paraId="48DA3612" w14:textId="279A81B8"/>
    <w:tbl>
      <w:tblPr>
        <w:tblStyle w:val="GridTable441"/>
        <w:tblW w:w="9540" w:type="dxa"/>
        <w:tblInd w:w="625" w:type="dxa"/>
        <w:tblLayout w:type="fixed"/>
        <w:tblLook w:val="04A0" w:firstRow="1" w:lastRow="0" w:firstColumn="1" w:lastColumn="0" w:noHBand="0" w:noVBand="1"/>
      </w:tblPr>
      <w:tblGrid>
        <w:gridCol w:w="3000"/>
        <w:gridCol w:w="1757"/>
        <w:gridCol w:w="3402"/>
        <w:gridCol w:w="1381"/>
      </w:tblGrid>
      <w:tr w:rsidR="000512F1" w:rsidTr="0028170A" w14:paraId="25276FCE"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color="826C31" w:themeColor="accent2" w:themeShade="BF" w:sz="4" w:space="0"/>
              <w:left w:val="single" w:color="826C31" w:themeColor="accent2" w:themeShade="BF" w:sz="4" w:space="0"/>
              <w:right w:val="single" w:color="826C31" w:themeColor="accent2" w:themeShade="BF" w:sz="4" w:space="0"/>
            </w:tcBorders>
          </w:tcPr>
          <w:p w:rsidR="000512F1" w:rsidP="0028170A" w:rsidRDefault="000512F1" w14:paraId="11B9EF8B" w14:textId="77777777">
            <w:pPr>
              <w:ind w:left="0"/>
              <w:jc w:val="center"/>
            </w:pPr>
            <w:r>
              <w:t>KITCHEN &amp; LAUNDRY</w:t>
            </w:r>
          </w:p>
        </w:tc>
      </w:tr>
      <w:tr w:rsidR="000512F1" w:rsidTr="0028170A" w14:paraId="452B1B68"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dxa"/>
            <w:tcBorders>
              <w:top w:val="single" w:color="826C31" w:themeColor="accent2" w:themeShade="BF" w:sz="4" w:space="0"/>
              <w:left w:val="single" w:color="826C31" w:themeColor="accent2" w:themeShade="BF" w:sz="4" w:space="0"/>
              <w:right w:val="single" w:color="826C31" w:themeColor="accent2" w:themeShade="BF" w:sz="4" w:space="0"/>
            </w:tcBorders>
          </w:tcPr>
          <w:p w:rsidR="000512F1" w:rsidP="0028170A" w:rsidRDefault="000512F1" w14:paraId="74F8F02C" w14:textId="77777777">
            <w:pPr>
              <w:ind w:left="0"/>
              <w:jc w:val="left"/>
            </w:pPr>
            <w:r w:rsidRPr="4865DB55">
              <w:t>Scale</w:t>
            </w:r>
          </w:p>
        </w:tc>
        <w:tc>
          <w:tcPr>
            <w:tcW w:w="0" w:type="dxa"/>
            <w:tcBorders>
              <w:top w:val="single" w:color="826C31" w:themeColor="accent2" w:themeShade="BF" w:sz="4" w:space="0"/>
              <w:left w:val="single" w:color="826C31" w:themeColor="accent2" w:themeShade="BF" w:sz="4" w:space="0"/>
              <w:right w:val="single" w:color="826C31" w:themeColor="accent2" w:themeShade="BF" w:sz="4" w:space="0"/>
            </w:tcBorders>
          </w:tcPr>
          <w:p w:rsidR="000512F1" w:rsidP="0028170A" w:rsidRDefault="000512F1" w14:paraId="0D22CCFC" w14:textId="77777777">
            <w:pPr>
              <w:ind w:left="0"/>
              <w:jc w:val="left"/>
              <w:cnfStyle w:val="000000100000" w:firstRow="0" w:lastRow="0" w:firstColumn="0" w:lastColumn="0" w:oddVBand="0" w:evenVBand="0" w:oddHBand="1" w:evenHBand="0" w:firstRowFirstColumn="0" w:firstRowLastColumn="0" w:lastRowFirstColumn="0" w:lastRowLastColumn="0"/>
            </w:pPr>
            <w:r w:rsidRPr="4865DB55">
              <w:t>Description of detail</w:t>
            </w:r>
          </w:p>
        </w:tc>
        <w:tc>
          <w:tcPr>
            <w:tcW w:w="3402" w:type="dxa"/>
            <w:tcBorders>
              <w:top w:val="single" w:color="826C31" w:themeColor="accent2" w:themeShade="BF" w:sz="4" w:space="0"/>
              <w:left w:val="single" w:color="826C31" w:themeColor="accent2" w:themeShade="BF" w:sz="4" w:space="0"/>
              <w:right w:val="single" w:color="826C31" w:themeColor="accent2" w:themeShade="BF" w:sz="4" w:space="0"/>
            </w:tcBorders>
          </w:tcPr>
          <w:p w:rsidR="000512F1" w:rsidP="0028170A" w:rsidRDefault="000512F1" w14:paraId="0B1EA2E9" w14:textId="77777777">
            <w:pPr>
              <w:ind w:left="0"/>
              <w:jc w:val="left"/>
              <w:cnfStyle w:val="000000100000" w:firstRow="0" w:lastRow="0" w:firstColumn="0" w:lastColumn="0" w:oddVBand="0" w:evenVBand="0" w:oddHBand="1" w:evenHBand="0" w:firstRowFirstColumn="0" w:firstRowLastColumn="0" w:lastRowFirstColumn="0" w:lastRowLastColumn="0"/>
            </w:pPr>
            <w:r w:rsidRPr="4865DB55">
              <w:t>Use</w:t>
            </w:r>
          </w:p>
        </w:tc>
        <w:tc>
          <w:tcPr>
            <w:tcW w:w="1381" w:type="dxa"/>
            <w:tcBorders>
              <w:top w:val="single" w:color="826C31" w:themeColor="accent2" w:themeShade="BF" w:sz="4" w:space="0"/>
              <w:left w:val="single" w:color="826C31" w:themeColor="accent2" w:themeShade="BF" w:sz="4" w:space="0"/>
              <w:right w:val="single" w:color="826C31" w:themeColor="accent2" w:themeShade="BF" w:sz="4" w:space="0"/>
            </w:tcBorders>
          </w:tcPr>
          <w:p w:rsidR="000512F1" w:rsidP="0028170A" w:rsidRDefault="000512F1" w14:paraId="315C8370" w14:textId="77777777">
            <w:pPr>
              <w:ind w:left="0"/>
              <w:jc w:val="left"/>
              <w:cnfStyle w:val="000000100000" w:firstRow="0" w:lastRow="0" w:firstColumn="0" w:lastColumn="0" w:oddVBand="0" w:evenVBand="0" w:oddHBand="1" w:evenHBand="0" w:firstRowFirstColumn="0" w:firstRowLastColumn="0" w:lastRowFirstColumn="0" w:lastRowLastColumn="0"/>
            </w:pPr>
            <w:r w:rsidRPr="4865DB55">
              <w:t>Comments</w:t>
            </w:r>
          </w:p>
        </w:tc>
      </w:tr>
      <w:tr w:rsidR="000512F1" w:rsidTr="0028170A" w14:paraId="54D20A56" w14:textId="77777777">
        <w:trPr>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512F1" w:rsidP="0028170A" w:rsidRDefault="000512F1" w14:paraId="21C735B5" w14:textId="77777777">
            <w:pPr>
              <w:ind w:left="0"/>
              <w:jc w:val="left"/>
              <w:rPr>
                <w:i/>
                <w:iCs/>
              </w:rPr>
            </w:pPr>
            <w:r w:rsidRPr="001B28F7">
              <w:t>1:100</w:t>
            </w:r>
          </w:p>
        </w:tc>
        <w:tc>
          <w:tcPr>
            <w:tcW w:w="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512F1" w:rsidP="0028170A" w:rsidRDefault="000512F1" w14:paraId="72641AD2" w14:textId="77777777">
            <w:pPr>
              <w:ind w:left="0"/>
              <w:jc w:val="left"/>
              <w:cnfStyle w:val="000000000000" w:firstRow="0" w:lastRow="0" w:firstColumn="0" w:lastColumn="0" w:oddVBand="0" w:evenVBand="0" w:oddHBand="0" w:evenHBand="0" w:firstRowFirstColumn="0" w:firstRowLastColumn="0" w:lastRowFirstColumn="0" w:lastRowLastColumn="0"/>
              <w:rPr>
                <w:i/>
                <w:iCs/>
              </w:rPr>
            </w:pPr>
            <w:r w:rsidRPr="001B28F7">
              <w:t>Schematic Plans</w:t>
            </w:r>
          </w:p>
        </w:tc>
        <w:tc>
          <w:tcPr>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512F1" w:rsidP="0028170A" w:rsidRDefault="000512F1" w14:paraId="0565E1BB" w14:textId="77777777">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001B28F7">
              <w:t xml:space="preserve"> Kitchen &amp; Laundry</w:t>
            </w:r>
          </w:p>
        </w:tc>
        <w:tc>
          <w:tcPr>
            <w:tcW w:w="138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512F1" w:rsidP="0028170A" w:rsidRDefault="000512F1" w14:paraId="309164BA" w14:textId="77777777">
            <w:pPr>
              <w:ind w:left="0"/>
              <w:jc w:val="left"/>
              <w:cnfStyle w:val="000000000000" w:firstRow="0" w:lastRow="0" w:firstColumn="0" w:lastColumn="0" w:oddVBand="0" w:evenVBand="0" w:oddHBand="0" w:evenHBand="0" w:firstRowFirstColumn="0" w:firstRowLastColumn="0" w:lastRowFirstColumn="0" w:lastRowLastColumn="0"/>
              <w:rPr>
                <w:i/>
                <w:iCs/>
              </w:rPr>
            </w:pPr>
            <w:r w:rsidRPr="001B28F7">
              <w:t xml:space="preserve"> </w:t>
            </w:r>
            <w:r w:rsidRPr="611F2C77">
              <w:rPr>
                <w:i/>
                <w:iCs/>
              </w:rPr>
              <w:t>Scale on A0 paper size.</w:t>
            </w:r>
          </w:p>
        </w:tc>
      </w:tr>
      <w:tr w:rsidR="000512F1" w:rsidTr="0028170A" w14:paraId="53A8C40C"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1B28F7" w:rsidR="000512F1" w:rsidP="0028170A" w:rsidRDefault="000512F1" w14:paraId="18E36C1F" w14:textId="77777777">
            <w:pPr>
              <w:ind w:left="0"/>
              <w:jc w:val="left"/>
            </w:pPr>
            <w:r>
              <w:t>1:50</w:t>
            </w:r>
          </w:p>
        </w:tc>
        <w:tc>
          <w:tcPr>
            <w:tcW w:w="175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1B28F7" w:rsidR="000512F1" w:rsidP="0028170A" w:rsidRDefault="000512F1" w14:paraId="67B7A3CC" w14:textId="77777777">
            <w:pPr>
              <w:ind w:left="0"/>
              <w:jc w:val="left"/>
              <w:cnfStyle w:val="000000100000" w:firstRow="0" w:lastRow="0" w:firstColumn="0" w:lastColumn="0" w:oddVBand="0" w:evenVBand="0" w:oddHBand="1" w:evenHBand="0" w:firstRowFirstColumn="0" w:firstRowLastColumn="0" w:lastRowFirstColumn="0" w:lastRowLastColumn="0"/>
            </w:pPr>
            <w:r>
              <w:t>Detail Plans</w:t>
            </w:r>
          </w:p>
        </w:tc>
        <w:tc>
          <w:tcPr>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1B28F7" w:rsidR="000512F1" w:rsidP="0028170A" w:rsidRDefault="000512F1" w14:paraId="0B13AE57" w14:textId="77777777">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Kitchen &amp; Laundry</w:t>
            </w:r>
          </w:p>
        </w:tc>
        <w:tc>
          <w:tcPr>
            <w:tcW w:w="138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1B28F7" w:rsidR="000512F1" w:rsidP="0028170A" w:rsidRDefault="000512F1" w14:paraId="0D14024C" w14:textId="77777777">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w:t>
            </w:r>
            <w:r w:rsidRPr="611F2C77">
              <w:rPr>
                <w:i/>
                <w:iCs/>
              </w:rPr>
              <w:t>Scale on A0 paper size.</w:t>
            </w:r>
          </w:p>
        </w:tc>
      </w:tr>
      <w:tr w:rsidR="000512F1" w:rsidTr="0028170A" w14:paraId="47A434BA" w14:textId="77777777">
        <w:trPr>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512F1" w:rsidP="0028170A" w:rsidRDefault="000512F1" w14:paraId="0C75E12C" w14:textId="77777777">
            <w:pPr>
              <w:ind w:left="0"/>
              <w:jc w:val="left"/>
            </w:pPr>
            <w:r>
              <w:t>1:50</w:t>
            </w:r>
          </w:p>
        </w:tc>
        <w:tc>
          <w:tcPr>
            <w:tcW w:w="175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512F1" w:rsidP="0028170A" w:rsidRDefault="000512F1" w14:paraId="214BFC2D" w14:textId="77777777">
            <w:pPr>
              <w:ind w:left="0"/>
              <w:jc w:val="left"/>
              <w:cnfStyle w:val="000000000000" w:firstRow="0" w:lastRow="0" w:firstColumn="0" w:lastColumn="0" w:oddVBand="0" w:evenVBand="0" w:oddHBand="0" w:evenHBand="0" w:firstRowFirstColumn="0" w:firstRowLastColumn="0" w:lastRowFirstColumn="0" w:lastRowLastColumn="0"/>
            </w:pPr>
            <w:r>
              <w:t>Detail Sections</w:t>
            </w:r>
          </w:p>
        </w:tc>
        <w:tc>
          <w:tcPr>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1B28F7" w:rsidR="000512F1" w:rsidP="0028170A" w:rsidRDefault="000512F1" w14:paraId="7B15FDBF" w14:textId="77777777">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Kitchen &amp; Laundry</w:t>
            </w:r>
          </w:p>
        </w:tc>
        <w:tc>
          <w:tcPr>
            <w:tcW w:w="138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1B28F7" w:rsidR="000512F1" w:rsidP="0028170A" w:rsidRDefault="000512F1" w14:paraId="15B47975" w14:textId="77777777">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w:t>
            </w:r>
            <w:r w:rsidRPr="611F2C77">
              <w:rPr>
                <w:i/>
                <w:iCs/>
              </w:rPr>
              <w:t>Scale on A0 paper size.</w:t>
            </w:r>
          </w:p>
        </w:tc>
      </w:tr>
      <w:tr w:rsidR="000512F1" w:rsidTr="0028170A" w14:paraId="6FA07EE9"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512F1" w:rsidP="0028170A" w:rsidRDefault="000512F1" w14:paraId="01879865" w14:textId="77777777">
            <w:pPr>
              <w:ind w:left="0"/>
              <w:jc w:val="left"/>
            </w:pPr>
            <w:r>
              <w:t>1:20</w:t>
            </w:r>
          </w:p>
        </w:tc>
        <w:tc>
          <w:tcPr>
            <w:tcW w:w="175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512F1" w:rsidP="0028170A" w:rsidRDefault="000512F1" w14:paraId="49EDFF7B" w14:textId="77777777">
            <w:pPr>
              <w:ind w:left="0"/>
              <w:jc w:val="left"/>
              <w:cnfStyle w:val="000000100000" w:firstRow="0" w:lastRow="0" w:firstColumn="0" w:lastColumn="0" w:oddVBand="0" w:evenVBand="0" w:oddHBand="1" w:evenHBand="0" w:firstRowFirstColumn="0" w:firstRowLastColumn="0" w:lastRowFirstColumn="0" w:lastRowLastColumn="0"/>
            </w:pPr>
            <w:r>
              <w:t>Detail Plans</w:t>
            </w:r>
          </w:p>
        </w:tc>
        <w:tc>
          <w:tcPr>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1B28F7" w:rsidR="000512F1" w:rsidP="0028170A" w:rsidRDefault="000512F1" w14:paraId="4A6EF2A4" w14:textId="77777777">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Kitchen &amp; Laundry</w:t>
            </w:r>
          </w:p>
        </w:tc>
        <w:tc>
          <w:tcPr>
            <w:tcW w:w="138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1B28F7" w:rsidR="000512F1" w:rsidP="0028170A" w:rsidRDefault="000512F1" w14:paraId="1D5F6488" w14:textId="77777777">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w:t>
            </w:r>
            <w:r w:rsidRPr="611F2C77">
              <w:rPr>
                <w:i/>
                <w:iCs/>
              </w:rPr>
              <w:t>Scale on A0 paper size.</w:t>
            </w:r>
          </w:p>
        </w:tc>
      </w:tr>
      <w:tr w:rsidR="000512F1" w:rsidTr="0028170A" w14:paraId="4136469E" w14:textId="77777777">
        <w:trPr>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512F1" w:rsidP="0028170A" w:rsidRDefault="000512F1" w14:paraId="7B3191C0" w14:textId="77777777">
            <w:pPr>
              <w:ind w:left="0"/>
              <w:jc w:val="left"/>
            </w:pPr>
            <w:r>
              <w:t>1:20</w:t>
            </w:r>
          </w:p>
        </w:tc>
        <w:tc>
          <w:tcPr>
            <w:tcW w:w="175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000512F1" w:rsidP="0028170A" w:rsidRDefault="000512F1" w14:paraId="37B15C2D" w14:textId="77777777">
            <w:pPr>
              <w:ind w:left="0"/>
              <w:jc w:val="left"/>
              <w:cnfStyle w:val="000000000000" w:firstRow="0" w:lastRow="0" w:firstColumn="0" w:lastColumn="0" w:oddVBand="0" w:evenVBand="0" w:oddHBand="0" w:evenHBand="0" w:firstRowFirstColumn="0" w:firstRowLastColumn="0" w:lastRowFirstColumn="0" w:lastRowLastColumn="0"/>
            </w:pPr>
            <w:r>
              <w:t>Detail Sections</w:t>
            </w:r>
          </w:p>
        </w:tc>
        <w:tc>
          <w:tcPr>
            <w:tcW w:w="340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1B28F7" w:rsidR="000512F1" w:rsidP="0028170A" w:rsidRDefault="000512F1" w14:paraId="2A29F3B4" w14:textId="77777777">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Kitchen &amp; Laundry</w:t>
            </w:r>
          </w:p>
        </w:tc>
        <w:tc>
          <w:tcPr>
            <w:tcW w:w="138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1B28F7" w:rsidR="000512F1" w:rsidP="0028170A" w:rsidRDefault="000512F1" w14:paraId="26771390" w14:textId="77777777">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w:t>
            </w:r>
            <w:r w:rsidRPr="611F2C77">
              <w:rPr>
                <w:i/>
                <w:iCs/>
              </w:rPr>
              <w:t>Scale on A0 paper size.</w:t>
            </w:r>
          </w:p>
        </w:tc>
      </w:tr>
    </w:tbl>
    <w:p w:rsidRPr="00EB023F" w:rsidR="00EB023F" w:rsidP="009C0503" w:rsidRDefault="00EB023F" w14:paraId="09D8F032" w14:textId="338E173F">
      <w:pPr>
        <w:ind w:left="0"/>
      </w:pPr>
    </w:p>
    <w:tbl>
      <w:tblPr>
        <w:tblStyle w:val="GridTable441"/>
        <w:tblW w:w="0" w:type="auto"/>
        <w:tblInd w:w="625" w:type="dxa"/>
        <w:tblLook w:val="04A0" w:firstRow="1" w:lastRow="0" w:firstColumn="1" w:lastColumn="0" w:noHBand="0" w:noVBand="1"/>
      </w:tblPr>
      <w:tblGrid>
        <w:gridCol w:w="788"/>
        <w:gridCol w:w="1984"/>
        <w:gridCol w:w="2977"/>
        <w:gridCol w:w="3791"/>
      </w:tblGrid>
      <w:tr w:rsidR="13BAFC45" w:rsidTr="0BA232C8" w14:paraId="712C73C4" w14:textId="7777777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color="826C31" w:themeColor="accent2" w:themeShade="BF" w:sz="4" w:space="0"/>
              <w:left w:val="single" w:color="826C31" w:themeColor="accent2" w:themeShade="BF" w:sz="4" w:space="0"/>
              <w:right w:val="single" w:color="826C31" w:themeColor="accent2" w:themeShade="BF" w:sz="4" w:space="0"/>
            </w:tcBorders>
          </w:tcPr>
          <w:p w:rsidR="13BAFC45" w:rsidP="13BAFC45" w:rsidRDefault="13BAFC45" w14:paraId="5781AD77" w14:textId="1ED6814C">
            <w:pPr>
              <w:spacing w:after="120"/>
              <w:ind w:left="0"/>
              <w:jc w:val="center"/>
            </w:pPr>
            <w:r>
              <w:t>Spa</w:t>
            </w:r>
          </w:p>
        </w:tc>
      </w:tr>
      <w:tr w:rsidR="13BAFC45" w:rsidTr="0BA232C8" w14:paraId="789872D2" w14:textId="7777777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788" w:type="dxa"/>
            <w:tcBorders>
              <w:top w:val="single" w:color="826C31" w:themeColor="accent2" w:themeShade="BF" w:sz="4" w:space="0"/>
              <w:left w:val="single" w:color="826C31" w:themeColor="accent2" w:themeShade="BF" w:sz="4" w:space="0"/>
              <w:right w:val="single" w:color="826C31" w:themeColor="accent2" w:themeShade="BF" w:sz="4" w:space="0"/>
            </w:tcBorders>
          </w:tcPr>
          <w:p w:rsidR="13BAFC45" w:rsidP="13BAFC45" w:rsidRDefault="13BAFC45" w14:paraId="2FA9E232" w14:textId="6075A650">
            <w:pPr>
              <w:ind w:left="0"/>
              <w:jc w:val="left"/>
            </w:pPr>
            <w:r>
              <w:t>Scale</w:t>
            </w:r>
          </w:p>
        </w:tc>
        <w:tc>
          <w:tcPr>
            <w:tcW w:w="1984" w:type="dxa"/>
            <w:tcBorders>
              <w:top w:val="single" w:color="826C31" w:themeColor="accent2" w:themeShade="BF" w:sz="4" w:space="0"/>
              <w:left w:val="single" w:color="826C31" w:themeColor="accent2" w:themeShade="BF" w:sz="4" w:space="0"/>
              <w:right w:val="single" w:color="826C31" w:themeColor="accent2" w:themeShade="BF" w:sz="4" w:space="0"/>
            </w:tcBorders>
          </w:tcPr>
          <w:p w:rsidR="13BAFC45" w:rsidP="13BAFC45" w:rsidRDefault="13BAFC45" w14:paraId="35F055C8" w14:textId="17DD6173">
            <w:pPr>
              <w:ind w:left="0"/>
              <w:jc w:val="left"/>
              <w:cnfStyle w:val="000000100000" w:firstRow="0" w:lastRow="0" w:firstColumn="0" w:lastColumn="0" w:oddVBand="0" w:evenVBand="0" w:oddHBand="1" w:evenHBand="0" w:firstRowFirstColumn="0" w:firstRowLastColumn="0" w:lastRowFirstColumn="0" w:lastRowLastColumn="0"/>
            </w:pPr>
            <w:r>
              <w:t>Description of detail</w:t>
            </w:r>
          </w:p>
        </w:tc>
        <w:tc>
          <w:tcPr>
            <w:tcW w:w="2977" w:type="dxa"/>
            <w:tcBorders>
              <w:top w:val="single" w:color="826C31" w:themeColor="accent2" w:themeShade="BF" w:sz="4" w:space="0"/>
              <w:left w:val="single" w:color="826C31" w:themeColor="accent2" w:themeShade="BF" w:sz="4" w:space="0"/>
              <w:right w:val="single" w:color="826C31" w:themeColor="accent2" w:themeShade="BF" w:sz="4" w:space="0"/>
            </w:tcBorders>
          </w:tcPr>
          <w:p w:rsidR="13BAFC45" w:rsidP="13BAFC45" w:rsidRDefault="13BAFC45" w14:paraId="567308E1" w14:textId="767C21A4">
            <w:pPr>
              <w:ind w:left="0"/>
              <w:jc w:val="left"/>
              <w:cnfStyle w:val="000000100000" w:firstRow="0" w:lastRow="0" w:firstColumn="0" w:lastColumn="0" w:oddVBand="0" w:evenVBand="0" w:oddHBand="1" w:evenHBand="0" w:firstRowFirstColumn="0" w:firstRowLastColumn="0" w:lastRowFirstColumn="0" w:lastRowLastColumn="0"/>
            </w:pPr>
            <w:r>
              <w:t>Use</w:t>
            </w:r>
          </w:p>
        </w:tc>
        <w:tc>
          <w:tcPr>
            <w:tcW w:w="3791" w:type="dxa"/>
            <w:tcBorders>
              <w:top w:val="single" w:color="826C31" w:themeColor="accent2" w:themeShade="BF" w:sz="4" w:space="0"/>
              <w:left w:val="single" w:color="826C31" w:themeColor="accent2" w:themeShade="BF" w:sz="4" w:space="0"/>
              <w:right w:val="single" w:color="826C31" w:themeColor="accent2" w:themeShade="BF" w:sz="4" w:space="0"/>
            </w:tcBorders>
          </w:tcPr>
          <w:p w:rsidR="13BAFC45" w:rsidP="13BAFC45" w:rsidRDefault="13BAFC45" w14:paraId="4020E810" w14:textId="5300C23C">
            <w:pPr>
              <w:ind w:left="0"/>
              <w:jc w:val="left"/>
              <w:cnfStyle w:val="000000100000" w:firstRow="0" w:lastRow="0" w:firstColumn="0" w:lastColumn="0" w:oddVBand="0" w:evenVBand="0" w:oddHBand="1" w:evenHBand="0" w:firstRowFirstColumn="0" w:firstRowLastColumn="0" w:lastRowFirstColumn="0" w:lastRowLastColumn="0"/>
            </w:pPr>
            <w:r>
              <w:t>Comments</w:t>
            </w:r>
          </w:p>
        </w:tc>
      </w:tr>
      <w:tr w:rsidR="13BAFC45" w:rsidTr="0BA232C8" w14:paraId="3FA8C346" w14:textId="77777777">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1E6F3DB4" w14:textId="7F76A92D">
            <w:pPr>
              <w:ind w:left="0"/>
              <w:jc w:val="left"/>
              <w:rPr>
                <w:b w:val="0"/>
                <w:bCs w:val="0"/>
                <w:i/>
                <w:iCs/>
              </w:rPr>
            </w:pPr>
            <w:r w:rsidRPr="13BAFC45">
              <w:rPr>
                <w:i/>
                <w:iCs/>
              </w:rPr>
              <w:t>1:150</w:t>
            </w:r>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41FB9793" w14:textId="5A8E6922">
            <w:pPr>
              <w:spacing w:after="120"/>
              <w:ind w:left="0"/>
              <w:jc w:val="left"/>
              <w:cnfStyle w:val="000000000000" w:firstRow="0" w:lastRow="0" w:firstColumn="0" w:lastColumn="0" w:oddVBand="0" w:evenVBand="0" w:oddHBand="0" w:evenHBand="0" w:firstRowFirstColumn="0" w:firstRowLastColumn="0" w:lastRowFirstColumn="0" w:lastRowLastColumn="0"/>
            </w:pPr>
            <w:r w:rsidRPr="13BAFC45">
              <w:rPr>
                <w:i/>
                <w:iCs/>
              </w:rPr>
              <w:t>Overall Plans</w:t>
            </w:r>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0BA232C8" w:rsidRDefault="0BA232C8" w14:paraId="1A0810EE" w14:textId="64080A3C">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0BA232C8">
              <w:rPr>
                <w:i/>
                <w:iCs/>
              </w:rPr>
              <w:t>Pools &amp; Spa Overall Layout</w:t>
            </w: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778A5575" w14:textId="698D2E2F">
            <w:pPr>
              <w:spacing w:after="120"/>
              <w:ind w:left="0"/>
              <w:jc w:val="left"/>
              <w:cnfStyle w:val="000000000000" w:firstRow="0" w:lastRow="0" w:firstColumn="0" w:lastColumn="0" w:oddVBand="0" w:evenVBand="0" w:oddHBand="0" w:evenHBand="0" w:firstRowFirstColumn="0" w:firstRowLastColumn="0" w:lastRowFirstColumn="0" w:lastRowLastColumn="0"/>
            </w:pPr>
            <w:r w:rsidRPr="13BAFC45">
              <w:rPr>
                <w:i/>
                <w:iCs/>
              </w:rPr>
              <w:t>Scale on A0 paper Size</w:t>
            </w:r>
          </w:p>
        </w:tc>
      </w:tr>
      <w:tr w:rsidR="13BAFC45" w:rsidTr="0BA232C8" w14:paraId="1525F42E"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7193EBC1" w14:textId="332A5F80">
            <w:pPr>
              <w:ind w:left="0"/>
              <w:jc w:val="left"/>
              <w:rPr>
                <w:b w:val="0"/>
                <w:bCs w:val="0"/>
                <w:i/>
                <w:iCs/>
              </w:rPr>
            </w:pPr>
            <w:r w:rsidRPr="13BAFC45">
              <w:rPr>
                <w:i/>
                <w:iCs/>
              </w:rPr>
              <w:t>1:25</w:t>
            </w:r>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667B50E5" w14:textId="676F69A8">
            <w:pPr>
              <w:spacing w:after="120"/>
              <w:ind w:left="0"/>
              <w:jc w:val="left"/>
              <w:cnfStyle w:val="000000100000" w:firstRow="0" w:lastRow="0" w:firstColumn="0" w:lastColumn="0" w:oddVBand="0" w:evenVBand="0" w:oddHBand="1" w:evenHBand="0" w:firstRowFirstColumn="0" w:firstRowLastColumn="0" w:lastRowFirstColumn="0" w:lastRowLastColumn="0"/>
            </w:pPr>
            <w:r w:rsidRPr="13BAFC45">
              <w:rPr>
                <w:i/>
                <w:iCs/>
              </w:rPr>
              <w:t>Part Plans</w:t>
            </w:r>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31868F72" w14:textId="7210B520">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3BAFC45">
              <w:rPr>
                <w:i/>
                <w:iCs/>
              </w:rPr>
              <w:t>Spa &amp; Pools General Arrangement Plans &amp; Piping Layouts</w:t>
            </w: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6F6E2E6C" w14:textId="01E44047">
            <w:pPr>
              <w:spacing w:after="120"/>
              <w:ind w:left="0"/>
              <w:jc w:val="left"/>
              <w:cnfStyle w:val="000000100000" w:firstRow="0" w:lastRow="0" w:firstColumn="0" w:lastColumn="0" w:oddVBand="0" w:evenVBand="0" w:oddHBand="1" w:evenHBand="0" w:firstRowFirstColumn="0" w:firstRowLastColumn="0" w:lastRowFirstColumn="0" w:lastRowLastColumn="0"/>
            </w:pPr>
            <w:r w:rsidRPr="13BAFC45">
              <w:rPr>
                <w:i/>
                <w:iCs/>
              </w:rPr>
              <w:t>Scale on A0 paper Size</w:t>
            </w:r>
          </w:p>
        </w:tc>
      </w:tr>
      <w:tr w:rsidR="13BAFC45" w:rsidTr="0BA232C8" w14:paraId="7B9E4636" w14:textId="77777777">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41DAE7ED" w14:textId="4D37B104">
            <w:pPr>
              <w:ind w:left="0"/>
              <w:jc w:val="left"/>
              <w:rPr>
                <w:b w:val="0"/>
                <w:bCs w:val="0"/>
                <w:i/>
                <w:iCs/>
              </w:rPr>
            </w:pPr>
            <w:r w:rsidRPr="13BAFC45">
              <w:rPr>
                <w:i/>
                <w:iCs/>
              </w:rPr>
              <w:t>1:20</w:t>
            </w:r>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6769B3EF" w14:textId="0AEDE648">
            <w:pPr>
              <w:spacing w:after="120"/>
              <w:ind w:left="0"/>
              <w:jc w:val="left"/>
              <w:cnfStyle w:val="000000000000" w:firstRow="0" w:lastRow="0" w:firstColumn="0" w:lastColumn="0" w:oddVBand="0" w:evenVBand="0" w:oddHBand="0" w:evenHBand="0" w:firstRowFirstColumn="0" w:firstRowLastColumn="0" w:lastRowFirstColumn="0" w:lastRowLastColumn="0"/>
            </w:pPr>
            <w:r w:rsidRPr="13BAFC45">
              <w:rPr>
                <w:i/>
                <w:iCs/>
              </w:rPr>
              <w:t>Sections and Details</w:t>
            </w:r>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15E178A1" w14:textId="73FEB2FB">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3BAFC45">
              <w:rPr>
                <w:i/>
                <w:iCs/>
              </w:rPr>
              <w:t>Spa Thermal Cabins &amp; Pools Plan &amp; Section Details, Pools Piping Sections</w:t>
            </w:r>
          </w:p>
          <w:p w:rsidR="13BAFC45" w:rsidP="13BAFC45" w:rsidRDefault="13BAFC45" w14:paraId="2526CD1A" w14:textId="489BB125">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highlight w:val="yellow"/>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0858A7F0" w14:textId="698D2E2F">
            <w:pPr>
              <w:spacing w:after="120"/>
              <w:ind w:left="0"/>
              <w:jc w:val="left"/>
              <w:cnfStyle w:val="000000000000" w:firstRow="0" w:lastRow="0" w:firstColumn="0" w:lastColumn="0" w:oddVBand="0" w:evenVBand="0" w:oddHBand="0" w:evenHBand="0" w:firstRowFirstColumn="0" w:firstRowLastColumn="0" w:lastRowFirstColumn="0" w:lastRowLastColumn="0"/>
            </w:pPr>
            <w:r w:rsidRPr="13BAFC45">
              <w:rPr>
                <w:i/>
                <w:iCs/>
              </w:rPr>
              <w:t>Scale on A0 paper Size</w:t>
            </w:r>
          </w:p>
          <w:p w:rsidR="13BAFC45" w:rsidP="13BAFC45" w:rsidRDefault="13BAFC45" w14:paraId="4925CE6B" w14:textId="2F57CDF1">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highlight w:val="yellow"/>
              </w:rPr>
            </w:pPr>
          </w:p>
        </w:tc>
      </w:tr>
      <w:tr w:rsidR="13BAFC45" w:rsidTr="0BA232C8" w14:paraId="1304B0D0"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3C782877" w14:textId="3202232E">
            <w:pPr>
              <w:ind w:left="0"/>
              <w:jc w:val="left"/>
              <w:rPr>
                <w:b w:val="0"/>
                <w:bCs w:val="0"/>
                <w:i/>
                <w:iCs/>
              </w:rPr>
            </w:pPr>
            <w:r w:rsidRPr="13BAFC45">
              <w:rPr>
                <w:i/>
                <w:iCs/>
              </w:rPr>
              <w:t>1:10</w:t>
            </w:r>
          </w:p>
        </w:tc>
        <w:tc>
          <w:tcPr>
            <w:tcW w:w="198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2C33B263" w14:textId="2B543F60">
            <w:pPr>
              <w:spacing w:after="120"/>
              <w:ind w:left="0"/>
              <w:jc w:val="left"/>
              <w:cnfStyle w:val="000000100000" w:firstRow="0" w:lastRow="0" w:firstColumn="0" w:lastColumn="0" w:oddVBand="0" w:evenVBand="0" w:oddHBand="1" w:evenHBand="0" w:firstRowFirstColumn="0" w:firstRowLastColumn="0" w:lastRowFirstColumn="0" w:lastRowLastColumn="0"/>
            </w:pPr>
            <w:r w:rsidRPr="13BAFC45">
              <w:rPr>
                <w:i/>
                <w:iCs/>
              </w:rPr>
              <w:t>Sections and Details</w:t>
            </w:r>
          </w:p>
        </w:tc>
        <w:tc>
          <w:tcPr>
            <w:tcW w:w="297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184C869A" w14:textId="57275FCC">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3BAFC45">
              <w:rPr>
                <w:i/>
                <w:iCs/>
              </w:rPr>
              <w:t>Spa Thermal Cabins Plan &amp; Section Details</w:t>
            </w:r>
          </w:p>
          <w:p w:rsidR="13BAFC45" w:rsidP="13BAFC45" w:rsidRDefault="13BAFC45" w14:paraId="35597F30" w14:textId="25AC4985">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c>
          <w:tcPr>
            <w:tcW w:w="379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13BAFC45" w:rsidP="13BAFC45" w:rsidRDefault="13BAFC45" w14:paraId="7519BF41" w14:textId="698D2E2F">
            <w:pPr>
              <w:spacing w:after="120"/>
              <w:ind w:left="0"/>
              <w:jc w:val="left"/>
              <w:cnfStyle w:val="000000100000" w:firstRow="0" w:lastRow="0" w:firstColumn="0" w:lastColumn="0" w:oddVBand="0" w:evenVBand="0" w:oddHBand="1" w:evenHBand="0" w:firstRowFirstColumn="0" w:firstRowLastColumn="0" w:lastRowFirstColumn="0" w:lastRowLastColumn="0"/>
            </w:pPr>
            <w:r w:rsidRPr="13BAFC45">
              <w:rPr>
                <w:i/>
                <w:iCs/>
              </w:rPr>
              <w:t>Scale on A0 paper Size</w:t>
            </w:r>
          </w:p>
          <w:p w:rsidR="13BAFC45" w:rsidP="13BAFC45" w:rsidRDefault="13BAFC45" w14:paraId="347EBF60" w14:textId="589E29EE">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highlight w:val="yellow"/>
              </w:rPr>
            </w:pPr>
          </w:p>
        </w:tc>
      </w:tr>
    </w:tbl>
    <w:p w:rsidR="13BAFC45" w:rsidP="13BAFC45" w:rsidRDefault="13BAFC45" w14:paraId="4C81B83E" w14:textId="33D7AEB3">
      <w:pPr>
        <w:ind w:left="0"/>
        <w:rPr>
          <w:szCs w:val="18"/>
        </w:rPr>
      </w:pPr>
    </w:p>
    <w:p w:rsidR="00BD1532" w:rsidP="00BD1532" w:rsidRDefault="09E162F8" w14:paraId="2C6B5C49" w14:textId="57BD0796">
      <w:pPr>
        <w:pStyle w:val="Ttulo1"/>
      </w:pPr>
      <w:bookmarkStart w:name="_Toc79671806" w:id="643"/>
      <w:r>
        <w:t>TECHNICAL DATA PROTOCOL</w:t>
      </w:r>
      <w:bookmarkEnd w:id="643"/>
    </w:p>
    <w:p w:rsidRPr="00ED30E7" w:rsidR="00FD13E1" w:rsidP="00ED30E7" w:rsidRDefault="00FD13E1" w14:paraId="0168D01D" w14:textId="53D99D74">
      <w:pPr>
        <w:spacing w:after="0"/>
        <w:rPr>
          <w:bCs/>
          <w:i/>
          <w:iCs/>
        </w:rPr>
      </w:pPr>
      <w:r>
        <w:t xml:space="preserve">The </w:t>
      </w:r>
      <w:r w:rsidR="00DA2502">
        <w:rPr>
          <w:b/>
        </w:rPr>
        <w:t xml:space="preserve">Task Information Manger </w:t>
      </w:r>
      <w:r w:rsidRPr="0060746B" w:rsidR="00DA2502">
        <w:rPr>
          <w:bCs/>
          <w:i/>
          <w:iCs/>
        </w:rPr>
        <w:t>(</w:t>
      </w:r>
      <w:r w:rsidR="00DA2502">
        <w:rPr>
          <w:bCs/>
          <w:i/>
          <w:iCs/>
        </w:rPr>
        <w:t>A</w:t>
      </w:r>
      <w:r w:rsidRPr="0060746B" w:rsidR="00DA2502">
        <w:rPr>
          <w:bCs/>
          <w:i/>
          <w:iCs/>
        </w:rPr>
        <w:t>ppointed Party)</w:t>
      </w:r>
      <w:r w:rsidR="00DA2502">
        <w:rPr>
          <w:bCs/>
          <w:i/>
          <w:iCs/>
        </w:rPr>
        <w:t xml:space="preserve"> </w:t>
      </w:r>
      <w:r>
        <w:t xml:space="preserve">will provide the model data requirements and responsibilities for each data contributor. </w:t>
      </w:r>
    </w:p>
    <w:p w:rsidR="00FD13E1" w:rsidP="001825BB" w:rsidRDefault="00FD13E1" w14:paraId="6546033C" w14:textId="46F288A1">
      <w:pPr>
        <w:spacing w:after="0"/>
      </w:pPr>
      <w:r>
        <w:t xml:space="preserve">Guidance on data entry and shared parameters will be provided where required. Consultants are asked to supply details of their data entry and in-house data checking procedures to the rest of the BIM team for transparency. </w:t>
      </w:r>
    </w:p>
    <w:p w:rsidR="00E91953" w:rsidP="001825BB" w:rsidRDefault="00E91953" w14:paraId="6170652C" w14:textId="77777777">
      <w:pPr>
        <w:spacing w:after="0"/>
      </w:pPr>
    </w:p>
    <w:p w:rsidRPr="00ED30E7" w:rsidR="00FD13E1" w:rsidP="00ED30E7" w:rsidRDefault="00FD13E1" w14:paraId="6E387FAC" w14:textId="5E7A4D12">
      <w:pPr>
        <w:spacing w:after="0"/>
        <w:rPr>
          <w:bCs/>
          <w:i/>
          <w:iCs/>
        </w:rPr>
      </w:pPr>
      <w:r>
        <w:t>On the agreed dates, all parties will submit their 3D Models and/or associated data drops, which will be coordinated by</w:t>
      </w:r>
      <w:r w:rsidR="00A87FD1">
        <w:t xml:space="preserve"> </w:t>
      </w:r>
      <w:r w:rsidR="0026513F">
        <w:t xml:space="preserve">the </w:t>
      </w:r>
      <w:r w:rsidR="00DA2502">
        <w:rPr>
          <w:b/>
        </w:rPr>
        <w:t xml:space="preserve">Task Information Manger </w:t>
      </w:r>
      <w:r w:rsidRPr="0060746B" w:rsidR="00DA2502">
        <w:rPr>
          <w:bCs/>
          <w:i/>
          <w:iCs/>
        </w:rPr>
        <w:t>(</w:t>
      </w:r>
      <w:r w:rsidR="00DA2502">
        <w:rPr>
          <w:bCs/>
          <w:i/>
          <w:iCs/>
        </w:rPr>
        <w:t>A</w:t>
      </w:r>
      <w:r w:rsidRPr="0060746B" w:rsidR="00DA2502">
        <w:rPr>
          <w:bCs/>
          <w:i/>
          <w:iCs/>
        </w:rPr>
        <w:t>ppointed Party)</w:t>
      </w:r>
      <w:r>
        <w:t>. All data drops are to be fully checked and the information verified before issue.</w:t>
      </w:r>
    </w:p>
    <w:p w:rsidR="00FD13E1" w:rsidP="00FD13E1" w:rsidRDefault="00FD13E1" w14:paraId="09A283A5" w14:textId="77777777">
      <w:pPr>
        <w:spacing w:after="0"/>
      </w:pPr>
    </w:p>
    <w:p w:rsidRPr="009C0503" w:rsidR="009C0503" w:rsidP="009C0503" w:rsidRDefault="009C0503" w14:paraId="4D3C5905" w14:textId="77777777">
      <w:pPr>
        <w:rPr>
          <w:b/>
          <w:szCs w:val="18"/>
          <w:u w:val="single"/>
        </w:rPr>
      </w:pPr>
      <w:r w:rsidRPr="009C0503">
        <w:rPr>
          <w:b/>
          <w:szCs w:val="18"/>
          <w:u w:val="single"/>
        </w:rPr>
        <w:t xml:space="preserve">BIM Weekly (bi-weekly </w:t>
      </w:r>
      <w:proofErr w:type="spellStart"/>
      <w:r w:rsidRPr="009C0503">
        <w:rPr>
          <w:b/>
          <w:szCs w:val="18"/>
          <w:u w:val="single"/>
        </w:rPr>
        <w:t>DWFx</w:t>
      </w:r>
      <w:proofErr w:type="spellEnd"/>
      <w:r w:rsidRPr="009C0503">
        <w:rPr>
          <w:b/>
          <w:szCs w:val="18"/>
          <w:u w:val="single"/>
        </w:rPr>
        <w:t xml:space="preserve">) Information Exchange </w:t>
      </w:r>
    </w:p>
    <w:p w:rsidRPr="009C0503" w:rsidR="009C0503" w:rsidP="009C0503" w:rsidRDefault="009C0503" w14:paraId="1F30018A" w14:textId="77777777">
      <w:pPr>
        <w:rPr>
          <w:i/>
          <w:iCs/>
          <w:szCs w:val="18"/>
        </w:rPr>
      </w:pPr>
      <w:r w:rsidRPr="009C0503">
        <w:rPr>
          <w:i/>
          <w:iCs/>
          <w:szCs w:val="18"/>
        </w:rPr>
        <w:t xml:space="preserve">This exercise represents the WIP information exchange between consultants meant to help the design process. </w:t>
      </w:r>
    </w:p>
    <w:p w:rsidRPr="009C0503" w:rsidR="009C0503" w:rsidP="00DF4F70" w:rsidRDefault="009C0503" w14:paraId="0FB7D41E" w14:textId="77777777">
      <w:pPr>
        <w:pStyle w:val="Prrafodelista"/>
        <w:numPr>
          <w:ilvl w:val="0"/>
          <w:numId w:val="36"/>
        </w:numPr>
        <w:contextualSpacing/>
        <w:rPr>
          <w:szCs w:val="18"/>
        </w:rPr>
      </w:pPr>
      <w:r w:rsidRPr="009C0503">
        <w:rPr>
          <w:rFonts w:hint="eastAsia"/>
          <w:szCs w:val="18"/>
        </w:rPr>
        <w:t>Native discipline-based 3D model files product specific for all design and analysis models</w:t>
      </w:r>
      <w:r w:rsidRPr="009C0503">
        <w:rPr>
          <w:szCs w:val="18"/>
        </w:rPr>
        <w:t xml:space="preserve"> (RVT)</w:t>
      </w:r>
    </w:p>
    <w:p w:rsidRPr="009C0503" w:rsidR="009C0503" w:rsidP="009C0503" w:rsidRDefault="009C0503" w14:paraId="1A51333B" w14:textId="77777777">
      <w:pPr>
        <w:rPr>
          <w:szCs w:val="18"/>
        </w:rPr>
      </w:pPr>
      <w:r w:rsidRPr="009C0503">
        <w:rPr>
          <w:szCs w:val="18"/>
        </w:rPr>
        <w:t>Prior to publishing the models to BIM360 for creating a Design Collaboration Package Exchange, a Publish Set should be created and including 2D/3D views:</w:t>
      </w:r>
    </w:p>
    <w:p w:rsidRPr="009C0503" w:rsidR="009C0503" w:rsidP="00DF4F70" w:rsidRDefault="009C0503" w14:paraId="382717FB" w14:textId="77777777">
      <w:pPr>
        <w:pStyle w:val="Prrafodelista"/>
        <w:numPr>
          <w:ilvl w:val="1"/>
          <w:numId w:val="36"/>
        </w:numPr>
        <w:rPr>
          <w:szCs w:val="18"/>
        </w:rPr>
      </w:pPr>
      <w:r w:rsidRPr="009C0503">
        <w:rPr>
          <w:b/>
          <w:bCs/>
          <w:szCs w:val="18"/>
        </w:rPr>
        <w:t>BIM360-3DView-Architectural Elements</w:t>
      </w:r>
      <w:r w:rsidRPr="009C0503">
        <w:rPr>
          <w:szCs w:val="18"/>
        </w:rPr>
        <w:t xml:space="preserve"> – 3D view with </w:t>
      </w:r>
      <w:proofErr w:type="gramStart"/>
      <w:r w:rsidRPr="009C0503">
        <w:rPr>
          <w:szCs w:val="18"/>
        </w:rPr>
        <w:t>Consultant</w:t>
      </w:r>
      <w:proofErr w:type="gramEnd"/>
      <w:r w:rsidRPr="009C0503">
        <w:rPr>
          <w:szCs w:val="18"/>
        </w:rPr>
        <w:t xml:space="preserve"> design intent which is not yet designed/handed over by/to the consultant responsible for it</w:t>
      </w:r>
    </w:p>
    <w:p w:rsidRPr="009C0503" w:rsidR="009C0503" w:rsidP="00DF4F70" w:rsidRDefault="009C0503" w14:paraId="4ECFBED7" w14:textId="77777777">
      <w:pPr>
        <w:pStyle w:val="Prrafodelista"/>
        <w:numPr>
          <w:ilvl w:val="1"/>
          <w:numId w:val="36"/>
        </w:numPr>
        <w:rPr>
          <w:szCs w:val="18"/>
        </w:rPr>
      </w:pPr>
      <w:r w:rsidRPr="009C0503">
        <w:rPr>
          <w:b/>
          <w:bCs/>
          <w:szCs w:val="18"/>
        </w:rPr>
        <w:t>BIM360-3DView-Export</w:t>
      </w:r>
      <w:r w:rsidRPr="009C0503">
        <w:rPr>
          <w:szCs w:val="18"/>
        </w:rPr>
        <w:t xml:space="preserve"> – 3D view only with </w:t>
      </w:r>
      <w:proofErr w:type="gramStart"/>
      <w:r w:rsidRPr="009C0503">
        <w:rPr>
          <w:szCs w:val="18"/>
        </w:rPr>
        <w:t>Consultant</w:t>
      </w:r>
      <w:proofErr w:type="gramEnd"/>
      <w:r w:rsidRPr="009C0503">
        <w:rPr>
          <w:szCs w:val="18"/>
        </w:rPr>
        <w:t xml:space="preserve">´s elements visible which is under the scope. </w:t>
      </w:r>
      <w:proofErr w:type="spellStart"/>
      <w:r w:rsidRPr="009C0503">
        <w:rPr>
          <w:szCs w:val="18"/>
        </w:rPr>
        <w:t>Tis</w:t>
      </w:r>
      <w:proofErr w:type="spellEnd"/>
      <w:r w:rsidRPr="009C0503">
        <w:rPr>
          <w:szCs w:val="18"/>
        </w:rPr>
        <w:t xml:space="preserve"> view should be used to export the model to other BIM models formats: IFC, NWC and </w:t>
      </w:r>
      <w:proofErr w:type="spellStart"/>
      <w:r w:rsidRPr="009C0503">
        <w:rPr>
          <w:szCs w:val="18"/>
        </w:rPr>
        <w:t>DWFx</w:t>
      </w:r>
      <w:proofErr w:type="spellEnd"/>
      <w:r w:rsidRPr="009C0503">
        <w:rPr>
          <w:szCs w:val="18"/>
        </w:rPr>
        <w:t>;</w:t>
      </w:r>
    </w:p>
    <w:p w:rsidRPr="009C0503" w:rsidR="009C0503" w:rsidP="00DF4F70" w:rsidRDefault="009C0503" w14:paraId="12D922F6" w14:textId="77777777">
      <w:pPr>
        <w:pStyle w:val="Prrafodelista"/>
        <w:numPr>
          <w:ilvl w:val="1"/>
          <w:numId w:val="36"/>
        </w:numPr>
        <w:rPr>
          <w:szCs w:val="18"/>
        </w:rPr>
      </w:pPr>
      <w:r w:rsidRPr="009C0503">
        <w:rPr>
          <w:b/>
          <w:bCs/>
          <w:szCs w:val="18"/>
        </w:rPr>
        <w:lastRenderedPageBreak/>
        <w:t>BIM360-3DView-Federated Model</w:t>
      </w:r>
      <w:r w:rsidRPr="009C0503">
        <w:rPr>
          <w:szCs w:val="18"/>
        </w:rPr>
        <w:t xml:space="preserve"> – 3D View with all consultant’s elements visible.</w:t>
      </w:r>
    </w:p>
    <w:p w:rsidRPr="009C0503" w:rsidR="009C0503" w:rsidP="00DF4F70" w:rsidRDefault="009C0503" w14:paraId="2F1EFD94" w14:textId="77777777">
      <w:pPr>
        <w:pStyle w:val="Prrafodelista"/>
        <w:numPr>
          <w:ilvl w:val="1"/>
          <w:numId w:val="36"/>
        </w:numPr>
        <w:rPr>
          <w:szCs w:val="18"/>
        </w:rPr>
      </w:pPr>
      <w:r w:rsidRPr="009C0503">
        <w:rPr>
          <w:szCs w:val="18"/>
        </w:rPr>
        <w:t xml:space="preserve">A 2D view </w:t>
      </w:r>
      <w:r w:rsidRPr="009C0503">
        <w:rPr>
          <w:b/>
          <w:bCs/>
          <w:szCs w:val="18"/>
        </w:rPr>
        <w:t>Floor Plan</w:t>
      </w:r>
      <w:r w:rsidRPr="009C0503">
        <w:rPr>
          <w:szCs w:val="18"/>
        </w:rPr>
        <w:t xml:space="preserve"> for every different building level. </w:t>
      </w:r>
    </w:p>
    <w:p w:rsidRPr="009C0503" w:rsidR="009C0503" w:rsidP="009C0503" w:rsidRDefault="009C0503" w14:paraId="52F2D1CF" w14:textId="77777777">
      <w:pPr>
        <w:ind w:firstLine="720"/>
        <w:rPr>
          <w:szCs w:val="18"/>
        </w:rPr>
      </w:pPr>
      <w:r w:rsidRPr="009C0503">
        <w:rPr>
          <w:szCs w:val="18"/>
        </w:rPr>
        <w:t>Naming conventions to be followed “</w:t>
      </w:r>
      <w:r w:rsidRPr="009C0503">
        <w:rPr>
          <w:b/>
          <w:bCs/>
          <w:i/>
          <w:iCs/>
          <w:szCs w:val="18"/>
        </w:rPr>
        <w:t>XXX</w:t>
      </w:r>
      <w:r w:rsidRPr="009C0503">
        <w:rPr>
          <w:szCs w:val="18"/>
        </w:rPr>
        <w:t xml:space="preserve"> “- 2D View - Floor Plan “</w:t>
      </w:r>
      <w:r w:rsidRPr="009C0503">
        <w:rPr>
          <w:b/>
          <w:bCs/>
          <w:i/>
          <w:iCs/>
          <w:szCs w:val="18"/>
        </w:rPr>
        <w:t xml:space="preserve">Description”  </w:t>
      </w:r>
    </w:p>
    <w:p w:rsidRPr="009C0503" w:rsidR="009C0503" w:rsidP="0049209E" w:rsidRDefault="009C0503" w14:paraId="4867D122" w14:textId="3ECE4E31">
      <w:pPr>
        <w:pStyle w:val="Prrafodelista"/>
        <w:ind w:left="2736" w:firstLine="144"/>
        <w:rPr>
          <w:szCs w:val="18"/>
        </w:rPr>
      </w:pPr>
      <w:proofErr w:type="gramStart"/>
      <w:r w:rsidRPr="009C0503">
        <w:rPr>
          <w:b/>
          <w:bCs/>
          <w:i/>
          <w:iCs/>
          <w:szCs w:val="18"/>
        </w:rPr>
        <w:t>e.g.</w:t>
      </w:r>
      <w:proofErr w:type="gramEnd"/>
      <w:r w:rsidRPr="009C0503">
        <w:rPr>
          <w:b/>
          <w:bCs/>
          <w:i/>
          <w:iCs/>
          <w:szCs w:val="18"/>
        </w:rPr>
        <w:t xml:space="preserve"> </w:t>
      </w:r>
      <w:r w:rsidR="0049209E">
        <w:rPr>
          <w:i/>
          <w:iCs/>
          <w:szCs w:val="18"/>
        </w:rPr>
        <w:t>KAA</w:t>
      </w:r>
      <w:r w:rsidRPr="009C0503">
        <w:rPr>
          <w:i/>
          <w:iCs/>
          <w:szCs w:val="18"/>
        </w:rPr>
        <w:t xml:space="preserve"> - 2D View - Floor Plan Ground Floor</w:t>
      </w:r>
    </w:p>
    <w:p w:rsidRPr="009C0503" w:rsidR="009C0503" w:rsidP="00DF4F70" w:rsidRDefault="009C0503" w14:paraId="51CEE482" w14:textId="77777777">
      <w:pPr>
        <w:pStyle w:val="Prrafodelista"/>
        <w:numPr>
          <w:ilvl w:val="0"/>
          <w:numId w:val="36"/>
        </w:numPr>
        <w:spacing w:after="0"/>
        <w:contextualSpacing/>
        <w:rPr>
          <w:szCs w:val="18"/>
        </w:rPr>
      </w:pPr>
      <w:r w:rsidRPr="009C0503">
        <w:rPr>
          <w:rFonts w:hint="eastAsia"/>
          <w:szCs w:val="18"/>
        </w:rPr>
        <w:t>Agreed 3D discipline-based models extracted from native files, for collaboration and clash detection.</w:t>
      </w:r>
    </w:p>
    <w:p w:rsidRPr="009C0503" w:rsidR="009C0503" w:rsidP="00DF4F70" w:rsidRDefault="009C0503" w14:paraId="0921434B" w14:textId="77777777">
      <w:pPr>
        <w:pStyle w:val="Prrafodelista"/>
        <w:numPr>
          <w:ilvl w:val="1"/>
          <w:numId w:val="36"/>
        </w:numPr>
        <w:spacing w:after="0"/>
        <w:contextualSpacing/>
        <w:rPr>
          <w:szCs w:val="18"/>
        </w:rPr>
      </w:pPr>
      <w:r w:rsidRPr="009C0503">
        <w:rPr>
          <w:szCs w:val="18"/>
        </w:rPr>
        <w:t>NWD Federated Model per discipline (One Model)</w:t>
      </w:r>
    </w:p>
    <w:p w:rsidRPr="009C0503" w:rsidR="009C0503" w:rsidP="00DF4F70" w:rsidRDefault="009C0503" w14:paraId="5C1F5595" w14:textId="77777777">
      <w:pPr>
        <w:pStyle w:val="Prrafodelista"/>
        <w:numPr>
          <w:ilvl w:val="1"/>
          <w:numId w:val="36"/>
        </w:numPr>
        <w:spacing w:after="0"/>
        <w:contextualSpacing/>
        <w:rPr>
          <w:szCs w:val="18"/>
        </w:rPr>
      </w:pPr>
      <w:r w:rsidRPr="009C0503">
        <w:rPr>
          <w:szCs w:val="18"/>
        </w:rPr>
        <w:t>NWC Models per building typologies all exported using the same location by each consultant</w:t>
      </w:r>
    </w:p>
    <w:p w:rsidRPr="009C0503" w:rsidR="009C0503" w:rsidP="009C0503" w:rsidRDefault="009C0503" w14:paraId="39231DF4" w14:textId="77777777">
      <w:pPr>
        <w:pStyle w:val="Prrafodelista"/>
        <w:ind w:left="2016"/>
        <w:rPr>
          <w:szCs w:val="18"/>
        </w:rPr>
      </w:pPr>
    </w:p>
    <w:p w:rsidRPr="009C0503" w:rsidR="009C0503" w:rsidP="00DF4F70" w:rsidRDefault="009C0503" w14:paraId="1340F7E7" w14:textId="77777777">
      <w:pPr>
        <w:pStyle w:val="Prrafodelista"/>
        <w:numPr>
          <w:ilvl w:val="0"/>
          <w:numId w:val="36"/>
        </w:numPr>
        <w:spacing w:after="0"/>
        <w:contextualSpacing/>
        <w:rPr>
          <w:szCs w:val="18"/>
        </w:rPr>
      </w:pPr>
      <w:r w:rsidRPr="009C0503">
        <w:rPr>
          <w:rFonts w:hint="eastAsia"/>
          <w:szCs w:val="18"/>
        </w:rPr>
        <w:t xml:space="preserve">Agreed 3D discipline-based models extracted from native files, for </w:t>
      </w:r>
      <w:r w:rsidRPr="009C0503">
        <w:rPr>
          <w:szCs w:val="18"/>
        </w:rPr>
        <w:t>Dynamic Cost calculation</w:t>
      </w:r>
      <w:r w:rsidRPr="009C0503">
        <w:rPr>
          <w:rFonts w:hint="eastAsia"/>
          <w:szCs w:val="18"/>
        </w:rPr>
        <w:t>.</w:t>
      </w:r>
    </w:p>
    <w:p w:rsidRPr="009C0503" w:rsidR="009C0503" w:rsidP="00DF4F70" w:rsidRDefault="009C0503" w14:paraId="3E731FBA" w14:textId="77777777">
      <w:pPr>
        <w:pStyle w:val="Prrafodelista"/>
        <w:numPr>
          <w:ilvl w:val="1"/>
          <w:numId w:val="36"/>
        </w:numPr>
        <w:spacing w:after="0"/>
        <w:contextualSpacing/>
        <w:rPr>
          <w:szCs w:val="18"/>
        </w:rPr>
      </w:pPr>
      <w:r w:rsidRPr="009C0503">
        <w:rPr>
          <w:szCs w:val="18"/>
        </w:rPr>
        <w:t xml:space="preserve">BI- WEEKLY </w:t>
      </w:r>
      <w:proofErr w:type="spellStart"/>
      <w:r w:rsidRPr="009C0503">
        <w:rPr>
          <w:szCs w:val="18"/>
        </w:rPr>
        <w:t>DWFx</w:t>
      </w:r>
      <w:proofErr w:type="spellEnd"/>
      <w:r w:rsidRPr="009C0503">
        <w:rPr>
          <w:szCs w:val="18"/>
        </w:rPr>
        <w:t xml:space="preserve"> Models with TRSDC Parameters added </w:t>
      </w:r>
    </w:p>
    <w:p w:rsidRPr="009C0503" w:rsidR="009C0503" w:rsidP="009C0503" w:rsidRDefault="009C0503" w14:paraId="6194EEFF" w14:textId="77777777">
      <w:pPr>
        <w:pStyle w:val="Prrafodelista"/>
        <w:ind w:left="1296"/>
        <w:rPr>
          <w:szCs w:val="18"/>
        </w:rPr>
      </w:pPr>
    </w:p>
    <w:p w:rsidRPr="009C0503" w:rsidR="009C0503" w:rsidP="009C0503" w:rsidRDefault="009C0503" w14:paraId="29A190F8" w14:textId="77777777">
      <w:pPr>
        <w:rPr>
          <w:szCs w:val="18"/>
        </w:rPr>
      </w:pPr>
    </w:p>
    <w:p w:rsidRPr="009C0503" w:rsidR="009C0503" w:rsidP="009C0503" w:rsidRDefault="009C0503" w14:paraId="364335E3" w14:textId="77777777">
      <w:pPr>
        <w:rPr>
          <w:b/>
          <w:szCs w:val="18"/>
          <w:u w:val="single"/>
        </w:rPr>
      </w:pPr>
      <w:r w:rsidRPr="009C0503">
        <w:rPr>
          <w:b/>
          <w:szCs w:val="18"/>
          <w:u w:val="single"/>
        </w:rPr>
        <w:t>Milestones Submission</w:t>
      </w:r>
    </w:p>
    <w:p w:rsidRPr="009C0503" w:rsidR="009C0503" w:rsidP="009C0503" w:rsidRDefault="009C0503" w14:paraId="4B771D5B" w14:textId="77777777">
      <w:pPr>
        <w:rPr>
          <w:i/>
          <w:iCs/>
          <w:szCs w:val="18"/>
        </w:rPr>
      </w:pPr>
      <w:r w:rsidRPr="009C0503">
        <w:rPr>
          <w:i/>
          <w:iCs/>
          <w:szCs w:val="18"/>
        </w:rPr>
        <w:t xml:space="preserve">This exercise represents the data drops required for Milestones Submissions. </w:t>
      </w:r>
    </w:p>
    <w:p w:rsidRPr="009C0503" w:rsidR="009C0503" w:rsidP="00DF4F70" w:rsidRDefault="009C0503" w14:paraId="33AE085F" w14:textId="77777777">
      <w:pPr>
        <w:pStyle w:val="Prrafodelista"/>
        <w:numPr>
          <w:ilvl w:val="0"/>
          <w:numId w:val="37"/>
        </w:numPr>
        <w:contextualSpacing/>
        <w:rPr>
          <w:b/>
          <w:bCs/>
          <w:szCs w:val="18"/>
        </w:rPr>
      </w:pPr>
      <w:r w:rsidRPr="009C0503">
        <w:rPr>
          <w:b/>
          <w:bCs/>
          <w:szCs w:val="18"/>
        </w:rPr>
        <w:t>BIM Models</w:t>
      </w:r>
    </w:p>
    <w:p w:rsidRPr="009C0503" w:rsidR="009C0503" w:rsidP="00DF4F70" w:rsidRDefault="009C0503" w14:paraId="3683F5F6" w14:textId="77777777">
      <w:pPr>
        <w:pStyle w:val="Prrafodelista"/>
        <w:numPr>
          <w:ilvl w:val="1"/>
          <w:numId w:val="36"/>
        </w:numPr>
        <w:contextualSpacing/>
        <w:rPr>
          <w:szCs w:val="18"/>
        </w:rPr>
      </w:pPr>
      <w:r w:rsidRPr="009C0503">
        <w:rPr>
          <w:rFonts w:hint="eastAsia"/>
          <w:szCs w:val="18"/>
        </w:rPr>
        <w:t>Native discipline-based 3D model files product specific for all design and analysis models</w:t>
      </w:r>
      <w:r w:rsidRPr="009C0503">
        <w:rPr>
          <w:szCs w:val="18"/>
        </w:rPr>
        <w:t xml:space="preserve"> (RVT)</w:t>
      </w:r>
    </w:p>
    <w:p w:rsidRPr="009C0503" w:rsidR="009C0503" w:rsidP="009C0503" w:rsidRDefault="009C0503" w14:paraId="7F7FA2D9" w14:textId="77777777">
      <w:pPr>
        <w:rPr>
          <w:szCs w:val="18"/>
        </w:rPr>
      </w:pPr>
      <w:r w:rsidRPr="009C0503">
        <w:rPr>
          <w:szCs w:val="18"/>
        </w:rPr>
        <w:t>Prior to publishing the models to BIM360 for creating a Design Collaboration Package Exchange, a Publish Set should be created and including 2D/3D views:</w:t>
      </w:r>
    </w:p>
    <w:p w:rsidRPr="009C0503" w:rsidR="009C0503" w:rsidP="00DF4F70" w:rsidRDefault="009C0503" w14:paraId="5E975FC8" w14:textId="77777777">
      <w:pPr>
        <w:pStyle w:val="Prrafodelista"/>
        <w:numPr>
          <w:ilvl w:val="2"/>
          <w:numId w:val="36"/>
        </w:numPr>
        <w:spacing w:after="0"/>
        <w:rPr>
          <w:szCs w:val="18"/>
        </w:rPr>
      </w:pPr>
      <w:r w:rsidRPr="009C0503">
        <w:rPr>
          <w:b/>
          <w:bCs/>
          <w:szCs w:val="18"/>
        </w:rPr>
        <w:t>BIM360-3DView-Architectural Elements</w:t>
      </w:r>
      <w:r w:rsidRPr="009C0503">
        <w:rPr>
          <w:szCs w:val="18"/>
        </w:rPr>
        <w:t xml:space="preserve"> – 3D view with </w:t>
      </w:r>
      <w:proofErr w:type="gramStart"/>
      <w:r w:rsidRPr="009C0503">
        <w:rPr>
          <w:szCs w:val="18"/>
        </w:rPr>
        <w:t>Consultant</w:t>
      </w:r>
      <w:proofErr w:type="gramEnd"/>
      <w:r w:rsidRPr="009C0503">
        <w:rPr>
          <w:szCs w:val="18"/>
        </w:rPr>
        <w:t xml:space="preserve"> design intent which is not yet designed/handed over by/to the consultant responsible for it</w:t>
      </w:r>
    </w:p>
    <w:p w:rsidRPr="009C0503" w:rsidR="009C0503" w:rsidP="00DF4F70" w:rsidRDefault="009C0503" w14:paraId="70426CB8" w14:textId="77777777">
      <w:pPr>
        <w:pStyle w:val="Prrafodelista"/>
        <w:numPr>
          <w:ilvl w:val="2"/>
          <w:numId w:val="36"/>
        </w:numPr>
        <w:spacing w:after="0"/>
        <w:rPr>
          <w:szCs w:val="18"/>
        </w:rPr>
      </w:pPr>
      <w:r w:rsidRPr="009C0503">
        <w:rPr>
          <w:b/>
          <w:bCs/>
          <w:szCs w:val="18"/>
        </w:rPr>
        <w:t>BIM360-3DView-Export</w:t>
      </w:r>
      <w:r w:rsidRPr="009C0503">
        <w:rPr>
          <w:szCs w:val="18"/>
        </w:rPr>
        <w:t xml:space="preserve"> – 3D view only with </w:t>
      </w:r>
      <w:proofErr w:type="gramStart"/>
      <w:r w:rsidRPr="009C0503">
        <w:rPr>
          <w:szCs w:val="18"/>
        </w:rPr>
        <w:t>Consultant</w:t>
      </w:r>
      <w:proofErr w:type="gramEnd"/>
      <w:r w:rsidRPr="009C0503">
        <w:rPr>
          <w:szCs w:val="18"/>
        </w:rPr>
        <w:t xml:space="preserve">´s elements visible which is under the scope. </w:t>
      </w:r>
      <w:proofErr w:type="spellStart"/>
      <w:r w:rsidRPr="009C0503">
        <w:rPr>
          <w:szCs w:val="18"/>
        </w:rPr>
        <w:t>Tis</w:t>
      </w:r>
      <w:proofErr w:type="spellEnd"/>
      <w:r w:rsidRPr="009C0503">
        <w:rPr>
          <w:szCs w:val="18"/>
        </w:rPr>
        <w:t xml:space="preserve"> view should be used to export the model to other BIM models formats: IFC, NWC and </w:t>
      </w:r>
      <w:proofErr w:type="spellStart"/>
      <w:r w:rsidRPr="009C0503">
        <w:rPr>
          <w:szCs w:val="18"/>
        </w:rPr>
        <w:t>DWFx</w:t>
      </w:r>
      <w:proofErr w:type="spellEnd"/>
      <w:r w:rsidRPr="009C0503">
        <w:rPr>
          <w:szCs w:val="18"/>
        </w:rPr>
        <w:t>;</w:t>
      </w:r>
    </w:p>
    <w:p w:rsidRPr="009C0503" w:rsidR="009C0503" w:rsidP="00DF4F70" w:rsidRDefault="009C0503" w14:paraId="3F51D2B8" w14:textId="77777777">
      <w:pPr>
        <w:pStyle w:val="Prrafodelista"/>
        <w:numPr>
          <w:ilvl w:val="2"/>
          <w:numId w:val="36"/>
        </w:numPr>
        <w:spacing w:after="0"/>
        <w:rPr>
          <w:szCs w:val="18"/>
        </w:rPr>
      </w:pPr>
      <w:r w:rsidRPr="009C0503">
        <w:rPr>
          <w:b/>
          <w:bCs/>
          <w:szCs w:val="18"/>
        </w:rPr>
        <w:t>BIM360-3DView-Federated Model</w:t>
      </w:r>
      <w:r w:rsidRPr="009C0503">
        <w:rPr>
          <w:szCs w:val="18"/>
        </w:rPr>
        <w:t xml:space="preserve"> – 3D View with all consultant’s elements visible.</w:t>
      </w:r>
    </w:p>
    <w:p w:rsidRPr="009C0503" w:rsidR="009C0503" w:rsidP="00DF4F70" w:rsidRDefault="009C0503" w14:paraId="410DAAB2" w14:textId="77777777">
      <w:pPr>
        <w:pStyle w:val="Prrafodelista"/>
        <w:numPr>
          <w:ilvl w:val="2"/>
          <w:numId w:val="36"/>
        </w:numPr>
        <w:spacing w:after="0"/>
        <w:rPr>
          <w:szCs w:val="18"/>
        </w:rPr>
      </w:pPr>
      <w:r w:rsidRPr="009C0503">
        <w:rPr>
          <w:szCs w:val="18"/>
        </w:rPr>
        <w:t xml:space="preserve">A 2D view </w:t>
      </w:r>
      <w:r w:rsidRPr="009C0503">
        <w:rPr>
          <w:b/>
          <w:bCs/>
          <w:szCs w:val="18"/>
        </w:rPr>
        <w:t>Floor Plan</w:t>
      </w:r>
      <w:r w:rsidRPr="009C0503">
        <w:rPr>
          <w:szCs w:val="18"/>
        </w:rPr>
        <w:t xml:space="preserve"> for every different building level. </w:t>
      </w:r>
    </w:p>
    <w:p w:rsidRPr="009C0503" w:rsidR="009C0503" w:rsidP="009C0503" w:rsidRDefault="009C0503" w14:paraId="445A3DF0" w14:textId="77777777">
      <w:pPr>
        <w:ind w:firstLine="720"/>
        <w:rPr>
          <w:szCs w:val="18"/>
        </w:rPr>
      </w:pPr>
      <w:r w:rsidRPr="009C0503">
        <w:rPr>
          <w:szCs w:val="18"/>
        </w:rPr>
        <w:t>Naming conventions to be followed “</w:t>
      </w:r>
      <w:r w:rsidRPr="009C0503">
        <w:rPr>
          <w:b/>
          <w:bCs/>
          <w:i/>
          <w:iCs/>
          <w:szCs w:val="18"/>
        </w:rPr>
        <w:t>XXX</w:t>
      </w:r>
      <w:r w:rsidRPr="009C0503">
        <w:rPr>
          <w:szCs w:val="18"/>
        </w:rPr>
        <w:t xml:space="preserve"> “- 2D View - Floor Plan “</w:t>
      </w:r>
      <w:r w:rsidRPr="009C0503">
        <w:rPr>
          <w:b/>
          <w:bCs/>
          <w:i/>
          <w:iCs/>
          <w:szCs w:val="18"/>
        </w:rPr>
        <w:t xml:space="preserve">Description”  </w:t>
      </w:r>
    </w:p>
    <w:p w:rsidRPr="009C0503" w:rsidR="009C0503" w:rsidP="0049209E" w:rsidRDefault="009C0503" w14:paraId="550700C5" w14:textId="414CDC05">
      <w:pPr>
        <w:pStyle w:val="Prrafodelista"/>
        <w:ind w:left="2736" w:firstLine="144"/>
        <w:rPr>
          <w:szCs w:val="18"/>
        </w:rPr>
      </w:pPr>
      <w:proofErr w:type="gramStart"/>
      <w:r w:rsidRPr="009C0503">
        <w:rPr>
          <w:b/>
          <w:bCs/>
          <w:i/>
          <w:iCs/>
          <w:szCs w:val="18"/>
        </w:rPr>
        <w:t>e.g.</w:t>
      </w:r>
      <w:proofErr w:type="gramEnd"/>
      <w:r w:rsidRPr="009C0503">
        <w:rPr>
          <w:b/>
          <w:bCs/>
          <w:i/>
          <w:iCs/>
          <w:szCs w:val="18"/>
        </w:rPr>
        <w:t xml:space="preserve"> </w:t>
      </w:r>
      <w:r w:rsidR="0049209E">
        <w:rPr>
          <w:i/>
          <w:iCs/>
          <w:szCs w:val="18"/>
        </w:rPr>
        <w:t>KAA</w:t>
      </w:r>
      <w:r w:rsidRPr="009C0503">
        <w:rPr>
          <w:i/>
          <w:iCs/>
          <w:szCs w:val="18"/>
        </w:rPr>
        <w:t xml:space="preserve"> - 2D View - Floor Plan Ground Floor</w:t>
      </w:r>
    </w:p>
    <w:p w:rsidRPr="009C0503" w:rsidR="009C0503" w:rsidP="00DF4F70" w:rsidRDefault="009C0503" w14:paraId="08B56494" w14:textId="77777777">
      <w:pPr>
        <w:pStyle w:val="Prrafodelista"/>
        <w:numPr>
          <w:ilvl w:val="1"/>
          <w:numId w:val="36"/>
        </w:numPr>
        <w:spacing w:after="0"/>
        <w:contextualSpacing/>
        <w:rPr>
          <w:szCs w:val="18"/>
        </w:rPr>
      </w:pPr>
      <w:r w:rsidRPr="009C0503">
        <w:rPr>
          <w:rFonts w:hint="eastAsia"/>
          <w:szCs w:val="18"/>
        </w:rPr>
        <w:t>Agreed 3D discipline-based models extracted from native files, for collaboration and clash detection.</w:t>
      </w:r>
    </w:p>
    <w:p w:rsidRPr="009C0503" w:rsidR="009C0503" w:rsidP="00DF4F70" w:rsidRDefault="009C0503" w14:paraId="31E04188" w14:textId="77777777">
      <w:pPr>
        <w:pStyle w:val="Prrafodelista"/>
        <w:numPr>
          <w:ilvl w:val="2"/>
          <w:numId w:val="36"/>
        </w:numPr>
        <w:spacing w:after="0"/>
        <w:contextualSpacing/>
        <w:rPr>
          <w:szCs w:val="18"/>
        </w:rPr>
      </w:pPr>
      <w:r w:rsidRPr="009C0503">
        <w:rPr>
          <w:szCs w:val="18"/>
        </w:rPr>
        <w:t>NWD Federated Model per discipline (One Model)</w:t>
      </w:r>
    </w:p>
    <w:p w:rsidRPr="009C0503" w:rsidR="009C0503" w:rsidP="00DF4F70" w:rsidRDefault="009C0503" w14:paraId="033EC7FD" w14:textId="77777777">
      <w:pPr>
        <w:pStyle w:val="Prrafodelista"/>
        <w:numPr>
          <w:ilvl w:val="2"/>
          <w:numId w:val="36"/>
        </w:numPr>
        <w:spacing w:after="0"/>
        <w:contextualSpacing/>
        <w:rPr>
          <w:szCs w:val="18"/>
        </w:rPr>
      </w:pPr>
      <w:r w:rsidRPr="009C0503">
        <w:rPr>
          <w:szCs w:val="18"/>
        </w:rPr>
        <w:t>NWC Models per building typologies all exported using the same location by each consultant</w:t>
      </w:r>
    </w:p>
    <w:p w:rsidRPr="009C0503" w:rsidR="009C0503" w:rsidP="009C0503" w:rsidRDefault="009C0503" w14:paraId="1A8AF6A0" w14:textId="77777777">
      <w:pPr>
        <w:pStyle w:val="Prrafodelista"/>
        <w:ind w:left="2016"/>
        <w:rPr>
          <w:szCs w:val="18"/>
        </w:rPr>
      </w:pPr>
    </w:p>
    <w:p w:rsidRPr="009C0503" w:rsidR="009C0503" w:rsidP="00DF4F70" w:rsidRDefault="009C0503" w14:paraId="60241711" w14:textId="77777777">
      <w:pPr>
        <w:pStyle w:val="Prrafodelista"/>
        <w:numPr>
          <w:ilvl w:val="1"/>
          <w:numId w:val="36"/>
        </w:numPr>
        <w:spacing w:after="0"/>
        <w:contextualSpacing/>
        <w:rPr>
          <w:szCs w:val="18"/>
        </w:rPr>
      </w:pPr>
      <w:r w:rsidRPr="009C0503">
        <w:rPr>
          <w:rFonts w:hint="eastAsia"/>
          <w:szCs w:val="18"/>
        </w:rPr>
        <w:t xml:space="preserve">Agreed 3D discipline-based models extracted from native files, for </w:t>
      </w:r>
      <w:r w:rsidRPr="009C0503">
        <w:rPr>
          <w:szCs w:val="18"/>
        </w:rPr>
        <w:t>Dynamic Cost calculation</w:t>
      </w:r>
      <w:r w:rsidRPr="009C0503">
        <w:rPr>
          <w:rFonts w:hint="eastAsia"/>
          <w:szCs w:val="18"/>
        </w:rPr>
        <w:t>.</w:t>
      </w:r>
    </w:p>
    <w:p w:rsidRPr="009C0503" w:rsidR="009C0503" w:rsidP="00DF4F70" w:rsidRDefault="009C0503" w14:paraId="6395C7D5" w14:textId="77777777">
      <w:pPr>
        <w:pStyle w:val="Prrafodelista"/>
        <w:numPr>
          <w:ilvl w:val="2"/>
          <w:numId w:val="36"/>
        </w:numPr>
        <w:spacing w:after="0"/>
        <w:contextualSpacing/>
        <w:rPr>
          <w:szCs w:val="18"/>
        </w:rPr>
      </w:pPr>
      <w:proofErr w:type="spellStart"/>
      <w:r w:rsidRPr="009C0503">
        <w:rPr>
          <w:szCs w:val="18"/>
        </w:rPr>
        <w:t>DWFx</w:t>
      </w:r>
      <w:proofErr w:type="spellEnd"/>
      <w:r w:rsidRPr="009C0503">
        <w:rPr>
          <w:szCs w:val="18"/>
        </w:rPr>
        <w:t xml:space="preserve"> Models with TRSDC Parameters added </w:t>
      </w:r>
    </w:p>
    <w:p w:rsidRPr="009C0503" w:rsidR="009C0503" w:rsidP="00DF4F70" w:rsidRDefault="009C0503" w14:paraId="04201C5C" w14:textId="77777777">
      <w:pPr>
        <w:pStyle w:val="Prrafodelista"/>
        <w:numPr>
          <w:ilvl w:val="1"/>
          <w:numId w:val="36"/>
        </w:numPr>
        <w:spacing w:after="0"/>
        <w:contextualSpacing/>
        <w:rPr>
          <w:szCs w:val="18"/>
        </w:rPr>
      </w:pPr>
      <w:r w:rsidRPr="009C0503">
        <w:rPr>
          <w:rFonts w:hint="eastAsia"/>
          <w:szCs w:val="18"/>
        </w:rPr>
        <w:t xml:space="preserve">Agreed 3D discipline-based models extracted from native files, </w:t>
      </w:r>
      <w:r w:rsidRPr="009C0503">
        <w:rPr>
          <w:szCs w:val="18"/>
        </w:rPr>
        <w:t>in open format</w:t>
      </w:r>
      <w:r w:rsidRPr="009C0503">
        <w:rPr>
          <w:rFonts w:hint="eastAsia"/>
          <w:szCs w:val="18"/>
        </w:rPr>
        <w:t>.</w:t>
      </w:r>
    </w:p>
    <w:p w:rsidRPr="009C0503" w:rsidR="009C0503" w:rsidP="00DF4F70" w:rsidRDefault="009C0503" w14:paraId="5EECB110" w14:textId="77777777">
      <w:pPr>
        <w:pStyle w:val="Prrafodelista"/>
        <w:numPr>
          <w:ilvl w:val="2"/>
          <w:numId w:val="36"/>
        </w:numPr>
        <w:spacing w:after="0"/>
        <w:contextualSpacing/>
        <w:rPr>
          <w:szCs w:val="18"/>
        </w:rPr>
      </w:pPr>
      <w:r w:rsidRPr="009C0503">
        <w:rPr>
          <w:szCs w:val="18"/>
        </w:rPr>
        <w:t>IFC 2x3</w:t>
      </w:r>
    </w:p>
    <w:p w:rsidRPr="009C0503" w:rsidR="009C0503" w:rsidP="009C0503" w:rsidRDefault="009C0503" w14:paraId="3951A321" w14:textId="77777777">
      <w:pPr>
        <w:rPr>
          <w:i/>
          <w:iCs/>
          <w:szCs w:val="18"/>
        </w:rPr>
      </w:pPr>
      <w:r w:rsidRPr="009C0503">
        <w:rPr>
          <w:i/>
          <w:iCs/>
          <w:szCs w:val="18"/>
        </w:rPr>
        <w:t xml:space="preserve">Notes: </w:t>
      </w:r>
    </w:p>
    <w:p w:rsidRPr="009C0503" w:rsidR="009C0503" w:rsidP="00DF4F70" w:rsidRDefault="009C0503" w14:paraId="0BEC0D8C" w14:textId="77777777">
      <w:pPr>
        <w:pStyle w:val="Prrafodelista"/>
        <w:numPr>
          <w:ilvl w:val="0"/>
          <w:numId w:val="38"/>
        </w:numPr>
        <w:spacing w:after="0"/>
        <w:contextualSpacing/>
        <w:rPr>
          <w:i/>
          <w:iCs/>
          <w:szCs w:val="18"/>
        </w:rPr>
      </w:pPr>
      <w:r w:rsidRPr="009C0503">
        <w:rPr>
          <w:rFonts w:hint="eastAsia"/>
          <w:i/>
          <w:iCs/>
          <w:szCs w:val="18"/>
        </w:rPr>
        <w:t xml:space="preserve">IFC 2x3. </w:t>
      </w:r>
      <w:r w:rsidRPr="009C0503">
        <w:rPr>
          <w:i/>
          <w:iCs/>
          <w:szCs w:val="18"/>
        </w:rPr>
        <w:t>BIM Authoring Consultants</w:t>
      </w:r>
      <w:r w:rsidRPr="009C0503">
        <w:rPr>
          <w:rFonts w:hint="eastAsia"/>
          <w:i/>
          <w:iCs/>
          <w:szCs w:val="18"/>
        </w:rPr>
        <w:t xml:space="preserve"> cannot ensure the translation of the digital process to extract the information from the Revit model to IFC. The Revit file information prevails</w:t>
      </w:r>
    </w:p>
    <w:p w:rsidRPr="009C0503" w:rsidR="009C0503" w:rsidP="00DF4F70" w:rsidRDefault="009C0503" w14:paraId="79D05E31" w14:textId="77777777">
      <w:pPr>
        <w:pStyle w:val="Prrafodelista"/>
        <w:numPr>
          <w:ilvl w:val="0"/>
          <w:numId w:val="38"/>
        </w:numPr>
        <w:spacing w:after="0"/>
        <w:contextualSpacing/>
        <w:rPr>
          <w:i/>
          <w:iCs/>
          <w:szCs w:val="18"/>
        </w:rPr>
      </w:pPr>
      <w:r w:rsidRPr="009C0503">
        <w:rPr>
          <w:i/>
          <w:iCs/>
          <w:szCs w:val="18"/>
        </w:rPr>
        <w:t>Native file formats and IFC formats are required with each model upload. Native file formats are to be referred to if discrepancies arise from IFC outputs. Correct mapping options to be selected for IFC exports refer to Section 7.3 for guidance.</w:t>
      </w:r>
    </w:p>
    <w:p w:rsidRPr="009C0503" w:rsidR="009C0503" w:rsidP="009C0503" w:rsidRDefault="009C0503" w14:paraId="49BA6FB1" w14:textId="77777777">
      <w:pPr>
        <w:rPr>
          <w:szCs w:val="18"/>
        </w:rPr>
      </w:pPr>
    </w:p>
    <w:p w:rsidRPr="009C0503" w:rsidR="009C0503" w:rsidP="00DF4F70" w:rsidRDefault="009C0503" w14:paraId="105BB6BD" w14:textId="77777777">
      <w:pPr>
        <w:pStyle w:val="Prrafodelista"/>
        <w:numPr>
          <w:ilvl w:val="0"/>
          <w:numId w:val="37"/>
        </w:numPr>
        <w:contextualSpacing/>
        <w:rPr>
          <w:b/>
          <w:bCs/>
          <w:szCs w:val="18"/>
        </w:rPr>
      </w:pPr>
      <w:r w:rsidRPr="009C0503">
        <w:rPr>
          <w:b/>
          <w:bCs/>
          <w:szCs w:val="18"/>
        </w:rPr>
        <w:t>Drawings</w:t>
      </w:r>
    </w:p>
    <w:p w:rsidRPr="009C0503" w:rsidR="009C0503" w:rsidP="009C0503" w:rsidRDefault="009C0503" w14:paraId="297E378B" w14:textId="77777777">
      <w:pPr>
        <w:rPr>
          <w:i/>
          <w:iCs/>
          <w:szCs w:val="18"/>
        </w:rPr>
      </w:pPr>
      <w:r w:rsidRPr="009C0503">
        <w:rPr>
          <w:i/>
          <w:iCs/>
          <w:szCs w:val="18"/>
        </w:rPr>
        <w:t>2D drawing files in dwg format cut from the submitted models</w:t>
      </w:r>
    </w:p>
    <w:p w:rsidRPr="009C0503" w:rsidR="009C0503" w:rsidP="00DF4F70" w:rsidRDefault="009C0503" w14:paraId="6A25A2E4" w14:textId="77777777">
      <w:pPr>
        <w:pStyle w:val="Prrafodelista"/>
        <w:numPr>
          <w:ilvl w:val="1"/>
          <w:numId w:val="36"/>
        </w:numPr>
        <w:contextualSpacing/>
        <w:rPr>
          <w:szCs w:val="18"/>
        </w:rPr>
      </w:pPr>
      <w:r w:rsidRPr="009C0503">
        <w:rPr>
          <w:szCs w:val="18"/>
        </w:rPr>
        <w:t>PDF file format exported from Revit Drawings Sheets</w:t>
      </w:r>
    </w:p>
    <w:p w:rsidRPr="009C0503" w:rsidR="009C0503" w:rsidP="00DF4F70" w:rsidRDefault="009C0503" w14:paraId="40E6E509" w14:textId="77777777">
      <w:pPr>
        <w:pStyle w:val="Prrafodelista"/>
        <w:numPr>
          <w:ilvl w:val="1"/>
          <w:numId w:val="36"/>
        </w:numPr>
        <w:contextualSpacing/>
        <w:rPr>
          <w:szCs w:val="18"/>
        </w:rPr>
      </w:pPr>
      <w:r w:rsidRPr="009C0503">
        <w:rPr>
          <w:szCs w:val="18"/>
        </w:rPr>
        <w:t>DWG file format exported from Revit Drawings Sheets</w:t>
      </w:r>
    </w:p>
    <w:p w:rsidRPr="009C0503" w:rsidR="009C0503" w:rsidP="009C0503" w:rsidRDefault="009C0503" w14:paraId="74ED6CCC" w14:textId="77777777">
      <w:pPr>
        <w:rPr>
          <w:szCs w:val="18"/>
        </w:rPr>
      </w:pPr>
    </w:p>
    <w:p w:rsidRPr="009C0503" w:rsidR="009C0503" w:rsidP="00DF4F70" w:rsidRDefault="009C0503" w14:paraId="5373C8D7" w14:textId="77777777">
      <w:pPr>
        <w:pStyle w:val="Prrafodelista"/>
        <w:numPr>
          <w:ilvl w:val="0"/>
          <w:numId w:val="37"/>
        </w:numPr>
        <w:contextualSpacing/>
        <w:rPr>
          <w:b/>
          <w:bCs/>
          <w:szCs w:val="18"/>
        </w:rPr>
      </w:pPr>
      <w:r w:rsidRPr="009C0503">
        <w:rPr>
          <w:b/>
          <w:bCs/>
          <w:szCs w:val="18"/>
        </w:rPr>
        <w:t>Documents</w:t>
      </w:r>
    </w:p>
    <w:p w:rsidRPr="00EE16DE" w:rsidR="009C0503" w:rsidP="009C0503" w:rsidRDefault="009C0503" w14:paraId="1BECCE54" w14:textId="2C7BDC19">
      <w:pPr>
        <w:rPr>
          <w:i/>
          <w:iCs/>
          <w:szCs w:val="18"/>
        </w:rPr>
      </w:pPr>
      <w:r w:rsidRPr="009C0503">
        <w:rPr>
          <w:i/>
          <w:iCs/>
          <w:szCs w:val="18"/>
        </w:rPr>
        <w:lastRenderedPageBreak/>
        <w:t>This section is reserved for the upload of documents such as BEP’s, Project Stage Reports, Area Comparisons…etc. File formats can be (PDF, Excel, Word…</w:t>
      </w:r>
      <w:proofErr w:type="spellStart"/>
      <w:r w:rsidRPr="009C0503">
        <w:rPr>
          <w:i/>
          <w:iCs/>
          <w:szCs w:val="18"/>
        </w:rPr>
        <w:t>etc</w:t>
      </w:r>
      <w:proofErr w:type="spellEnd"/>
      <w:r w:rsidRPr="009C0503">
        <w:rPr>
          <w:i/>
          <w:iCs/>
          <w:szCs w:val="18"/>
        </w:rPr>
        <w:t>)</w:t>
      </w:r>
      <w:r>
        <w:rPr>
          <w:i/>
          <w:iCs/>
          <w:szCs w:val="18"/>
        </w:rPr>
        <w:t>.</w:t>
      </w:r>
    </w:p>
    <w:p w:rsidRPr="009C0503" w:rsidR="00A83D14" w:rsidP="009C0503" w:rsidRDefault="00FF75EF" w14:paraId="590276DD" w14:textId="66D56189">
      <w:pPr>
        <w:pStyle w:val="Ttulo2"/>
        <w:numPr>
          <w:ilvl w:val="0"/>
          <w:numId w:val="0"/>
        </w:numPr>
      </w:pPr>
      <w:bookmarkStart w:name="_Ref59122587" w:id="644"/>
      <w:bookmarkStart w:name="_Toc79671807" w:id="645"/>
      <w:r>
        <w:t>7.1</w:t>
      </w:r>
      <w:r w:rsidR="09E162F8">
        <w:t>Project File Format Overview</w:t>
      </w:r>
      <w:bookmarkEnd w:id="644"/>
      <w:bookmarkEnd w:id="645"/>
    </w:p>
    <w:tbl>
      <w:tblPr>
        <w:tblStyle w:val="GridTable441"/>
        <w:tblW w:w="9450" w:type="dxa"/>
        <w:tblInd w:w="625" w:type="dxa"/>
        <w:tblLayout w:type="fixed"/>
        <w:tblLook w:val="04A0" w:firstRow="1" w:lastRow="0" w:firstColumn="1" w:lastColumn="0" w:noHBand="0" w:noVBand="1"/>
      </w:tblPr>
      <w:tblGrid>
        <w:gridCol w:w="2340"/>
        <w:gridCol w:w="2559"/>
        <w:gridCol w:w="4551"/>
      </w:tblGrid>
      <w:tr w:rsidRPr="00B340FD" w:rsidR="00A073AA" w:rsidTr="47819D63" w14:paraId="603A99CD" w14:textId="7777777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340"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A073AA" w:rsidR="00A073AA" w:rsidP="00A073AA" w:rsidRDefault="00A073AA" w14:paraId="3B8544BB" w14:textId="25544BB4">
            <w:pPr>
              <w:ind w:left="0"/>
              <w:jc w:val="left"/>
            </w:pPr>
            <w:bookmarkStart w:name="_Hlk5377776" w:id="646"/>
            <w:r w:rsidRPr="00A073AA">
              <w:rPr>
                <w:rFonts w:cstheme="minorHAnsi"/>
              </w:rPr>
              <w:t>Data Type</w:t>
            </w:r>
          </w:p>
        </w:tc>
        <w:tc>
          <w:tcPr>
            <w:tcW w:w="2559"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A073AA" w:rsidR="00A073AA" w:rsidP="00A073AA" w:rsidRDefault="00A073AA" w14:paraId="02AA8B3C" w14:textId="5C542DD1">
            <w:pPr>
              <w:ind w:left="0"/>
              <w:jc w:val="left"/>
              <w:cnfStyle w:val="100000000000" w:firstRow="1" w:lastRow="0" w:firstColumn="0" w:lastColumn="0" w:oddVBand="0" w:evenVBand="0" w:oddHBand="0" w:evenHBand="0" w:firstRowFirstColumn="0" w:firstRowLastColumn="0" w:lastRowFirstColumn="0" w:lastRowLastColumn="0"/>
            </w:pPr>
            <w:r w:rsidRPr="00A073AA">
              <w:rPr>
                <w:rFonts w:cstheme="minorHAnsi"/>
              </w:rPr>
              <w:t>Exchange File Format</w:t>
            </w:r>
          </w:p>
        </w:tc>
        <w:tc>
          <w:tcPr>
            <w:tcW w:w="4551"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A073AA" w:rsidR="00A073AA" w:rsidP="00A073AA" w:rsidRDefault="00A073AA" w14:paraId="63AC3358" w14:textId="434372B2">
            <w:pPr>
              <w:ind w:left="0"/>
              <w:jc w:val="left"/>
              <w:cnfStyle w:val="100000000000" w:firstRow="1" w:lastRow="0" w:firstColumn="0" w:lastColumn="0" w:oddVBand="0" w:evenVBand="0" w:oddHBand="0" w:evenHBand="0" w:firstRowFirstColumn="0" w:firstRowLastColumn="0" w:lastRowFirstColumn="0" w:lastRowLastColumn="0"/>
            </w:pPr>
            <w:r w:rsidRPr="00A073AA">
              <w:rPr>
                <w:rFonts w:cstheme="minorHAnsi"/>
              </w:rPr>
              <w:t>Comments</w:t>
            </w:r>
          </w:p>
        </w:tc>
      </w:tr>
      <w:tr w:rsidRPr="00B340FD" w:rsidR="00A073AA" w:rsidTr="47819D63" w14:paraId="39B0F339"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Pr>
          <w:p w:rsidRPr="00A073AA" w:rsidR="00A073AA" w:rsidP="00A073AA" w:rsidRDefault="00A073AA" w14:paraId="432B2E5B" w14:textId="53F176B6">
            <w:pPr>
              <w:ind w:left="0"/>
              <w:jc w:val="left"/>
            </w:pPr>
            <w:r w:rsidRPr="00A073AA">
              <w:rPr>
                <w:rFonts w:cstheme="minorHAnsi"/>
              </w:rPr>
              <w:t xml:space="preserve">3D Design BIM Model </w:t>
            </w:r>
          </w:p>
        </w:tc>
        <w:tc>
          <w:tcPr>
            <w:tcW w:w="2559"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A073AA" w:rsidP="00A073AA" w:rsidRDefault="00A073AA" w14:paraId="6A9E2D93" w14:textId="71640B4A">
            <w:pPr>
              <w:ind w:left="0"/>
              <w:jc w:val="left"/>
              <w:cnfStyle w:val="000000100000" w:firstRow="0" w:lastRow="0" w:firstColumn="0" w:lastColumn="0" w:oddVBand="0" w:evenVBand="0" w:oddHBand="1" w:evenHBand="0" w:firstRowFirstColumn="0" w:firstRowLastColumn="0" w:lastRowFirstColumn="0" w:lastRowLastColumn="0"/>
              <w:rPr>
                <w:b/>
                <w:i/>
              </w:rPr>
            </w:pPr>
            <w:r w:rsidRPr="00ED30E7">
              <w:rPr>
                <w:rFonts w:hint="eastAsia" w:cstheme="minorHAnsi"/>
                <w:i/>
              </w:rPr>
              <w:t xml:space="preserve">Native Model Files + IFC(2x3) </w:t>
            </w:r>
          </w:p>
        </w:tc>
        <w:tc>
          <w:tcPr>
            <w:tcW w:w="4551"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A073AA" w:rsidP="00A073AA" w:rsidRDefault="00A073AA" w14:paraId="51475C68" w14:textId="26121AA8">
            <w:pPr>
              <w:ind w:left="0"/>
              <w:jc w:val="left"/>
              <w:cnfStyle w:val="000000100000" w:firstRow="0" w:lastRow="0" w:firstColumn="0" w:lastColumn="0" w:oddVBand="0" w:evenVBand="0" w:oddHBand="1" w:evenHBand="0" w:firstRowFirstColumn="0" w:firstRowLastColumn="0" w:lastRowFirstColumn="0" w:lastRowLastColumn="0"/>
              <w:rPr>
                <w:b/>
                <w:i/>
              </w:rPr>
            </w:pPr>
            <w:r w:rsidRPr="00ED30E7">
              <w:rPr>
                <w:rFonts w:hint="eastAsia" w:cstheme="minorHAnsi"/>
                <w:i/>
              </w:rPr>
              <w:t>NWC format if applicable to be supplied in addition. Use of Navisworks official plugin in native software recommended for NWC export</w:t>
            </w:r>
          </w:p>
        </w:tc>
      </w:tr>
      <w:tr w:rsidRPr="00B340FD" w:rsidR="00A073AA" w:rsidTr="47819D63" w14:paraId="355D95BE" w14:textId="77777777">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A073AA" w:rsidR="00A073AA" w:rsidP="00A073AA" w:rsidRDefault="00A073AA" w14:paraId="546FABB2" w14:textId="43875D7A">
            <w:pPr>
              <w:ind w:left="0"/>
              <w:jc w:val="left"/>
            </w:pPr>
            <w:r w:rsidRPr="00A073AA">
              <w:rPr>
                <w:rFonts w:cstheme="minorHAnsi"/>
              </w:rPr>
              <w:t xml:space="preserve">3D Coordination Federated Model </w:t>
            </w:r>
          </w:p>
        </w:tc>
        <w:tc>
          <w:tcPr>
            <w:tcW w:w="255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A073AA" w:rsidP="00A073AA" w:rsidRDefault="00A073AA" w14:paraId="5B1AAB45" w14:textId="221C716D">
            <w:pPr>
              <w:ind w:left="0"/>
              <w:jc w:val="left"/>
              <w:cnfStyle w:val="000000000000" w:firstRow="0" w:lastRow="0" w:firstColumn="0" w:lastColumn="0" w:oddVBand="0" w:evenVBand="0" w:oddHBand="0" w:evenHBand="0" w:firstRowFirstColumn="0" w:firstRowLastColumn="0" w:lastRowFirstColumn="0" w:lastRowLastColumn="0"/>
              <w:rPr>
                <w:b/>
                <w:i/>
              </w:rPr>
            </w:pPr>
            <w:r w:rsidRPr="00ED30E7">
              <w:rPr>
                <w:rFonts w:hint="eastAsia" w:cstheme="minorHAnsi"/>
                <w:i/>
              </w:rPr>
              <w:t>Navisworks (NW</w:t>
            </w:r>
            <w:r w:rsidRPr="00ED30E7" w:rsidR="006D510C">
              <w:rPr>
                <w:rFonts w:hint="eastAsia" w:cstheme="minorHAnsi"/>
                <w:i/>
              </w:rPr>
              <w:t>C</w:t>
            </w:r>
            <w:r w:rsidRPr="00ED30E7" w:rsidR="00705FC4">
              <w:rPr>
                <w:rFonts w:hint="eastAsia" w:cstheme="minorHAnsi"/>
                <w:i/>
              </w:rPr>
              <w:t>/NWD</w:t>
            </w:r>
            <w:r w:rsidRPr="00ED30E7">
              <w:rPr>
                <w:rFonts w:hint="eastAsia" w:cstheme="minorHAnsi"/>
                <w:i/>
              </w:rPr>
              <w:t>)</w:t>
            </w:r>
          </w:p>
        </w:tc>
        <w:tc>
          <w:tcPr>
            <w:tcW w:w="45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A073AA" w:rsidP="00A073AA" w:rsidRDefault="00A073AA" w14:paraId="29296D94" w14:textId="6E0E822A">
            <w:pPr>
              <w:ind w:left="0"/>
              <w:jc w:val="left"/>
              <w:cnfStyle w:val="000000000000" w:firstRow="0" w:lastRow="0" w:firstColumn="0" w:lastColumn="0" w:oddVBand="0" w:evenVBand="0" w:oddHBand="0" w:evenHBand="0" w:firstRowFirstColumn="0" w:firstRowLastColumn="0" w:lastRowFirstColumn="0" w:lastRowLastColumn="0"/>
              <w:rPr>
                <w:b/>
                <w:i/>
              </w:rPr>
            </w:pPr>
            <w:r w:rsidRPr="00ED30E7">
              <w:rPr>
                <w:rFonts w:hint="eastAsia" w:cstheme="minorHAnsi"/>
                <w:i/>
              </w:rPr>
              <w:t>Federated model in Navisworks format issued on to CDE</w:t>
            </w:r>
          </w:p>
        </w:tc>
      </w:tr>
      <w:tr w:rsidRPr="00B340FD" w:rsidR="00A073AA" w:rsidTr="47819D63" w14:paraId="4BB46538"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A073AA" w:rsidR="00A073AA" w:rsidP="00A073AA" w:rsidRDefault="00A073AA" w14:paraId="09699312" w14:textId="367F3364">
            <w:pPr>
              <w:ind w:left="0"/>
              <w:jc w:val="left"/>
            </w:pPr>
            <w:r w:rsidRPr="00A073AA">
              <w:rPr>
                <w:rFonts w:cstheme="minorHAnsi"/>
              </w:rPr>
              <w:t>Cost Validation</w:t>
            </w:r>
          </w:p>
        </w:tc>
        <w:tc>
          <w:tcPr>
            <w:tcW w:w="255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A073AA" w:rsidP="00A073AA" w:rsidRDefault="0005324E" w14:paraId="323BD0FD" w14:textId="19D27BBE">
            <w:pPr>
              <w:ind w:left="0"/>
              <w:jc w:val="left"/>
              <w:cnfStyle w:val="000000100000" w:firstRow="0" w:lastRow="0" w:firstColumn="0" w:lastColumn="0" w:oddVBand="0" w:evenVBand="0" w:oddHBand="1" w:evenHBand="0" w:firstRowFirstColumn="0" w:firstRowLastColumn="0" w:lastRowFirstColumn="0" w:lastRowLastColumn="0"/>
              <w:rPr>
                <w:b/>
                <w:i/>
              </w:rPr>
            </w:pPr>
            <w:proofErr w:type="spellStart"/>
            <w:r w:rsidRPr="00ED30E7">
              <w:rPr>
                <w:rFonts w:hint="eastAsia" w:cstheme="minorHAnsi"/>
                <w:i/>
              </w:rPr>
              <w:t>DWF</w:t>
            </w:r>
            <w:r w:rsidRPr="00ED30E7" w:rsidR="00633233">
              <w:rPr>
                <w:rFonts w:hint="eastAsia" w:cstheme="minorHAnsi"/>
                <w:i/>
              </w:rPr>
              <w:t>x</w:t>
            </w:r>
            <w:proofErr w:type="spellEnd"/>
            <w:r w:rsidRPr="00ED30E7">
              <w:rPr>
                <w:rFonts w:hint="eastAsia" w:cstheme="minorHAnsi"/>
                <w:i/>
              </w:rPr>
              <w:t xml:space="preserve"> / IFC</w:t>
            </w:r>
          </w:p>
        </w:tc>
        <w:tc>
          <w:tcPr>
            <w:tcW w:w="45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A073AA" w:rsidP="00A073AA" w:rsidRDefault="00A073AA" w14:paraId="3BCD3D45" w14:textId="5F551614">
            <w:pPr>
              <w:ind w:left="0"/>
              <w:jc w:val="left"/>
              <w:cnfStyle w:val="000000100000" w:firstRow="0" w:lastRow="0" w:firstColumn="0" w:lastColumn="0" w:oddVBand="0" w:evenVBand="0" w:oddHBand="1" w:evenHBand="0" w:firstRowFirstColumn="0" w:firstRowLastColumn="0" w:lastRowFirstColumn="0" w:lastRowLastColumn="0"/>
              <w:rPr>
                <w:b/>
                <w:i/>
              </w:rPr>
            </w:pPr>
            <w:r w:rsidRPr="00ED30E7">
              <w:rPr>
                <w:rFonts w:hint="eastAsia" w:cstheme="minorHAnsi"/>
                <w:i/>
              </w:rPr>
              <w:t xml:space="preserve">Native model files exported and supplied in </w:t>
            </w:r>
            <w:proofErr w:type="spellStart"/>
            <w:r w:rsidRPr="00ED30E7">
              <w:rPr>
                <w:rFonts w:hint="eastAsia" w:cstheme="minorHAnsi"/>
                <w:i/>
              </w:rPr>
              <w:t>DWF</w:t>
            </w:r>
            <w:r w:rsidRPr="00ED30E7" w:rsidR="00085607">
              <w:rPr>
                <w:rFonts w:hint="eastAsia" w:cstheme="minorHAnsi"/>
                <w:i/>
              </w:rPr>
              <w:t>x</w:t>
            </w:r>
            <w:proofErr w:type="spellEnd"/>
          </w:p>
        </w:tc>
      </w:tr>
      <w:tr w:rsidRPr="00B340FD" w:rsidR="00A073AA" w:rsidTr="47819D63" w14:paraId="589D15D2" w14:textId="77777777">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A073AA" w:rsidR="00A073AA" w:rsidP="00A073AA" w:rsidRDefault="00A073AA" w14:paraId="629BF76C" w14:textId="1BB91D42">
            <w:pPr>
              <w:ind w:left="0"/>
              <w:jc w:val="left"/>
            </w:pPr>
            <w:r w:rsidRPr="00A073AA">
              <w:rPr>
                <w:rFonts w:cstheme="minorHAnsi"/>
              </w:rPr>
              <w:t>2D Drawing</w:t>
            </w:r>
          </w:p>
        </w:tc>
        <w:tc>
          <w:tcPr>
            <w:tcW w:w="255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A073AA" w:rsidP="00A073AA" w:rsidRDefault="00A073AA" w14:paraId="146FE186" w14:textId="27A42C71">
            <w:pPr>
              <w:ind w:left="0"/>
              <w:jc w:val="left"/>
              <w:cnfStyle w:val="000000000000" w:firstRow="0" w:lastRow="0" w:firstColumn="0" w:lastColumn="0" w:oddVBand="0" w:evenVBand="0" w:oddHBand="0" w:evenHBand="0" w:firstRowFirstColumn="0" w:firstRowLastColumn="0" w:lastRowFirstColumn="0" w:lastRowLastColumn="0"/>
              <w:rPr>
                <w:b/>
                <w:i/>
              </w:rPr>
            </w:pPr>
            <w:r w:rsidRPr="00ED30E7">
              <w:rPr>
                <w:rFonts w:hint="eastAsia" w:cstheme="minorHAnsi"/>
                <w:i/>
              </w:rPr>
              <w:t>DWG/PDF</w:t>
            </w:r>
          </w:p>
        </w:tc>
        <w:tc>
          <w:tcPr>
            <w:tcW w:w="45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A073AA" w:rsidP="00A073AA" w:rsidRDefault="00A073AA" w14:paraId="232B8BC0" w14:textId="6049BF1E">
            <w:pPr>
              <w:ind w:left="0"/>
              <w:jc w:val="left"/>
              <w:cnfStyle w:val="000000000000" w:firstRow="0" w:lastRow="0" w:firstColumn="0" w:lastColumn="0" w:oddVBand="0" w:evenVBand="0" w:oddHBand="0" w:evenHBand="0" w:firstRowFirstColumn="0" w:firstRowLastColumn="0" w:lastRowFirstColumn="0" w:lastRowLastColumn="0"/>
              <w:rPr>
                <w:b/>
                <w:i/>
              </w:rPr>
            </w:pPr>
            <w:r w:rsidRPr="00ED30E7">
              <w:rPr>
                <w:rFonts w:hint="eastAsia" w:cstheme="minorHAnsi"/>
                <w:i/>
              </w:rPr>
              <w:t>2D CAD drawings; either exported from 3D BIM models or developed in 2D CAD software</w:t>
            </w:r>
          </w:p>
        </w:tc>
      </w:tr>
      <w:tr w:rsidRPr="00B340FD" w:rsidR="00A073AA" w:rsidTr="47819D63" w14:paraId="6EC69ACD"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A073AA" w:rsidR="00A073AA" w:rsidP="00A073AA" w:rsidRDefault="00A073AA" w14:paraId="1D5B07A9" w14:textId="150A9E50">
            <w:pPr>
              <w:ind w:left="0"/>
              <w:jc w:val="left"/>
            </w:pPr>
            <w:r w:rsidRPr="00A073AA">
              <w:rPr>
                <w:rFonts w:cstheme="minorHAnsi"/>
              </w:rPr>
              <w:t xml:space="preserve">Report </w:t>
            </w:r>
          </w:p>
        </w:tc>
        <w:tc>
          <w:tcPr>
            <w:tcW w:w="255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A073AA" w:rsidP="00A073AA" w:rsidRDefault="00A073AA" w14:paraId="4841A73A" w14:textId="53681470">
            <w:pPr>
              <w:ind w:left="0"/>
              <w:jc w:val="left"/>
              <w:cnfStyle w:val="000000100000" w:firstRow="0" w:lastRow="0" w:firstColumn="0" w:lastColumn="0" w:oddVBand="0" w:evenVBand="0" w:oddHBand="1" w:evenHBand="0" w:firstRowFirstColumn="0" w:firstRowLastColumn="0" w:lastRowFirstColumn="0" w:lastRowLastColumn="0"/>
              <w:rPr>
                <w:b/>
                <w:i/>
              </w:rPr>
            </w:pPr>
            <w:r w:rsidRPr="00ED30E7">
              <w:rPr>
                <w:rFonts w:hint="eastAsia" w:cstheme="minorHAnsi"/>
                <w:i/>
              </w:rPr>
              <w:t>PDF or Required File type</w:t>
            </w:r>
          </w:p>
        </w:tc>
        <w:tc>
          <w:tcPr>
            <w:tcW w:w="45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A073AA" w:rsidP="00A073AA" w:rsidRDefault="00A073AA" w14:paraId="19B924D4" w14:textId="77777777">
            <w:pPr>
              <w:ind w:left="0"/>
              <w:jc w:val="left"/>
              <w:cnfStyle w:val="000000100000" w:firstRow="0" w:lastRow="0" w:firstColumn="0" w:lastColumn="0" w:oddVBand="0" w:evenVBand="0" w:oddHBand="1" w:evenHBand="0" w:firstRowFirstColumn="0" w:firstRowLastColumn="0" w:lastRowFirstColumn="0" w:lastRowLastColumn="0"/>
              <w:rPr>
                <w:b/>
                <w:i/>
              </w:rPr>
            </w:pPr>
          </w:p>
        </w:tc>
      </w:tr>
      <w:tr w:rsidRPr="00B340FD" w:rsidR="00633B7A" w:rsidTr="47819D63" w14:paraId="09780A7B" w14:textId="77777777">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77BD3A26" w14:textId="34A95971">
            <w:pPr>
              <w:ind w:left="0"/>
              <w:jc w:val="left"/>
              <w:rPr>
                <w:rFonts w:cstheme="minorHAnsi"/>
                <w:color w:val="FFFFFF" w:themeColor="background1"/>
              </w:rPr>
            </w:pPr>
            <w:r w:rsidRPr="00ED30E7">
              <w:rPr>
                <w:rFonts w:hint="eastAsia" w:cstheme="minorHAnsi"/>
                <w:color w:val="FFFFFF" w:themeColor="background1"/>
              </w:rPr>
              <w:t>3D Model Validation</w:t>
            </w:r>
          </w:p>
        </w:tc>
        <w:tc>
          <w:tcPr>
            <w:tcW w:w="255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316CB8D8" w14:textId="5FD905E9">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FFFFFF" w:themeColor="background1"/>
              </w:rPr>
            </w:pPr>
            <w:proofErr w:type="spellStart"/>
            <w:r w:rsidRPr="00ED30E7">
              <w:rPr>
                <w:rFonts w:hint="eastAsia" w:cstheme="minorHAnsi"/>
                <w:i/>
                <w:color w:val="FFFFFF" w:themeColor="background1"/>
              </w:rPr>
              <w:t>Solibri</w:t>
            </w:r>
            <w:proofErr w:type="spellEnd"/>
            <w:r w:rsidRPr="00ED30E7">
              <w:rPr>
                <w:rFonts w:hint="eastAsia" w:cstheme="minorHAnsi"/>
                <w:i/>
                <w:color w:val="FFFFFF" w:themeColor="background1"/>
              </w:rPr>
              <w:t xml:space="preserve"> + BCF</w:t>
            </w:r>
          </w:p>
        </w:tc>
        <w:tc>
          <w:tcPr>
            <w:tcW w:w="45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32FC05D2" w14:textId="23C4AEE3">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r w:rsidRPr="00ED30E7">
              <w:rPr>
                <w:rFonts w:hint="eastAsia" w:cstheme="minorHAnsi"/>
                <w:i/>
                <w:color w:val="FFFFFF" w:themeColor="background1"/>
              </w:rPr>
              <w:t>BCF will be distributed highlighting issues from validation process</w:t>
            </w:r>
          </w:p>
        </w:tc>
      </w:tr>
      <w:tr w:rsidRPr="00B340FD" w:rsidR="00633B7A" w:rsidTr="47819D63" w14:paraId="71FACCEE"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542D96BE" w14:textId="1E748C4A">
            <w:pPr>
              <w:ind w:left="0"/>
              <w:jc w:val="left"/>
              <w:rPr>
                <w:color w:val="FFFFFF" w:themeColor="background1"/>
              </w:rPr>
            </w:pPr>
            <w:r w:rsidRPr="00ED30E7">
              <w:rPr>
                <w:rFonts w:hint="eastAsia" w:cstheme="minorHAnsi"/>
                <w:color w:val="FFFFFF" w:themeColor="background1"/>
              </w:rPr>
              <w:t>Schedule</w:t>
            </w:r>
          </w:p>
        </w:tc>
        <w:tc>
          <w:tcPr>
            <w:tcW w:w="255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73FCE2FE" w14:textId="7836B69D">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ED30E7">
              <w:rPr>
                <w:rFonts w:hint="eastAsia" w:cstheme="minorHAnsi"/>
                <w:i/>
                <w:color w:val="FFFFFF" w:themeColor="background1"/>
              </w:rPr>
              <w:t>PDF and XLSX (Excel)</w:t>
            </w:r>
          </w:p>
        </w:tc>
        <w:tc>
          <w:tcPr>
            <w:tcW w:w="45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479D20A9" w14:textId="6608AD07">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ED30E7">
              <w:rPr>
                <w:rFonts w:hint="eastAsia" w:cstheme="minorHAnsi"/>
                <w:i/>
                <w:color w:val="FFFFFF" w:themeColor="background1"/>
              </w:rPr>
              <w:t>Export to XML format</w:t>
            </w:r>
          </w:p>
        </w:tc>
      </w:tr>
      <w:tr w:rsidRPr="00B340FD" w:rsidR="00633B7A" w:rsidTr="47819D63" w14:paraId="3E3276FD" w14:textId="77777777">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3D94C8FD" w14:textId="1ABD3745">
            <w:pPr>
              <w:ind w:left="0"/>
              <w:jc w:val="left"/>
              <w:rPr>
                <w:color w:val="FFFFFF" w:themeColor="background1"/>
              </w:rPr>
            </w:pPr>
            <w:r w:rsidRPr="00ED30E7">
              <w:rPr>
                <w:rFonts w:hint="eastAsia" w:cstheme="minorHAnsi"/>
                <w:color w:val="FFFFFF" w:themeColor="background1"/>
              </w:rPr>
              <w:t>4D BIM Model</w:t>
            </w:r>
          </w:p>
        </w:tc>
        <w:tc>
          <w:tcPr>
            <w:tcW w:w="255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0FEF5593" w14:textId="7401EC43">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r w:rsidRPr="00ED30E7">
              <w:rPr>
                <w:rFonts w:hint="eastAsia" w:cstheme="minorHAnsi"/>
                <w:i/>
                <w:color w:val="FFFFFF" w:themeColor="background1"/>
              </w:rPr>
              <w:t>Synchro (</w:t>
            </w:r>
            <w:proofErr w:type="spellStart"/>
            <w:r w:rsidRPr="00ED30E7">
              <w:rPr>
                <w:rFonts w:hint="eastAsia" w:cstheme="minorHAnsi"/>
                <w:i/>
                <w:color w:val="FFFFFF" w:themeColor="background1"/>
              </w:rPr>
              <w:t>sp</w:t>
            </w:r>
            <w:proofErr w:type="spellEnd"/>
            <w:r w:rsidRPr="00ED30E7">
              <w:rPr>
                <w:rFonts w:hint="eastAsia" w:cstheme="minorHAnsi"/>
                <w:i/>
                <w:color w:val="FFFFFF" w:themeColor="background1"/>
              </w:rPr>
              <w:t>)</w:t>
            </w:r>
          </w:p>
        </w:tc>
        <w:tc>
          <w:tcPr>
            <w:tcW w:w="45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6BB29CB3" w14:textId="7654D8A9">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r w:rsidRPr="00ED30E7">
              <w:rPr>
                <w:rFonts w:hint="eastAsia" w:cstheme="minorHAnsi"/>
                <w:i/>
                <w:color w:val="FFFFFF" w:themeColor="background1"/>
              </w:rPr>
              <w:t>DWF file format required</w:t>
            </w:r>
          </w:p>
        </w:tc>
      </w:tr>
      <w:tr w:rsidRPr="00B340FD" w:rsidR="00633B7A" w:rsidTr="47819D63" w14:paraId="509CF642"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7D623628" w14:textId="4DD83D4E">
            <w:pPr>
              <w:ind w:left="0"/>
              <w:jc w:val="left"/>
              <w:rPr>
                <w:color w:val="FFFFFF" w:themeColor="background1"/>
              </w:rPr>
            </w:pPr>
            <w:r w:rsidRPr="00ED30E7">
              <w:rPr>
                <w:rFonts w:hint="eastAsia" w:cstheme="minorHAnsi"/>
                <w:color w:val="FFFFFF" w:themeColor="background1"/>
              </w:rPr>
              <w:t>Cloud based Asset Data capture solution</w:t>
            </w:r>
          </w:p>
        </w:tc>
        <w:tc>
          <w:tcPr>
            <w:tcW w:w="255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3BC486C8" w14:textId="7BB4B592">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ED30E7">
              <w:rPr>
                <w:rFonts w:hint="eastAsia" w:cstheme="minorHAnsi"/>
                <w:i/>
                <w:color w:val="FFFFFF" w:themeColor="background1"/>
              </w:rPr>
              <w:t xml:space="preserve">3D Model files </w:t>
            </w:r>
            <w:r w:rsidRPr="00ED30E7">
              <w:rPr>
                <w:rFonts w:hint="eastAsia" w:cstheme="minorHAnsi"/>
                <w:i/>
                <w:color w:val="FFFFFF" w:themeColor="background1"/>
              </w:rPr>
              <w:t>–</w:t>
            </w:r>
            <w:r w:rsidRPr="00ED30E7">
              <w:rPr>
                <w:rFonts w:hint="eastAsia" w:cstheme="minorHAnsi"/>
                <w:i/>
                <w:color w:val="FFFFFF" w:themeColor="background1"/>
              </w:rPr>
              <w:t xml:space="preserve"> IFC Schedules </w:t>
            </w:r>
            <w:r w:rsidRPr="00ED30E7">
              <w:rPr>
                <w:rFonts w:hint="eastAsia" w:cstheme="minorHAnsi"/>
                <w:i/>
                <w:color w:val="FFFFFF" w:themeColor="background1"/>
              </w:rPr>
              <w:t>–</w:t>
            </w:r>
            <w:r w:rsidRPr="00ED30E7">
              <w:rPr>
                <w:rFonts w:hint="eastAsia" w:cstheme="minorHAnsi"/>
                <w:i/>
                <w:color w:val="FFFFFF" w:themeColor="background1"/>
              </w:rPr>
              <w:t xml:space="preserve"> XML format</w:t>
            </w:r>
          </w:p>
        </w:tc>
        <w:tc>
          <w:tcPr>
            <w:tcW w:w="45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633B7A" w:rsidP="00633B7A" w:rsidRDefault="00633B7A" w14:paraId="7D737002" w14:textId="5EA692E1">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ED30E7">
              <w:rPr>
                <w:rFonts w:hint="eastAsia" w:cstheme="minorHAnsi"/>
                <w:i/>
                <w:color w:val="FFFFFF" w:themeColor="background1"/>
              </w:rPr>
              <w:t>Schedules to be supplied in XML format. Models need to be in IFC format to be used in software</w:t>
            </w:r>
          </w:p>
        </w:tc>
      </w:tr>
      <w:tr w:rsidRPr="00B340FD" w:rsidR="00543B9F" w:rsidTr="47819D63" w14:paraId="6ECBE9CD" w14:textId="77777777">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543B9F" w:rsidP="00633B7A" w:rsidRDefault="00543B9F" w14:paraId="738BCFE7" w14:textId="77777777">
            <w:pPr>
              <w:ind w:left="0"/>
              <w:jc w:val="left"/>
              <w:rPr>
                <w:rFonts w:cstheme="minorHAnsi"/>
                <w:color w:val="FFFFFF" w:themeColor="background1"/>
              </w:rPr>
            </w:pPr>
          </w:p>
        </w:tc>
        <w:tc>
          <w:tcPr>
            <w:tcW w:w="2559"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543B9F" w:rsidP="00633B7A" w:rsidRDefault="00543B9F" w14:paraId="55B3D35E" w14:textId="77777777">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FFFFFF" w:themeColor="background1"/>
              </w:rPr>
            </w:pPr>
          </w:p>
        </w:tc>
        <w:tc>
          <w:tcPr>
            <w:tcW w:w="4551"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tcPr>
          <w:p w:rsidRPr="00ED30E7" w:rsidR="00543B9F" w:rsidP="00633B7A" w:rsidRDefault="00543B9F" w14:paraId="6EC0A020" w14:textId="77777777">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FFFFFF" w:themeColor="background1"/>
              </w:rPr>
            </w:pPr>
          </w:p>
        </w:tc>
      </w:tr>
    </w:tbl>
    <w:p w:rsidR="00A83D14" w:rsidP="00F76BE3" w:rsidRDefault="00222626" w14:paraId="13A42803" w14:textId="1A51BFC4">
      <w:pPr>
        <w:pStyle w:val="Ttulo2"/>
        <w:numPr>
          <w:ilvl w:val="0"/>
          <w:numId w:val="0"/>
        </w:numPr>
      </w:pPr>
      <w:bookmarkStart w:name="_Ref59122609" w:id="647"/>
      <w:bookmarkStart w:name="_Toc79671808" w:id="648"/>
      <w:bookmarkEnd w:id="646"/>
      <w:r>
        <w:t>7.2</w:t>
      </w:r>
      <w:r w:rsidR="09E162F8">
        <w:t>Project Task Teams File Format Exchanges</w:t>
      </w:r>
      <w:bookmarkEnd w:id="647"/>
      <w:bookmarkEnd w:id="648"/>
    </w:p>
    <w:p w:rsidRPr="00F5271E" w:rsidR="00A37E01" w:rsidP="00A37E01" w:rsidRDefault="00A37E01" w14:paraId="333AFE94" w14:textId="1F7CB480">
      <w:pPr>
        <w:spacing w:line="264" w:lineRule="auto"/>
        <w:ind w:left="540"/>
        <w:rPr>
          <w:szCs w:val="18"/>
        </w:rPr>
      </w:pPr>
      <w:r w:rsidRPr="00F5271E">
        <w:rPr>
          <w:szCs w:val="18"/>
        </w:rPr>
        <w:t xml:space="preserve">All base models (models containing the geometry) </w:t>
      </w:r>
      <w:r>
        <w:rPr>
          <w:szCs w:val="18"/>
        </w:rPr>
        <w:t xml:space="preserve">will </w:t>
      </w:r>
      <w:r w:rsidRPr="00F5271E">
        <w:rPr>
          <w:szCs w:val="18"/>
        </w:rPr>
        <w:t>be shared with TRSDC and project teams on a regular basis</w:t>
      </w:r>
      <w:r w:rsidRPr="00EB7EBE">
        <w:rPr>
          <w:szCs w:val="18"/>
        </w:rPr>
        <w:t xml:space="preserve"> </w:t>
      </w:r>
      <w:r w:rsidRPr="00F5271E">
        <w:rPr>
          <w:szCs w:val="18"/>
        </w:rPr>
        <w:t xml:space="preserve">via the allocated space on the employer’s selected PMIS for the </w:t>
      </w:r>
      <w:r>
        <w:rPr>
          <w:szCs w:val="18"/>
        </w:rPr>
        <w:t>Red Sea Project</w:t>
      </w:r>
      <w:r w:rsidRPr="00F5271E">
        <w:rPr>
          <w:szCs w:val="18"/>
        </w:rPr>
        <w:t xml:space="preserve">.  </w:t>
      </w:r>
    </w:p>
    <w:p w:rsidRPr="00A37E01" w:rsidR="00A37E01" w:rsidP="0099797E" w:rsidRDefault="00A37E01" w14:paraId="6EAAC5D7" w14:textId="002FEE2C">
      <w:pPr>
        <w:spacing w:line="264" w:lineRule="auto"/>
        <w:ind w:left="540"/>
        <w:rPr>
          <w:szCs w:val="18"/>
        </w:rPr>
      </w:pPr>
      <w:r w:rsidRPr="00F5271E">
        <w:rPr>
          <w:szCs w:val="18"/>
        </w:rPr>
        <w:t xml:space="preserve">The agreed model and drawing formats required for the data drops </w:t>
      </w:r>
      <w:r w:rsidRPr="0099797E" w:rsidR="0099797E">
        <w:rPr>
          <w:szCs w:val="18"/>
        </w:rPr>
        <w:t>according with the information exchange schedules from Chapter 7</w:t>
      </w:r>
      <w:r w:rsidR="0099797E">
        <w:rPr>
          <w:szCs w:val="18"/>
        </w:rPr>
        <w:t xml:space="preserve"> </w:t>
      </w:r>
      <w:r w:rsidRPr="00F5271E">
        <w:rPr>
          <w:szCs w:val="18"/>
        </w:rPr>
        <w:t xml:space="preserve">are:  </w:t>
      </w:r>
    </w:p>
    <w:tbl>
      <w:tblPr>
        <w:tblStyle w:val="Tablaconcuadrcula"/>
        <w:tblW w:w="9391" w:type="dxa"/>
        <w:tblInd w:w="593" w:type="dxa"/>
        <w:tblBorders>
          <w:top w:val="single" w:color="D2BE89" w:sz="4" w:space="0"/>
          <w:left w:val="single" w:color="D2BE89" w:sz="4" w:space="0"/>
          <w:bottom w:val="single" w:color="D2BE89" w:sz="4" w:space="0"/>
          <w:right w:val="single" w:color="D2BE89" w:sz="4" w:space="0"/>
          <w:insideH w:val="single" w:color="D2BE89" w:sz="4" w:space="0"/>
          <w:insideV w:val="single" w:color="D2BE89" w:sz="4" w:space="0"/>
        </w:tblBorders>
        <w:tblLayout w:type="fixed"/>
        <w:tblLook w:val="04A0" w:firstRow="1" w:lastRow="0" w:firstColumn="1" w:lastColumn="0" w:noHBand="0" w:noVBand="1"/>
      </w:tblPr>
      <w:tblGrid>
        <w:gridCol w:w="2415"/>
        <w:gridCol w:w="1162"/>
        <w:gridCol w:w="1163"/>
        <w:gridCol w:w="1163"/>
        <w:gridCol w:w="1162"/>
        <w:gridCol w:w="1163"/>
        <w:gridCol w:w="1163"/>
      </w:tblGrid>
      <w:tr w:rsidRPr="00F5271E" w:rsidR="00A37E01" w:rsidTr="13BAFC45" w14:paraId="61B67DDE" w14:textId="77777777">
        <w:tc>
          <w:tcPr>
            <w:tcW w:w="2415" w:type="dxa"/>
            <w:tcBorders>
              <w:left w:val="single" w:color="FFFFFF" w:themeColor="background2" w:sz="4" w:space="0"/>
              <w:right w:val="single" w:color="FFFFFF" w:themeColor="background2" w:sz="4" w:space="0"/>
            </w:tcBorders>
            <w:shd w:val="clear" w:color="auto" w:fill="AE9142" w:themeFill="accent2"/>
            <w:vAlign w:val="center"/>
          </w:tcPr>
          <w:p w:rsidRPr="00A37E01" w:rsidR="00A37E01" w:rsidP="00A37E01" w:rsidRDefault="00A37E01" w14:paraId="23DD685C" w14:textId="77777777">
            <w:pPr>
              <w:spacing w:line="264" w:lineRule="auto"/>
              <w:ind w:left="0"/>
              <w:jc w:val="center"/>
              <w:rPr>
                <w:rStyle w:val="normaltextrun"/>
                <w:rFonts w:cs="Arial"/>
                <w:b/>
                <w:bCs/>
                <w:color w:val="FFFFFF" w:themeColor="background1"/>
                <w:lang w:val="en-GB"/>
              </w:rPr>
            </w:pPr>
            <w:r w:rsidRPr="00A37E01">
              <w:rPr>
                <w:rStyle w:val="normaltextrun"/>
                <w:rFonts w:cs="Arial"/>
                <w:b/>
                <w:bCs/>
                <w:color w:val="FFFFFF" w:themeColor="background1"/>
                <w:lang w:val="en-GB"/>
              </w:rPr>
              <w:t>Discipline +</w:t>
            </w:r>
          </w:p>
          <w:p w:rsidRPr="00F5271E" w:rsidR="00A37E01" w:rsidP="00A37E01" w:rsidRDefault="00A37E01" w14:paraId="009E0B7C" w14:textId="7FF96616">
            <w:pPr>
              <w:spacing w:line="264" w:lineRule="auto"/>
              <w:ind w:left="0"/>
              <w:jc w:val="center"/>
              <w:rPr>
                <w:rStyle w:val="normaltextrun"/>
                <w:rFonts w:cs="Arial"/>
                <w:b/>
                <w:bCs/>
                <w:color w:val="FFFFFF" w:themeColor="background1"/>
                <w:lang w:val="en-GB"/>
              </w:rPr>
            </w:pPr>
            <w:r w:rsidRPr="00A37E01">
              <w:rPr>
                <w:rStyle w:val="normaltextrun"/>
                <w:rFonts w:cs="Arial"/>
                <w:b/>
                <w:bCs/>
                <w:color w:val="FFFFFF" w:themeColor="background1"/>
                <w:lang w:val="en-GB"/>
              </w:rPr>
              <w:t>Company Name</w:t>
            </w:r>
          </w:p>
        </w:tc>
        <w:tc>
          <w:tcPr>
            <w:tcW w:w="1162" w:type="dxa"/>
            <w:tcBorders>
              <w:left w:val="single" w:color="FFFFFF" w:themeColor="background2" w:sz="4" w:space="0"/>
              <w:right w:val="single" w:color="FFFFFF" w:themeColor="background2" w:sz="4" w:space="0"/>
            </w:tcBorders>
            <w:shd w:val="clear" w:color="auto" w:fill="AE9142" w:themeFill="accent2"/>
            <w:vAlign w:val="center"/>
          </w:tcPr>
          <w:p w:rsidRPr="00F5271E" w:rsidR="00A37E01" w:rsidP="008E7C7A" w:rsidRDefault="00A37E01" w14:paraId="7004E9CA" w14:textId="0A372549">
            <w:pPr>
              <w:spacing w:line="264" w:lineRule="auto"/>
              <w:ind w:left="0"/>
              <w:jc w:val="center"/>
              <w:rPr>
                <w:b/>
                <w:color w:val="FFFFFF" w:themeColor="background1"/>
              </w:rPr>
            </w:pPr>
            <w:r w:rsidRPr="00F5271E">
              <w:rPr>
                <w:rStyle w:val="normaltextrun"/>
                <w:rFonts w:cs="Arial"/>
                <w:b/>
                <w:bCs/>
                <w:color w:val="FFFFFF" w:themeColor="background1"/>
                <w:lang w:val="en-GB"/>
              </w:rPr>
              <w:t>RVT</w:t>
            </w:r>
          </w:p>
        </w:tc>
        <w:tc>
          <w:tcPr>
            <w:tcW w:w="1163" w:type="dxa"/>
            <w:tcBorders>
              <w:left w:val="single" w:color="FFFFFF" w:themeColor="background2" w:sz="4" w:space="0"/>
              <w:right w:val="single" w:color="FFFFFF" w:themeColor="background2" w:sz="4" w:space="0"/>
            </w:tcBorders>
            <w:shd w:val="clear" w:color="auto" w:fill="AE9142" w:themeFill="accent2"/>
            <w:vAlign w:val="center"/>
          </w:tcPr>
          <w:p w:rsidRPr="00F5271E" w:rsidR="00A37E01" w:rsidP="008E7C7A" w:rsidRDefault="00A37E01" w14:paraId="0789DFF3" w14:textId="77777777">
            <w:pPr>
              <w:spacing w:line="264" w:lineRule="auto"/>
              <w:ind w:left="0"/>
              <w:jc w:val="center"/>
              <w:rPr>
                <w:b/>
                <w:color w:val="FFFFFF" w:themeColor="background1"/>
              </w:rPr>
            </w:pPr>
            <w:r w:rsidRPr="00F5271E">
              <w:rPr>
                <w:rStyle w:val="normaltextrun"/>
                <w:rFonts w:cs="Arial"/>
                <w:b/>
                <w:bCs/>
                <w:color w:val="FFFFFF" w:themeColor="background1"/>
                <w:lang w:val="en-GB"/>
              </w:rPr>
              <w:t>DWG</w:t>
            </w:r>
          </w:p>
        </w:tc>
        <w:tc>
          <w:tcPr>
            <w:tcW w:w="1163" w:type="dxa"/>
            <w:tcBorders>
              <w:left w:val="single" w:color="FFFFFF" w:themeColor="background2" w:sz="4" w:space="0"/>
              <w:right w:val="single" w:color="FFFFFF" w:themeColor="background2" w:sz="4" w:space="0"/>
            </w:tcBorders>
            <w:shd w:val="clear" w:color="auto" w:fill="AE9142" w:themeFill="accent2"/>
            <w:vAlign w:val="center"/>
          </w:tcPr>
          <w:p w:rsidRPr="0020309F" w:rsidR="00A37E01" w:rsidP="008E7C7A" w:rsidRDefault="00A37E01" w14:paraId="4F61209A" w14:textId="77777777">
            <w:pPr>
              <w:pStyle w:val="paragraph"/>
              <w:spacing w:before="0" w:beforeAutospacing="0" w:after="0" w:afterAutospacing="0"/>
              <w:jc w:val="center"/>
              <w:textAlignment w:val="baseline"/>
              <w:rPr>
                <w:rFonts w:cs="Segoe UI" w:asciiTheme="minorHAnsi" w:hAnsiTheme="minorHAnsi"/>
                <w:b/>
                <w:bCs/>
                <w:color w:val="FFFFFF" w:themeColor="background1"/>
                <w:sz w:val="18"/>
                <w:szCs w:val="18"/>
              </w:rPr>
            </w:pPr>
            <w:r w:rsidRPr="0020309F">
              <w:rPr>
                <w:rStyle w:val="normaltextrun"/>
                <w:rFonts w:cs="Arial" w:asciiTheme="minorHAnsi" w:hAnsiTheme="minorHAnsi"/>
                <w:b/>
                <w:bCs/>
                <w:color w:val="FFFFFF" w:themeColor="background1"/>
                <w:sz w:val="18"/>
                <w:szCs w:val="18"/>
                <w:lang w:val="en-GB"/>
              </w:rPr>
              <w:t>NWC</w:t>
            </w:r>
          </w:p>
          <w:p w:rsidRPr="00F5271E" w:rsidR="00A37E01" w:rsidP="008E7C7A" w:rsidRDefault="00A37E01" w14:paraId="5C2C9E0B" w14:textId="77777777">
            <w:pPr>
              <w:spacing w:line="264" w:lineRule="auto"/>
              <w:ind w:left="0"/>
              <w:jc w:val="center"/>
              <w:rPr>
                <w:b/>
                <w:color w:val="FFFFFF" w:themeColor="background1"/>
              </w:rPr>
            </w:pPr>
            <w:r w:rsidRPr="0020309F">
              <w:rPr>
                <w:rStyle w:val="normaltextrun"/>
                <w:rFonts w:cs="Arial"/>
                <w:b/>
                <w:bCs/>
                <w:color w:val="FFFFFF" w:themeColor="background1"/>
                <w:szCs w:val="18"/>
                <w:lang w:val="en-GB"/>
              </w:rPr>
              <w:t>NWD</w:t>
            </w:r>
          </w:p>
        </w:tc>
        <w:tc>
          <w:tcPr>
            <w:tcW w:w="1162" w:type="dxa"/>
            <w:tcBorders>
              <w:left w:val="single" w:color="FFFFFF" w:themeColor="background2" w:sz="4" w:space="0"/>
              <w:right w:val="single" w:color="FFFFFF" w:themeColor="background2" w:sz="4" w:space="0"/>
            </w:tcBorders>
            <w:shd w:val="clear" w:color="auto" w:fill="AE9142" w:themeFill="accent2"/>
            <w:vAlign w:val="center"/>
          </w:tcPr>
          <w:p w:rsidRPr="00F5271E" w:rsidR="00A37E01" w:rsidP="008E7C7A" w:rsidRDefault="00A37E01" w14:paraId="36B7EDA1" w14:textId="77777777">
            <w:pPr>
              <w:spacing w:line="264" w:lineRule="auto"/>
              <w:ind w:left="0"/>
              <w:jc w:val="center"/>
              <w:rPr>
                <w:b/>
                <w:color w:val="FFFFFF" w:themeColor="background1"/>
              </w:rPr>
            </w:pPr>
            <w:r w:rsidRPr="00F5271E">
              <w:rPr>
                <w:rStyle w:val="normaltextrun"/>
                <w:rFonts w:cs="Arial"/>
                <w:b/>
                <w:bCs/>
                <w:color w:val="FFFFFF" w:themeColor="background1"/>
                <w:lang w:val="en-GB"/>
              </w:rPr>
              <w:t>IFC</w:t>
            </w:r>
          </w:p>
        </w:tc>
        <w:tc>
          <w:tcPr>
            <w:tcW w:w="1163" w:type="dxa"/>
            <w:tcBorders>
              <w:left w:val="single" w:color="FFFFFF" w:themeColor="background2" w:sz="4" w:space="0"/>
              <w:right w:val="single" w:color="FFFFFF" w:themeColor="background2" w:sz="4" w:space="0"/>
            </w:tcBorders>
            <w:shd w:val="clear" w:color="auto" w:fill="AE9142" w:themeFill="accent2"/>
            <w:vAlign w:val="center"/>
          </w:tcPr>
          <w:p w:rsidRPr="00F5271E" w:rsidR="00A37E01" w:rsidP="008E7C7A" w:rsidRDefault="00A37E01" w14:paraId="492406F7" w14:textId="77777777">
            <w:pPr>
              <w:spacing w:line="264" w:lineRule="auto"/>
              <w:ind w:left="0"/>
              <w:jc w:val="center"/>
              <w:rPr>
                <w:b/>
                <w:color w:val="FFFFFF" w:themeColor="background1"/>
              </w:rPr>
            </w:pPr>
            <w:r w:rsidRPr="00F5271E">
              <w:rPr>
                <w:rStyle w:val="normaltextrun"/>
                <w:rFonts w:cs="Arial"/>
                <w:b/>
                <w:bCs/>
                <w:color w:val="FFFFFF" w:themeColor="background1"/>
                <w:lang w:val="en-GB"/>
              </w:rPr>
              <w:t>PDF</w:t>
            </w:r>
          </w:p>
        </w:tc>
        <w:tc>
          <w:tcPr>
            <w:tcW w:w="1163" w:type="dxa"/>
            <w:tcBorders>
              <w:left w:val="single" w:color="FFFFFF" w:themeColor="background2" w:sz="4" w:space="0"/>
            </w:tcBorders>
            <w:shd w:val="clear" w:color="auto" w:fill="AE9142" w:themeFill="accent2"/>
            <w:vAlign w:val="center"/>
          </w:tcPr>
          <w:p w:rsidRPr="00F5271E" w:rsidR="00A37E01" w:rsidP="008E7C7A" w:rsidRDefault="00A37E01" w14:paraId="062C0488" w14:textId="34F2372E">
            <w:pPr>
              <w:spacing w:line="264" w:lineRule="auto"/>
              <w:ind w:left="0"/>
              <w:jc w:val="center"/>
              <w:rPr>
                <w:b/>
                <w:color w:val="FFFFFF" w:themeColor="background1"/>
              </w:rPr>
            </w:pPr>
            <w:proofErr w:type="spellStart"/>
            <w:r w:rsidRPr="00F5271E">
              <w:rPr>
                <w:rStyle w:val="spellingerror"/>
                <w:rFonts w:cs="Arial"/>
                <w:color w:val="FFFFFF" w:themeColor="background1"/>
                <w:szCs w:val="18"/>
                <w:lang w:val="en-GB"/>
              </w:rPr>
              <w:t>DWF</w:t>
            </w:r>
            <w:r w:rsidR="003153E2">
              <w:rPr>
                <w:rStyle w:val="spellingerror"/>
                <w:rFonts w:cs="Arial"/>
                <w:color w:val="FFFFFF" w:themeColor="background1"/>
                <w:szCs w:val="18"/>
                <w:lang w:val="en-GB"/>
              </w:rPr>
              <w:t>x</w:t>
            </w:r>
            <w:proofErr w:type="spellEnd"/>
          </w:p>
        </w:tc>
      </w:tr>
      <w:tr w:rsidRPr="00A37E01" w:rsidR="00337D0B" w:rsidTr="13BAFC45" w14:paraId="0623D9A2" w14:textId="77777777">
        <w:trPr>
          <w:trHeight w:val="576"/>
        </w:trPr>
        <w:tc>
          <w:tcPr>
            <w:tcW w:w="2415" w:type="dxa"/>
            <w:vAlign w:val="center"/>
          </w:tcPr>
          <w:p w:rsidRPr="0099797E" w:rsidR="00337D0B" w:rsidP="00337D0B" w:rsidRDefault="00337D0B" w14:paraId="03595F80" w14:textId="4B3BA279">
            <w:pPr>
              <w:spacing w:line="264" w:lineRule="auto"/>
              <w:ind w:left="0"/>
              <w:jc w:val="center"/>
              <w:rPr>
                <w:rFonts w:eastAsia="Roboto Condensed" w:cstheme="minorHAnsi"/>
                <w:i/>
              </w:rPr>
            </w:pPr>
            <w:r w:rsidRPr="0099797E">
              <w:rPr>
                <w:rFonts w:eastAsia="Roboto Condensed" w:cstheme="minorHAnsi"/>
                <w:i/>
              </w:rPr>
              <w:t xml:space="preserve">Signature Architect </w:t>
            </w:r>
          </w:p>
          <w:p w:rsidRPr="00A37E01" w:rsidR="00337D0B" w:rsidP="00337D0B" w:rsidRDefault="00337D0B" w14:paraId="77C5C3F9" w14:textId="12727C46">
            <w:pPr>
              <w:spacing w:line="264" w:lineRule="auto"/>
              <w:ind w:left="0"/>
              <w:jc w:val="center"/>
              <w:rPr>
                <w:rStyle w:val="normaltextrun"/>
                <w:rFonts w:ascii="Calibri" w:hAnsi="Calibri" w:cs="Calibri"/>
                <w:color w:val="BFBFBF" w:themeColor="background1" w:themeShade="BF"/>
                <w:lang w:val="en-GB"/>
              </w:rPr>
            </w:pPr>
            <w:r>
              <w:rPr>
                <w:rFonts w:eastAsia="Roboto Condensed" w:cstheme="minorHAnsi"/>
                <w:i/>
              </w:rPr>
              <w:t>Foster + Partners</w:t>
            </w:r>
          </w:p>
        </w:tc>
        <w:tc>
          <w:tcPr>
            <w:tcW w:w="1162" w:type="dxa"/>
            <w:vAlign w:val="center"/>
          </w:tcPr>
          <w:p w:rsidRPr="00ED30E7" w:rsidR="00337D0B" w:rsidP="00337D0B" w:rsidRDefault="00337D0B" w14:paraId="465151F7" w14:textId="27331E44">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Pr="00ED30E7" w:rsidR="00337D0B" w:rsidP="00337D0B" w:rsidRDefault="00337D0B" w14:paraId="38C23AFC" w14:textId="6F08E8B6">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Pr="00ED30E7" w:rsidR="00337D0B" w:rsidP="00337D0B" w:rsidRDefault="00337D0B" w14:paraId="0E5DAF9D" w14:textId="44E688CF">
            <w:pPr>
              <w:spacing w:line="264" w:lineRule="auto"/>
              <w:ind w:left="0"/>
              <w:jc w:val="center"/>
            </w:pPr>
            <w:r w:rsidRPr="0011203C">
              <w:rPr>
                <w:rStyle w:val="normaltextrun"/>
                <w:rFonts w:hint="eastAsia" w:ascii="Calibri" w:hAnsi="Calibri" w:cs="Calibri"/>
                <w:lang w:val="en-GB"/>
              </w:rPr>
              <w:t>●</w:t>
            </w:r>
          </w:p>
        </w:tc>
        <w:tc>
          <w:tcPr>
            <w:tcW w:w="1162" w:type="dxa"/>
            <w:vAlign w:val="center"/>
          </w:tcPr>
          <w:p w:rsidRPr="00ED30E7" w:rsidR="00337D0B" w:rsidP="00337D0B" w:rsidRDefault="00337D0B" w14:paraId="3B26DA40" w14:textId="02A32062">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Pr="00ED30E7" w:rsidR="00337D0B" w:rsidP="00337D0B" w:rsidRDefault="00337D0B" w14:paraId="5C8F9646" w14:textId="32D629CE">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Pr="00A37E01" w:rsidR="00337D0B" w:rsidP="00337D0B" w:rsidRDefault="00337D0B" w14:paraId="0B84F125" w14:textId="5C09D31A">
            <w:pPr>
              <w:spacing w:line="264" w:lineRule="auto"/>
              <w:ind w:left="0"/>
              <w:jc w:val="center"/>
              <w:rPr>
                <w:color w:val="BFBFBF" w:themeColor="background1" w:themeShade="BF"/>
              </w:rPr>
            </w:pPr>
            <w:r w:rsidRPr="00EF0472">
              <w:rPr>
                <w:rStyle w:val="normaltextrun"/>
                <w:rFonts w:hint="eastAsia" w:ascii="Calibri" w:hAnsi="Calibri" w:cs="Calibri"/>
                <w:lang w:val="en-GB"/>
              </w:rPr>
              <w:t>●</w:t>
            </w:r>
          </w:p>
        </w:tc>
      </w:tr>
      <w:tr w:rsidRPr="00F5271E" w:rsidR="00337D0B" w:rsidTr="13BAFC45" w14:paraId="721E9F58" w14:textId="77777777">
        <w:trPr>
          <w:trHeight w:val="576"/>
        </w:trPr>
        <w:tc>
          <w:tcPr>
            <w:tcW w:w="2415" w:type="dxa"/>
            <w:vAlign w:val="center"/>
          </w:tcPr>
          <w:p w:rsidRPr="0099797E" w:rsidR="00337D0B" w:rsidP="0099797E" w:rsidRDefault="00337D0B" w14:paraId="0EC61698" w14:textId="65473608">
            <w:pPr>
              <w:spacing w:line="264" w:lineRule="auto"/>
              <w:ind w:left="0"/>
              <w:jc w:val="center"/>
              <w:rPr>
                <w:rFonts w:eastAsia="Roboto Condensed" w:cstheme="minorHAnsi"/>
                <w:i/>
              </w:rPr>
            </w:pPr>
            <w:r w:rsidRPr="0099797E">
              <w:rPr>
                <w:rFonts w:eastAsia="Roboto Condensed" w:cstheme="minorHAnsi"/>
                <w:i/>
              </w:rPr>
              <w:t>Structures Engineers</w:t>
            </w:r>
          </w:p>
          <w:p w:rsidRPr="0099797E" w:rsidR="00337D0B" w:rsidP="0099797E" w:rsidRDefault="00337D0B" w14:paraId="7B230061" w14:textId="79EEAD77">
            <w:pPr>
              <w:spacing w:line="264" w:lineRule="auto"/>
              <w:ind w:left="0"/>
              <w:jc w:val="center"/>
              <w:rPr>
                <w:rFonts w:eastAsia="Roboto Condensed" w:cstheme="minorHAnsi"/>
                <w:i/>
              </w:rPr>
            </w:pPr>
            <w:r w:rsidRPr="0099797E">
              <w:rPr>
                <w:rFonts w:eastAsia="Roboto Condensed" w:cstheme="minorHAnsi"/>
                <w:i/>
              </w:rPr>
              <w:t>KEO</w:t>
            </w:r>
          </w:p>
        </w:tc>
        <w:tc>
          <w:tcPr>
            <w:tcW w:w="1162" w:type="dxa"/>
            <w:vAlign w:val="center"/>
          </w:tcPr>
          <w:p w:rsidR="00337D0B" w:rsidP="00337D0B" w:rsidRDefault="00337D0B" w14:paraId="0FFFF0BA" w14:textId="42E06634">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440800D4" w14:textId="4AA72582">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4236EA09" w14:textId="3EFD0DC4">
            <w:pPr>
              <w:spacing w:line="264" w:lineRule="auto"/>
              <w:ind w:left="0"/>
              <w:jc w:val="center"/>
            </w:pPr>
            <w:r w:rsidRPr="0011203C">
              <w:rPr>
                <w:rStyle w:val="normaltextrun"/>
                <w:rFonts w:hint="eastAsia" w:ascii="Calibri" w:hAnsi="Calibri" w:cs="Calibri"/>
                <w:lang w:val="en-GB"/>
              </w:rPr>
              <w:t>●</w:t>
            </w:r>
          </w:p>
        </w:tc>
        <w:tc>
          <w:tcPr>
            <w:tcW w:w="1162" w:type="dxa"/>
            <w:vAlign w:val="center"/>
          </w:tcPr>
          <w:p w:rsidR="00337D0B" w:rsidP="00337D0B" w:rsidRDefault="00337D0B" w14:paraId="54208AE8" w14:textId="645D93F7">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6BE02577" w14:textId="120F06B1">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23E2B639" w14:textId="5E01F052">
            <w:pPr>
              <w:spacing w:line="264" w:lineRule="auto"/>
              <w:ind w:left="0"/>
              <w:jc w:val="center"/>
              <w:rPr>
                <w:color w:val="BFBFBF" w:themeColor="background2" w:themeShade="BF"/>
              </w:rPr>
            </w:pPr>
            <w:r w:rsidRPr="00EF0472">
              <w:rPr>
                <w:rStyle w:val="normaltextrun"/>
                <w:rFonts w:hint="eastAsia" w:ascii="Calibri" w:hAnsi="Calibri" w:cs="Calibri"/>
                <w:lang w:val="en-GB"/>
              </w:rPr>
              <w:t>●</w:t>
            </w:r>
          </w:p>
        </w:tc>
      </w:tr>
      <w:tr w:rsidRPr="00F5271E" w:rsidR="00337D0B" w:rsidTr="13BAFC45" w14:paraId="5E4C0F88" w14:textId="77777777">
        <w:trPr>
          <w:trHeight w:val="576"/>
        </w:trPr>
        <w:tc>
          <w:tcPr>
            <w:tcW w:w="2415" w:type="dxa"/>
            <w:vAlign w:val="center"/>
          </w:tcPr>
          <w:p w:rsidRPr="0099797E" w:rsidR="00337D0B" w:rsidP="0099797E" w:rsidRDefault="00337D0B" w14:paraId="7F80F10E" w14:textId="51AE4483">
            <w:pPr>
              <w:spacing w:line="264" w:lineRule="auto"/>
              <w:ind w:left="0"/>
              <w:jc w:val="center"/>
              <w:rPr>
                <w:rFonts w:eastAsia="Roboto Condensed" w:cstheme="minorHAnsi"/>
                <w:i/>
              </w:rPr>
            </w:pPr>
            <w:r w:rsidRPr="0099797E">
              <w:rPr>
                <w:rFonts w:eastAsia="Roboto Condensed" w:cstheme="minorHAnsi"/>
                <w:i/>
              </w:rPr>
              <w:t>MEPF Design</w:t>
            </w:r>
          </w:p>
          <w:p w:rsidRPr="0099797E" w:rsidR="00337D0B" w:rsidP="0099797E" w:rsidRDefault="00337D0B" w14:paraId="0EAD9449" w14:textId="352D1335">
            <w:pPr>
              <w:spacing w:line="264" w:lineRule="auto"/>
              <w:ind w:left="0"/>
              <w:jc w:val="center"/>
              <w:rPr>
                <w:rFonts w:eastAsia="Roboto Condensed" w:cstheme="minorHAnsi"/>
                <w:i/>
              </w:rPr>
            </w:pPr>
            <w:r w:rsidRPr="0099797E">
              <w:rPr>
                <w:rFonts w:eastAsia="Roboto Condensed" w:cstheme="minorHAnsi"/>
                <w:i/>
              </w:rPr>
              <w:t>KEO</w:t>
            </w:r>
          </w:p>
        </w:tc>
        <w:tc>
          <w:tcPr>
            <w:tcW w:w="1162" w:type="dxa"/>
            <w:vAlign w:val="center"/>
          </w:tcPr>
          <w:p w:rsidR="00337D0B" w:rsidP="00337D0B" w:rsidRDefault="00337D0B" w14:paraId="4DCEDBEA" w14:textId="4B4A6CEA">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246D431B" w14:textId="5EE583C5">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13D28582" w14:textId="3535236C">
            <w:pPr>
              <w:spacing w:line="264" w:lineRule="auto"/>
              <w:ind w:left="0"/>
              <w:jc w:val="center"/>
            </w:pPr>
            <w:r w:rsidRPr="0011203C">
              <w:rPr>
                <w:rStyle w:val="normaltextrun"/>
                <w:rFonts w:hint="eastAsia" w:ascii="Calibri" w:hAnsi="Calibri" w:cs="Calibri"/>
                <w:lang w:val="en-GB"/>
              </w:rPr>
              <w:t>●</w:t>
            </w:r>
          </w:p>
        </w:tc>
        <w:tc>
          <w:tcPr>
            <w:tcW w:w="1162" w:type="dxa"/>
            <w:vAlign w:val="center"/>
          </w:tcPr>
          <w:p w:rsidR="00337D0B" w:rsidP="00337D0B" w:rsidRDefault="00337D0B" w14:paraId="14BA16A0" w14:textId="7660406D">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3C5CD787" w14:textId="0964F71E">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6C85DBFE" w14:textId="7CBDD2B1">
            <w:pPr>
              <w:spacing w:line="264" w:lineRule="auto"/>
              <w:ind w:left="0"/>
              <w:jc w:val="center"/>
              <w:rPr>
                <w:color w:val="BFBFBF" w:themeColor="background2" w:themeShade="BF"/>
              </w:rPr>
            </w:pPr>
            <w:r w:rsidRPr="00EF0472">
              <w:rPr>
                <w:rStyle w:val="normaltextrun"/>
                <w:rFonts w:hint="eastAsia" w:ascii="Calibri" w:hAnsi="Calibri" w:cs="Calibri"/>
                <w:lang w:val="en-GB"/>
              </w:rPr>
              <w:t>●</w:t>
            </w:r>
          </w:p>
        </w:tc>
      </w:tr>
      <w:tr w:rsidRPr="00F5271E" w:rsidR="00337D0B" w:rsidTr="13BAFC45" w14:paraId="105748A5" w14:textId="77777777">
        <w:trPr>
          <w:trHeight w:val="576"/>
        </w:trPr>
        <w:tc>
          <w:tcPr>
            <w:tcW w:w="2415" w:type="dxa"/>
            <w:vAlign w:val="center"/>
          </w:tcPr>
          <w:p w:rsidRPr="0099797E" w:rsidR="00337D0B" w:rsidP="0099797E" w:rsidRDefault="00337D0B" w14:paraId="7E31AD3D" w14:textId="73D859F4">
            <w:pPr>
              <w:spacing w:line="264" w:lineRule="auto"/>
              <w:ind w:left="0"/>
              <w:jc w:val="center"/>
              <w:rPr>
                <w:rFonts w:eastAsia="Roboto Condensed" w:cstheme="minorHAnsi"/>
                <w:i/>
              </w:rPr>
            </w:pPr>
            <w:r w:rsidRPr="0099797E">
              <w:rPr>
                <w:rFonts w:eastAsia="Roboto Condensed" w:cstheme="minorHAnsi"/>
                <w:i/>
              </w:rPr>
              <w:t>Landscape Architects</w:t>
            </w:r>
          </w:p>
          <w:p w:rsidRPr="0099797E" w:rsidR="00337D0B" w:rsidP="0099797E" w:rsidRDefault="00337D0B" w14:paraId="0EB085FE" w14:textId="19DDB080">
            <w:pPr>
              <w:spacing w:line="264" w:lineRule="auto"/>
              <w:ind w:left="0"/>
              <w:jc w:val="center"/>
              <w:rPr>
                <w:rFonts w:eastAsia="Roboto Condensed" w:cstheme="minorHAnsi"/>
                <w:i/>
              </w:rPr>
            </w:pPr>
            <w:r w:rsidRPr="0099797E">
              <w:rPr>
                <w:rFonts w:eastAsia="Roboto Condensed" w:cstheme="minorHAnsi"/>
                <w:i/>
              </w:rPr>
              <w:t xml:space="preserve">EDSA, </w:t>
            </w:r>
            <w:proofErr w:type="spellStart"/>
            <w:r w:rsidRPr="0099797E">
              <w:rPr>
                <w:rFonts w:eastAsia="Roboto Condensed" w:cstheme="minorHAnsi"/>
                <w:i/>
              </w:rPr>
              <w:t>inc</w:t>
            </w:r>
            <w:proofErr w:type="spellEnd"/>
          </w:p>
        </w:tc>
        <w:tc>
          <w:tcPr>
            <w:tcW w:w="1162" w:type="dxa"/>
            <w:vAlign w:val="center"/>
          </w:tcPr>
          <w:p w:rsidR="00337D0B" w:rsidP="00337D0B" w:rsidRDefault="00337D0B" w14:paraId="4218E2BB" w14:textId="3A56F1B2">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1B057B55" w14:textId="79796C6B">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1B13DDE6" w14:textId="62A6C8E4">
            <w:pPr>
              <w:spacing w:line="264" w:lineRule="auto"/>
              <w:ind w:left="0"/>
              <w:jc w:val="center"/>
            </w:pPr>
            <w:r w:rsidRPr="0011203C">
              <w:rPr>
                <w:rStyle w:val="normaltextrun"/>
                <w:rFonts w:hint="eastAsia" w:ascii="Calibri" w:hAnsi="Calibri" w:cs="Calibri"/>
                <w:lang w:val="en-GB"/>
              </w:rPr>
              <w:t>●</w:t>
            </w:r>
          </w:p>
        </w:tc>
        <w:tc>
          <w:tcPr>
            <w:tcW w:w="1162" w:type="dxa"/>
            <w:vAlign w:val="center"/>
          </w:tcPr>
          <w:p w:rsidR="00337D0B" w:rsidP="00337D0B" w:rsidRDefault="00337D0B" w14:paraId="1B5EC4DD" w14:textId="11631E4A">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38CE50FE" w14:textId="2FFFFDB7">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Pr="00F5271E" w:rsidR="00337D0B" w:rsidP="00337D0B" w:rsidRDefault="00337D0B" w14:paraId="12EC5A77" w14:textId="173F5B93">
            <w:pPr>
              <w:spacing w:line="264" w:lineRule="auto"/>
              <w:ind w:left="0"/>
              <w:jc w:val="center"/>
              <w:rPr>
                <w:color w:val="D2BE89" w:themeColor="text1" w:themeTint="99"/>
              </w:rPr>
            </w:pPr>
          </w:p>
        </w:tc>
      </w:tr>
      <w:tr w:rsidRPr="00F5271E" w:rsidR="00337D0B" w:rsidTr="13BAFC45" w14:paraId="61FA8623" w14:textId="77777777">
        <w:trPr>
          <w:trHeight w:val="576"/>
        </w:trPr>
        <w:tc>
          <w:tcPr>
            <w:tcW w:w="2415" w:type="dxa"/>
            <w:vAlign w:val="center"/>
          </w:tcPr>
          <w:p w:rsidRPr="0099797E" w:rsidR="00337D0B" w:rsidP="0099797E" w:rsidRDefault="00337D0B" w14:paraId="1AE5C078" w14:textId="23D70CA0">
            <w:pPr>
              <w:spacing w:line="264" w:lineRule="auto"/>
              <w:ind w:left="0"/>
              <w:jc w:val="center"/>
              <w:rPr>
                <w:rFonts w:eastAsia="Roboto Condensed" w:cstheme="minorHAnsi"/>
                <w:i/>
              </w:rPr>
            </w:pPr>
            <w:r w:rsidRPr="0099797E">
              <w:rPr>
                <w:rFonts w:eastAsia="Roboto Condensed" w:cstheme="minorHAnsi"/>
                <w:i/>
              </w:rPr>
              <w:t>Executive Architect KAA</w:t>
            </w:r>
          </w:p>
        </w:tc>
        <w:tc>
          <w:tcPr>
            <w:tcW w:w="1162" w:type="dxa"/>
            <w:vAlign w:val="center"/>
          </w:tcPr>
          <w:p w:rsidR="00337D0B" w:rsidP="00337D0B" w:rsidRDefault="00337D0B" w14:paraId="10F0FBD8" w14:textId="233F9C9F">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08701985" w14:textId="5ACD7533">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36DC7F0B" w14:textId="47D4E69B">
            <w:pPr>
              <w:spacing w:line="264" w:lineRule="auto"/>
              <w:ind w:left="0"/>
              <w:jc w:val="center"/>
            </w:pPr>
            <w:r w:rsidRPr="0011203C">
              <w:rPr>
                <w:rStyle w:val="normaltextrun"/>
                <w:rFonts w:hint="eastAsia" w:ascii="Calibri" w:hAnsi="Calibri" w:cs="Calibri"/>
                <w:lang w:val="en-GB"/>
              </w:rPr>
              <w:t>●</w:t>
            </w:r>
          </w:p>
        </w:tc>
        <w:tc>
          <w:tcPr>
            <w:tcW w:w="1162" w:type="dxa"/>
            <w:vAlign w:val="center"/>
          </w:tcPr>
          <w:p w:rsidR="00337D0B" w:rsidP="00337D0B" w:rsidRDefault="00337D0B" w14:paraId="5BBC4544" w14:textId="33290EC6">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4BBFF125" w14:textId="6089C0A1">
            <w:pPr>
              <w:spacing w:line="264" w:lineRule="auto"/>
              <w:ind w:left="0"/>
              <w:jc w:val="center"/>
            </w:pPr>
            <w:r w:rsidRPr="0011203C">
              <w:rPr>
                <w:rStyle w:val="normaltextrun"/>
                <w:rFonts w:hint="eastAsia" w:ascii="Calibri" w:hAnsi="Calibri" w:cs="Calibri"/>
                <w:lang w:val="en-GB"/>
              </w:rPr>
              <w:t>●</w:t>
            </w:r>
          </w:p>
        </w:tc>
        <w:tc>
          <w:tcPr>
            <w:tcW w:w="1163" w:type="dxa"/>
            <w:vAlign w:val="center"/>
          </w:tcPr>
          <w:p w:rsidR="00337D0B" w:rsidP="00337D0B" w:rsidRDefault="00337D0B" w14:paraId="40A63A3C" w14:textId="17404FF6">
            <w:pPr>
              <w:spacing w:line="264" w:lineRule="auto"/>
              <w:ind w:left="0"/>
              <w:jc w:val="center"/>
              <w:rPr>
                <w:color w:val="BFBFBF" w:themeColor="background2" w:themeShade="BF"/>
              </w:rPr>
            </w:pPr>
            <w:r w:rsidRPr="00FE2295">
              <w:rPr>
                <w:rStyle w:val="normaltextrun"/>
                <w:rFonts w:hint="eastAsia" w:ascii="Calibri" w:hAnsi="Calibri" w:cs="Calibri"/>
                <w:lang w:val="en-GB"/>
              </w:rPr>
              <w:t>●</w:t>
            </w:r>
          </w:p>
        </w:tc>
      </w:tr>
      <w:tr w:rsidRPr="00F5271E" w:rsidR="000512F1" w:rsidTr="13BAFC45" w14:paraId="565FBE15" w14:textId="77777777">
        <w:trPr>
          <w:trHeight w:val="576"/>
        </w:trPr>
        <w:tc>
          <w:tcPr>
            <w:tcW w:w="2415" w:type="dxa"/>
            <w:vAlign w:val="center"/>
          </w:tcPr>
          <w:p w:rsidRPr="0099797E" w:rsidR="000512F1" w:rsidP="0099797E" w:rsidRDefault="000512F1" w14:paraId="66F54669" w14:textId="77777777">
            <w:pPr>
              <w:spacing w:line="264" w:lineRule="auto"/>
              <w:ind w:left="0"/>
              <w:jc w:val="center"/>
              <w:rPr>
                <w:rFonts w:eastAsia="Roboto Condensed" w:cstheme="minorHAnsi"/>
                <w:i/>
              </w:rPr>
            </w:pPr>
            <w:r w:rsidRPr="0099797E">
              <w:rPr>
                <w:rFonts w:eastAsia="Roboto Condensed" w:cstheme="minorHAnsi"/>
                <w:i/>
              </w:rPr>
              <w:t>Kitchen &amp; Laundry</w:t>
            </w:r>
          </w:p>
          <w:p w:rsidRPr="0099797E" w:rsidR="000512F1" w:rsidP="0099797E" w:rsidRDefault="000512F1" w14:paraId="01586B72" w14:textId="6A9B19EF">
            <w:pPr>
              <w:spacing w:line="264" w:lineRule="auto"/>
              <w:ind w:left="0"/>
              <w:jc w:val="center"/>
              <w:rPr>
                <w:rFonts w:eastAsia="Roboto Condensed" w:cstheme="minorHAnsi"/>
                <w:i/>
              </w:rPr>
            </w:pPr>
            <w:r w:rsidRPr="0099797E">
              <w:rPr>
                <w:rFonts w:eastAsia="Roboto Condensed" w:cstheme="minorHAnsi"/>
                <w:i/>
              </w:rPr>
              <w:t>Humble Arnold</w:t>
            </w:r>
          </w:p>
        </w:tc>
        <w:tc>
          <w:tcPr>
            <w:tcW w:w="1162" w:type="dxa"/>
            <w:vAlign w:val="center"/>
          </w:tcPr>
          <w:p w:rsidRPr="00F5271E" w:rsidR="000512F1" w:rsidP="000512F1" w:rsidRDefault="000512F1" w14:paraId="69836A75" w14:textId="00AEF282">
            <w:pPr>
              <w:spacing w:line="264" w:lineRule="auto"/>
              <w:ind w:left="0"/>
              <w:jc w:val="center"/>
              <w:rPr>
                <w:color w:val="826C31" w:themeColor="text1" w:themeShade="BF"/>
              </w:rPr>
            </w:pPr>
            <w:r w:rsidRPr="0011203C">
              <w:rPr>
                <w:rStyle w:val="normaltextrun"/>
                <w:rFonts w:hint="eastAsia" w:ascii="Calibri" w:hAnsi="Calibri" w:cs="Calibri"/>
                <w:lang w:val="en-GB"/>
              </w:rPr>
              <w:t>●</w:t>
            </w:r>
          </w:p>
        </w:tc>
        <w:tc>
          <w:tcPr>
            <w:tcW w:w="1163" w:type="dxa"/>
            <w:vAlign w:val="center"/>
          </w:tcPr>
          <w:p w:rsidRPr="00F5271E" w:rsidR="000512F1" w:rsidP="000512F1" w:rsidRDefault="000512F1" w14:paraId="7197FCEB" w14:textId="798AC767">
            <w:pPr>
              <w:spacing w:line="264" w:lineRule="auto"/>
              <w:ind w:left="0"/>
              <w:jc w:val="center"/>
              <w:rPr>
                <w:color w:val="826C31" w:themeColor="text1" w:themeShade="BF"/>
              </w:rPr>
            </w:pPr>
            <w:r w:rsidRPr="0011203C">
              <w:rPr>
                <w:rStyle w:val="normaltextrun"/>
                <w:rFonts w:hint="eastAsia" w:ascii="Calibri" w:hAnsi="Calibri" w:cs="Calibri"/>
                <w:lang w:val="en-GB"/>
              </w:rPr>
              <w:t>●</w:t>
            </w:r>
          </w:p>
        </w:tc>
        <w:tc>
          <w:tcPr>
            <w:tcW w:w="1163" w:type="dxa"/>
            <w:vAlign w:val="center"/>
          </w:tcPr>
          <w:p w:rsidRPr="00F5271E" w:rsidR="000512F1" w:rsidP="000512F1" w:rsidRDefault="000512F1" w14:paraId="6ECEAB38" w14:textId="05CC1A6E">
            <w:pPr>
              <w:spacing w:line="264" w:lineRule="auto"/>
              <w:ind w:left="0"/>
              <w:jc w:val="center"/>
              <w:rPr>
                <w:color w:val="826C31" w:themeColor="text1" w:themeShade="BF"/>
              </w:rPr>
            </w:pPr>
            <w:r w:rsidRPr="0011203C">
              <w:rPr>
                <w:rStyle w:val="normaltextrun"/>
                <w:rFonts w:hint="eastAsia" w:ascii="Calibri" w:hAnsi="Calibri" w:cs="Calibri"/>
                <w:lang w:val="en-GB"/>
              </w:rPr>
              <w:t>●</w:t>
            </w:r>
          </w:p>
        </w:tc>
        <w:tc>
          <w:tcPr>
            <w:tcW w:w="1162" w:type="dxa"/>
            <w:vAlign w:val="center"/>
          </w:tcPr>
          <w:p w:rsidRPr="00F5271E" w:rsidR="000512F1" w:rsidP="000512F1" w:rsidRDefault="000512F1" w14:paraId="098B7A42" w14:textId="6D23EBD9">
            <w:pPr>
              <w:spacing w:line="264" w:lineRule="auto"/>
              <w:ind w:left="0"/>
              <w:jc w:val="center"/>
              <w:rPr>
                <w:color w:val="826C31" w:themeColor="text1" w:themeShade="BF"/>
              </w:rPr>
            </w:pPr>
            <w:r w:rsidRPr="0011203C">
              <w:rPr>
                <w:rStyle w:val="normaltextrun"/>
                <w:rFonts w:hint="eastAsia" w:ascii="Calibri" w:hAnsi="Calibri" w:cs="Calibri"/>
                <w:lang w:val="en-GB"/>
              </w:rPr>
              <w:t>●</w:t>
            </w:r>
          </w:p>
        </w:tc>
        <w:tc>
          <w:tcPr>
            <w:tcW w:w="1163" w:type="dxa"/>
            <w:vAlign w:val="center"/>
          </w:tcPr>
          <w:p w:rsidRPr="00F5271E" w:rsidR="000512F1" w:rsidP="000512F1" w:rsidRDefault="000512F1" w14:paraId="46DDF3A4" w14:textId="43BDDBE9">
            <w:pPr>
              <w:spacing w:line="264" w:lineRule="auto"/>
              <w:ind w:left="0"/>
              <w:jc w:val="center"/>
              <w:rPr>
                <w:color w:val="826C31" w:themeColor="text1" w:themeShade="BF"/>
              </w:rPr>
            </w:pPr>
            <w:r w:rsidRPr="0011203C">
              <w:rPr>
                <w:rStyle w:val="normaltextrun"/>
                <w:rFonts w:hint="eastAsia" w:ascii="Calibri" w:hAnsi="Calibri" w:cs="Calibri"/>
                <w:lang w:val="en-GB"/>
              </w:rPr>
              <w:t>●</w:t>
            </w:r>
          </w:p>
        </w:tc>
        <w:tc>
          <w:tcPr>
            <w:tcW w:w="1163" w:type="dxa"/>
            <w:vAlign w:val="center"/>
          </w:tcPr>
          <w:p w:rsidRPr="00F5271E" w:rsidR="000512F1" w:rsidP="000512F1" w:rsidRDefault="000512F1" w14:paraId="4BD8C739" w14:textId="54AA52B0">
            <w:pPr>
              <w:spacing w:line="264" w:lineRule="auto"/>
              <w:ind w:left="0"/>
              <w:jc w:val="center"/>
              <w:rPr>
                <w:color w:val="826C31" w:themeColor="text1" w:themeShade="BF"/>
              </w:rPr>
            </w:pPr>
            <w:r w:rsidRPr="00FE2295">
              <w:rPr>
                <w:rStyle w:val="normaltextrun"/>
                <w:rFonts w:hint="eastAsia" w:ascii="Calibri" w:hAnsi="Calibri" w:cs="Calibri"/>
                <w:lang w:val="en-GB"/>
              </w:rPr>
              <w:t>●</w:t>
            </w:r>
          </w:p>
        </w:tc>
      </w:tr>
      <w:tr w:rsidRPr="00F5271E" w:rsidR="003325C5" w:rsidTr="13BAFC45" w14:paraId="71DFDCC5" w14:textId="77777777">
        <w:trPr>
          <w:trHeight w:val="576"/>
        </w:trPr>
        <w:tc>
          <w:tcPr>
            <w:tcW w:w="2415" w:type="dxa"/>
            <w:vAlign w:val="center"/>
          </w:tcPr>
          <w:p w:rsidR="003325C5" w:rsidP="0099797E" w:rsidRDefault="003325C5" w14:paraId="45A19623" w14:textId="63098B63">
            <w:pPr>
              <w:spacing w:line="264" w:lineRule="auto"/>
              <w:ind w:left="0"/>
              <w:jc w:val="center"/>
              <w:rPr>
                <w:rFonts w:eastAsia="Roboto Condensed" w:cstheme="minorHAnsi"/>
                <w:i/>
              </w:rPr>
            </w:pPr>
            <w:r>
              <w:rPr>
                <w:rFonts w:eastAsia="Roboto Condensed" w:cstheme="minorHAnsi"/>
                <w:i/>
              </w:rPr>
              <w:t>Interior Design</w:t>
            </w:r>
          </w:p>
          <w:p w:rsidRPr="0099797E" w:rsidR="003325C5" w:rsidP="0099797E" w:rsidRDefault="003325C5" w14:paraId="44C99589" w14:textId="4B242B65">
            <w:pPr>
              <w:spacing w:line="264" w:lineRule="auto"/>
              <w:ind w:left="0"/>
              <w:jc w:val="center"/>
              <w:rPr>
                <w:rFonts w:eastAsia="Roboto Condensed" w:cstheme="minorHAnsi"/>
                <w:i/>
              </w:rPr>
            </w:pPr>
            <w:r>
              <w:rPr>
                <w:rFonts w:eastAsia="Roboto Condensed" w:cstheme="minorHAnsi"/>
                <w:i/>
              </w:rPr>
              <w:t>Rockwell</w:t>
            </w:r>
          </w:p>
        </w:tc>
        <w:tc>
          <w:tcPr>
            <w:tcW w:w="1162" w:type="dxa"/>
            <w:vAlign w:val="center"/>
          </w:tcPr>
          <w:p w:rsidRPr="0011203C" w:rsidR="003325C5" w:rsidP="000512F1" w:rsidRDefault="003325C5" w14:paraId="047A841C" w14:textId="197C281F">
            <w:pPr>
              <w:spacing w:line="264" w:lineRule="auto"/>
              <w:ind w:left="0"/>
              <w:jc w:val="center"/>
              <w:rPr>
                <w:rStyle w:val="normaltextrun"/>
                <w:rFonts w:ascii="Calibri" w:hAnsi="Calibri" w:cs="Calibri"/>
                <w:lang w:val="en-GB"/>
              </w:rPr>
            </w:pPr>
            <w:ins w:author="Jordan Cully" w:date="2021-09-20T19:18:00Z" w:id="649">
              <w:r w:rsidRPr="0011203C">
                <w:rPr>
                  <w:rStyle w:val="normaltextrun"/>
                  <w:rFonts w:hint="eastAsia" w:ascii="Calibri" w:hAnsi="Calibri" w:cs="Calibri"/>
                  <w:lang w:val="en-GB"/>
                </w:rPr>
                <w:t>●</w:t>
              </w:r>
            </w:ins>
          </w:p>
        </w:tc>
        <w:tc>
          <w:tcPr>
            <w:tcW w:w="1163" w:type="dxa"/>
            <w:vAlign w:val="center"/>
          </w:tcPr>
          <w:p w:rsidRPr="0011203C" w:rsidR="003325C5" w:rsidP="000512F1" w:rsidRDefault="003325C5" w14:paraId="6B2AE9C1" w14:textId="4B1BDE6A">
            <w:pPr>
              <w:spacing w:line="264" w:lineRule="auto"/>
              <w:ind w:left="0"/>
              <w:jc w:val="center"/>
              <w:rPr>
                <w:rStyle w:val="normaltextrun"/>
                <w:rFonts w:ascii="Calibri" w:hAnsi="Calibri" w:cs="Calibri"/>
                <w:lang w:val="en-GB"/>
              </w:rPr>
            </w:pPr>
            <w:ins w:author="Jordan Cully" w:date="2021-09-20T19:18:00Z" w:id="650">
              <w:r w:rsidRPr="0011203C">
                <w:rPr>
                  <w:rStyle w:val="normaltextrun"/>
                  <w:rFonts w:hint="eastAsia" w:ascii="Calibri" w:hAnsi="Calibri" w:cs="Calibri"/>
                  <w:lang w:val="en-GB"/>
                </w:rPr>
                <w:t>●</w:t>
              </w:r>
            </w:ins>
          </w:p>
        </w:tc>
        <w:tc>
          <w:tcPr>
            <w:tcW w:w="1163" w:type="dxa"/>
            <w:vAlign w:val="center"/>
          </w:tcPr>
          <w:p w:rsidRPr="0011203C" w:rsidR="003325C5" w:rsidP="000512F1" w:rsidRDefault="003325C5" w14:paraId="68568B2B" w14:textId="07306858">
            <w:pPr>
              <w:spacing w:line="264" w:lineRule="auto"/>
              <w:ind w:left="0"/>
              <w:jc w:val="center"/>
              <w:rPr>
                <w:rStyle w:val="normaltextrun"/>
                <w:rFonts w:ascii="Calibri" w:hAnsi="Calibri" w:cs="Calibri"/>
                <w:lang w:val="en-GB"/>
              </w:rPr>
            </w:pPr>
            <w:ins w:author="Jordan Cully" w:date="2021-09-20T19:18:00Z" w:id="651">
              <w:r w:rsidRPr="0011203C">
                <w:rPr>
                  <w:rStyle w:val="normaltextrun"/>
                  <w:rFonts w:hint="eastAsia" w:ascii="Calibri" w:hAnsi="Calibri" w:cs="Calibri"/>
                  <w:lang w:val="en-GB"/>
                </w:rPr>
                <w:t>●</w:t>
              </w:r>
            </w:ins>
          </w:p>
        </w:tc>
        <w:tc>
          <w:tcPr>
            <w:tcW w:w="1162" w:type="dxa"/>
            <w:vAlign w:val="center"/>
          </w:tcPr>
          <w:p w:rsidRPr="0011203C" w:rsidR="003325C5" w:rsidP="000512F1" w:rsidRDefault="003325C5" w14:paraId="5B25ECC7" w14:textId="671FB7A8">
            <w:pPr>
              <w:spacing w:line="264" w:lineRule="auto"/>
              <w:ind w:left="0"/>
              <w:jc w:val="center"/>
              <w:rPr>
                <w:rStyle w:val="normaltextrun"/>
                <w:rFonts w:ascii="Calibri" w:hAnsi="Calibri" w:cs="Calibri"/>
                <w:lang w:val="en-GB"/>
              </w:rPr>
            </w:pPr>
            <w:ins w:author="Jordan Cully" w:date="2021-09-20T19:18:00Z" w:id="652">
              <w:r w:rsidRPr="0011203C">
                <w:rPr>
                  <w:rStyle w:val="normaltextrun"/>
                  <w:rFonts w:hint="eastAsia" w:ascii="Calibri" w:hAnsi="Calibri" w:cs="Calibri"/>
                  <w:lang w:val="en-GB"/>
                </w:rPr>
                <w:t>●</w:t>
              </w:r>
            </w:ins>
          </w:p>
        </w:tc>
        <w:tc>
          <w:tcPr>
            <w:tcW w:w="1163" w:type="dxa"/>
            <w:vAlign w:val="center"/>
          </w:tcPr>
          <w:p w:rsidRPr="0011203C" w:rsidR="003325C5" w:rsidP="000512F1" w:rsidRDefault="003325C5" w14:paraId="58F9674E" w14:textId="46D59101">
            <w:pPr>
              <w:spacing w:line="264" w:lineRule="auto"/>
              <w:ind w:left="0"/>
              <w:jc w:val="center"/>
              <w:rPr>
                <w:rStyle w:val="normaltextrun"/>
                <w:rFonts w:ascii="Calibri" w:hAnsi="Calibri" w:cs="Calibri"/>
                <w:lang w:val="en-GB"/>
              </w:rPr>
            </w:pPr>
            <w:ins w:author="Jordan Cully" w:date="2021-09-20T19:18:00Z" w:id="653">
              <w:r w:rsidRPr="0011203C">
                <w:rPr>
                  <w:rStyle w:val="normaltextrun"/>
                  <w:rFonts w:hint="eastAsia" w:ascii="Calibri" w:hAnsi="Calibri" w:cs="Calibri"/>
                  <w:lang w:val="en-GB"/>
                </w:rPr>
                <w:t>●</w:t>
              </w:r>
            </w:ins>
          </w:p>
        </w:tc>
        <w:tc>
          <w:tcPr>
            <w:tcW w:w="1163" w:type="dxa"/>
            <w:vAlign w:val="center"/>
          </w:tcPr>
          <w:p w:rsidRPr="00FE2295" w:rsidR="003325C5" w:rsidP="000512F1" w:rsidRDefault="003325C5" w14:paraId="72FD1371" w14:textId="0A28BF90">
            <w:pPr>
              <w:spacing w:line="264" w:lineRule="auto"/>
              <w:ind w:left="0"/>
              <w:jc w:val="center"/>
              <w:rPr>
                <w:rStyle w:val="normaltextrun"/>
                <w:rFonts w:ascii="Calibri" w:hAnsi="Calibri" w:cs="Calibri"/>
                <w:lang w:val="en-GB"/>
              </w:rPr>
            </w:pPr>
            <w:ins w:author="Jordan Cully" w:date="2021-09-20T19:18:00Z" w:id="654">
              <w:r w:rsidRPr="00FE2295">
                <w:rPr>
                  <w:rStyle w:val="normaltextrun"/>
                  <w:rFonts w:hint="eastAsia" w:ascii="Calibri" w:hAnsi="Calibri" w:cs="Calibri"/>
                  <w:lang w:val="en-GB"/>
                </w:rPr>
                <w:t>●</w:t>
              </w:r>
            </w:ins>
          </w:p>
        </w:tc>
      </w:tr>
      <w:tr w:rsidRPr="00F5271E" w:rsidR="00B736E6" w:rsidTr="13BAFC45" w14:paraId="741AE999" w14:textId="77777777">
        <w:trPr>
          <w:trHeight w:val="576"/>
        </w:trPr>
        <w:tc>
          <w:tcPr>
            <w:tcW w:w="2415" w:type="dxa"/>
            <w:vAlign w:val="center"/>
          </w:tcPr>
          <w:p w:rsidR="00B736E6" w:rsidP="00B736E6" w:rsidRDefault="00B736E6" w14:paraId="0519A098" w14:textId="77777777">
            <w:pPr>
              <w:spacing w:line="264" w:lineRule="auto"/>
              <w:ind w:left="0"/>
              <w:jc w:val="center"/>
              <w:rPr>
                <w:rFonts w:eastAsia="Roboto Condensed" w:cstheme="minorHAnsi"/>
                <w:i/>
              </w:rPr>
            </w:pPr>
            <w:r>
              <w:rPr>
                <w:rFonts w:eastAsia="Roboto Condensed" w:cstheme="minorHAnsi"/>
                <w:i/>
              </w:rPr>
              <w:lastRenderedPageBreak/>
              <w:t>SPA Consultant</w:t>
            </w:r>
          </w:p>
          <w:p w:rsidR="00B736E6" w:rsidP="00B736E6" w:rsidRDefault="00B736E6" w14:paraId="64A58123" w14:textId="75403E03">
            <w:pPr>
              <w:spacing w:line="264" w:lineRule="auto"/>
              <w:ind w:left="0"/>
              <w:jc w:val="center"/>
              <w:rPr>
                <w:rFonts w:eastAsia="Roboto Condensed" w:cstheme="minorHAnsi"/>
                <w:i/>
              </w:rPr>
            </w:pPr>
            <w:r>
              <w:rPr>
                <w:rFonts w:eastAsia="Roboto Condensed" w:cstheme="minorHAnsi"/>
                <w:i/>
              </w:rPr>
              <w:t>Barr &amp; Wray</w:t>
            </w:r>
          </w:p>
        </w:tc>
        <w:tc>
          <w:tcPr>
            <w:tcW w:w="1162" w:type="dxa"/>
            <w:vAlign w:val="center"/>
          </w:tcPr>
          <w:p w:rsidR="00B736E6" w:rsidP="00B736E6" w:rsidRDefault="00B736E6" w14:paraId="69EC892D" w14:textId="10220AE6">
            <w:pPr>
              <w:spacing w:line="264" w:lineRule="auto"/>
              <w:ind w:left="0"/>
              <w:jc w:val="center"/>
              <w:rPr>
                <w:color w:val="826C31" w:themeColor="accent2" w:themeShade="BF"/>
              </w:rPr>
            </w:pPr>
            <w:ins w:author="Jordan Cully" w:date="2021-09-20T19:18:00Z" w:id="655">
              <w:r w:rsidRPr="0011203C">
                <w:rPr>
                  <w:rStyle w:val="normaltextrun"/>
                  <w:rFonts w:hint="eastAsia" w:ascii="Calibri" w:hAnsi="Calibri" w:cs="Calibri"/>
                  <w:lang w:val="en-GB"/>
                </w:rPr>
                <w:t>●</w:t>
              </w:r>
            </w:ins>
          </w:p>
        </w:tc>
        <w:tc>
          <w:tcPr>
            <w:tcW w:w="1163" w:type="dxa"/>
            <w:vAlign w:val="center"/>
          </w:tcPr>
          <w:p w:rsidR="00B736E6" w:rsidP="00B736E6" w:rsidRDefault="00B736E6" w14:paraId="1B779D76" w14:textId="3EB6F1AE">
            <w:pPr>
              <w:spacing w:line="264" w:lineRule="auto"/>
              <w:ind w:left="0"/>
              <w:jc w:val="center"/>
              <w:rPr>
                <w:color w:val="826C31" w:themeColor="accent2" w:themeShade="BF"/>
              </w:rPr>
            </w:pPr>
            <w:ins w:author="Jordan Cully" w:date="2021-09-20T19:18:00Z" w:id="656">
              <w:r w:rsidRPr="0011203C">
                <w:rPr>
                  <w:rStyle w:val="normaltextrun"/>
                  <w:rFonts w:hint="eastAsia" w:ascii="Calibri" w:hAnsi="Calibri" w:cs="Calibri"/>
                  <w:lang w:val="en-GB"/>
                </w:rPr>
                <w:t>●</w:t>
              </w:r>
            </w:ins>
          </w:p>
        </w:tc>
        <w:tc>
          <w:tcPr>
            <w:tcW w:w="1163" w:type="dxa"/>
            <w:vAlign w:val="center"/>
          </w:tcPr>
          <w:p w:rsidR="00B736E6" w:rsidP="00B736E6" w:rsidRDefault="00B736E6" w14:paraId="2F25987A" w14:textId="5C8C4F69">
            <w:pPr>
              <w:spacing w:line="264" w:lineRule="auto"/>
              <w:ind w:left="0"/>
              <w:jc w:val="center"/>
              <w:rPr>
                <w:color w:val="826C31" w:themeColor="accent2" w:themeShade="BF"/>
              </w:rPr>
            </w:pPr>
            <w:ins w:author="Jordan Cully" w:date="2021-09-20T19:18:00Z" w:id="657">
              <w:r w:rsidRPr="0011203C">
                <w:rPr>
                  <w:rStyle w:val="normaltextrun"/>
                  <w:rFonts w:hint="eastAsia" w:ascii="Calibri" w:hAnsi="Calibri" w:cs="Calibri"/>
                  <w:lang w:val="en-GB"/>
                </w:rPr>
                <w:t>●</w:t>
              </w:r>
            </w:ins>
          </w:p>
        </w:tc>
        <w:tc>
          <w:tcPr>
            <w:tcW w:w="1162" w:type="dxa"/>
            <w:vAlign w:val="center"/>
          </w:tcPr>
          <w:p w:rsidR="00B736E6" w:rsidP="00B736E6" w:rsidRDefault="00B736E6" w14:paraId="75DCEAE8" w14:textId="6543B0CD">
            <w:pPr>
              <w:spacing w:line="264" w:lineRule="auto"/>
              <w:ind w:left="0"/>
              <w:jc w:val="center"/>
              <w:rPr>
                <w:color w:val="826C31" w:themeColor="accent2" w:themeShade="BF"/>
              </w:rPr>
            </w:pPr>
            <w:ins w:author="Jordan Cully" w:date="2021-09-20T19:18:00Z" w:id="658">
              <w:r w:rsidRPr="0011203C">
                <w:rPr>
                  <w:rStyle w:val="normaltextrun"/>
                  <w:rFonts w:hint="eastAsia" w:ascii="Calibri" w:hAnsi="Calibri" w:cs="Calibri"/>
                  <w:lang w:val="en-GB"/>
                </w:rPr>
                <w:t>●</w:t>
              </w:r>
            </w:ins>
          </w:p>
        </w:tc>
        <w:tc>
          <w:tcPr>
            <w:tcW w:w="1163" w:type="dxa"/>
            <w:vAlign w:val="center"/>
          </w:tcPr>
          <w:p w:rsidR="00B736E6" w:rsidP="00B736E6" w:rsidRDefault="00B736E6" w14:paraId="1C7F7DB7" w14:textId="40909BFD">
            <w:pPr>
              <w:spacing w:line="264" w:lineRule="auto"/>
              <w:ind w:left="0"/>
              <w:jc w:val="center"/>
              <w:rPr>
                <w:color w:val="826C31" w:themeColor="accent2" w:themeShade="BF"/>
              </w:rPr>
            </w:pPr>
            <w:ins w:author="Jordan Cully" w:date="2021-09-20T19:18:00Z" w:id="659">
              <w:r w:rsidRPr="0011203C">
                <w:rPr>
                  <w:rStyle w:val="normaltextrun"/>
                  <w:rFonts w:hint="eastAsia" w:ascii="Calibri" w:hAnsi="Calibri" w:cs="Calibri"/>
                  <w:lang w:val="en-GB"/>
                </w:rPr>
                <w:t>●</w:t>
              </w:r>
            </w:ins>
          </w:p>
        </w:tc>
        <w:tc>
          <w:tcPr>
            <w:tcW w:w="1163" w:type="dxa"/>
            <w:vAlign w:val="center"/>
          </w:tcPr>
          <w:p w:rsidR="00B736E6" w:rsidP="00B736E6" w:rsidRDefault="00B736E6" w14:paraId="29C80F5A" w14:textId="1D7CAD52">
            <w:pPr>
              <w:spacing w:line="264" w:lineRule="auto"/>
              <w:ind w:left="0"/>
              <w:jc w:val="center"/>
              <w:rPr>
                <w:color w:val="826C31" w:themeColor="accent2" w:themeShade="BF"/>
              </w:rPr>
            </w:pPr>
            <w:ins w:author="Jordan Cully" w:date="2021-09-20T19:18:00Z" w:id="660">
              <w:r w:rsidRPr="00FE2295">
                <w:rPr>
                  <w:rStyle w:val="normaltextrun"/>
                  <w:rFonts w:hint="eastAsia" w:ascii="Calibri" w:hAnsi="Calibri" w:cs="Calibri"/>
                  <w:lang w:val="en-GB"/>
                </w:rPr>
                <w:t>●</w:t>
              </w:r>
            </w:ins>
          </w:p>
        </w:tc>
      </w:tr>
    </w:tbl>
    <w:p w:rsidRPr="00B342F1" w:rsidR="00B342F1" w:rsidRDefault="00B342F1" w14:paraId="05A0B538" w14:textId="0431EF43">
      <w:pPr>
        <w:spacing w:line="206" w:lineRule="auto"/>
        <w:ind w:left="720" w:right="462"/>
        <w:rPr>
          <w:rFonts w:eastAsia="Roboto Condensed" w:cstheme="minorHAnsi"/>
          <w:szCs w:val="18"/>
        </w:rPr>
      </w:pPr>
      <w:r w:rsidRPr="00B342F1">
        <w:rPr>
          <w:rFonts w:eastAsia="Roboto Condensed" w:cstheme="minorHAnsi"/>
          <w:i/>
          <w:szCs w:val="18"/>
        </w:rPr>
        <w:t>&lt;For Revit Based projects, all disciplines MUST use the same version of Autodesk Revit&gt;</w:t>
      </w:r>
    </w:p>
    <w:p w:rsidR="00B342F1" w:rsidP="00B342F1" w:rsidRDefault="00B342F1" w14:paraId="21D4A32D" w14:textId="53371410">
      <w:r>
        <w:t xml:space="preserve">All file format exchanges must be agreed between parties at the beginning of the project and any further BIM workshops when new supply chain members are appointed. It must be adhered to throughout the life of the project. Deviations must only be made when exporting for </w:t>
      </w:r>
      <w:r w:rsidRPr="00B342F1">
        <w:rPr>
          <w:b/>
        </w:rPr>
        <w:t>Navisworks</w:t>
      </w:r>
      <w:r>
        <w:t xml:space="preserve"> clash detection. File format will then be NWC, or for different platform collaboration, the use of IFC files is</w:t>
      </w:r>
      <w:r w:rsidR="00EA24C8">
        <w:t xml:space="preserve"> </w:t>
      </w:r>
      <w:r w:rsidR="0026513F">
        <w:t>compulsory</w:t>
      </w:r>
      <w:r>
        <w:t>.</w:t>
      </w:r>
    </w:p>
    <w:p w:rsidR="00B342F1" w:rsidP="00B342F1" w:rsidRDefault="00B342F1" w14:paraId="3EFCD45A" w14:textId="1E7C7975">
      <w:r>
        <w:t>Technological advances and software are being reviewed to allow federated models to be hosted and viewed for a more ‘up-to-date’ collaboration workflow.</w:t>
      </w:r>
    </w:p>
    <w:p w:rsidRPr="00A073AA" w:rsidR="00B342F1" w:rsidP="00F76BE3" w:rsidRDefault="00222626" w14:paraId="2F22F80D" w14:textId="71C16C95">
      <w:pPr>
        <w:pStyle w:val="Ttulo2"/>
        <w:numPr>
          <w:ilvl w:val="0"/>
          <w:numId w:val="0"/>
        </w:numPr>
      </w:pPr>
      <w:bookmarkStart w:name="_IFC_Guidance" w:id="661"/>
      <w:bookmarkStart w:name="_Ref59122630" w:id="662"/>
      <w:bookmarkStart w:name="_Toc79671809" w:id="663"/>
      <w:bookmarkEnd w:id="661"/>
      <w:r>
        <w:t>7.3</w:t>
      </w:r>
      <w:r w:rsidR="09E162F8">
        <w:t>IFC Guidance</w:t>
      </w:r>
      <w:bookmarkEnd w:id="662"/>
      <w:bookmarkEnd w:id="663"/>
    </w:p>
    <w:p w:rsidR="00FD13E1" w:rsidP="00FD13E1" w:rsidRDefault="00B342F1" w14:paraId="0741688E" w14:textId="4410291B">
      <w:r w:rsidRPr="00B342F1">
        <w:t>To ensure effective collaboration between the multiple parties a series of trail/test IFC (International Foundation Class) exports will be scheduled. The export shall contain IFC objects for all discipline specific objects to be produced by each respective BIM author.</w:t>
      </w:r>
    </w:p>
    <w:tbl>
      <w:tblPr>
        <w:tblStyle w:val="GridTable441"/>
        <w:tblW w:w="9450" w:type="dxa"/>
        <w:tblInd w:w="625" w:type="dxa"/>
        <w:tblLayout w:type="fixed"/>
        <w:tblLook w:val="04A0" w:firstRow="1" w:lastRow="0" w:firstColumn="1" w:lastColumn="0" w:noHBand="0" w:noVBand="1"/>
      </w:tblPr>
      <w:tblGrid>
        <w:gridCol w:w="1497"/>
        <w:gridCol w:w="1134"/>
        <w:gridCol w:w="4389"/>
        <w:gridCol w:w="2430"/>
      </w:tblGrid>
      <w:tr w:rsidRPr="00B340FD" w:rsidR="00B342F1" w:rsidTr="00E91953" w14:paraId="52185FAF" w14:textId="7777777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49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B342F1" w:rsidR="00B342F1" w:rsidP="00B342F1" w:rsidRDefault="00B342F1" w14:paraId="71151FFE" w14:textId="088CAC5B">
            <w:pPr>
              <w:ind w:left="0"/>
              <w:jc w:val="left"/>
            </w:pPr>
            <w:r w:rsidRPr="00B342F1">
              <w:rPr>
                <w:rFonts w:cstheme="minorHAnsi"/>
              </w:rPr>
              <w:t>Company</w:t>
            </w:r>
          </w:p>
        </w:tc>
        <w:tc>
          <w:tcPr>
            <w:tcW w:w="1134"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B342F1" w:rsidR="00B342F1" w:rsidP="00B342F1" w:rsidRDefault="00B342F1" w14:paraId="5ABFF07A" w14:textId="40C070A2">
            <w:pPr>
              <w:ind w:left="0"/>
              <w:jc w:val="left"/>
              <w:cnfStyle w:val="100000000000" w:firstRow="1" w:lastRow="0" w:firstColumn="0" w:lastColumn="0" w:oddVBand="0" w:evenVBand="0" w:oddHBand="0" w:evenHBand="0" w:firstRowFirstColumn="0" w:firstRowLastColumn="0" w:lastRowFirstColumn="0" w:lastRowLastColumn="0"/>
              <w:rPr>
                <w:bCs w:val="0"/>
              </w:rPr>
            </w:pPr>
            <w:r w:rsidRPr="00B342F1">
              <w:rPr>
                <w:rFonts w:cstheme="minorHAnsi"/>
              </w:rPr>
              <w:t>Trial Date</w:t>
            </w:r>
          </w:p>
        </w:tc>
        <w:tc>
          <w:tcPr>
            <w:tcW w:w="4389"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B342F1" w:rsidR="00B342F1" w:rsidP="00B342F1" w:rsidRDefault="00B342F1" w14:paraId="52794709" w14:textId="31ADCE98">
            <w:pPr>
              <w:ind w:left="0"/>
              <w:jc w:val="left"/>
              <w:cnfStyle w:val="100000000000" w:firstRow="1" w:lastRow="0" w:firstColumn="0" w:lastColumn="0" w:oddVBand="0" w:evenVBand="0" w:oddHBand="0" w:evenHBand="0" w:firstRowFirstColumn="0" w:firstRowLastColumn="0" w:lastRowFirstColumn="0" w:lastRowLastColumn="0"/>
            </w:pPr>
            <w:r w:rsidRPr="00B342F1">
              <w:rPr>
                <w:rFonts w:cstheme="minorHAnsi"/>
              </w:rPr>
              <w:t>Comments</w:t>
            </w:r>
          </w:p>
        </w:tc>
        <w:tc>
          <w:tcPr>
            <w:tcW w:w="243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B342F1" w:rsidR="00B342F1" w:rsidP="00B342F1" w:rsidRDefault="00B342F1" w14:paraId="11A7168A" w14:textId="43BB7FE8">
            <w:pPr>
              <w:ind w:left="0"/>
              <w:jc w:val="left"/>
              <w:cnfStyle w:val="100000000000" w:firstRow="1" w:lastRow="0" w:firstColumn="0" w:lastColumn="0" w:oddVBand="0" w:evenVBand="0" w:oddHBand="0" w:evenHBand="0" w:firstRowFirstColumn="0" w:firstRowLastColumn="0" w:lastRowFirstColumn="0" w:lastRowLastColumn="0"/>
            </w:pPr>
            <w:r w:rsidRPr="00B342F1">
              <w:rPr>
                <w:rFonts w:cstheme="minorHAnsi"/>
              </w:rPr>
              <w:t>Repeat Trial</w:t>
            </w:r>
          </w:p>
        </w:tc>
      </w:tr>
      <w:tr w:rsidRPr="00B340FD" w:rsidR="00B342F1" w:rsidTr="00E91953" w14:paraId="5CD2F86D"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B342F1" w:rsidP="00B342F1" w:rsidRDefault="00B342F1" w14:paraId="0C1B9538" w14:textId="55E7BBE1">
            <w:pPr>
              <w:ind w:left="0"/>
              <w:jc w:val="left"/>
              <w:rPr>
                <w:color w:val="B2B2B2" w:themeColor="text2" w:themeTint="99"/>
              </w:rPr>
            </w:pPr>
            <w:r w:rsidRPr="00B342F1">
              <w:rPr>
                <w:rFonts w:cstheme="minorHAnsi"/>
                <w:i/>
                <w:color w:val="B2B2B2" w:themeColor="text2" w:themeTint="99"/>
              </w:rPr>
              <w:t>Example</w:t>
            </w:r>
          </w:p>
        </w:tc>
        <w:tc>
          <w:tcPr>
            <w:tcW w:w="1134"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B342F1" w:rsidP="00B342F1" w:rsidRDefault="00B342F1" w14:paraId="7C5D0EF0" w14:textId="361F999B">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XX/XX/XX</w:t>
            </w:r>
          </w:p>
        </w:tc>
        <w:tc>
          <w:tcPr>
            <w:tcW w:w="4389"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B342F1" w:rsidP="00B342F1" w:rsidRDefault="00B342F1" w14:paraId="19383440" w14:textId="7554943D">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Correct Level, incorrect angle</w:t>
            </w:r>
          </w:p>
        </w:tc>
        <w:tc>
          <w:tcPr>
            <w:tcW w:w="2430"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B342F1" w:rsidP="00B342F1" w:rsidRDefault="00B342F1" w14:paraId="1C3949DA" w14:textId="48C7EC8F">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Yes/</w:t>
            </w:r>
            <w:r w:rsidRPr="00B342F1">
              <w:rPr>
                <w:rFonts w:cstheme="minorHAnsi"/>
                <w:i/>
                <w:strike/>
                <w:color w:val="B2B2B2" w:themeColor="text2" w:themeTint="99"/>
              </w:rPr>
              <w:t>No</w:t>
            </w:r>
          </w:p>
        </w:tc>
      </w:tr>
      <w:tr w:rsidRPr="00B340FD" w:rsidR="00B342F1" w:rsidTr="00E91953" w14:paraId="59A36B68" w14:textId="77777777">
        <w:trPr>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B342F1" w:rsidP="00B342F1" w:rsidRDefault="00B342F1" w14:paraId="24914B56" w14:textId="38CB024A">
            <w:pPr>
              <w:ind w:left="0"/>
              <w:jc w:val="left"/>
              <w:rPr>
                <w:color w:val="B2B2B2" w:themeColor="text2" w:themeTint="99"/>
              </w:rPr>
            </w:pPr>
            <w:r w:rsidRPr="00B342F1">
              <w:rPr>
                <w:rFonts w:cstheme="minorHAnsi"/>
                <w:i/>
                <w:color w:val="B2B2B2" w:themeColor="text2" w:themeTint="99"/>
              </w:rPr>
              <w:t>Example</w:t>
            </w:r>
          </w:p>
        </w:tc>
        <w:tc>
          <w:tcPr>
            <w:tcW w:w="113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B342F1" w:rsidP="00B342F1" w:rsidRDefault="00B342F1" w14:paraId="6B547F8A" w14:textId="5F23B0A4">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color w:val="B2B2B2" w:themeColor="text2" w:themeTint="99"/>
              </w:rPr>
              <w:t>XX/XX/XX</w:t>
            </w:r>
          </w:p>
        </w:tc>
        <w:tc>
          <w:tcPr>
            <w:tcW w:w="43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B342F1" w:rsidP="00B342F1" w:rsidRDefault="00B342F1" w14:paraId="7503DEA2" w14:textId="773C62A9">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color w:val="B2B2B2" w:themeColor="text2" w:themeTint="99"/>
              </w:rPr>
              <w:t>Correct position</w:t>
            </w:r>
          </w:p>
        </w:tc>
        <w:tc>
          <w:tcPr>
            <w:tcW w:w="2430"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B342F1" w:rsidP="00B342F1" w:rsidRDefault="00B342F1" w14:paraId="3080D621" w14:textId="62A1DA7D">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strike/>
                <w:color w:val="B2B2B2" w:themeColor="text2" w:themeTint="99"/>
              </w:rPr>
              <w:t>Yes</w:t>
            </w:r>
            <w:r w:rsidRPr="00B342F1">
              <w:rPr>
                <w:rFonts w:cstheme="minorHAnsi"/>
                <w:i/>
                <w:color w:val="B2B2B2" w:themeColor="text2" w:themeTint="99"/>
              </w:rPr>
              <w:t>/No</w:t>
            </w:r>
          </w:p>
        </w:tc>
      </w:tr>
      <w:tr w:rsidRPr="00B340FD" w:rsidR="00E91953" w:rsidTr="00E91953" w14:paraId="28877BBA"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30CBE5A3" w14:textId="68D08307">
            <w:pPr>
              <w:ind w:left="0"/>
              <w:jc w:val="left"/>
              <w:rPr>
                <w:rFonts w:cstheme="minorHAnsi"/>
                <w:i/>
                <w:color w:val="B2B2B2" w:themeColor="text2" w:themeTint="99"/>
              </w:rPr>
            </w:pPr>
          </w:p>
        </w:tc>
        <w:tc>
          <w:tcPr>
            <w:tcW w:w="113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19356939" w14:textId="77777777">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43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31125C5E" w14:textId="77777777">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2430"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286E3F84" w14:textId="77777777">
            <w:pPr>
              <w:ind w:left="0"/>
              <w:jc w:val="left"/>
              <w:cnfStyle w:val="000000100000" w:firstRow="0" w:lastRow="0" w:firstColumn="0" w:lastColumn="0" w:oddVBand="0" w:evenVBand="0" w:oddHBand="1" w:evenHBand="0" w:firstRowFirstColumn="0" w:firstRowLastColumn="0" w:lastRowFirstColumn="0" w:lastRowLastColumn="0"/>
              <w:rPr>
                <w:rFonts w:cstheme="minorHAnsi"/>
                <w:i/>
                <w:strike/>
                <w:color w:val="B2B2B2" w:themeColor="text2" w:themeTint="99"/>
              </w:rPr>
            </w:pPr>
          </w:p>
        </w:tc>
      </w:tr>
      <w:tr w:rsidRPr="00B340FD" w:rsidR="00E91953" w:rsidTr="00E91953" w14:paraId="6D82DE89" w14:textId="77777777">
        <w:trPr>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7C380E6B" w14:textId="77777777">
            <w:pPr>
              <w:ind w:left="0"/>
              <w:jc w:val="left"/>
              <w:rPr>
                <w:rFonts w:cstheme="minorHAnsi"/>
                <w:i/>
                <w:color w:val="B2B2B2" w:themeColor="text2" w:themeTint="99"/>
              </w:rPr>
            </w:pPr>
          </w:p>
        </w:tc>
        <w:tc>
          <w:tcPr>
            <w:tcW w:w="113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0D8E212D" w14:textId="77777777">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p>
        </w:tc>
        <w:tc>
          <w:tcPr>
            <w:tcW w:w="43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209B6A08" w14:textId="77777777">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p>
        </w:tc>
        <w:tc>
          <w:tcPr>
            <w:tcW w:w="2430"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053F6E9B" w14:textId="77777777">
            <w:pPr>
              <w:ind w:left="0"/>
              <w:jc w:val="left"/>
              <w:cnfStyle w:val="000000000000" w:firstRow="0" w:lastRow="0" w:firstColumn="0" w:lastColumn="0" w:oddVBand="0" w:evenVBand="0" w:oddHBand="0" w:evenHBand="0" w:firstRowFirstColumn="0" w:firstRowLastColumn="0" w:lastRowFirstColumn="0" w:lastRowLastColumn="0"/>
              <w:rPr>
                <w:rFonts w:cstheme="minorHAnsi"/>
                <w:i/>
                <w:strike/>
                <w:color w:val="B2B2B2" w:themeColor="text2" w:themeTint="99"/>
              </w:rPr>
            </w:pPr>
          </w:p>
        </w:tc>
      </w:tr>
      <w:tr w:rsidRPr="00B340FD" w:rsidR="00E91953" w:rsidTr="00E91953" w14:paraId="7830D3E8"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6E7826B5" w14:textId="77777777">
            <w:pPr>
              <w:ind w:left="0"/>
              <w:jc w:val="left"/>
              <w:rPr>
                <w:rFonts w:cstheme="minorHAnsi"/>
                <w:i/>
                <w:color w:val="B2B2B2" w:themeColor="text2" w:themeTint="99"/>
              </w:rPr>
            </w:pPr>
          </w:p>
        </w:tc>
        <w:tc>
          <w:tcPr>
            <w:tcW w:w="1134"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1271EBF0" w14:textId="77777777">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4389"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3775052B" w14:textId="77777777">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2430"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B342F1" w:rsidR="00E91953" w:rsidP="00B342F1" w:rsidRDefault="00E91953" w14:paraId="1F541831" w14:textId="77777777">
            <w:pPr>
              <w:ind w:left="0"/>
              <w:jc w:val="left"/>
              <w:cnfStyle w:val="000000100000" w:firstRow="0" w:lastRow="0" w:firstColumn="0" w:lastColumn="0" w:oddVBand="0" w:evenVBand="0" w:oddHBand="1" w:evenHBand="0" w:firstRowFirstColumn="0" w:firstRowLastColumn="0" w:lastRowFirstColumn="0" w:lastRowLastColumn="0"/>
              <w:rPr>
                <w:rFonts w:cstheme="minorHAnsi"/>
                <w:i/>
                <w:strike/>
                <w:color w:val="B2B2B2" w:themeColor="text2" w:themeTint="99"/>
              </w:rPr>
            </w:pPr>
          </w:p>
        </w:tc>
      </w:tr>
    </w:tbl>
    <w:bookmarkStart w:name="_IFC_File_Export" w:id="664"/>
    <w:bookmarkEnd w:id="664"/>
    <w:p w:rsidR="00B14DD1" w:rsidP="00F76BE3" w:rsidRDefault="00222626" w14:paraId="36199DF2" w14:textId="04591771">
      <w:pPr>
        <w:pStyle w:val="Ttulo2"/>
        <w:numPr>
          <w:ilvl w:val="0"/>
          <w:numId w:val="0"/>
        </w:numPr>
      </w:pPr>
      <w:r>
        <w:rPr>
          <w:rFonts w:hint="eastAsia"/>
          <w:highlight w:val="lightGray"/>
        </w:rPr>
        <w:fldChar w:fldCharType="begin"/>
      </w:r>
      <w:r>
        <w:rPr>
          <w:rFonts w:hint="eastAsia"/>
        </w:rPr>
        <w:instrText xml:space="preserve"> </w:instrText>
      </w:r>
      <w:r>
        <w:instrText>REF _Ref59122652 \r \h</w:instrText>
      </w:r>
      <w:r>
        <w:rPr>
          <w:rFonts w:hint="eastAsia"/>
        </w:rPr>
        <w:instrText xml:space="preserve"> </w:instrText>
      </w:r>
      <w:r>
        <w:rPr>
          <w:rFonts w:hint="eastAsia"/>
          <w:highlight w:val="lightGray"/>
        </w:rPr>
      </w:r>
      <w:r>
        <w:rPr>
          <w:rFonts w:hint="eastAsia"/>
          <w:highlight w:val="lightGray"/>
        </w:rPr>
        <w:fldChar w:fldCharType="separate"/>
      </w:r>
      <w:bookmarkStart w:name="_Toc79671810" w:id="665"/>
      <w:r>
        <w:rPr>
          <w:rFonts w:hint="eastAsia"/>
        </w:rPr>
        <w:t>7</w:t>
      </w:r>
      <w:r>
        <w:rPr>
          <w:rFonts w:hint="eastAsia"/>
          <w:highlight w:val="lightGray"/>
        </w:rPr>
        <w:fldChar w:fldCharType="end"/>
      </w:r>
      <w:r>
        <w:t>.4</w:t>
      </w:r>
      <w:r w:rsidR="09E162F8">
        <w:t>IFC File Export Settings</w:t>
      </w:r>
      <w:bookmarkEnd w:id="665"/>
    </w:p>
    <w:p w:rsidR="00337D0B" w:rsidP="00F54ED1" w:rsidRDefault="00B14DD1" w14:paraId="6F5FCA26" w14:textId="6F637856">
      <w:r w:rsidRPr="00B14DD1">
        <w:t xml:space="preserve">Following a successful IFC exchange trial each BIM author must specify their IFC export settings. </w:t>
      </w:r>
      <w:r w:rsidRPr="00B14DD1" w:rsidR="00F54ED1">
        <w:t xml:space="preserve">These </w:t>
      </w:r>
      <w:r w:rsidR="00F54ED1">
        <w:t xml:space="preserve">settings should be shared under </w:t>
      </w:r>
      <w:r w:rsidRPr="000538EC" w:rsidR="00F54ED1">
        <w:rPr>
          <w:color w:val="AE9142" w:themeColor="text1"/>
        </w:rPr>
        <w:t xml:space="preserve">Appendix P </w:t>
      </w:r>
      <w:r w:rsidR="00F54ED1">
        <w:rPr>
          <w:color w:val="AE9142" w:themeColor="text1"/>
        </w:rPr>
        <w:t xml:space="preserve">– </w:t>
      </w:r>
      <w:r w:rsidRPr="000538EC" w:rsidR="00F54ED1">
        <w:rPr>
          <w:color w:val="AE9142" w:themeColor="text1"/>
        </w:rPr>
        <w:t>BIM Guides</w:t>
      </w:r>
      <w:r w:rsidRPr="00B14DD1" w:rsidR="00F54ED1">
        <w:t>.</w:t>
      </w:r>
    </w:p>
    <w:p w:rsidR="00B14DD1" w:rsidP="00F76BE3" w:rsidRDefault="00222626" w14:paraId="12F4F89A" w14:textId="008AE139">
      <w:pPr>
        <w:pStyle w:val="Ttulo2"/>
        <w:numPr>
          <w:ilvl w:val="0"/>
          <w:numId w:val="0"/>
        </w:numPr>
      </w:pPr>
      <w:bookmarkStart w:name="_Ref59122652" w:id="666"/>
      <w:bookmarkStart w:name="_Ref59122690" w:id="667"/>
      <w:bookmarkStart w:name="_Toc79671811" w:id="668"/>
      <w:r>
        <w:t>7.5</w:t>
      </w:r>
      <w:r w:rsidR="09E162F8">
        <w:t>Data Reviews</w:t>
      </w:r>
      <w:bookmarkEnd w:id="666"/>
      <w:bookmarkEnd w:id="667"/>
      <w:bookmarkEnd w:id="668"/>
    </w:p>
    <w:p w:rsidR="00976829" w:rsidP="00DA317C" w:rsidRDefault="00976829" w14:paraId="474A21E8" w14:textId="7DA3A53B">
      <w:r w:rsidRPr="00976829">
        <w:t>Data entry will be an ongoing process throughout the project, it will be carefully controlled with regular in-house data checks carried out by each discipline. Checks to include;</w:t>
      </w:r>
    </w:p>
    <w:p w:rsidR="004F4564" w:rsidP="00DA317C" w:rsidRDefault="004F4564" w14:paraId="0A06D634" w14:textId="77777777"/>
    <w:p w:rsidR="00976829" w:rsidP="00DF4F70" w:rsidRDefault="00976829" w14:paraId="2C82675C" w14:textId="29DAA6AE">
      <w:pPr>
        <w:pStyle w:val="Prrafodelista"/>
        <w:numPr>
          <w:ilvl w:val="0"/>
          <w:numId w:val="28"/>
        </w:numPr>
        <w:spacing w:after="0"/>
      </w:pPr>
      <w:r>
        <w:t xml:space="preserve">Project data parameters have been correctly input. As a minimum the following information shall be contained within the model: </w:t>
      </w:r>
    </w:p>
    <w:p w:rsidR="00976829" w:rsidP="00DF4F70" w:rsidRDefault="00976829" w14:paraId="21C40EDD" w14:textId="56F6916F">
      <w:pPr>
        <w:pStyle w:val="Prrafodelista"/>
        <w:numPr>
          <w:ilvl w:val="0"/>
          <w:numId w:val="22"/>
        </w:numPr>
        <w:spacing w:after="0"/>
      </w:pPr>
      <w:r>
        <w:t xml:space="preserve">Family correctly assigned.  </w:t>
      </w:r>
    </w:p>
    <w:p w:rsidR="00976829" w:rsidP="00DF4F70" w:rsidRDefault="00976829" w14:paraId="797AF0F9" w14:textId="4C3642B7">
      <w:pPr>
        <w:pStyle w:val="Prrafodelista"/>
        <w:numPr>
          <w:ilvl w:val="0"/>
          <w:numId w:val="22"/>
        </w:numPr>
        <w:spacing w:after="0"/>
      </w:pPr>
      <w:r>
        <w:t>Type</w:t>
      </w:r>
    </w:p>
    <w:p w:rsidR="00976829" w:rsidP="00DF4F70" w:rsidRDefault="00976829" w14:paraId="7C7B859A" w14:textId="1BF6DAA2">
      <w:pPr>
        <w:pStyle w:val="Prrafodelista"/>
        <w:numPr>
          <w:ilvl w:val="0"/>
          <w:numId w:val="22"/>
        </w:numPr>
        <w:spacing w:after="0"/>
      </w:pPr>
      <w:r>
        <w:t>Level</w:t>
      </w:r>
    </w:p>
    <w:p w:rsidR="00976829" w:rsidP="00DF4F70" w:rsidRDefault="00976829" w14:paraId="29C15C9C" w14:textId="4F199C2B">
      <w:pPr>
        <w:pStyle w:val="Prrafodelista"/>
        <w:numPr>
          <w:ilvl w:val="0"/>
          <w:numId w:val="22"/>
        </w:numPr>
        <w:spacing w:after="0"/>
      </w:pPr>
      <w:r>
        <w:t>Ref. to the type specific data in the Specification if that data is not otherwise embedded</w:t>
      </w:r>
    </w:p>
    <w:p w:rsidR="00976829" w:rsidP="00DF4F70" w:rsidRDefault="00DA317C" w14:paraId="7A0A834B" w14:textId="7AFD5198">
      <w:pPr>
        <w:pStyle w:val="Prrafodelista"/>
        <w:numPr>
          <w:ilvl w:val="0"/>
          <w:numId w:val="22"/>
        </w:numPr>
        <w:spacing w:after="0"/>
      </w:pPr>
      <w:r>
        <w:t>A</w:t>
      </w:r>
      <w:r w:rsidR="00976829">
        <w:t>ny other information specified in the Model Production Delivery Table</w:t>
      </w:r>
    </w:p>
    <w:p w:rsidR="00976829" w:rsidP="00DF4F70" w:rsidRDefault="00976829" w14:paraId="005BBE0D" w14:textId="3684E2F8">
      <w:pPr>
        <w:pStyle w:val="Prrafodelista"/>
        <w:numPr>
          <w:ilvl w:val="0"/>
          <w:numId w:val="26"/>
        </w:numPr>
        <w:spacing w:after="0"/>
      </w:pPr>
      <w:r>
        <w:t>Organization contact details are correct and up to date</w:t>
      </w:r>
    </w:p>
    <w:p w:rsidR="00976829" w:rsidP="00DF4F70" w:rsidRDefault="00976829" w14:paraId="5A96981E" w14:textId="71339D87">
      <w:pPr>
        <w:pStyle w:val="Prrafodelista"/>
        <w:numPr>
          <w:ilvl w:val="0"/>
          <w:numId w:val="26"/>
        </w:numPr>
        <w:spacing w:after="0"/>
      </w:pPr>
      <w:r>
        <w:t>No data amendments once extracted from the 3D models</w:t>
      </w:r>
    </w:p>
    <w:p w:rsidR="00976829" w:rsidP="00DF4F70" w:rsidRDefault="00976829" w14:paraId="5E5694DC" w14:textId="00D35F3F">
      <w:pPr>
        <w:pStyle w:val="Prrafodelista"/>
        <w:numPr>
          <w:ilvl w:val="0"/>
          <w:numId w:val="26"/>
        </w:numPr>
        <w:spacing w:after="0"/>
      </w:pPr>
      <w:r>
        <w:t>Data has been entered in the correct fields and format (</w:t>
      </w:r>
      <w:proofErr w:type="gramStart"/>
      <w:r>
        <w:t>e.g.</w:t>
      </w:r>
      <w:proofErr w:type="gramEnd"/>
      <w:r>
        <w:t xml:space="preserve"> alphanumeric)</w:t>
      </w:r>
    </w:p>
    <w:p w:rsidR="00976829" w:rsidP="00DF4F70" w:rsidRDefault="00DA317C" w14:paraId="3A999B9B" w14:textId="511C5912">
      <w:pPr>
        <w:pStyle w:val="Prrafodelista"/>
        <w:numPr>
          <w:ilvl w:val="0"/>
          <w:numId w:val="26"/>
        </w:numPr>
        <w:spacing w:after="0"/>
      </w:pPr>
      <w:r>
        <w:t>D</w:t>
      </w:r>
      <w:r w:rsidR="00976829">
        <w:t>ata has been entered at the correct type/instance level</w:t>
      </w:r>
    </w:p>
    <w:p w:rsidR="00976829" w:rsidP="00DF4F70" w:rsidRDefault="00976829" w14:paraId="31F3616D" w14:textId="6FF8FA49">
      <w:pPr>
        <w:pStyle w:val="Prrafodelista"/>
        <w:numPr>
          <w:ilvl w:val="0"/>
          <w:numId w:val="26"/>
        </w:numPr>
        <w:spacing w:after="0"/>
      </w:pPr>
      <w:r>
        <w:t>Model and project protocols have been followed (naming conventions, levels etc.)</w:t>
      </w:r>
    </w:p>
    <w:p w:rsidR="00976829" w:rsidP="00DF4F70" w:rsidRDefault="00976829" w14:paraId="6F514E2E" w14:textId="7FF7C537">
      <w:pPr>
        <w:pStyle w:val="Prrafodelista"/>
        <w:numPr>
          <w:ilvl w:val="0"/>
          <w:numId w:val="27"/>
        </w:numPr>
        <w:spacing w:after="0"/>
      </w:pPr>
      <w:r>
        <w:t>Duplicate objects removed from the models</w:t>
      </w:r>
    </w:p>
    <w:p w:rsidR="004F4564" w:rsidP="004F4564" w:rsidRDefault="004F4564" w14:paraId="5F55C1B2" w14:textId="77777777">
      <w:pPr>
        <w:ind w:left="936"/>
      </w:pPr>
    </w:p>
    <w:p w:rsidR="00DA317C" w:rsidP="00DA317C" w:rsidRDefault="00DA317C" w14:paraId="2BF3A8A6" w14:textId="4A5B6829">
      <w:r w:rsidRPr="00DA317C">
        <w:lastRenderedPageBreak/>
        <w:t xml:space="preserve">The responsibility for correct data lies with the model in the same way as the responsibility for providing the correct geometry. However, the </w:t>
      </w:r>
      <w:r w:rsidRPr="00ED30E7">
        <w:rPr>
          <w:rFonts w:hint="eastAsia"/>
          <w:b/>
          <w:bCs/>
        </w:rPr>
        <w:t xml:space="preserve">Project </w:t>
      </w:r>
      <w:r w:rsidRPr="00ED30E7" w:rsidR="00156E7F">
        <w:rPr>
          <w:rFonts w:hint="eastAsia"/>
          <w:b/>
          <w:bCs/>
        </w:rPr>
        <w:t>Information Manger</w:t>
      </w:r>
      <w:r w:rsidR="00156E7F">
        <w:t xml:space="preserve"> </w:t>
      </w:r>
      <w:r w:rsidRPr="00ED30E7" w:rsidR="00156E7F">
        <w:rPr>
          <w:rFonts w:hint="eastAsia"/>
          <w:i/>
          <w:iCs/>
        </w:rPr>
        <w:t>(Appointing Party)</w:t>
      </w:r>
      <w:r w:rsidRPr="00DA317C">
        <w:t xml:space="preserve"> will conduct periodic data audits and issue reports documenting the results.</w:t>
      </w:r>
    </w:p>
    <w:p w:rsidR="004F4564" w:rsidRDefault="004F4564" w14:paraId="248B5A17" w14:textId="110BED0A">
      <w:pPr>
        <w:spacing w:line="264" w:lineRule="auto"/>
        <w:ind w:left="0"/>
        <w:jc w:val="left"/>
      </w:pPr>
      <w:r>
        <w:br w:type="page"/>
      </w:r>
    </w:p>
    <w:p w:rsidR="004F4564" w:rsidP="004F4564" w:rsidRDefault="09E162F8" w14:paraId="11915374" w14:textId="29E4600A">
      <w:pPr>
        <w:pStyle w:val="Ttulo1"/>
      </w:pPr>
      <w:bookmarkStart w:name="_Toc79671812" w:id="669"/>
      <w:r>
        <w:lastRenderedPageBreak/>
        <w:t>PROJECT WORKSHARING &amp; COLLABORATION</w:t>
      </w:r>
      <w:bookmarkEnd w:id="669"/>
    </w:p>
    <w:p w:rsidRPr="002D0902" w:rsidR="007459E2" w:rsidP="008837E2" w:rsidRDefault="007459E2" w14:paraId="69A09A5E" w14:textId="2FB7C95B">
      <w:r w:rsidRPr="002D0902">
        <w:t>Collaboration is vital to the success of a BIM Project. There are two aspects to collaboration; communication between people</w:t>
      </w:r>
      <w:r w:rsidR="00296A21">
        <w:t xml:space="preserve"> (under </w:t>
      </w:r>
      <w:r w:rsidRPr="008837E2" w:rsidR="00296A21">
        <w:rPr>
          <w:color w:val="AE9142" w:themeColor="text1"/>
        </w:rPr>
        <w:t>Meetings in Section 8.</w:t>
      </w:r>
      <w:r w:rsidR="00EF7A79">
        <w:rPr>
          <w:color w:val="AE9142" w:themeColor="text1"/>
        </w:rPr>
        <w:t>6</w:t>
      </w:r>
      <w:r w:rsidR="00296A21">
        <w:t>)</w:t>
      </w:r>
      <w:r w:rsidRPr="002D0902">
        <w:t>, and the control and sharing of the project information and data</w:t>
      </w:r>
      <w:r w:rsidR="00296A21">
        <w:t xml:space="preserve"> described in the following sections.</w:t>
      </w:r>
    </w:p>
    <w:p w:rsidR="00366694" w:rsidP="00F76BE3" w:rsidRDefault="00EB1374" w14:paraId="2515C9A9" w14:textId="23E87924">
      <w:pPr>
        <w:pStyle w:val="Ttulo2"/>
        <w:numPr>
          <w:ilvl w:val="0"/>
          <w:numId w:val="0"/>
        </w:numPr>
      </w:pPr>
      <w:bookmarkStart w:name="_Ref59122773" w:id="670"/>
      <w:bookmarkStart w:name="_Toc79671813" w:id="671"/>
      <w:r>
        <w:t>8.1</w:t>
      </w:r>
      <w:r w:rsidR="09E162F8">
        <w:t>Model Collaboration</w:t>
      </w:r>
      <w:bookmarkEnd w:id="670"/>
      <w:bookmarkEnd w:id="671"/>
    </w:p>
    <w:p w:rsidR="00366694" w:rsidP="00366694" w:rsidRDefault="00366694" w14:paraId="4C8C8031" w14:textId="58516F39">
      <w:r w:rsidRPr="00366694">
        <w:t xml:space="preserve">As part of BIM, the design shall be authored using BIM software collaboratively and in real time. Where work is performed in multiple offices or where subcontractors and suppliers are major participants in the BIM, the </w:t>
      </w:r>
      <w:r w:rsidR="00CC5E6F">
        <w:t>Consultants</w:t>
      </w:r>
      <w:r w:rsidRPr="00366694">
        <w:t xml:space="preserve"> will facilitate the maximize “live” collaboration practicably possible and minimize the frequency and time lag of BIM updates to the </w:t>
      </w:r>
      <w:r w:rsidR="00CC5E6F">
        <w:t>Consultant</w:t>
      </w:r>
      <w:r w:rsidRPr="00366694">
        <w:t>’s master BIM from external participants. The BIM shall not be created at the end of the project only to meet project deliverables</w:t>
      </w:r>
      <w:r w:rsidR="00CC5E6F">
        <w:t>.</w:t>
      </w:r>
    </w:p>
    <w:p w:rsidR="00441846" w:rsidP="5F10705B" w:rsidRDefault="5F10705B" w14:paraId="520D5BD0" w14:textId="7683C379">
      <w:pPr>
        <w:rPr>
          <w:rFonts w:ascii="Playfair Display" w:hAnsi="Playfair Display" w:eastAsia="Playfair Display" w:cs="Playfair Display"/>
          <w:color w:val="0078D4"/>
          <w:szCs w:val="18"/>
        </w:rPr>
      </w:pPr>
      <w:r>
        <w:t>The Model Collaboration pro</w:t>
      </w:r>
      <w:r w:rsidRPr="5F10705B">
        <w:rPr>
          <w:szCs w:val="18"/>
        </w:rPr>
        <w:t xml:space="preserve">cess will utilize the Autodesk BIM 360 platform – Design Collaboration module. It should follow the </w:t>
      </w:r>
      <w:r w:rsidRPr="5F10705B">
        <w:rPr>
          <w:color w:val="AE9142" w:themeColor="accent2"/>
          <w:szCs w:val="18"/>
        </w:rPr>
        <w:t>Appendix M – BIM Timeline</w:t>
      </w:r>
      <w:r w:rsidRPr="5F10705B">
        <w:rPr>
          <w:szCs w:val="18"/>
        </w:rPr>
        <w:t>.</w:t>
      </w:r>
    </w:p>
    <w:p w:rsidRPr="00E43609" w:rsidR="5F10705B" w:rsidP="5F10705B" w:rsidRDefault="5F10705B" w14:paraId="29726995" w14:textId="68BEF329">
      <w:pPr>
        <w:pStyle w:val="Ttulo3"/>
        <w:rPr>
          <w:color w:val="AE9142" w:themeColor="accent2"/>
          <w:sz w:val="24"/>
        </w:rPr>
      </w:pPr>
      <w:bookmarkStart w:name="_Toc61996655" w:id="672"/>
      <w:bookmarkStart w:name="_Toc79671814" w:id="673"/>
      <w:bookmarkEnd w:id="672"/>
      <w:r w:rsidRPr="5F10705B">
        <w:rPr>
          <w:color w:val="AE9142" w:themeColor="accent2"/>
          <w:sz w:val="24"/>
        </w:rPr>
        <w:t>B</w:t>
      </w:r>
      <w:r w:rsidRPr="00E43609">
        <w:rPr>
          <w:color w:val="AE9142" w:themeColor="accent2"/>
          <w:sz w:val="24"/>
        </w:rPr>
        <w:t>IM360 Package Exchange</w:t>
      </w:r>
      <w:bookmarkEnd w:id="673"/>
    </w:p>
    <w:p w:rsidRPr="00E43609" w:rsidR="00E43609" w:rsidP="00E43609" w:rsidRDefault="00E43609" w14:paraId="5C81959D" w14:textId="77777777">
      <w:pPr>
        <w:rPr>
          <w:lang w:val="en-GB"/>
        </w:rPr>
      </w:pPr>
      <w:r w:rsidRPr="00E43609">
        <w:rPr>
          <w:rFonts w:hint="eastAsia"/>
        </w:rPr>
        <w:t xml:space="preserve">The Work in Progress models should be shared by using BIM360 platform </w:t>
      </w:r>
      <w:r w:rsidRPr="00E43609">
        <w:rPr>
          <w:rFonts w:hint="eastAsia"/>
          <w:lang w:val="en-GB"/>
        </w:rPr>
        <w:t>–</w:t>
      </w:r>
      <w:r w:rsidRPr="00E43609">
        <w:rPr>
          <w:rFonts w:hint="eastAsia"/>
          <w:lang w:val="en-GB"/>
        </w:rPr>
        <w:t xml:space="preserve"> Design Collaboration module. For a better understanding of the package exchanged, a naming convention should be used based in the following table:</w:t>
      </w:r>
    </w:p>
    <w:tbl>
      <w:tblPr>
        <w:tblW w:w="8441" w:type="dxa"/>
        <w:jc w:val="center"/>
        <w:tblLook w:val="04A0" w:firstRow="1" w:lastRow="0" w:firstColumn="1" w:lastColumn="0" w:noHBand="0" w:noVBand="1"/>
      </w:tblPr>
      <w:tblGrid>
        <w:gridCol w:w="1200"/>
        <w:gridCol w:w="326"/>
        <w:gridCol w:w="1200"/>
        <w:gridCol w:w="327"/>
        <w:gridCol w:w="1256"/>
        <w:gridCol w:w="327"/>
        <w:gridCol w:w="1105"/>
        <w:gridCol w:w="327"/>
        <w:gridCol w:w="940"/>
        <w:gridCol w:w="327"/>
        <w:gridCol w:w="1106"/>
      </w:tblGrid>
      <w:tr w:rsidRPr="001B099B" w:rsidR="00CD29EB" w:rsidTr="00CD29EB" w14:paraId="222F0DC7" w14:textId="77777777">
        <w:trPr>
          <w:trHeight w:val="793"/>
          <w:jc w:val="center"/>
        </w:trPr>
        <w:tc>
          <w:tcPr>
            <w:tcW w:w="12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tcPr>
          <w:p w:rsidRPr="001B099B" w:rsidR="00CD29EB" w:rsidP="00A34443" w:rsidRDefault="00CD29EB" w14:paraId="003CCFC2" w14:textId="77777777">
            <w:pPr>
              <w:spacing w:after="0"/>
              <w:ind w:left="0"/>
              <w:jc w:val="center"/>
              <w:rPr>
                <w:rFonts w:ascii="Playfair Display" w:hAnsi="Playfair Display" w:eastAsia="Times New Roman" w:cs="Segoe UI"/>
                <w:b/>
                <w:bCs/>
                <w:color w:val="FFFFFF" w:themeColor="background1"/>
                <w:szCs w:val="18"/>
              </w:rPr>
            </w:pPr>
            <w:bookmarkStart w:name="_Hlk61993258" w:id="674"/>
            <w:r>
              <w:rPr>
                <w:rFonts w:ascii="Playfair Display" w:hAnsi="Playfair Display" w:eastAsia="Times New Roman" w:cs="Segoe UI"/>
                <w:b/>
                <w:bCs/>
                <w:color w:val="FFFFFF" w:themeColor="background1"/>
                <w:szCs w:val="18"/>
              </w:rPr>
              <w:t>Program &amp; Project Code</w:t>
            </w:r>
          </w:p>
        </w:tc>
        <w:tc>
          <w:tcPr>
            <w:tcW w:w="326" w:type="dxa"/>
            <w:tcBorders>
              <w:left w:val="single" w:color="AE9142" w:themeColor="accent2" w:sz="4" w:space="0"/>
              <w:right w:val="single" w:color="AE9142" w:themeColor="accent2" w:sz="4" w:space="0"/>
            </w:tcBorders>
            <w:shd w:val="clear" w:color="auto" w:fill="auto"/>
          </w:tcPr>
          <w:p w:rsidRPr="001B099B" w:rsidR="00CD29EB" w:rsidP="00A34443" w:rsidRDefault="00CD29EB" w14:paraId="37FAFD39" w14:textId="77777777">
            <w:pPr>
              <w:spacing w:after="0"/>
              <w:ind w:left="0"/>
              <w:jc w:val="center"/>
              <w:rPr>
                <w:rFonts w:ascii="Playfair Display" w:hAnsi="Playfair Display" w:eastAsia="Times New Roman" w:cs="Segoe UI"/>
                <w:b/>
                <w:bCs/>
                <w:color w:val="FFFFFF" w:themeColor="background1"/>
                <w:szCs w:val="18"/>
              </w:rPr>
            </w:pPr>
          </w:p>
        </w:tc>
        <w:tc>
          <w:tcPr>
            <w:tcW w:w="12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hideMark/>
          </w:tcPr>
          <w:p w:rsidRPr="001B099B" w:rsidR="00CD29EB" w:rsidP="00A34443" w:rsidRDefault="00CD29EB" w14:paraId="32D152F2" w14:textId="77777777">
            <w:pPr>
              <w:spacing w:after="0"/>
              <w:ind w:left="0"/>
              <w:jc w:val="center"/>
              <w:rPr>
                <w:rFonts w:ascii="Playfair Display" w:hAnsi="Playfair Display" w:eastAsia="Times New Roman" w:cs="Segoe UI"/>
                <w:b/>
                <w:bCs/>
                <w:color w:val="FFFFFF" w:themeColor="background1"/>
                <w:szCs w:val="18"/>
              </w:rPr>
            </w:pPr>
            <w:r w:rsidRPr="001B099B">
              <w:rPr>
                <w:rFonts w:ascii="Playfair Display" w:hAnsi="Playfair Display" w:eastAsia="Times New Roman" w:cs="Segoe UI"/>
                <w:b/>
                <w:bCs/>
                <w:color w:val="FFFFFF" w:themeColor="background1"/>
                <w:szCs w:val="18"/>
              </w:rPr>
              <w:t>Originator Code</w:t>
            </w:r>
          </w:p>
        </w:tc>
        <w:tc>
          <w:tcPr>
            <w:tcW w:w="327" w:type="dxa"/>
            <w:tcBorders>
              <w:top w:val="nil"/>
              <w:left w:val="single" w:color="AE9142" w:themeColor="accent2" w:sz="4" w:space="0"/>
              <w:bottom w:val="nil"/>
              <w:right w:val="single" w:color="AE9142" w:themeColor="accent2" w:sz="4" w:space="0"/>
            </w:tcBorders>
            <w:shd w:val="clear" w:color="auto" w:fill="auto"/>
            <w:vAlign w:val="center"/>
            <w:hideMark/>
          </w:tcPr>
          <w:p w:rsidRPr="001B099B" w:rsidR="00CD29EB" w:rsidP="00A34443" w:rsidRDefault="00CD29EB" w14:paraId="2367CA9C" w14:textId="77777777">
            <w:pPr>
              <w:spacing w:after="0"/>
              <w:ind w:left="0"/>
              <w:jc w:val="center"/>
              <w:rPr>
                <w:rFonts w:ascii="Playfair Display" w:hAnsi="Playfair Display" w:eastAsia="Times New Roman" w:cs="Segoe UI"/>
                <w:b/>
                <w:bCs/>
                <w:color w:val="FFFFFF" w:themeColor="background1"/>
                <w:szCs w:val="18"/>
              </w:rPr>
            </w:pPr>
          </w:p>
        </w:tc>
        <w:tc>
          <w:tcPr>
            <w:tcW w:w="12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hideMark/>
          </w:tcPr>
          <w:p w:rsidR="00CD29EB" w:rsidP="00A34443" w:rsidRDefault="00CD29EB" w14:paraId="5FD47B17" w14:textId="77777777">
            <w:pPr>
              <w:shd w:val="clear" w:color="auto" w:fill="AE9142" w:themeFill="accent1"/>
              <w:spacing w:after="0"/>
              <w:ind w:left="0"/>
              <w:jc w:val="center"/>
              <w:rPr>
                <w:rFonts w:eastAsia="Times New Roman" w:cs="Segoe UI" w:asciiTheme="majorHAnsi" w:hAnsiTheme="majorHAnsi"/>
                <w:b/>
                <w:color w:val="FFFFFF" w:themeColor="background1"/>
                <w:szCs w:val="18"/>
                <w:shd w:val="clear" w:color="auto" w:fill="AE9142" w:themeFill="accent1"/>
              </w:rPr>
            </w:pPr>
            <w:r w:rsidRPr="001B099B">
              <w:rPr>
                <w:rFonts w:eastAsia="Times New Roman" w:cs="Segoe UI" w:asciiTheme="majorHAnsi" w:hAnsiTheme="majorHAnsi"/>
                <w:b/>
                <w:color w:val="FFFFFF" w:themeColor="background1"/>
                <w:szCs w:val="18"/>
                <w:shd w:val="clear" w:color="auto" w:fill="AE9142" w:themeFill="accent1"/>
              </w:rPr>
              <w:t>Discipline</w:t>
            </w:r>
            <w:r>
              <w:rPr>
                <w:rFonts w:eastAsia="Times New Roman" w:cs="Segoe UI" w:asciiTheme="majorHAnsi" w:hAnsiTheme="majorHAnsi"/>
                <w:b/>
                <w:color w:val="FFFFFF" w:themeColor="background1"/>
                <w:szCs w:val="18"/>
                <w:shd w:val="clear" w:color="auto" w:fill="AE9142" w:themeFill="accent1"/>
              </w:rPr>
              <w:t>/</w:t>
            </w:r>
          </w:p>
          <w:p w:rsidRPr="001B099B" w:rsidR="00CD29EB" w:rsidP="00A34443" w:rsidRDefault="00CD29EB" w14:paraId="758318F0" w14:textId="77777777">
            <w:pPr>
              <w:spacing w:after="0"/>
              <w:ind w:left="0"/>
              <w:jc w:val="center"/>
              <w:rPr>
                <w:rFonts w:ascii="Playfair Display" w:hAnsi="Playfair Display" w:eastAsia="Times New Roman" w:cs="Segoe UI"/>
                <w:b/>
                <w:bCs/>
                <w:color w:val="FFFFFF" w:themeColor="background1"/>
                <w:szCs w:val="18"/>
              </w:rPr>
            </w:pPr>
            <w:r>
              <w:rPr>
                <w:rFonts w:eastAsia="Times New Roman" w:cs="Segoe UI" w:asciiTheme="majorHAnsi" w:hAnsiTheme="majorHAnsi"/>
                <w:b/>
                <w:color w:val="FFFFFF" w:themeColor="background1"/>
                <w:szCs w:val="18"/>
                <w:shd w:val="clear" w:color="auto" w:fill="AE9142" w:themeFill="accent1"/>
              </w:rPr>
              <w:t xml:space="preserve">Role </w:t>
            </w:r>
            <w:r w:rsidRPr="001B099B">
              <w:rPr>
                <w:rFonts w:eastAsia="Times New Roman" w:cs="Segoe UI" w:asciiTheme="majorHAnsi" w:hAnsiTheme="majorHAnsi"/>
                <w:b/>
                <w:color w:val="FFFFFF" w:themeColor="background1"/>
                <w:szCs w:val="18"/>
              </w:rPr>
              <w:t>Code</w:t>
            </w:r>
          </w:p>
        </w:tc>
        <w:tc>
          <w:tcPr>
            <w:tcW w:w="327" w:type="dxa"/>
            <w:tcBorders>
              <w:top w:val="nil"/>
              <w:left w:val="single" w:color="AE9142" w:themeColor="accent2" w:sz="4" w:space="0"/>
              <w:bottom w:val="nil"/>
              <w:right w:val="single" w:color="AE9142" w:themeColor="accent2" w:sz="4" w:space="0"/>
            </w:tcBorders>
            <w:shd w:val="clear" w:color="auto" w:fill="auto"/>
            <w:vAlign w:val="center"/>
            <w:hideMark/>
          </w:tcPr>
          <w:p w:rsidRPr="001B099B" w:rsidR="00CD29EB" w:rsidP="00A34443" w:rsidRDefault="00CD29EB" w14:paraId="4160AB7E" w14:textId="77777777">
            <w:pPr>
              <w:spacing w:after="0"/>
              <w:ind w:left="0"/>
              <w:jc w:val="center"/>
              <w:rPr>
                <w:rFonts w:ascii="Playfair Display" w:hAnsi="Playfair Display" w:eastAsia="Times New Roman" w:cs="Segoe UI"/>
                <w:b/>
                <w:bCs/>
                <w:color w:val="FFFFFF" w:themeColor="background1"/>
                <w:szCs w:val="18"/>
              </w:rPr>
            </w:pPr>
          </w:p>
        </w:tc>
        <w:tc>
          <w:tcPr>
            <w:tcW w:w="110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hideMark/>
          </w:tcPr>
          <w:p w:rsidRPr="001B099B" w:rsidR="00CD29EB" w:rsidP="00A34443" w:rsidRDefault="00CD29EB" w14:paraId="349FE7CD" w14:textId="77777777">
            <w:pPr>
              <w:spacing w:after="0"/>
              <w:ind w:left="0"/>
              <w:jc w:val="center"/>
              <w:rPr>
                <w:rFonts w:ascii="Playfair Display" w:hAnsi="Playfair Display" w:eastAsia="Times New Roman" w:cs="Segoe UI"/>
                <w:b/>
                <w:bCs/>
                <w:color w:val="FFFFFF" w:themeColor="background1"/>
                <w:szCs w:val="18"/>
              </w:rPr>
            </w:pPr>
            <w:r>
              <w:rPr>
                <w:rFonts w:ascii="Playfair Display" w:hAnsi="Playfair Display" w:eastAsia="Times New Roman" w:cs="Segoe UI"/>
                <w:b/>
                <w:bCs/>
                <w:color w:val="FFFFFF" w:themeColor="background1"/>
                <w:szCs w:val="18"/>
              </w:rPr>
              <w:t>Package Exchange Code</w:t>
            </w:r>
          </w:p>
        </w:tc>
        <w:tc>
          <w:tcPr>
            <w:tcW w:w="327" w:type="dxa"/>
            <w:tcBorders>
              <w:top w:val="nil"/>
              <w:left w:val="single" w:color="AE9142" w:themeColor="accent2" w:sz="4" w:space="0"/>
              <w:bottom w:val="nil"/>
              <w:right w:val="nil"/>
            </w:tcBorders>
            <w:shd w:val="clear" w:color="auto" w:fill="auto"/>
            <w:vAlign w:val="center"/>
            <w:hideMark/>
          </w:tcPr>
          <w:p w:rsidRPr="001B099B" w:rsidR="00CD29EB" w:rsidP="00A34443" w:rsidRDefault="00CD29EB" w14:paraId="758C73F1" w14:textId="77777777">
            <w:pPr>
              <w:spacing w:after="0"/>
              <w:ind w:left="0"/>
              <w:jc w:val="center"/>
              <w:rPr>
                <w:rFonts w:ascii="Segoe UI" w:hAnsi="Segoe UI" w:eastAsia="Times New Roman" w:cs="Segoe UI"/>
                <w:color w:val="595753"/>
                <w:sz w:val="20"/>
              </w:rPr>
            </w:pPr>
          </w:p>
        </w:tc>
        <w:tc>
          <w:tcPr>
            <w:tcW w:w="9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tcPr>
          <w:p w:rsidRPr="001B099B" w:rsidR="00CD29EB" w:rsidP="00A34443" w:rsidRDefault="00CD29EB" w14:paraId="2848E7E7" w14:textId="77777777">
            <w:pPr>
              <w:spacing w:after="0"/>
              <w:ind w:left="0"/>
              <w:jc w:val="center"/>
              <w:rPr>
                <w:rFonts w:ascii="Segoe UI" w:hAnsi="Segoe UI" w:eastAsia="Times New Roman" w:cs="Segoe UI"/>
                <w:color w:val="595753"/>
                <w:sz w:val="20"/>
              </w:rPr>
            </w:pPr>
            <w:r>
              <w:rPr>
                <w:rFonts w:eastAsia="Times New Roman" w:cs="Segoe UI" w:asciiTheme="majorHAnsi" w:hAnsiTheme="majorHAnsi"/>
                <w:b/>
                <w:color w:val="FFFFFF" w:themeColor="background1"/>
                <w:szCs w:val="18"/>
              </w:rPr>
              <w:t>Volume Code</w:t>
            </w:r>
          </w:p>
        </w:tc>
        <w:tc>
          <w:tcPr>
            <w:tcW w:w="327" w:type="dxa"/>
            <w:tcBorders>
              <w:top w:val="nil"/>
              <w:left w:val="single" w:color="AE9142" w:themeColor="accent2" w:sz="4" w:space="0"/>
              <w:bottom w:val="nil"/>
              <w:right w:val="nil"/>
            </w:tcBorders>
          </w:tcPr>
          <w:p w:rsidRPr="001B099B" w:rsidR="00CD29EB" w:rsidP="00A34443" w:rsidRDefault="00CD29EB" w14:paraId="0FF54C6E" w14:textId="77777777">
            <w:pPr>
              <w:spacing w:after="0"/>
              <w:ind w:left="0"/>
              <w:jc w:val="center"/>
              <w:rPr>
                <w:rFonts w:ascii="Segoe UI" w:hAnsi="Segoe UI" w:eastAsia="Times New Roman" w:cs="Segoe UI"/>
                <w:color w:val="595753"/>
                <w:sz w:val="20"/>
              </w:rPr>
            </w:pPr>
          </w:p>
        </w:tc>
        <w:tc>
          <w:tcPr>
            <w:tcW w:w="110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E9142" w:themeFill="accent2"/>
            <w:vAlign w:val="center"/>
          </w:tcPr>
          <w:p w:rsidR="00CD29EB" w:rsidP="00A34443" w:rsidRDefault="00CD29EB" w14:paraId="5081E4B0" w14:textId="77777777">
            <w:pPr>
              <w:spacing w:after="0"/>
              <w:ind w:left="0"/>
              <w:jc w:val="center"/>
              <w:rPr>
                <w:rFonts w:eastAsia="Times New Roman" w:cs="Segoe UI" w:asciiTheme="majorHAnsi" w:hAnsiTheme="majorHAnsi"/>
                <w:b/>
                <w:color w:val="FFFFFF" w:themeColor="background1"/>
                <w:szCs w:val="18"/>
              </w:rPr>
            </w:pPr>
            <w:r>
              <w:rPr>
                <w:rFonts w:eastAsia="Times New Roman" w:cs="Segoe UI" w:asciiTheme="majorHAnsi" w:hAnsiTheme="majorHAnsi"/>
                <w:b/>
                <w:color w:val="FFFFFF" w:themeColor="background1"/>
                <w:szCs w:val="18"/>
              </w:rPr>
              <w:t xml:space="preserve">Sequence </w:t>
            </w:r>
            <w:r w:rsidRPr="001B099B">
              <w:rPr>
                <w:rFonts w:eastAsia="Times New Roman" w:cs="Segoe UI" w:asciiTheme="majorHAnsi" w:hAnsiTheme="majorHAnsi"/>
                <w:b/>
                <w:color w:val="FFFFFF" w:themeColor="background1"/>
                <w:szCs w:val="18"/>
              </w:rPr>
              <w:t>Number</w:t>
            </w:r>
          </w:p>
        </w:tc>
      </w:tr>
      <w:tr w:rsidRPr="001B099B" w:rsidR="00CD29EB" w:rsidTr="00CD29EB" w14:paraId="018FD52B" w14:textId="77777777">
        <w:trPr>
          <w:trHeight w:val="396"/>
          <w:jc w:val="center"/>
        </w:trPr>
        <w:tc>
          <w:tcPr>
            <w:tcW w:w="12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vAlign w:val="center"/>
          </w:tcPr>
          <w:p w:rsidR="00CD29EB" w:rsidP="00A34443" w:rsidRDefault="00CD29EB" w14:paraId="02305CF8" w14:textId="29653327">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R08HE2</w:t>
            </w:r>
          </w:p>
        </w:tc>
        <w:tc>
          <w:tcPr>
            <w:tcW w:w="326" w:type="dxa"/>
            <w:tcBorders>
              <w:left w:val="single" w:color="AE9142" w:themeColor="accent2" w:sz="4" w:space="0"/>
              <w:right w:val="single" w:color="AE9142" w:themeColor="accent2" w:sz="4" w:space="0"/>
            </w:tcBorders>
            <w:shd w:val="clear" w:color="auto" w:fill="auto"/>
            <w:vAlign w:val="center"/>
          </w:tcPr>
          <w:p w:rsidR="00CD29EB" w:rsidP="00A34443" w:rsidRDefault="00CD29EB" w14:paraId="146B491F" w14:textId="77777777">
            <w:pPr>
              <w:spacing w:after="0"/>
              <w:ind w:left="0"/>
              <w:jc w:val="center"/>
              <w:rPr>
                <w:rFonts w:ascii="Segoe UI" w:hAnsi="Segoe UI" w:eastAsia="Times New Roman" w:cs="Segoe UI"/>
                <w:color w:val="595753"/>
                <w:sz w:val="20"/>
              </w:rPr>
            </w:pPr>
            <w:r w:rsidRPr="001B099B">
              <w:rPr>
                <w:rFonts w:ascii="Segoe UI" w:hAnsi="Segoe UI" w:eastAsia="Times New Roman" w:cs="Segoe UI"/>
                <w:color w:val="595753"/>
                <w:sz w:val="20"/>
              </w:rPr>
              <w:t>-</w:t>
            </w:r>
          </w:p>
        </w:tc>
        <w:tc>
          <w:tcPr>
            <w:tcW w:w="120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hideMark/>
          </w:tcPr>
          <w:p w:rsidRPr="001B099B" w:rsidR="00CD29EB" w:rsidP="00A34443" w:rsidRDefault="0049209E" w14:paraId="72E0F87D" w14:textId="1A357F5B">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KAA</w:t>
            </w:r>
          </w:p>
        </w:tc>
        <w:tc>
          <w:tcPr>
            <w:tcW w:w="327" w:type="dxa"/>
            <w:tcBorders>
              <w:top w:val="nil"/>
              <w:left w:val="single" w:color="AE9142" w:themeColor="accent2" w:sz="4" w:space="0"/>
              <w:bottom w:val="nil"/>
              <w:right w:val="single" w:color="AE9142" w:themeColor="accent2" w:sz="4" w:space="0"/>
            </w:tcBorders>
            <w:shd w:val="clear" w:color="auto" w:fill="auto"/>
            <w:vAlign w:val="center"/>
            <w:hideMark/>
          </w:tcPr>
          <w:p w:rsidRPr="001B099B" w:rsidR="00CD29EB" w:rsidP="00A34443" w:rsidRDefault="00CD29EB" w14:paraId="3BA9B62B" w14:textId="77777777">
            <w:pPr>
              <w:spacing w:after="0"/>
              <w:ind w:left="0"/>
              <w:jc w:val="center"/>
              <w:rPr>
                <w:rFonts w:ascii="Segoe UI" w:hAnsi="Segoe UI" w:eastAsia="Times New Roman" w:cs="Segoe UI"/>
                <w:color w:val="595753"/>
                <w:sz w:val="20"/>
              </w:rPr>
            </w:pPr>
            <w:r w:rsidRPr="001B099B">
              <w:rPr>
                <w:rFonts w:ascii="Segoe UI" w:hAnsi="Segoe UI" w:eastAsia="Times New Roman" w:cs="Segoe UI"/>
                <w:color w:val="595753"/>
                <w:sz w:val="20"/>
              </w:rPr>
              <w:t>-</w:t>
            </w:r>
          </w:p>
        </w:tc>
        <w:tc>
          <w:tcPr>
            <w:tcW w:w="125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hideMark/>
          </w:tcPr>
          <w:p w:rsidRPr="001B099B" w:rsidR="00CD29EB" w:rsidP="00A34443" w:rsidRDefault="00CD29EB" w14:paraId="78BE52AE" w14:textId="77777777">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AR</w:t>
            </w:r>
          </w:p>
        </w:tc>
        <w:tc>
          <w:tcPr>
            <w:tcW w:w="327" w:type="dxa"/>
            <w:tcBorders>
              <w:top w:val="nil"/>
              <w:left w:val="single" w:color="AE9142" w:themeColor="accent2" w:sz="4" w:space="0"/>
              <w:bottom w:val="nil"/>
              <w:right w:val="single" w:color="AE9142" w:themeColor="accent2" w:sz="4" w:space="0"/>
            </w:tcBorders>
            <w:shd w:val="clear" w:color="auto" w:fill="auto"/>
            <w:vAlign w:val="center"/>
            <w:hideMark/>
          </w:tcPr>
          <w:p w:rsidRPr="001B099B" w:rsidR="00CD29EB" w:rsidP="00A34443" w:rsidRDefault="00CD29EB" w14:paraId="3876CCDB" w14:textId="77777777">
            <w:pPr>
              <w:spacing w:after="0"/>
              <w:ind w:left="0"/>
              <w:jc w:val="center"/>
              <w:rPr>
                <w:rFonts w:ascii="Segoe UI" w:hAnsi="Segoe UI" w:eastAsia="Times New Roman" w:cs="Segoe UI"/>
                <w:color w:val="595753"/>
                <w:sz w:val="20"/>
              </w:rPr>
            </w:pPr>
            <w:r w:rsidRPr="001B099B">
              <w:rPr>
                <w:rFonts w:ascii="Segoe UI" w:hAnsi="Segoe UI" w:eastAsia="Times New Roman" w:cs="Segoe UI"/>
                <w:color w:val="595753"/>
                <w:sz w:val="20"/>
              </w:rPr>
              <w:t>-</w:t>
            </w:r>
          </w:p>
        </w:tc>
        <w:tc>
          <w:tcPr>
            <w:tcW w:w="1105"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hideMark/>
          </w:tcPr>
          <w:p w:rsidRPr="001B099B" w:rsidR="00CD29EB" w:rsidP="00A34443" w:rsidRDefault="00CD29EB" w14:paraId="409DB9E9" w14:textId="77777777">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S0</w:t>
            </w:r>
          </w:p>
        </w:tc>
        <w:tc>
          <w:tcPr>
            <w:tcW w:w="327" w:type="dxa"/>
            <w:tcBorders>
              <w:top w:val="nil"/>
              <w:left w:val="single" w:color="AE9142" w:themeColor="accent2" w:sz="4" w:space="0"/>
              <w:bottom w:val="nil"/>
              <w:right w:val="nil"/>
            </w:tcBorders>
            <w:shd w:val="clear" w:color="auto" w:fill="auto"/>
            <w:vAlign w:val="center"/>
            <w:hideMark/>
          </w:tcPr>
          <w:p w:rsidRPr="001B099B" w:rsidR="00CD29EB" w:rsidP="00A34443" w:rsidRDefault="00CD29EB" w14:paraId="7DF1FD00" w14:textId="77777777">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w:t>
            </w:r>
          </w:p>
        </w:tc>
        <w:tc>
          <w:tcPr>
            <w:tcW w:w="9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vAlign w:val="center"/>
          </w:tcPr>
          <w:p w:rsidR="00CD29EB" w:rsidP="00A34443" w:rsidRDefault="00CD29EB" w14:paraId="4783F5A4" w14:textId="77777777">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00</w:t>
            </w:r>
          </w:p>
        </w:tc>
        <w:tc>
          <w:tcPr>
            <w:tcW w:w="327" w:type="dxa"/>
            <w:tcBorders>
              <w:top w:val="nil"/>
              <w:left w:val="single" w:color="AE9142" w:themeColor="accent2" w:sz="4" w:space="0"/>
              <w:bottom w:val="nil"/>
              <w:right w:val="nil"/>
            </w:tcBorders>
            <w:vAlign w:val="center"/>
          </w:tcPr>
          <w:p w:rsidR="00CD29EB" w:rsidP="00A34443" w:rsidRDefault="00CD29EB" w14:paraId="2C736C2C" w14:textId="77777777">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w:t>
            </w:r>
          </w:p>
        </w:tc>
        <w:tc>
          <w:tcPr>
            <w:tcW w:w="1106"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vAlign w:val="center"/>
          </w:tcPr>
          <w:p w:rsidR="00CD29EB" w:rsidP="00A34443" w:rsidRDefault="00CD29EB" w14:paraId="6309946C" w14:textId="77777777">
            <w:pPr>
              <w:spacing w:after="0"/>
              <w:ind w:left="0"/>
              <w:jc w:val="center"/>
              <w:rPr>
                <w:rFonts w:ascii="Segoe UI" w:hAnsi="Segoe UI" w:eastAsia="Times New Roman" w:cs="Segoe UI"/>
                <w:color w:val="595753"/>
                <w:sz w:val="20"/>
              </w:rPr>
            </w:pPr>
            <w:r>
              <w:rPr>
                <w:rFonts w:ascii="Segoe UI" w:hAnsi="Segoe UI" w:eastAsia="Times New Roman" w:cs="Segoe UI"/>
                <w:color w:val="595753"/>
                <w:sz w:val="20"/>
              </w:rPr>
              <w:t>0001</w:t>
            </w:r>
          </w:p>
        </w:tc>
      </w:tr>
    </w:tbl>
    <w:p w:rsidR="00CD29EB" w:rsidP="00CD29EB" w:rsidRDefault="00CD29EB" w14:paraId="05F1959C" w14:textId="77777777">
      <w:pPr>
        <w:spacing w:line="264" w:lineRule="auto"/>
        <w:ind w:left="0" w:firstLine="576"/>
        <w:jc w:val="left"/>
        <w:rPr>
          <w:b/>
        </w:rPr>
      </w:pPr>
    </w:p>
    <w:p w:rsidR="00CD29EB" w:rsidP="00CD29EB" w:rsidRDefault="00CD29EB" w14:paraId="200543FD" w14:textId="77777777">
      <w:pPr>
        <w:spacing w:line="264" w:lineRule="auto"/>
        <w:ind w:left="0" w:firstLine="576"/>
        <w:jc w:val="left"/>
        <w:rPr>
          <w:b/>
        </w:rPr>
      </w:pPr>
      <w:r>
        <w:rPr>
          <w:b/>
        </w:rPr>
        <w:t>Program &amp; Project Code</w:t>
      </w:r>
    </w:p>
    <w:p w:rsidR="00CD29EB" w:rsidP="00CD29EB" w:rsidRDefault="00CD29EB" w14:paraId="050DF65F" w14:textId="77777777">
      <w:r w:rsidRPr="007A45BD">
        <w:rPr>
          <w:rFonts w:hint="eastAsia"/>
        </w:rPr>
        <w:t>T</w:t>
      </w:r>
      <w:r w:rsidRPr="007A45BD">
        <w:t xml:space="preserve">his is a </w:t>
      </w:r>
      <w:r>
        <w:t>six-character indicating the Program Code and the Project Code.</w:t>
      </w:r>
    </w:p>
    <w:bookmarkEnd w:id="674"/>
    <w:p w:rsidRPr="00E43609" w:rsidR="00E43609" w:rsidP="00E43609" w:rsidRDefault="00E43609" w14:paraId="58AE239D" w14:textId="77777777">
      <w:pPr>
        <w:spacing w:line="264" w:lineRule="auto"/>
        <w:ind w:left="0" w:firstLine="576"/>
        <w:jc w:val="left"/>
        <w:rPr>
          <w:b/>
        </w:rPr>
      </w:pPr>
    </w:p>
    <w:p w:rsidRPr="00E43609" w:rsidR="00E43609" w:rsidP="00E43609" w:rsidRDefault="00E43609" w14:paraId="2B992A15" w14:textId="77777777">
      <w:pPr>
        <w:spacing w:line="264" w:lineRule="auto"/>
        <w:ind w:left="0" w:firstLine="576"/>
        <w:jc w:val="left"/>
        <w:rPr>
          <w:b/>
        </w:rPr>
      </w:pPr>
      <w:r w:rsidRPr="00E43609">
        <w:rPr>
          <w:rFonts w:hint="eastAsia"/>
          <w:b/>
        </w:rPr>
        <w:t>Originator Code</w:t>
      </w:r>
    </w:p>
    <w:p w:rsidRPr="00E43609" w:rsidR="00E43609" w:rsidP="00E43609" w:rsidRDefault="00E43609" w14:paraId="2DF03E9F" w14:textId="77777777">
      <w:r w:rsidRPr="00E43609">
        <w:rPr>
          <w:rFonts w:hint="eastAsia"/>
        </w:rPr>
        <w:t xml:space="preserve">An alphabetic code that represents the company responsible for that aspect of the work. The codes must represent the company name, and not the discipline </w:t>
      </w:r>
      <w:r w:rsidRPr="00E43609">
        <w:rPr>
          <w:rFonts w:hint="eastAsia"/>
        </w:rPr>
        <w:t>–</w:t>
      </w:r>
      <w:r w:rsidRPr="00E43609">
        <w:rPr>
          <w:rFonts w:hint="eastAsia"/>
        </w:rPr>
        <w:t xml:space="preserve"> see sub-topic </w:t>
      </w:r>
      <w:r w:rsidRPr="00E43609">
        <w:rPr>
          <w:i/>
          <w:iCs/>
        </w:rPr>
        <w:fldChar w:fldCharType="begin"/>
      </w:r>
      <w:r w:rsidRPr="00E43609">
        <w:rPr>
          <w:rFonts w:hint="eastAsia"/>
          <w:i/>
          <w:iCs/>
        </w:rPr>
        <w:instrText xml:space="preserve"> REF _Ref58454387 \r \h  \* MERGEFORMAT </w:instrText>
      </w:r>
      <w:r w:rsidRPr="00E43609">
        <w:rPr>
          <w:i/>
          <w:iCs/>
        </w:rPr>
      </w:r>
      <w:r w:rsidRPr="00E43609">
        <w:rPr>
          <w:i/>
          <w:iCs/>
        </w:rPr>
        <w:fldChar w:fldCharType="separate"/>
      </w:r>
      <w:r w:rsidRPr="00E43609">
        <w:rPr>
          <w:rFonts w:hint="eastAsia"/>
          <w:i/>
          <w:iCs/>
        </w:rPr>
        <w:t>6.5</w:t>
      </w:r>
      <w:r w:rsidRPr="00E43609">
        <w:rPr>
          <w:i/>
          <w:iCs/>
        </w:rPr>
        <w:fldChar w:fldCharType="end"/>
      </w:r>
      <w:r w:rsidRPr="00E43609">
        <w:rPr>
          <w:rFonts w:hint="eastAsia"/>
          <w:i/>
          <w:iCs/>
        </w:rPr>
        <w:t xml:space="preserve"> </w:t>
      </w:r>
      <w:r w:rsidRPr="00E43609">
        <w:rPr>
          <w:i/>
          <w:iCs/>
        </w:rPr>
        <w:fldChar w:fldCharType="begin"/>
      </w:r>
      <w:r w:rsidRPr="00E43609">
        <w:rPr>
          <w:rFonts w:hint="eastAsia"/>
          <w:i/>
          <w:iCs/>
        </w:rPr>
        <w:instrText xml:space="preserve"> REF _Ref58454391 \h  \* MERGEFORMAT </w:instrText>
      </w:r>
      <w:r w:rsidRPr="00E43609">
        <w:rPr>
          <w:i/>
          <w:iCs/>
        </w:rPr>
      </w:r>
      <w:r w:rsidRPr="00E43609">
        <w:rPr>
          <w:i/>
          <w:iCs/>
        </w:rPr>
        <w:fldChar w:fldCharType="separate"/>
      </w:r>
      <w:r w:rsidRPr="00E43609">
        <w:rPr>
          <w:rFonts w:hint="eastAsia"/>
          <w:i/>
          <w:iCs/>
        </w:rPr>
        <w:t>File Naming Conventions</w:t>
      </w:r>
      <w:r w:rsidRPr="00E43609">
        <w:rPr>
          <w:i/>
          <w:iCs/>
        </w:rPr>
        <w:fldChar w:fldCharType="end"/>
      </w:r>
      <w:r w:rsidRPr="00E43609">
        <w:rPr>
          <w:rFonts w:hint="eastAsia"/>
        </w:rPr>
        <w:t>.</w:t>
      </w:r>
    </w:p>
    <w:p w:rsidRPr="00E43609" w:rsidR="00E43609" w:rsidP="00E43609" w:rsidRDefault="00E43609" w14:paraId="749F2F2D" w14:textId="77777777">
      <w:pPr>
        <w:rPr>
          <w:b/>
        </w:rPr>
      </w:pPr>
    </w:p>
    <w:p w:rsidRPr="00E43609" w:rsidR="00E43609" w:rsidP="00E43609" w:rsidRDefault="00E43609" w14:paraId="19E1D440" w14:textId="77777777">
      <w:pPr>
        <w:rPr>
          <w:b/>
        </w:rPr>
      </w:pPr>
      <w:r w:rsidRPr="00E43609">
        <w:rPr>
          <w:rFonts w:hint="eastAsia"/>
          <w:b/>
        </w:rPr>
        <w:t>Discipline / Role</w:t>
      </w:r>
    </w:p>
    <w:p w:rsidRPr="00E43609" w:rsidR="00E43609" w:rsidP="00E43609" w:rsidRDefault="00E43609" w14:paraId="07985B51" w14:textId="77777777">
      <w:r w:rsidRPr="00E43609">
        <w:rPr>
          <w:rFonts w:hint="eastAsia"/>
        </w:rPr>
        <w:t>This a two-character indicating the discipline. Refer to the Red Sea Naming Convention displayed in the PMIS Manual.</w:t>
      </w:r>
    </w:p>
    <w:p w:rsidRPr="00E43609" w:rsidR="00E43609" w:rsidP="00E43609" w:rsidRDefault="00E43609" w14:paraId="7AF3F183" w14:textId="77777777"/>
    <w:p w:rsidRPr="00E43609" w:rsidR="00E43609" w:rsidP="00E43609" w:rsidRDefault="00E43609" w14:paraId="7B852C8A" w14:textId="77777777">
      <w:pPr>
        <w:rPr>
          <w:b/>
        </w:rPr>
      </w:pPr>
      <w:r w:rsidRPr="00E43609">
        <w:rPr>
          <w:rFonts w:hint="eastAsia"/>
          <w:b/>
        </w:rPr>
        <w:t>Package Exchange Code</w:t>
      </w:r>
    </w:p>
    <w:p w:rsidRPr="00E43609" w:rsidR="00E43609" w:rsidP="00E43609" w:rsidRDefault="00E43609" w14:paraId="3F0AB75F" w14:textId="77777777">
      <w:r w:rsidRPr="00E43609">
        <w:rPr>
          <w:rFonts w:hint="eastAsia"/>
        </w:rPr>
        <w:t>The Package Exchange Code utilize the ISO 19650 Suitability Code (extracted from BS1192:2007+A2:2016), to define the status of the shared documents and Models between stakeholders.</w:t>
      </w:r>
    </w:p>
    <w:tbl>
      <w:tblPr>
        <w:tblStyle w:val="GridTable441"/>
        <w:tblW w:w="9540" w:type="dxa"/>
        <w:tblInd w:w="625" w:type="dxa"/>
        <w:tblLayout w:type="fixed"/>
        <w:tblLook w:val="04A0" w:firstRow="1" w:lastRow="0" w:firstColumn="1" w:lastColumn="0" w:noHBand="0" w:noVBand="1"/>
      </w:tblPr>
      <w:tblGrid>
        <w:gridCol w:w="1742"/>
        <w:gridCol w:w="2844"/>
        <w:gridCol w:w="1453"/>
        <w:gridCol w:w="1167"/>
        <w:gridCol w:w="1167"/>
        <w:gridCol w:w="1167"/>
      </w:tblGrid>
      <w:tr w:rsidRPr="00E43609" w:rsidR="00E43609" w:rsidTr="004D5304" w14:paraId="32B29333" w14:textId="77777777">
        <w:trPr>
          <w:cnfStyle w:val="100000000000" w:firstRow="1" w:lastRow="0" w:firstColumn="0" w:lastColumn="0" w:oddVBand="0" w:evenVBand="0" w:oddHBand="0" w:evenHBand="0" w:firstRowFirstColumn="0" w:firstRowLastColumn="0" w:lastRowFirstColumn="0" w:lastRowLastColumn="0"/>
          <w:trHeight w:val="55"/>
          <w:tblHeader/>
        </w:trPr>
        <w:tc>
          <w:tcPr>
            <w:cnfStyle w:val="001000000000" w:firstRow="0" w:lastRow="0" w:firstColumn="1" w:lastColumn="0" w:oddVBand="0" w:evenVBand="0" w:oddHBand="0" w:evenHBand="0" w:firstRowFirstColumn="0" w:firstRowLastColumn="0" w:lastRowFirstColumn="0" w:lastRowLastColumn="0"/>
            <w:tcW w:w="1742" w:type="dxa"/>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vAlign w:val="center"/>
          </w:tcPr>
          <w:p w:rsidRPr="00E43609" w:rsidR="00E43609" w:rsidP="004D5304" w:rsidRDefault="00E43609" w14:paraId="1929A07D" w14:textId="77777777">
            <w:pPr>
              <w:ind w:left="0"/>
              <w:jc w:val="left"/>
            </w:pPr>
            <w:r w:rsidRPr="00E43609">
              <w:rPr>
                <w:rFonts w:hint="eastAsia" w:cstheme="minorHAnsi"/>
              </w:rPr>
              <w:t>Code</w:t>
            </w:r>
          </w:p>
        </w:tc>
        <w:tc>
          <w:tcPr>
            <w:tcW w:w="2844" w:type="dxa"/>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vAlign w:val="center"/>
          </w:tcPr>
          <w:p w:rsidRPr="00E43609" w:rsidR="00E43609" w:rsidP="004D5304" w:rsidRDefault="00E43609" w14:paraId="6CFEA13E" w14:textId="77777777">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E43609">
              <w:rPr>
                <w:rFonts w:hint="eastAsia" w:cstheme="minorHAnsi"/>
              </w:rPr>
              <w:t>Description</w:t>
            </w:r>
          </w:p>
        </w:tc>
        <w:tc>
          <w:tcPr>
            <w:tcW w:w="1453" w:type="dxa"/>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vAlign w:val="center"/>
          </w:tcPr>
          <w:p w:rsidRPr="00E43609" w:rsidR="00E43609" w:rsidP="004D5304" w:rsidRDefault="00E43609" w14:paraId="7F7CAC73" w14:textId="77777777">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E43609">
              <w:rPr>
                <w:rFonts w:hint="eastAsia" w:cstheme="minorHAnsi"/>
              </w:rPr>
              <w:t>Revision</w:t>
            </w:r>
          </w:p>
        </w:tc>
        <w:tc>
          <w:tcPr>
            <w:tcW w:w="1167" w:type="dxa"/>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vAlign w:val="center"/>
          </w:tcPr>
          <w:p w:rsidRPr="00E43609" w:rsidR="00E43609" w:rsidP="004D5304" w:rsidRDefault="00E43609" w14:paraId="6CF0AB64" w14:textId="77777777">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E43609">
              <w:rPr>
                <w:rFonts w:hint="eastAsia" w:cstheme="minorHAnsi"/>
              </w:rPr>
              <w:t>Graphical data</w:t>
            </w:r>
          </w:p>
        </w:tc>
        <w:tc>
          <w:tcPr>
            <w:tcW w:w="1167" w:type="dxa"/>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vAlign w:val="center"/>
          </w:tcPr>
          <w:p w:rsidRPr="00E43609" w:rsidR="00E43609" w:rsidP="004D5304" w:rsidRDefault="00E43609" w14:paraId="67EBFFA8" w14:textId="77777777">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E43609">
              <w:rPr>
                <w:rFonts w:hint="eastAsia" w:cstheme="minorHAnsi"/>
              </w:rPr>
              <w:t>Non-Graphical data</w:t>
            </w:r>
          </w:p>
        </w:tc>
        <w:tc>
          <w:tcPr>
            <w:tcW w:w="1167" w:type="dxa"/>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AE9142" w:themeFill="accent2"/>
            <w:vAlign w:val="center"/>
          </w:tcPr>
          <w:p w:rsidRPr="00E43609" w:rsidR="00E43609" w:rsidP="004D5304" w:rsidRDefault="00E43609" w14:paraId="63BBB243" w14:textId="77777777">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E43609">
              <w:rPr>
                <w:rFonts w:hint="eastAsia" w:cstheme="minorHAnsi"/>
              </w:rPr>
              <w:t>Documents</w:t>
            </w:r>
          </w:p>
        </w:tc>
      </w:tr>
      <w:tr w:rsidRPr="00E43609" w:rsidR="00E43609" w:rsidTr="004D5304" w14:paraId="4DBDDBAA" w14:textId="77777777">
        <w:trPr>
          <w:cnfStyle w:val="100000000000" w:firstRow="1" w:lastRow="0" w:firstColumn="0" w:lastColumn="0" w:oddVBand="0" w:evenVBand="0" w:oddHBand="0" w:evenHBand="0" w:firstRowFirstColumn="0" w:firstRowLastColumn="0" w:lastRowFirstColumn="0" w:lastRowLastColumn="0"/>
          <w:trHeight w:val="55"/>
          <w:tblHeader/>
        </w:trPr>
        <w:tc>
          <w:tcPr>
            <w:cnfStyle w:val="001000000000" w:firstRow="0" w:lastRow="0" w:firstColumn="1" w:lastColumn="0" w:oddVBand="0" w:evenVBand="0" w:oddHBand="0" w:evenHBand="0" w:firstRowFirstColumn="0" w:firstRowLastColumn="0" w:lastRowFirstColumn="0" w:lastRowLastColumn="0"/>
            <w:tcW w:w="9540" w:type="dxa"/>
            <w:gridSpan w:val="6"/>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F0E9D7" w:themeFill="text1" w:themeFillTint="33"/>
            <w:vAlign w:val="center"/>
          </w:tcPr>
          <w:p w:rsidRPr="00E43609" w:rsidR="00E43609" w:rsidP="004D5304" w:rsidRDefault="00E43609" w14:paraId="07C5E3B9" w14:textId="77777777">
            <w:pPr>
              <w:ind w:left="0"/>
              <w:jc w:val="left"/>
              <w:rPr>
                <w:rFonts w:cstheme="minorHAnsi"/>
              </w:rPr>
            </w:pPr>
            <w:r w:rsidRPr="00E43609">
              <w:rPr>
                <w:rFonts w:hint="eastAsia" w:cstheme="minorHAnsi"/>
              </w:rPr>
              <w:t>Work in Progress</w:t>
            </w:r>
          </w:p>
        </w:tc>
      </w:tr>
      <w:tr w:rsidRPr="00E43609" w:rsidR="00E43609" w:rsidTr="004D5304" w14:paraId="52BC74DC" w14:textId="777777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07A0F016" w14:textId="77777777">
            <w:pPr>
              <w:pStyle w:val="Revisin"/>
              <w:rPr>
                <w:b w:val="0"/>
                <w:bCs w:val="0"/>
                <w:iCs/>
                <w:szCs w:val="18"/>
              </w:rPr>
            </w:pPr>
            <w:r w:rsidRPr="00E43609">
              <w:rPr>
                <w:rFonts w:hint="eastAsia"/>
                <w:iCs/>
                <w:szCs w:val="18"/>
              </w:rPr>
              <w:t>S0</w:t>
            </w:r>
          </w:p>
        </w:tc>
        <w:tc>
          <w:tcPr>
            <w:tcW w:w="284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442741FA" w14:textId="77777777">
            <w:pPr>
              <w:pStyle w:val="Revisin"/>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iCs/>
                <w:szCs w:val="18"/>
              </w:rPr>
              <w:t>work in progress</w:t>
            </w:r>
          </w:p>
        </w:tc>
        <w:tc>
          <w:tcPr>
            <w:tcW w:w="145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311AE053" w14:textId="77777777">
            <w:pPr>
              <w:pStyle w:val="Revisin"/>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6F1C9515" w14:textId="77777777">
            <w:pPr>
              <w:pStyle w:val="Revisin"/>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36904B07" w14:textId="77777777">
            <w:pPr>
              <w:pStyle w:val="Revisin"/>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589B23E2" w14:textId="77777777">
            <w:pPr>
              <w:pStyle w:val="Revisin"/>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r>
      <w:tr w:rsidRPr="00E43609" w:rsidR="00E43609" w:rsidTr="004D5304" w14:paraId="6C394275" w14:textId="77777777">
        <w:trPr>
          <w:trHeight w:val="55"/>
          <w:tblHeader/>
        </w:trPr>
        <w:tc>
          <w:tcPr>
            <w:cnfStyle w:val="001000000000" w:firstRow="0" w:lastRow="0" w:firstColumn="1" w:lastColumn="0" w:oddVBand="0" w:evenVBand="0" w:oddHBand="0" w:evenHBand="0" w:firstRowFirstColumn="0" w:firstRowLastColumn="0" w:lastRowFirstColumn="0" w:lastRowLastColumn="0"/>
            <w:tcW w:w="9540" w:type="dxa"/>
            <w:gridSpan w:val="6"/>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F0E9D7" w:themeFill="text1" w:themeFillTint="33"/>
            <w:vAlign w:val="center"/>
          </w:tcPr>
          <w:p w:rsidRPr="00E43609" w:rsidR="00E43609" w:rsidP="004D5304" w:rsidRDefault="00E43609" w14:paraId="22DBFB02" w14:textId="77777777">
            <w:pPr>
              <w:ind w:left="0"/>
              <w:jc w:val="left"/>
              <w:rPr>
                <w:rFonts w:cstheme="minorHAnsi"/>
              </w:rPr>
            </w:pPr>
            <w:r w:rsidRPr="00E43609">
              <w:rPr>
                <w:rFonts w:hint="eastAsia" w:cstheme="minorHAnsi"/>
              </w:rPr>
              <w:t>Shared (non-contractual)</w:t>
            </w:r>
          </w:p>
        </w:tc>
      </w:tr>
      <w:tr w:rsidRPr="00E43609" w:rsidR="00E43609" w:rsidTr="004D5304" w14:paraId="7B47DC33" w14:textId="77777777">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74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Del="0021584F" w:rsidP="004D5304" w:rsidRDefault="00E43609" w14:paraId="6BB76E53" w14:textId="77777777">
            <w:pPr>
              <w:ind w:left="0"/>
              <w:jc w:val="left"/>
              <w:rPr>
                <w:b w:val="0"/>
                <w:bCs w:val="0"/>
                <w:iCs/>
                <w:szCs w:val="18"/>
              </w:rPr>
            </w:pPr>
            <w:r w:rsidRPr="00E43609">
              <w:rPr>
                <w:rFonts w:hint="eastAsia"/>
                <w:iCs/>
                <w:szCs w:val="18"/>
              </w:rPr>
              <w:t>S1</w:t>
            </w:r>
          </w:p>
        </w:tc>
        <w:tc>
          <w:tcPr>
            <w:tcW w:w="284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Del="0021584F" w:rsidP="004D5304" w:rsidRDefault="00E43609" w14:paraId="77104EAD" w14:textId="77777777">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iCs/>
                <w:szCs w:val="18"/>
              </w:rPr>
              <w:t>suitable for coordination</w:t>
            </w:r>
          </w:p>
        </w:tc>
        <w:tc>
          <w:tcPr>
            <w:tcW w:w="145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Del="0021584F" w:rsidP="004D5304" w:rsidRDefault="00E43609" w14:paraId="47A72BAC" w14:textId="77777777">
            <w:pPr>
              <w:ind w:left="0"/>
              <w:jc w:val="left"/>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Del="0021584F" w:rsidP="004D5304" w:rsidRDefault="00E43609" w14:paraId="734343D1"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Del="0021584F" w:rsidP="004D5304" w:rsidRDefault="00E43609" w14:paraId="768D9D10"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Del="0021584F" w:rsidP="004D5304" w:rsidRDefault="00E43609" w14:paraId="31CF5DA2"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p>
        </w:tc>
      </w:tr>
      <w:tr w:rsidRPr="00E43609" w:rsidR="00E43609" w:rsidTr="004D5304" w14:paraId="29D387FD" w14:textId="77777777">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0ED79441" w14:textId="77777777">
            <w:pPr>
              <w:ind w:left="0"/>
              <w:jc w:val="left"/>
              <w:rPr>
                <w:b w:val="0"/>
                <w:bCs w:val="0"/>
                <w:iCs/>
                <w:szCs w:val="18"/>
              </w:rPr>
            </w:pPr>
            <w:r w:rsidRPr="00E43609">
              <w:rPr>
                <w:rFonts w:hint="eastAsia"/>
                <w:iCs/>
                <w:szCs w:val="18"/>
              </w:rPr>
              <w:t>S2</w:t>
            </w:r>
          </w:p>
        </w:tc>
        <w:tc>
          <w:tcPr>
            <w:tcW w:w="284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7F5F41AC" w14:textId="77777777">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E43609">
              <w:rPr>
                <w:rFonts w:hint="eastAsia"/>
                <w:iCs/>
                <w:szCs w:val="18"/>
              </w:rPr>
              <w:t>suitable for information</w:t>
            </w:r>
          </w:p>
        </w:tc>
        <w:tc>
          <w:tcPr>
            <w:tcW w:w="145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04676F4E" w14:textId="77777777">
            <w:pPr>
              <w:ind w:left="0"/>
              <w:jc w:val="left"/>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0F25B4B8"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34929EDB"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E43609">
              <w:rPr>
                <w:rFonts w:hint="eastAsia" w:ascii="Cambria" w:hAnsi="Cambria"/>
                <w:iCs/>
                <w:szCs w:val="18"/>
              </w:rPr>
              <w:t>√</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77E5113F"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E43609">
              <w:rPr>
                <w:rFonts w:hint="eastAsia" w:ascii="Cambria" w:hAnsi="Cambria"/>
                <w:iCs/>
                <w:szCs w:val="18"/>
              </w:rPr>
              <w:t>√</w:t>
            </w:r>
          </w:p>
        </w:tc>
      </w:tr>
      <w:tr w:rsidRPr="00E43609" w:rsidR="00E43609" w:rsidTr="004D5304" w14:paraId="5184F9FA" w14:textId="777777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3314B02E" w14:textId="77777777">
            <w:pPr>
              <w:ind w:left="0"/>
              <w:jc w:val="left"/>
              <w:rPr>
                <w:b w:val="0"/>
                <w:bCs w:val="0"/>
                <w:iCs/>
                <w:szCs w:val="18"/>
              </w:rPr>
            </w:pPr>
            <w:r w:rsidRPr="00E43609">
              <w:rPr>
                <w:rFonts w:hint="eastAsia"/>
                <w:iCs/>
                <w:szCs w:val="18"/>
              </w:rPr>
              <w:t>S3</w:t>
            </w:r>
          </w:p>
        </w:tc>
        <w:tc>
          <w:tcPr>
            <w:tcW w:w="284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3BB7A230" w14:textId="77777777">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iCs/>
                <w:szCs w:val="18"/>
              </w:rPr>
              <w:t>suitable for review</w:t>
            </w:r>
          </w:p>
        </w:tc>
        <w:tc>
          <w:tcPr>
            <w:tcW w:w="145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0ED5DE3D" w14:textId="77777777">
            <w:pPr>
              <w:ind w:left="0"/>
              <w:jc w:val="left"/>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3DBB729F"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iCs/>
                <w:szCs w:val="18"/>
              </w:rPr>
              <w:t>as required</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5B291AE5"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52F9BAED"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r>
      <w:tr w:rsidRPr="00E43609" w:rsidR="00E43609" w:rsidTr="004D5304" w14:paraId="48B84728" w14:textId="77777777">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7576CA87" w14:textId="77777777">
            <w:pPr>
              <w:ind w:left="0"/>
              <w:jc w:val="left"/>
              <w:rPr>
                <w:b w:val="0"/>
                <w:bCs w:val="0"/>
                <w:iCs/>
                <w:szCs w:val="18"/>
              </w:rPr>
            </w:pPr>
            <w:r w:rsidRPr="00E43609">
              <w:rPr>
                <w:rFonts w:hint="eastAsia"/>
                <w:iCs/>
                <w:szCs w:val="18"/>
              </w:rPr>
              <w:t>S4</w:t>
            </w:r>
          </w:p>
        </w:tc>
        <w:tc>
          <w:tcPr>
            <w:tcW w:w="284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69448DA8" w14:textId="77777777">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E43609">
              <w:rPr>
                <w:rFonts w:hint="eastAsia"/>
                <w:iCs/>
                <w:szCs w:val="18"/>
              </w:rPr>
              <w:t>suitable for approval</w:t>
            </w:r>
          </w:p>
        </w:tc>
        <w:tc>
          <w:tcPr>
            <w:tcW w:w="145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05FB668A" w14:textId="77777777">
            <w:pPr>
              <w:ind w:left="0"/>
              <w:jc w:val="left"/>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18995CF4"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4E8FC58C"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7C9A5B94"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E43609">
              <w:rPr>
                <w:rFonts w:hint="eastAsia" w:ascii="Cambria" w:hAnsi="Cambria"/>
                <w:iCs/>
                <w:szCs w:val="18"/>
              </w:rPr>
              <w:t>√</w:t>
            </w:r>
          </w:p>
        </w:tc>
      </w:tr>
      <w:tr w:rsidRPr="00E43609" w:rsidR="00E43609" w:rsidTr="004D5304" w14:paraId="3B466A73" w14:textId="777777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608EB640" w14:textId="77777777">
            <w:pPr>
              <w:ind w:left="0"/>
              <w:jc w:val="left"/>
              <w:rPr>
                <w:b w:val="0"/>
                <w:bCs w:val="0"/>
                <w:iCs/>
                <w:szCs w:val="18"/>
              </w:rPr>
            </w:pPr>
            <w:r w:rsidRPr="00E43609">
              <w:rPr>
                <w:rFonts w:hint="eastAsia"/>
                <w:iCs/>
                <w:szCs w:val="18"/>
              </w:rPr>
              <w:t>S6</w:t>
            </w:r>
          </w:p>
        </w:tc>
        <w:tc>
          <w:tcPr>
            <w:tcW w:w="284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5DF2A498" w14:textId="77777777">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iCs/>
                <w:szCs w:val="18"/>
              </w:rPr>
              <w:t>suitable for PIM authorization</w:t>
            </w:r>
          </w:p>
        </w:tc>
        <w:tc>
          <w:tcPr>
            <w:tcW w:w="145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40A131E9" w14:textId="77777777">
            <w:pPr>
              <w:ind w:left="0"/>
              <w:jc w:val="left"/>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0304978F"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6236E93E"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6F9ED460" w14:textId="77777777">
            <w:pPr>
              <w:ind w:left="0"/>
              <w:jc w:val="center"/>
              <w:cnfStyle w:val="000000100000" w:firstRow="0" w:lastRow="0" w:firstColumn="0" w:lastColumn="0" w:oddVBand="0" w:evenVBand="0" w:oddHBand="1" w:evenHBand="0" w:firstRowFirstColumn="0" w:firstRowLastColumn="0" w:lastRowFirstColumn="0" w:lastRowLastColumn="0"/>
              <w:rPr>
                <w:rFonts w:ascii="Cambria" w:hAnsi="Cambria"/>
                <w:iCs/>
                <w:szCs w:val="18"/>
              </w:rPr>
            </w:pPr>
            <w:r w:rsidRPr="00E43609">
              <w:rPr>
                <w:rFonts w:hint="eastAsia" w:ascii="Cambria" w:hAnsi="Cambria"/>
                <w:iCs/>
                <w:szCs w:val="18"/>
              </w:rPr>
              <w:t>√</w:t>
            </w:r>
          </w:p>
        </w:tc>
      </w:tr>
      <w:tr w:rsidRPr="00E43609" w:rsidR="00E43609" w:rsidTr="004D5304" w14:paraId="60473396" w14:textId="77777777">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176E961F" w14:textId="77777777">
            <w:pPr>
              <w:ind w:left="0"/>
              <w:jc w:val="left"/>
              <w:rPr>
                <w:b w:val="0"/>
                <w:bCs w:val="0"/>
                <w:iCs/>
                <w:szCs w:val="18"/>
              </w:rPr>
            </w:pPr>
            <w:r w:rsidRPr="00E43609">
              <w:rPr>
                <w:rFonts w:hint="eastAsia"/>
                <w:iCs/>
                <w:szCs w:val="18"/>
              </w:rPr>
              <w:lastRenderedPageBreak/>
              <w:t>S7</w:t>
            </w:r>
          </w:p>
        </w:tc>
        <w:tc>
          <w:tcPr>
            <w:tcW w:w="284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0881DCA9" w14:textId="77777777">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E43609">
              <w:rPr>
                <w:rFonts w:hint="eastAsia"/>
                <w:iCs/>
                <w:szCs w:val="18"/>
              </w:rPr>
              <w:t>suitable for AIM authorization</w:t>
            </w:r>
          </w:p>
        </w:tc>
        <w:tc>
          <w:tcPr>
            <w:tcW w:w="145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78FAF81D" w14:textId="77777777">
            <w:pPr>
              <w:ind w:left="0"/>
              <w:jc w:val="left"/>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4F0D5DA1"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4ECDD54F"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497D2026" w14:textId="77777777">
            <w:pPr>
              <w:ind w:left="0"/>
              <w:jc w:val="center"/>
              <w:cnfStyle w:val="000000000000" w:firstRow="0" w:lastRow="0" w:firstColumn="0" w:lastColumn="0" w:oddVBand="0" w:evenVBand="0" w:oddHBand="0" w:evenHBand="0" w:firstRowFirstColumn="0" w:firstRowLastColumn="0" w:lastRowFirstColumn="0" w:lastRowLastColumn="0"/>
              <w:rPr>
                <w:rFonts w:ascii="Cambria" w:hAnsi="Cambria"/>
                <w:iCs/>
                <w:szCs w:val="18"/>
              </w:rPr>
            </w:pPr>
            <w:r w:rsidRPr="00E43609">
              <w:rPr>
                <w:rFonts w:hint="eastAsia" w:ascii="Cambria" w:hAnsi="Cambria"/>
                <w:iCs/>
                <w:szCs w:val="18"/>
              </w:rPr>
              <w:t>√</w:t>
            </w:r>
          </w:p>
        </w:tc>
      </w:tr>
      <w:tr w:rsidRPr="00E43609" w:rsidR="00E43609" w:rsidTr="004D5304" w14:paraId="6B317AD5" w14:textId="77777777">
        <w:trPr>
          <w:cnfStyle w:val="000000100000" w:firstRow="0" w:lastRow="0" w:firstColumn="0" w:lastColumn="0" w:oddVBand="0" w:evenVBand="0" w:oddHBand="1" w:evenHBand="0" w:firstRowFirstColumn="0" w:firstRowLastColumn="0" w:lastRowFirstColumn="0" w:lastRowLastColumn="0"/>
          <w:trHeight w:val="55"/>
          <w:tblHeader/>
        </w:trPr>
        <w:tc>
          <w:tcPr>
            <w:cnfStyle w:val="001000000000" w:firstRow="0" w:lastRow="0" w:firstColumn="1" w:lastColumn="0" w:oddVBand="0" w:evenVBand="0" w:oddHBand="0" w:evenHBand="0" w:firstRowFirstColumn="0" w:firstRowLastColumn="0" w:lastRowFirstColumn="0" w:lastRowLastColumn="0"/>
            <w:tcW w:w="9540" w:type="dxa"/>
            <w:gridSpan w:val="6"/>
            <w:tcBorders>
              <w:top w:val="single" w:color="826C31" w:themeColor="accent2" w:themeShade="BF" w:sz="4" w:space="0"/>
              <w:left w:val="single" w:color="826C31" w:themeColor="accent2" w:themeShade="BF" w:sz="4" w:space="0"/>
              <w:right w:val="single" w:color="826C31" w:themeColor="accent2" w:themeShade="BF" w:sz="4" w:space="0"/>
            </w:tcBorders>
            <w:vAlign w:val="center"/>
          </w:tcPr>
          <w:p w:rsidRPr="00E43609" w:rsidR="00E43609" w:rsidP="004D5304" w:rsidRDefault="00E43609" w14:paraId="2692DCE8" w14:textId="77777777">
            <w:pPr>
              <w:ind w:left="0"/>
              <w:jc w:val="left"/>
              <w:rPr>
                <w:rFonts w:cstheme="minorHAnsi"/>
              </w:rPr>
            </w:pPr>
            <w:r w:rsidRPr="00E43609">
              <w:rPr>
                <w:rFonts w:hint="eastAsia" w:cstheme="minorHAnsi"/>
              </w:rPr>
              <w:t>Published (contractual)</w:t>
            </w:r>
          </w:p>
        </w:tc>
      </w:tr>
      <w:tr w:rsidRPr="00E43609" w:rsidR="00E43609" w:rsidTr="004D5304" w14:paraId="356ECC73" w14:textId="77777777">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64423350" w14:textId="77777777">
            <w:pPr>
              <w:ind w:left="0"/>
              <w:jc w:val="left"/>
              <w:rPr>
                <w:b w:val="0"/>
                <w:bCs w:val="0"/>
                <w:iCs/>
                <w:szCs w:val="18"/>
              </w:rPr>
            </w:pPr>
            <w:r w:rsidRPr="00E43609">
              <w:rPr>
                <w:rFonts w:hint="eastAsia"/>
                <w:iCs/>
                <w:szCs w:val="18"/>
              </w:rPr>
              <w:t>A1, A</w:t>
            </w:r>
            <w:r w:rsidRPr="00E43609">
              <w:rPr>
                <w:rFonts w:hint="eastAsia"/>
                <w:i/>
                <w:szCs w:val="18"/>
              </w:rPr>
              <w:t>n</w:t>
            </w:r>
            <w:r w:rsidRPr="00E43609">
              <w:rPr>
                <w:rFonts w:hint="eastAsia"/>
                <w:iCs/>
                <w:szCs w:val="18"/>
              </w:rPr>
              <w:t>, etc.</w:t>
            </w:r>
          </w:p>
        </w:tc>
        <w:tc>
          <w:tcPr>
            <w:tcW w:w="284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5AB780AB" w14:textId="77777777">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E43609">
              <w:rPr>
                <w:rFonts w:hint="eastAsia"/>
                <w:iCs/>
                <w:szCs w:val="18"/>
              </w:rPr>
              <w:t>authorized and accepted</w:t>
            </w:r>
          </w:p>
        </w:tc>
        <w:tc>
          <w:tcPr>
            <w:tcW w:w="145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4CCFFC95" w14:textId="77777777">
            <w:pPr>
              <w:ind w:left="0"/>
              <w:jc w:val="left"/>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6219BF83"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E43609">
              <w:rPr>
                <w:rFonts w:hint="eastAsia" w:ascii="Cambria" w:hAnsi="Cambria"/>
                <w:iCs/>
                <w:szCs w:val="18"/>
              </w:rPr>
              <w:t>√</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10D4E733"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E43609">
              <w:rPr>
                <w:rFonts w:hint="eastAsia" w:ascii="Cambria" w:hAnsi="Cambria"/>
                <w:iCs/>
                <w:szCs w:val="18"/>
              </w:rPr>
              <w:t>√</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52B64480" w14:textId="77777777">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E43609">
              <w:rPr>
                <w:rFonts w:hint="eastAsia" w:ascii="Cambria" w:hAnsi="Cambria"/>
                <w:iCs/>
                <w:szCs w:val="18"/>
              </w:rPr>
              <w:t>√</w:t>
            </w:r>
          </w:p>
        </w:tc>
      </w:tr>
      <w:tr w:rsidRPr="00E43609" w:rsidR="00E43609" w:rsidTr="004D5304" w14:paraId="695B87CA" w14:textId="777777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76A62B78" w14:textId="77777777">
            <w:pPr>
              <w:ind w:left="0"/>
              <w:jc w:val="left"/>
              <w:rPr>
                <w:b w:val="0"/>
                <w:bCs w:val="0"/>
                <w:iCs/>
                <w:szCs w:val="18"/>
              </w:rPr>
            </w:pPr>
            <w:r w:rsidRPr="00E43609">
              <w:rPr>
                <w:rFonts w:hint="eastAsia"/>
                <w:iCs/>
                <w:szCs w:val="18"/>
              </w:rPr>
              <w:t>B1, B</w:t>
            </w:r>
            <w:r w:rsidRPr="00E43609">
              <w:rPr>
                <w:rFonts w:hint="eastAsia"/>
                <w:i/>
                <w:szCs w:val="18"/>
              </w:rPr>
              <w:t>n</w:t>
            </w:r>
            <w:r w:rsidRPr="00E43609">
              <w:rPr>
                <w:rFonts w:hint="eastAsia"/>
                <w:iCs/>
                <w:szCs w:val="18"/>
              </w:rPr>
              <w:t>, etc.</w:t>
            </w:r>
          </w:p>
        </w:tc>
        <w:tc>
          <w:tcPr>
            <w:tcW w:w="284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5FDE96AC" w14:textId="77777777">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iCs/>
                <w:szCs w:val="18"/>
              </w:rPr>
              <w:t>partial sign-off (with comments)</w:t>
            </w:r>
          </w:p>
        </w:tc>
        <w:tc>
          <w:tcPr>
            <w:tcW w:w="145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79473CE4" w14:textId="77777777">
            <w:pPr>
              <w:ind w:left="0"/>
              <w:jc w:val="left"/>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3CF7F30F"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0F346696"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68503DB0"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r>
      <w:tr w:rsidRPr="00E43609" w:rsidR="00E43609" w:rsidTr="004D5304" w14:paraId="67DB5C1B" w14:textId="77777777">
        <w:trPr>
          <w:trHeight w:val="55"/>
          <w:tblHeader/>
        </w:trPr>
        <w:tc>
          <w:tcPr>
            <w:cnfStyle w:val="001000000000" w:firstRow="0" w:lastRow="0" w:firstColumn="1" w:lastColumn="0" w:oddVBand="0" w:evenVBand="0" w:oddHBand="0" w:evenHBand="0" w:firstRowFirstColumn="0" w:firstRowLastColumn="0" w:lastRowFirstColumn="0" w:lastRowLastColumn="0"/>
            <w:tcW w:w="0" w:type="dxa"/>
            <w:gridSpan w:val="6"/>
            <w:tcBorders>
              <w:top w:val="single" w:color="826C31" w:themeColor="accent2" w:themeShade="BF" w:sz="4" w:space="0"/>
              <w:left w:val="single" w:color="826C31" w:themeColor="accent2" w:themeShade="BF" w:sz="4" w:space="0"/>
              <w:right w:val="single" w:color="826C31" w:themeColor="accent2" w:themeShade="BF" w:sz="4" w:space="0"/>
            </w:tcBorders>
            <w:shd w:val="clear" w:color="auto" w:fill="F0E9D7" w:themeFill="text1" w:themeFillTint="33"/>
            <w:vAlign w:val="center"/>
          </w:tcPr>
          <w:p w:rsidRPr="00E43609" w:rsidR="00E43609" w:rsidP="004D5304" w:rsidRDefault="00E43609" w14:paraId="77753E13" w14:textId="77777777">
            <w:pPr>
              <w:ind w:left="0"/>
              <w:jc w:val="left"/>
              <w:rPr>
                <w:rFonts w:cstheme="minorHAnsi"/>
              </w:rPr>
            </w:pPr>
            <w:r w:rsidRPr="00E43609">
              <w:rPr>
                <w:rFonts w:hint="eastAsia" w:cstheme="minorHAnsi"/>
              </w:rPr>
              <w:t>Published (contractual)</w:t>
            </w:r>
          </w:p>
        </w:tc>
      </w:tr>
      <w:tr w:rsidRPr="00E43609" w:rsidR="00E43609" w:rsidTr="004D5304" w14:paraId="326A0ADA" w14:textId="777777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656965BA" w14:textId="77777777">
            <w:pPr>
              <w:ind w:left="0"/>
              <w:jc w:val="left"/>
              <w:rPr>
                <w:b w:val="0"/>
                <w:bCs w:val="0"/>
                <w:iCs/>
                <w:szCs w:val="18"/>
              </w:rPr>
            </w:pPr>
            <w:r w:rsidRPr="00E43609">
              <w:rPr>
                <w:rFonts w:hint="eastAsia"/>
                <w:iCs/>
                <w:szCs w:val="18"/>
              </w:rPr>
              <w:t>CR</w:t>
            </w:r>
          </w:p>
        </w:tc>
        <w:tc>
          <w:tcPr>
            <w:tcW w:w="2844"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17707C52" w14:textId="77777777">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iCs/>
                <w:szCs w:val="18"/>
              </w:rPr>
              <w:t>as constructed record document</w:t>
            </w:r>
          </w:p>
        </w:tc>
        <w:tc>
          <w:tcPr>
            <w:tcW w:w="145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515E10E8" w14:textId="77777777">
            <w:pPr>
              <w:ind w:left="0"/>
              <w:jc w:val="left"/>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20BB7A30"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534B381C"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c>
          <w:tcPr>
            <w:tcW w:w="116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E43609" w:rsidP="004D5304" w:rsidRDefault="00E43609" w14:paraId="07B47E9D" w14:textId="77777777">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E43609">
              <w:rPr>
                <w:rFonts w:hint="eastAsia" w:ascii="Cambria" w:hAnsi="Cambria"/>
                <w:iCs/>
                <w:szCs w:val="18"/>
              </w:rPr>
              <w:t>√</w:t>
            </w:r>
          </w:p>
        </w:tc>
      </w:tr>
    </w:tbl>
    <w:p w:rsidRPr="00E43609" w:rsidR="00E43609" w:rsidP="00E43609" w:rsidRDefault="00E43609" w14:paraId="292F216B" w14:textId="77777777"/>
    <w:p w:rsidRPr="00E43609" w:rsidR="00E43609" w:rsidP="00E43609" w:rsidRDefault="00E43609" w14:paraId="1021BFA5" w14:textId="77777777">
      <w:pPr>
        <w:rPr>
          <w:b/>
        </w:rPr>
      </w:pPr>
      <w:r w:rsidRPr="00E43609">
        <w:rPr>
          <w:rFonts w:hint="eastAsia"/>
          <w:b/>
        </w:rPr>
        <w:t>Volume Code</w:t>
      </w:r>
    </w:p>
    <w:p w:rsidRPr="00E43609" w:rsidR="00E43609" w:rsidP="00E43609" w:rsidRDefault="00E43609" w14:paraId="79C1D223" w14:textId="77777777">
      <w:r w:rsidRPr="00E43609">
        <w:rPr>
          <w:rFonts w:hint="eastAsia"/>
        </w:rPr>
        <w:t xml:space="preserve">Two alphanumeric characters that relate to spatial sub-division of the project starting with Volume or System; ZZ is applied when all volumes are referred to </w:t>
      </w:r>
      <w:r w:rsidRPr="00E43609">
        <w:rPr>
          <w:rFonts w:hint="eastAsia"/>
        </w:rPr>
        <w:t>–</w:t>
      </w:r>
      <w:r w:rsidRPr="00E43609">
        <w:rPr>
          <w:rFonts w:hint="eastAsia"/>
        </w:rPr>
        <w:t xml:space="preserve"> see sub-topic </w:t>
      </w:r>
      <w:r w:rsidRPr="00E43609">
        <w:rPr>
          <w:i/>
        </w:rPr>
        <w:fldChar w:fldCharType="begin"/>
      </w:r>
      <w:r w:rsidRPr="00E43609">
        <w:rPr>
          <w:rFonts w:hint="eastAsia"/>
          <w:i/>
        </w:rPr>
        <w:instrText xml:space="preserve"> REF _Ref58454387 \r \h  \* MERGEFORMAT </w:instrText>
      </w:r>
      <w:r w:rsidRPr="00E43609">
        <w:rPr>
          <w:i/>
        </w:rPr>
      </w:r>
      <w:r w:rsidRPr="00E43609">
        <w:rPr>
          <w:i/>
        </w:rPr>
        <w:fldChar w:fldCharType="separate"/>
      </w:r>
      <w:r w:rsidRPr="00E43609">
        <w:rPr>
          <w:rFonts w:hint="eastAsia"/>
          <w:i/>
          <w:iCs/>
        </w:rPr>
        <w:t>6.5</w:t>
      </w:r>
      <w:r w:rsidRPr="00E43609">
        <w:rPr>
          <w:i/>
        </w:rPr>
        <w:fldChar w:fldCharType="end"/>
      </w:r>
      <w:r w:rsidRPr="00E43609">
        <w:rPr>
          <w:rFonts w:hint="eastAsia"/>
          <w:i/>
          <w:iCs/>
        </w:rPr>
        <w:t xml:space="preserve"> </w:t>
      </w:r>
      <w:r w:rsidRPr="00E43609">
        <w:rPr>
          <w:i/>
        </w:rPr>
        <w:fldChar w:fldCharType="begin"/>
      </w:r>
      <w:r w:rsidRPr="00E43609">
        <w:rPr>
          <w:rFonts w:hint="eastAsia"/>
          <w:i/>
        </w:rPr>
        <w:instrText xml:space="preserve"> REF _Ref58454391 \h  \* MERGEFORMAT </w:instrText>
      </w:r>
      <w:r w:rsidRPr="00E43609">
        <w:rPr>
          <w:i/>
        </w:rPr>
      </w:r>
      <w:r w:rsidRPr="00E43609">
        <w:rPr>
          <w:i/>
        </w:rPr>
        <w:fldChar w:fldCharType="separate"/>
      </w:r>
      <w:r w:rsidRPr="00E43609">
        <w:rPr>
          <w:rFonts w:hint="eastAsia"/>
          <w:i/>
          <w:iCs/>
        </w:rPr>
        <w:t>File Naming Conventions</w:t>
      </w:r>
      <w:r w:rsidRPr="00E43609">
        <w:rPr>
          <w:i/>
        </w:rPr>
        <w:fldChar w:fldCharType="end"/>
      </w:r>
      <w:r w:rsidRPr="00E43609">
        <w:rPr>
          <w:rFonts w:hint="eastAsia"/>
        </w:rPr>
        <w:t>.</w:t>
      </w:r>
    </w:p>
    <w:p w:rsidRPr="00E43609" w:rsidR="00E43609" w:rsidP="00E43609" w:rsidRDefault="00E43609" w14:paraId="1BA78792" w14:textId="77777777"/>
    <w:p w:rsidRPr="00E43609" w:rsidR="00E43609" w:rsidP="00E43609" w:rsidRDefault="00E43609" w14:paraId="0508B373" w14:textId="77777777">
      <w:pPr>
        <w:rPr>
          <w:b/>
        </w:rPr>
      </w:pPr>
      <w:r w:rsidRPr="00E43609">
        <w:rPr>
          <w:rFonts w:hint="eastAsia"/>
          <w:b/>
        </w:rPr>
        <w:t>Sequence Number</w:t>
      </w:r>
    </w:p>
    <w:p w:rsidRPr="00966206" w:rsidR="00E43609" w:rsidP="00E43609" w:rsidRDefault="00E43609" w14:paraId="39D8FA3A" w14:textId="77777777">
      <w:r w:rsidRPr="00E43609">
        <w:rPr>
          <w:rFonts w:hint="eastAsia"/>
        </w:rPr>
        <w:t xml:space="preserve">Four digits sequential number </w:t>
      </w:r>
      <w:r w:rsidRPr="00E43609">
        <w:rPr>
          <w:rFonts w:hint="eastAsia"/>
        </w:rPr>
        <w:t>–</w:t>
      </w:r>
      <w:r w:rsidRPr="00E43609">
        <w:rPr>
          <w:rFonts w:hint="eastAsia"/>
        </w:rPr>
        <w:t xml:space="preserve"> leading zeros should be used.</w:t>
      </w:r>
    </w:p>
    <w:p w:rsidR="000817E2" w:rsidP="5F10705B" w:rsidRDefault="000817E2" w14:paraId="31729154" w14:textId="77777777">
      <w:pPr>
        <w:rPr>
          <w:szCs w:val="18"/>
        </w:rPr>
      </w:pPr>
    </w:p>
    <w:p w:rsidR="5F10705B" w:rsidP="5F10705B" w:rsidRDefault="5F10705B" w14:paraId="2E0811FA" w14:textId="12AC385E">
      <w:pPr>
        <w:rPr>
          <w:b/>
          <w:bCs/>
        </w:rPr>
      </w:pPr>
      <w:r w:rsidRPr="5F10705B">
        <w:rPr>
          <w:b/>
          <w:bCs/>
          <w:szCs w:val="18"/>
        </w:rPr>
        <w:t>Volume Code</w:t>
      </w:r>
    </w:p>
    <w:p w:rsidR="5F10705B" w:rsidP="5F10705B" w:rsidRDefault="5F10705B" w14:paraId="25806D97" w14:textId="0DA65F68">
      <w:r w:rsidRPr="5F10705B">
        <w:rPr>
          <w:szCs w:val="18"/>
        </w:rPr>
        <w:t>Two alphanumeric characters that relate to spatial sub-division of the project starting with Volume or System; ZZ is applied when all volumes are referred to – see sub-topic 6.5 File Naming Conventions.</w:t>
      </w:r>
    </w:p>
    <w:p w:rsidR="5F10705B" w:rsidP="5F10705B" w:rsidRDefault="5F10705B" w14:paraId="4136452E" w14:textId="64C568C0"/>
    <w:p w:rsidR="5F10705B" w:rsidP="5F10705B" w:rsidRDefault="5F10705B" w14:paraId="5442BDC7" w14:textId="01AF6CEF">
      <w:r w:rsidRPr="5F10705B">
        <w:rPr>
          <w:b/>
          <w:bCs/>
          <w:szCs w:val="18"/>
        </w:rPr>
        <w:t xml:space="preserve">Sequence Number </w:t>
      </w:r>
    </w:p>
    <w:p w:rsidR="5F10705B" w:rsidP="5F10705B" w:rsidRDefault="5F10705B" w14:paraId="1515A50D" w14:textId="22DB77EF">
      <w:r w:rsidRPr="5F10705B">
        <w:rPr>
          <w:szCs w:val="18"/>
        </w:rPr>
        <w:t>Four digits sequential number – leading zeros should be used.</w:t>
      </w:r>
    </w:p>
    <w:p w:rsidR="004F4564" w:rsidP="00DE0A38" w:rsidRDefault="00D631F4" w14:paraId="394531AE" w14:textId="4C261810">
      <w:pPr>
        <w:pStyle w:val="Ttulo2"/>
        <w:numPr>
          <w:ilvl w:val="0"/>
          <w:numId w:val="0"/>
        </w:numPr>
      </w:pPr>
      <w:bookmarkStart w:name="_Ref59124162" w:id="675"/>
      <w:bookmarkStart w:name="_Toc79671815" w:id="676"/>
      <w:r>
        <w:t>8.2</w:t>
      </w:r>
      <w:r w:rsidR="09E162F8">
        <w:t>Common Data Environment &amp; PMIS</w:t>
      </w:r>
      <w:bookmarkEnd w:id="675"/>
      <w:bookmarkEnd w:id="676"/>
    </w:p>
    <w:p w:rsidR="00CC5E6F" w:rsidP="004F4564" w:rsidRDefault="00CC5E6F" w14:paraId="467DD8D4" w14:textId="77777777">
      <w:r w:rsidRPr="00CC5E6F">
        <w:t>The Common Data Environment is the working environment where all current, controlled project design information is stored and made available by controlled access. It is normally an application or group of applications that form the “single source of truth” for the building information</w:t>
      </w:r>
      <w:r>
        <w:t xml:space="preserve">. </w:t>
      </w:r>
    </w:p>
    <w:p w:rsidR="009E4636" w:rsidP="004F4564" w:rsidRDefault="004F4564" w14:paraId="2907E3A4" w14:textId="77777777">
      <w:r w:rsidRPr="004F4564">
        <w:t xml:space="preserve">A Common Data Environment (CDE) approach allows information to be shared effectively between all members of the project team; giving early access to information and avoiding risk of duplication. For this project </w:t>
      </w:r>
      <w:r w:rsidRPr="004F4564">
        <w:rPr>
          <w:b/>
        </w:rPr>
        <w:t>Aconex</w:t>
      </w:r>
      <w:r w:rsidR="000F103E">
        <w:rPr>
          <w:b/>
        </w:rPr>
        <w:t xml:space="preserve"> and BIM 360</w:t>
      </w:r>
      <w:r w:rsidRPr="004F4564">
        <w:rPr>
          <w:b/>
        </w:rPr>
        <w:t xml:space="preserve"> </w:t>
      </w:r>
      <w:r w:rsidRPr="004F4564">
        <w:t>shall be the designated CDE</w:t>
      </w:r>
      <w:r w:rsidR="000F103E">
        <w:t>’s</w:t>
      </w:r>
      <w:r w:rsidRPr="004F4564">
        <w:t>.</w:t>
      </w:r>
      <w:r w:rsidR="000F103E">
        <w:t xml:space="preserve"> </w:t>
      </w:r>
    </w:p>
    <w:p w:rsidR="00E35AAD" w:rsidP="00DF4F70" w:rsidRDefault="000F103E" w14:paraId="57C53970" w14:textId="38B48771">
      <w:pPr>
        <w:pStyle w:val="Prrafodelista"/>
        <w:numPr>
          <w:ilvl w:val="0"/>
          <w:numId w:val="32"/>
        </w:numPr>
      </w:pPr>
      <w:r>
        <w:t xml:space="preserve">BIM 360 will be utilized for all design related information which includes model uploads, PDFs and native design files. </w:t>
      </w:r>
      <w:r w:rsidR="005D08B1">
        <w:rPr>
          <w:rFonts w:hint="eastAsia"/>
        </w:rPr>
        <w:t>T</w:t>
      </w:r>
      <w:r w:rsidR="005D08B1">
        <w:t>he following 3D view</w:t>
      </w:r>
      <w:r w:rsidR="00D70933">
        <w:t>s</w:t>
      </w:r>
      <w:r w:rsidR="005D08B1">
        <w:t xml:space="preserve"> are required to </w:t>
      </w:r>
      <w:r w:rsidR="00D70933">
        <w:t>b</w:t>
      </w:r>
      <w:r w:rsidR="005D08B1">
        <w:t>e published on BIM 360</w:t>
      </w:r>
      <w:r w:rsidR="00E067EB">
        <w:t>:</w:t>
      </w:r>
    </w:p>
    <w:p w:rsidR="00E067EB" w:rsidP="00DF4F70" w:rsidRDefault="008A049D" w14:paraId="68E3C170" w14:textId="06031EC7">
      <w:pPr>
        <w:pStyle w:val="Prrafodelista"/>
        <w:numPr>
          <w:ilvl w:val="1"/>
          <w:numId w:val="32"/>
        </w:numPr>
      </w:pPr>
      <w:r>
        <w:rPr>
          <w:rFonts w:hint="eastAsia"/>
        </w:rPr>
        <w:t>O</w:t>
      </w:r>
      <w:r>
        <w:t>ne that</w:t>
      </w:r>
      <w:r w:rsidR="00D55239">
        <w:t xml:space="preserve"> contains only the discipline elements</w:t>
      </w:r>
    </w:p>
    <w:p w:rsidR="008A049D" w:rsidP="00DF4F70" w:rsidRDefault="00C41F85" w14:paraId="753BFC32" w14:textId="2FAA0D40">
      <w:pPr>
        <w:pStyle w:val="Prrafodelista"/>
        <w:numPr>
          <w:ilvl w:val="1"/>
          <w:numId w:val="32"/>
        </w:numPr>
      </w:pPr>
      <w:r>
        <w:t>Second that</w:t>
      </w:r>
      <w:r w:rsidR="008A049D">
        <w:t xml:space="preserve"> contains the federated model</w:t>
      </w:r>
    </w:p>
    <w:p w:rsidR="00E35AAD" w:rsidP="00DF4F70" w:rsidRDefault="00C41F85" w14:paraId="7132D90D" w14:textId="743808BF">
      <w:pPr>
        <w:pStyle w:val="Prrafodelista"/>
        <w:numPr>
          <w:ilvl w:val="1"/>
          <w:numId w:val="32"/>
        </w:numPr>
      </w:pPr>
      <w:r>
        <w:t xml:space="preserve">Third that </w:t>
      </w:r>
      <w:r w:rsidR="00F94554">
        <w:t xml:space="preserve">is tailored for export purposes that </w:t>
      </w:r>
      <w:r w:rsidR="00081B85">
        <w:t>free of elements duplication between various design disciplines.</w:t>
      </w:r>
    </w:p>
    <w:p w:rsidR="004F4564" w:rsidP="00DF4F70" w:rsidRDefault="007D79F7" w14:paraId="44E123BA" w14:textId="6869F45E">
      <w:pPr>
        <w:pStyle w:val="Prrafodelista"/>
        <w:numPr>
          <w:ilvl w:val="0"/>
          <w:numId w:val="32"/>
        </w:numPr>
      </w:pPr>
      <w:r>
        <w:t>Aconex for o</w:t>
      </w:r>
      <w:r w:rsidR="000F103E">
        <w:t>ther documentation such as word documents can be used as a check but formats unrelated to modelled information</w:t>
      </w:r>
      <w:r>
        <w:t>.</w:t>
      </w:r>
    </w:p>
    <w:p w:rsidRPr="00ED30E7" w:rsidR="001A62D4" w:rsidP="00ED30E7" w:rsidRDefault="001A62D4" w14:paraId="3D064619" w14:textId="77777777">
      <w:r w:rsidRPr="00ED30E7">
        <w:t>There are four main environments:</w:t>
      </w:r>
    </w:p>
    <w:p w:rsidRPr="00ED30E7" w:rsidR="001A62D4" w:rsidP="00ED30E7" w:rsidRDefault="001A62D4" w14:paraId="34BBF0F8" w14:textId="77777777">
      <w:pPr>
        <w:rPr>
          <w:b/>
          <w:bCs/>
          <w:i/>
          <w:iCs/>
        </w:rPr>
      </w:pPr>
      <w:r w:rsidRPr="00ED30E7">
        <w:rPr>
          <w:b/>
          <w:bCs/>
          <w:i/>
          <w:iCs/>
        </w:rPr>
        <w:t>WIP (Work in Progress) – CDE</w:t>
      </w:r>
    </w:p>
    <w:p w:rsidRPr="00ED30E7" w:rsidR="001A62D4" w:rsidP="00ED30E7" w:rsidRDefault="001A62D4" w14:paraId="2918234D" w14:textId="77777777">
      <w:r w:rsidRPr="00ED30E7">
        <w:t>The working area within an organization’s own systems.</w:t>
      </w:r>
    </w:p>
    <w:p w:rsidRPr="00ED30E7" w:rsidR="001A62D4" w:rsidP="00ED30E7" w:rsidRDefault="001A62D4" w14:paraId="1E0F0635" w14:textId="77777777">
      <w:pPr>
        <w:rPr>
          <w:b/>
          <w:bCs/>
          <w:i/>
          <w:iCs/>
        </w:rPr>
      </w:pPr>
      <w:r w:rsidRPr="00ED30E7">
        <w:rPr>
          <w:b/>
          <w:bCs/>
          <w:i/>
          <w:iCs/>
        </w:rPr>
        <w:t>SHARED – CDE</w:t>
      </w:r>
    </w:p>
    <w:p w:rsidR="006277E8" w:rsidP="006277E8" w:rsidRDefault="001A62D4" w14:paraId="7D7AD47A" w14:textId="0B78423A">
      <w:r w:rsidRPr="00ED30E7">
        <w:lastRenderedPageBreak/>
        <w:t xml:space="preserve">The models that are regularly shared for use of entire project team. The </w:t>
      </w:r>
      <w:r w:rsidR="000E6200">
        <w:t>Executive Architect</w:t>
      </w:r>
      <w:r w:rsidRPr="00ED30E7">
        <w:t xml:space="preserve"> will federate all models and the </w:t>
      </w:r>
      <w:r w:rsidR="00104F46">
        <w:t>Task Information Manager</w:t>
      </w:r>
      <w:r w:rsidR="006277E8">
        <w:t xml:space="preserve"> </w:t>
      </w:r>
      <w:r w:rsidRPr="00ED30E7">
        <w:t xml:space="preserve">contact from each organization will ensure all the latest relevant models are downloaded and federated into their WIP files. </w:t>
      </w:r>
    </w:p>
    <w:p w:rsidRPr="00ED30E7" w:rsidR="001A62D4" w:rsidP="00ED30E7" w:rsidRDefault="001A62D4" w14:paraId="61AB8809" w14:textId="28F8BA9C">
      <w:r w:rsidRPr="00ED30E7">
        <w:t>All</w:t>
      </w:r>
      <w:r w:rsidR="006277E8">
        <w:t xml:space="preserve"> </w:t>
      </w:r>
      <w:r w:rsidRPr="00ED30E7">
        <w:t>team members should be using other parties’ information for their own internal coordination checks. To progress to the next stage</w:t>
      </w:r>
      <w:r w:rsidR="00D51E83">
        <w:t xml:space="preserve"> </w:t>
      </w:r>
      <w:r w:rsidRPr="00ED30E7">
        <w:t>the information must be authorized by the appropriate person.</w:t>
      </w:r>
    </w:p>
    <w:p w:rsidRPr="00ED30E7" w:rsidR="001A62D4" w:rsidP="00ED30E7" w:rsidRDefault="001A62D4" w14:paraId="0C8EA84D" w14:textId="77777777">
      <w:pPr>
        <w:rPr>
          <w:b/>
          <w:bCs/>
          <w:i/>
          <w:iCs/>
        </w:rPr>
      </w:pPr>
      <w:r w:rsidRPr="00ED30E7">
        <w:rPr>
          <w:b/>
          <w:bCs/>
          <w:i/>
          <w:iCs/>
        </w:rPr>
        <w:t>PUBLISHED – TRSDC PMIS</w:t>
      </w:r>
    </w:p>
    <w:p w:rsidRPr="00ED30E7" w:rsidR="001A62D4" w:rsidP="00ED30E7" w:rsidRDefault="001A62D4" w14:paraId="109CCE9E" w14:textId="691BAA91">
      <w:r w:rsidRPr="00ED30E7">
        <w:t>This information will have been accepted by the nominated party, in which case it will be suitable for tender or construction (2D</w:t>
      </w:r>
      <w:r w:rsidR="00D51E83">
        <w:t xml:space="preserve"> </w:t>
      </w:r>
      <w:r w:rsidRPr="00ED30E7">
        <w:t>model output only)</w:t>
      </w:r>
    </w:p>
    <w:p w:rsidRPr="00ED30E7" w:rsidR="001A62D4" w:rsidP="00ED30E7" w:rsidRDefault="001A62D4" w14:paraId="6AAF46D5" w14:textId="77777777">
      <w:pPr>
        <w:rPr>
          <w:b/>
          <w:bCs/>
          <w:i/>
          <w:iCs/>
        </w:rPr>
      </w:pPr>
      <w:r w:rsidRPr="00ED30E7">
        <w:rPr>
          <w:b/>
          <w:bCs/>
          <w:i/>
          <w:iCs/>
        </w:rPr>
        <w:t>ARCHIVE – TRSDC PMIS</w:t>
      </w:r>
    </w:p>
    <w:p w:rsidR="004F4564" w:rsidP="00ED30E7" w:rsidRDefault="001A62D4" w14:paraId="500BED82" w14:textId="613D4580">
      <w:r w:rsidRPr="00ED30E7">
        <w:t>History of project information stored within the CDE.</w:t>
      </w:r>
    </w:p>
    <w:p w:rsidR="003500F5" w:rsidP="00F83AE5" w:rsidRDefault="00C373BD" w14:paraId="4EED51B6" w14:textId="6F4640F0">
      <w:r>
        <w:t xml:space="preserve">Please refer to the BIM 360 User Guides and PMIS Manual for more information on folder structures and interaction with the systems. </w:t>
      </w:r>
    </w:p>
    <w:p w:rsidR="004F4564" w:rsidP="00DE0A38" w:rsidRDefault="00D631F4" w14:paraId="2EE0D1EC" w14:textId="3BE39663">
      <w:pPr>
        <w:pStyle w:val="Ttulo2"/>
        <w:numPr>
          <w:ilvl w:val="0"/>
          <w:numId w:val="0"/>
        </w:numPr>
      </w:pPr>
      <w:bookmarkStart w:name="_Ref59124190" w:id="677"/>
      <w:bookmarkStart w:name="_Toc79671816" w:id="678"/>
      <w:r>
        <w:t>8.3</w:t>
      </w:r>
      <w:r w:rsidR="09E162F8">
        <w:t>Model Upload Process</w:t>
      </w:r>
      <w:bookmarkEnd w:id="677"/>
      <w:bookmarkEnd w:id="678"/>
    </w:p>
    <w:p w:rsidRPr="00F83AE5" w:rsidR="00094FED" w:rsidP="00F83AE5" w:rsidRDefault="004F4564" w14:paraId="0D19672F" w14:textId="633DFC31">
      <w:r w:rsidRPr="004F4564">
        <w:t>3D models must be shared at regular intervals to ensure the rest of the project team are coordinating with the latest information.</w:t>
      </w:r>
      <w:r w:rsidR="00AA3C75">
        <w:t xml:space="preserve"> This should happen following TRSDC BIM360 set-up environment. </w:t>
      </w:r>
    </w:p>
    <w:tbl>
      <w:tblPr>
        <w:tblStyle w:val="GridTable441"/>
        <w:tblW w:w="9450" w:type="dxa"/>
        <w:tblInd w:w="625" w:type="dxa"/>
        <w:tblLayout w:type="fixed"/>
        <w:tblLook w:val="04A0" w:firstRow="1" w:lastRow="0" w:firstColumn="1" w:lastColumn="0" w:noHBand="0" w:noVBand="1"/>
      </w:tblPr>
      <w:tblGrid>
        <w:gridCol w:w="2340"/>
        <w:gridCol w:w="4680"/>
        <w:gridCol w:w="2430"/>
      </w:tblGrid>
      <w:tr w:rsidRPr="00B340FD" w:rsidR="00EA1684" w:rsidTr="00892B72" w14:paraId="072204A4" w14:textId="7777777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34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EA1684" w:rsidR="00EA1684" w:rsidP="00EA1684" w:rsidRDefault="00EA1684" w14:paraId="3013A5FD" w14:textId="54D63AEB">
            <w:pPr>
              <w:ind w:left="0"/>
              <w:jc w:val="left"/>
            </w:pPr>
            <w:r w:rsidRPr="00EA1684">
              <w:rPr>
                <w:rFonts w:eastAsia="Roboto Condensed" w:cstheme="minorHAnsi"/>
              </w:rPr>
              <w:t>Design Phases</w:t>
            </w:r>
          </w:p>
        </w:tc>
        <w:tc>
          <w:tcPr>
            <w:tcW w:w="468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EA1684" w:rsidR="00EA1684" w:rsidP="00EA1684" w:rsidRDefault="00EA1684" w14:paraId="7CD3A0F7" w14:textId="2BE26017">
            <w:pPr>
              <w:ind w:left="0"/>
              <w:jc w:val="left"/>
              <w:cnfStyle w:val="100000000000" w:firstRow="1" w:lastRow="0" w:firstColumn="0" w:lastColumn="0" w:oddVBand="0" w:evenVBand="0" w:oddHBand="0" w:evenHBand="0" w:firstRowFirstColumn="0" w:firstRowLastColumn="0" w:lastRowFirstColumn="0" w:lastRowLastColumn="0"/>
            </w:pPr>
            <w:r w:rsidRPr="00EA1684">
              <w:rPr>
                <w:rFonts w:eastAsia="Roboto Condensed" w:cstheme="minorHAnsi"/>
              </w:rPr>
              <w:t>Requirement</w:t>
            </w:r>
          </w:p>
        </w:tc>
        <w:tc>
          <w:tcPr>
            <w:tcW w:w="243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EA1684" w:rsidR="00EA1684" w:rsidP="00EA1684" w:rsidRDefault="00EA1684" w14:paraId="5DD31D90" w14:textId="0C871E26">
            <w:pPr>
              <w:ind w:left="0"/>
              <w:jc w:val="left"/>
              <w:cnfStyle w:val="100000000000" w:firstRow="1" w:lastRow="0" w:firstColumn="0" w:lastColumn="0" w:oddVBand="0" w:evenVBand="0" w:oddHBand="0" w:evenHBand="0" w:firstRowFirstColumn="0" w:firstRowLastColumn="0" w:lastRowFirstColumn="0" w:lastRowLastColumn="0"/>
            </w:pPr>
            <w:r w:rsidRPr="00EA1684">
              <w:rPr>
                <w:rFonts w:eastAsia="Roboto Condensed" w:cstheme="minorHAnsi"/>
              </w:rPr>
              <w:t>Timescale</w:t>
            </w:r>
          </w:p>
        </w:tc>
      </w:tr>
      <w:tr w:rsidRPr="00C204B2" w:rsidR="0082034F" w:rsidTr="0082034F" w14:paraId="0962FFF0" w14:textId="77777777">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ED30E7" w:rsidR="0082034F" w:rsidP="0082034F" w:rsidRDefault="00550523" w14:paraId="1C134695" w14:textId="656B69D8">
            <w:pPr>
              <w:ind w:left="0"/>
              <w:jc w:val="left"/>
              <w:rPr>
                <w:rFonts w:eastAsia="Roboto Condensed" w:cstheme="minorHAnsi"/>
                <w:b w:val="0"/>
                <w:i/>
              </w:rPr>
            </w:pPr>
            <w:r w:rsidRPr="00ED30E7">
              <w:rPr>
                <w:rFonts w:hint="eastAsia"/>
                <w:i/>
              </w:rPr>
              <w:t>Concept Design</w:t>
            </w:r>
          </w:p>
        </w:tc>
        <w:tc>
          <w:tcPr>
            <w:tcW w:w="468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ED30E7" w:rsidR="0082034F" w:rsidP="0082034F" w:rsidRDefault="0082034F" w14:paraId="2A877B87" w14:textId="10E77BCA">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rPr>
            </w:pPr>
            <w:r w:rsidRPr="00ED30E7">
              <w:rPr>
                <w:rFonts w:hint="eastAsia"/>
                <w:i/>
              </w:rPr>
              <w:t>Arch/MEP/Structural</w:t>
            </w:r>
          </w:p>
        </w:tc>
        <w:tc>
          <w:tcPr>
            <w:tcW w:w="243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ED30E7" w:rsidR="0082034F" w:rsidP="0082034F" w:rsidRDefault="0082034F" w14:paraId="2A9AA2C4" w14:textId="5E6CF71B">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rPr>
            </w:pPr>
            <w:r w:rsidRPr="00ED30E7">
              <w:rPr>
                <w:rFonts w:hint="eastAsia"/>
                <w:i/>
              </w:rPr>
              <w:t>As Needed</w:t>
            </w:r>
            <w:r w:rsidRPr="00ED30E7" w:rsidR="00816A53">
              <w:rPr>
                <w:rFonts w:hint="eastAsia"/>
                <w:i/>
              </w:rPr>
              <w:t xml:space="preserve"> / </w:t>
            </w:r>
            <w:r w:rsidRPr="00ED30E7" w:rsidR="00816A53">
              <w:rPr>
                <w:rFonts w:eastAsia="Roboto Condensed" w:cstheme="minorHAnsi"/>
                <w:i/>
              </w:rPr>
              <w:t>Weekly</w:t>
            </w:r>
          </w:p>
        </w:tc>
      </w:tr>
      <w:tr w:rsidRPr="00C204B2" w:rsidR="00550523" w:rsidTr="0082034F" w14:paraId="066C8155" w14:textId="77777777">
        <w:trPr>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ED30E7" w:rsidR="00550523" w:rsidP="00550523" w:rsidRDefault="00550523" w14:paraId="6652D6B4" w14:textId="2EFD560C">
            <w:pPr>
              <w:ind w:left="0"/>
              <w:jc w:val="left"/>
              <w:rPr>
                <w:i/>
              </w:rPr>
            </w:pPr>
            <w:r w:rsidRPr="00ED30E7">
              <w:rPr>
                <w:rFonts w:hint="eastAsia"/>
                <w:i/>
              </w:rPr>
              <w:t>Schematic Design</w:t>
            </w:r>
          </w:p>
        </w:tc>
        <w:tc>
          <w:tcPr>
            <w:tcW w:w="468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ED30E7" w:rsidR="00550523" w:rsidP="00550523" w:rsidRDefault="00550523" w14:paraId="1303B785" w14:textId="47DAC52E">
            <w:pPr>
              <w:ind w:left="0"/>
              <w:jc w:val="left"/>
              <w:cnfStyle w:val="000000000000" w:firstRow="0" w:lastRow="0" w:firstColumn="0" w:lastColumn="0" w:oddVBand="0" w:evenVBand="0" w:oddHBand="0" w:evenHBand="0" w:firstRowFirstColumn="0" w:firstRowLastColumn="0" w:lastRowFirstColumn="0" w:lastRowLastColumn="0"/>
              <w:rPr>
                <w:i/>
              </w:rPr>
            </w:pPr>
            <w:r w:rsidRPr="00ED30E7">
              <w:rPr>
                <w:rFonts w:hint="eastAsia"/>
                <w:i/>
              </w:rPr>
              <w:t>Arch/MEP/Structural</w:t>
            </w:r>
          </w:p>
        </w:tc>
        <w:tc>
          <w:tcPr>
            <w:tcW w:w="243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ED30E7" w:rsidR="00550523" w:rsidP="00550523" w:rsidRDefault="00550523" w14:paraId="10A43406" w14:textId="5565C17A">
            <w:pPr>
              <w:ind w:left="0"/>
              <w:jc w:val="left"/>
              <w:cnfStyle w:val="000000000000" w:firstRow="0" w:lastRow="0" w:firstColumn="0" w:lastColumn="0" w:oddVBand="0" w:evenVBand="0" w:oddHBand="0" w:evenHBand="0" w:firstRowFirstColumn="0" w:firstRowLastColumn="0" w:lastRowFirstColumn="0" w:lastRowLastColumn="0"/>
              <w:rPr>
                <w:i/>
              </w:rPr>
            </w:pPr>
            <w:r w:rsidRPr="00ED30E7">
              <w:rPr>
                <w:rFonts w:eastAsia="Roboto Condensed" w:cstheme="minorHAnsi"/>
                <w:i/>
              </w:rPr>
              <w:t>Weekly</w:t>
            </w:r>
          </w:p>
        </w:tc>
      </w:tr>
      <w:tr w:rsidRPr="00C204B2" w:rsidR="00550523" w:rsidTr="0082034F" w14:paraId="66F734F4" w14:textId="77777777">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ED30E7" w:rsidR="00550523" w:rsidP="00550523" w:rsidRDefault="00550523" w14:paraId="3F18CD90" w14:textId="53704E71">
            <w:pPr>
              <w:ind w:left="0"/>
              <w:jc w:val="left"/>
              <w:rPr>
                <w:b w:val="0"/>
                <w:i/>
              </w:rPr>
            </w:pPr>
            <w:r w:rsidRPr="00ED30E7">
              <w:rPr>
                <w:rFonts w:eastAsia="Roboto Condensed" w:cstheme="minorHAnsi"/>
                <w:i/>
              </w:rPr>
              <w:t>Design Development</w:t>
            </w:r>
          </w:p>
        </w:tc>
        <w:tc>
          <w:tcPr>
            <w:tcW w:w="4680"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ED30E7" w:rsidR="00550523" w:rsidP="00550523" w:rsidRDefault="00550523" w14:paraId="3592D9D1" w14:textId="42B0724C">
            <w:pPr>
              <w:ind w:left="0"/>
              <w:jc w:val="left"/>
              <w:cnfStyle w:val="000000100000" w:firstRow="0" w:lastRow="0" w:firstColumn="0" w:lastColumn="0" w:oddVBand="0" w:evenVBand="0" w:oddHBand="1" w:evenHBand="0" w:firstRowFirstColumn="0" w:firstRowLastColumn="0" w:lastRowFirstColumn="0" w:lastRowLastColumn="0"/>
              <w:rPr>
                <w:i/>
              </w:rPr>
            </w:pPr>
            <w:r w:rsidRPr="00ED30E7">
              <w:rPr>
                <w:rFonts w:eastAsia="Roboto Condensed" w:cstheme="minorHAnsi"/>
                <w:i/>
              </w:rPr>
              <w:t>Arch/MEP/Structural</w:t>
            </w:r>
          </w:p>
        </w:tc>
        <w:tc>
          <w:tcPr>
            <w:tcW w:w="2430"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ED30E7" w:rsidR="00550523" w:rsidP="00550523" w:rsidRDefault="00550523" w14:paraId="5DBAEBDC" w14:textId="284933C2">
            <w:pPr>
              <w:ind w:left="0"/>
              <w:jc w:val="left"/>
              <w:cnfStyle w:val="000000100000" w:firstRow="0" w:lastRow="0" w:firstColumn="0" w:lastColumn="0" w:oddVBand="0" w:evenVBand="0" w:oddHBand="1" w:evenHBand="0" w:firstRowFirstColumn="0" w:firstRowLastColumn="0" w:lastRowFirstColumn="0" w:lastRowLastColumn="0"/>
              <w:rPr>
                <w:i/>
              </w:rPr>
            </w:pPr>
            <w:r w:rsidRPr="00ED30E7">
              <w:rPr>
                <w:rFonts w:eastAsia="Roboto Condensed" w:cstheme="minorHAnsi"/>
                <w:i/>
              </w:rPr>
              <w:t>Weekly</w:t>
            </w:r>
            <w:r w:rsidR="00F83AE5">
              <w:rPr>
                <w:rFonts w:eastAsia="Roboto Condensed" w:cstheme="minorHAnsi"/>
                <w:i/>
              </w:rPr>
              <w:t>/</w:t>
            </w:r>
            <w:r w:rsidRPr="00ED30E7" w:rsidR="00F83AE5">
              <w:rPr>
                <w:rFonts w:eastAsia="Roboto Condensed" w:cstheme="minorHAnsi"/>
                <w:i/>
              </w:rPr>
              <w:t xml:space="preserve"> Fortnightly</w:t>
            </w:r>
          </w:p>
        </w:tc>
      </w:tr>
      <w:tr w:rsidRPr="00C204B2" w:rsidR="00550523" w:rsidTr="0082034F" w14:paraId="59D0AF8F" w14:textId="77777777">
        <w:trPr>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ED30E7" w:rsidR="00550523" w:rsidP="00550523" w:rsidRDefault="00550523" w14:paraId="34B77345" w14:textId="727034C8">
            <w:pPr>
              <w:ind w:left="0"/>
              <w:jc w:val="left"/>
              <w:rPr>
                <w:b w:val="0"/>
                <w:i/>
              </w:rPr>
            </w:pPr>
            <w:r w:rsidRPr="00ED30E7">
              <w:rPr>
                <w:rFonts w:eastAsia="Roboto Condensed" w:cstheme="minorHAnsi"/>
                <w:i/>
              </w:rPr>
              <w:t>Construction Documents</w:t>
            </w:r>
          </w:p>
        </w:tc>
        <w:tc>
          <w:tcPr>
            <w:tcW w:w="4680"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ED30E7" w:rsidR="00550523" w:rsidP="00550523" w:rsidRDefault="00550523" w14:paraId="7CCDF6DA" w14:textId="7DAFB410">
            <w:pPr>
              <w:ind w:left="0"/>
              <w:jc w:val="left"/>
              <w:cnfStyle w:val="000000000000" w:firstRow="0" w:lastRow="0" w:firstColumn="0" w:lastColumn="0" w:oddVBand="0" w:evenVBand="0" w:oddHBand="0" w:evenHBand="0" w:firstRowFirstColumn="0" w:firstRowLastColumn="0" w:lastRowFirstColumn="0" w:lastRowLastColumn="0"/>
              <w:rPr>
                <w:i/>
              </w:rPr>
            </w:pPr>
            <w:r w:rsidRPr="00ED30E7">
              <w:rPr>
                <w:rFonts w:eastAsia="Roboto Condensed" w:cstheme="minorHAnsi"/>
                <w:i/>
              </w:rPr>
              <w:t>Arch/MEP/Structural/Contractor/Subcontractors</w:t>
            </w:r>
          </w:p>
        </w:tc>
        <w:tc>
          <w:tcPr>
            <w:tcW w:w="2430"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ED30E7" w:rsidR="00550523" w:rsidP="00550523" w:rsidRDefault="00550523" w14:paraId="048412C5" w14:textId="6AAD7844">
            <w:pPr>
              <w:ind w:left="0"/>
              <w:jc w:val="left"/>
              <w:cnfStyle w:val="000000000000" w:firstRow="0" w:lastRow="0" w:firstColumn="0" w:lastColumn="0" w:oddVBand="0" w:evenVBand="0" w:oddHBand="0" w:evenHBand="0" w:firstRowFirstColumn="0" w:firstRowLastColumn="0" w:lastRowFirstColumn="0" w:lastRowLastColumn="0"/>
              <w:rPr>
                <w:i/>
              </w:rPr>
            </w:pPr>
            <w:r w:rsidRPr="00ED30E7">
              <w:rPr>
                <w:rFonts w:eastAsia="Roboto Condensed" w:cstheme="minorHAnsi"/>
                <w:i/>
              </w:rPr>
              <w:t>Fortnightly</w:t>
            </w:r>
          </w:p>
        </w:tc>
      </w:tr>
    </w:tbl>
    <w:p w:rsidRPr="008D08F3" w:rsidR="008D08F3" w:rsidP="008D08F3" w:rsidRDefault="008D08F3" w14:paraId="4251F931" w14:textId="77777777">
      <w:pPr>
        <w:pStyle w:val="Ttulo3"/>
        <w:numPr>
          <w:ilvl w:val="0"/>
          <w:numId w:val="0"/>
        </w:numPr>
        <w:ind w:left="720" w:hanging="720"/>
        <w:rPr>
          <w:color w:val="AE9142" w:themeColor="accent2"/>
          <w:sz w:val="22"/>
          <w:szCs w:val="22"/>
        </w:rPr>
      </w:pPr>
      <w:bookmarkStart w:name="_Toc54059541" w:id="679"/>
      <w:bookmarkStart w:name="_Toc54059542" w:id="680"/>
      <w:bookmarkStart w:name="_Toc54059543" w:id="681"/>
      <w:bookmarkStart w:name="_Toc54059544" w:id="682"/>
      <w:bookmarkStart w:name="_Toc54059545" w:id="683"/>
      <w:bookmarkStart w:name="_Toc54059546" w:id="684"/>
      <w:bookmarkStart w:name="_Toc54059547" w:id="685"/>
      <w:bookmarkStart w:name="_Toc54059548" w:id="686"/>
      <w:bookmarkStart w:name="_Toc54059549" w:id="687"/>
      <w:bookmarkStart w:name="_Toc54059550" w:id="688"/>
      <w:bookmarkStart w:name="_Toc54059551" w:id="689"/>
      <w:bookmarkStart w:name="_Toc54059552" w:id="690"/>
      <w:bookmarkStart w:name="_Toc54059553" w:id="691"/>
      <w:bookmarkStart w:name="_Toc54059554" w:id="692"/>
      <w:bookmarkStart w:name="_Toc79671817" w:id="693"/>
      <w:bookmarkStart w:name="_Ref59124343" w:id="694"/>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r w:rsidRPr="008D08F3">
        <w:rPr>
          <w:color w:val="AE9142" w:themeColor="accent2"/>
          <w:sz w:val="22"/>
          <w:szCs w:val="22"/>
        </w:rPr>
        <w:t>8.3.1 BIM Models Exchange</w:t>
      </w:r>
      <w:bookmarkEnd w:id="693"/>
    </w:p>
    <w:p w:rsidRPr="008D08F3" w:rsidR="008D08F3" w:rsidP="008D08F3" w:rsidRDefault="008D08F3" w14:paraId="5DD1AFC8" w14:textId="77777777">
      <w:pPr>
        <w:rPr>
          <w:szCs w:val="18"/>
        </w:rPr>
      </w:pPr>
      <w:r w:rsidRPr="008D08F3">
        <w:rPr>
          <w:szCs w:val="18"/>
        </w:rPr>
        <w:t>Depending on which BIM Model format, the process of exchanging the information across all teams is different.</w:t>
      </w:r>
    </w:p>
    <w:p w:rsidRPr="008D08F3" w:rsidR="008D08F3" w:rsidP="008D08F3" w:rsidRDefault="008D08F3" w14:paraId="50516379" w14:textId="77777777">
      <w:pPr>
        <w:rPr>
          <w:b/>
          <w:szCs w:val="18"/>
        </w:rPr>
      </w:pPr>
      <w:r w:rsidRPr="008D08F3">
        <w:rPr>
          <w:b/>
          <w:szCs w:val="18"/>
        </w:rPr>
        <w:t>Revit Models Exchange</w:t>
      </w:r>
    </w:p>
    <w:p w:rsidRPr="008D08F3" w:rsidR="008D08F3" w:rsidP="008D08F3" w:rsidRDefault="008D08F3" w14:paraId="5D61EE4D" w14:textId="77777777">
      <w:pPr>
        <w:rPr>
          <w:szCs w:val="18"/>
        </w:rPr>
      </w:pPr>
      <w:r w:rsidRPr="008D08F3">
        <w:rPr>
          <w:szCs w:val="18"/>
        </w:rPr>
        <w:t xml:space="preserve">All native models should be exchanged using the Collaboration Pro module in BIM360 on a weekly basis. A proper naming convention should be followed – please refer to sub-topic </w:t>
      </w:r>
      <w:r w:rsidRPr="008D08F3">
        <w:rPr>
          <w:color w:val="AE9142" w:themeColor="text1"/>
          <w:szCs w:val="18"/>
        </w:rPr>
        <w:fldChar w:fldCharType="begin"/>
      </w:r>
      <w:r w:rsidRPr="008D08F3">
        <w:rPr>
          <w:color w:val="AE9142" w:themeColor="text1"/>
          <w:szCs w:val="18"/>
        </w:rPr>
        <w:instrText xml:space="preserve"> REF _Ref72835585 \h  \* MERGEFORMAT </w:instrText>
      </w:r>
      <w:r w:rsidRPr="008D08F3">
        <w:rPr>
          <w:color w:val="AE9142" w:themeColor="text1"/>
          <w:szCs w:val="18"/>
        </w:rPr>
      </w:r>
      <w:r w:rsidRPr="008D08F3">
        <w:rPr>
          <w:color w:val="AE9142" w:themeColor="text1"/>
          <w:szCs w:val="18"/>
        </w:rPr>
        <w:fldChar w:fldCharType="separate"/>
      </w:r>
      <w:r w:rsidRPr="008D08F3">
        <w:rPr>
          <w:color w:val="AE9142" w:themeColor="text1"/>
          <w:szCs w:val="18"/>
        </w:rPr>
        <w:t>8.1.1 BIM360 Package Exchange</w:t>
      </w:r>
      <w:r w:rsidRPr="008D08F3">
        <w:rPr>
          <w:color w:val="AE9142" w:themeColor="text1"/>
          <w:szCs w:val="18"/>
        </w:rPr>
        <w:fldChar w:fldCharType="end"/>
      </w:r>
      <w:r w:rsidRPr="008D08F3">
        <w:rPr>
          <w:szCs w:val="18"/>
        </w:rPr>
        <w:t>. All consultants should be adding a description informing the major changes.</w:t>
      </w:r>
    </w:p>
    <w:p w:rsidRPr="008D08F3" w:rsidR="008D08F3" w:rsidP="008D08F3" w:rsidRDefault="008D08F3" w14:paraId="10FFD58B" w14:textId="77777777">
      <w:pPr>
        <w:rPr>
          <w:szCs w:val="18"/>
        </w:rPr>
      </w:pPr>
    </w:p>
    <w:p w:rsidRPr="008D08F3" w:rsidR="008D08F3" w:rsidP="008D08F3" w:rsidRDefault="008D08F3" w14:paraId="41AFF99B" w14:textId="77777777">
      <w:pPr>
        <w:rPr>
          <w:szCs w:val="18"/>
        </w:rPr>
      </w:pPr>
      <w:r w:rsidRPr="008D08F3">
        <w:rPr>
          <w:szCs w:val="18"/>
        </w:rPr>
        <w:t xml:space="preserve">As the Interior Design consultants doesn´t have access to the Collaboration Pro module, Revit models must be exchanged manually. By having the models </w:t>
      </w:r>
      <w:proofErr w:type="spellStart"/>
      <w:r w:rsidRPr="008D08F3">
        <w:rPr>
          <w:szCs w:val="18"/>
        </w:rPr>
        <w:t>workshared</w:t>
      </w:r>
      <w:proofErr w:type="spellEnd"/>
      <w:r w:rsidRPr="008D08F3">
        <w:rPr>
          <w:szCs w:val="18"/>
        </w:rPr>
        <w:t xml:space="preserve"> in the work in progress folder – </w:t>
      </w:r>
      <w:r w:rsidRPr="008D08F3">
        <w:rPr>
          <w:i/>
          <w:iCs/>
          <w:szCs w:val="18"/>
        </w:rPr>
        <w:t>01_WIP</w:t>
      </w:r>
      <w:r w:rsidRPr="008D08F3">
        <w:rPr>
          <w:szCs w:val="18"/>
        </w:rPr>
        <w:t xml:space="preserve"> – all models should be copied into the folder by using the BIM360 feature: 02_SHARED&gt;</w:t>
      </w:r>
      <w:r w:rsidRPr="008D08F3">
        <w:rPr>
          <w:i/>
          <w:iCs/>
          <w:szCs w:val="18"/>
        </w:rPr>
        <w:t>Asset folder</w:t>
      </w:r>
      <w:r w:rsidRPr="008D08F3">
        <w:rPr>
          <w:szCs w:val="18"/>
        </w:rPr>
        <w:t>&gt;</w:t>
      </w:r>
      <w:r w:rsidRPr="008D08F3">
        <w:rPr>
          <w:i/>
          <w:iCs/>
          <w:szCs w:val="18"/>
        </w:rPr>
        <w:t>Discipline folder</w:t>
      </w:r>
      <w:r w:rsidRPr="008D08F3">
        <w:rPr>
          <w:szCs w:val="18"/>
        </w:rPr>
        <w:t>. Along with the Exchange, a communication should be sent out to all consultants informing the major changes.</w:t>
      </w:r>
    </w:p>
    <w:p w:rsidRPr="008D08F3" w:rsidR="008D08F3" w:rsidP="008D08F3" w:rsidRDefault="008D08F3" w14:paraId="17078D6C" w14:textId="77777777">
      <w:pPr>
        <w:rPr>
          <w:szCs w:val="18"/>
        </w:rPr>
      </w:pPr>
      <w:r w:rsidRPr="008D08F3">
        <w:rPr>
          <w:szCs w:val="18"/>
        </w:rPr>
        <w:t>All consultants should access to the 02_SHARED&gt;</w:t>
      </w:r>
      <w:r w:rsidRPr="008D08F3">
        <w:rPr>
          <w:i/>
          <w:iCs/>
          <w:szCs w:val="18"/>
        </w:rPr>
        <w:t>Asset folder</w:t>
      </w:r>
      <w:r w:rsidRPr="008D08F3">
        <w:rPr>
          <w:szCs w:val="18"/>
        </w:rPr>
        <w:t>&gt;</w:t>
      </w:r>
      <w:r w:rsidRPr="008D08F3">
        <w:rPr>
          <w:i/>
          <w:iCs/>
          <w:szCs w:val="18"/>
        </w:rPr>
        <w:t>Discipline folder</w:t>
      </w:r>
      <w:r w:rsidRPr="008D08F3">
        <w:rPr>
          <w:szCs w:val="18"/>
        </w:rPr>
        <w:t xml:space="preserve"> and do a copy of the models into the Consumed folder: 01_WIP&gt;</w:t>
      </w:r>
      <w:r w:rsidRPr="008D08F3">
        <w:rPr>
          <w:i/>
          <w:iCs/>
          <w:szCs w:val="18"/>
        </w:rPr>
        <w:t>Discipline folder</w:t>
      </w:r>
      <w:r w:rsidRPr="008D08F3">
        <w:rPr>
          <w:szCs w:val="18"/>
        </w:rPr>
        <w:t xml:space="preserve">&gt;Consumed&gt;HW3_06_ID-Interior Design – </w:t>
      </w:r>
      <w:r w:rsidRPr="008D08F3">
        <w:rPr>
          <w:i/>
          <w:iCs/>
          <w:szCs w:val="18"/>
        </w:rPr>
        <w:t>this folder should be created manually</w:t>
      </w:r>
      <w:r w:rsidRPr="008D08F3">
        <w:rPr>
          <w:szCs w:val="18"/>
        </w:rPr>
        <w:t>.</w:t>
      </w:r>
    </w:p>
    <w:p w:rsidRPr="008D08F3" w:rsidR="008D08F3" w:rsidP="008D08F3" w:rsidRDefault="008D08F3" w14:paraId="17C9211C" w14:textId="77777777">
      <w:pPr>
        <w:rPr>
          <w:b/>
          <w:szCs w:val="18"/>
        </w:rPr>
      </w:pPr>
      <w:r w:rsidRPr="008D08F3">
        <w:rPr>
          <w:b/>
          <w:szCs w:val="18"/>
        </w:rPr>
        <w:t>NWC and NWD Models Exchange</w:t>
      </w:r>
    </w:p>
    <w:p w:rsidRPr="008D08F3" w:rsidR="008D08F3" w:rsidP="008D08F3" w:rsidRDefault="008D08F3" w14:paraId="1A07DD7B" w14:textId="77777777">
      <w:pPr>
        <w:rPr>
          <w:rFonts w:cstheme="minorHAnsi"/>
          <w:color w:val="00968F" w:themeColor="accent3"/>
          <w:szCs w:val="18"/>
        </w:rPr>
      </w:pPr>
      <w:r w:rsidRPr="008D08F3">
        <w:rPr>
          <w:szCs w:val="18"/>
        </w:rPr>
        <w:t xml:space="preserve">All Revit models should be exported following the requirements needed – please refer to </w:t>
      </w:r>
      <w:r w:rsidRPr="008D08F3">
        <w:rPr>
          <w:color w:val="AE9142" w:themeColor="text1"/>
          <w:szCs w:val="18"/>
        </w:rPr>
        <w:fldChar w:fldCharType="begin"/>
      </w:r>
      <w:r w:rsidRPr="008D08F3">
        <w:rPr>
          <w:color w:val="AE9142" w:themeColor="text1"/>
          <w:szCs w:val="18"/>
        </w:rPr>
        <w:instrText xml:space="preserve"> REF _Ref72836291 \h  \* MERGEFORMAT </w:instrText>
      </w:r>
      <w:r w:rsidRPr="008D08F3">
        <w:rPr>
          <w:color w:val="AE9142" w:themeColor="text1"/>
          <w:szCs w:val="18"/>
        </w:rPr>
      </w:r>
      <w:r w:rsidRPr="008D08F3">
        <w:rPr>
          <w:color w:val="AE9142" w:themeColor="text1"/>
          <w:szCs w:val="18"/>
        </w:rPr>
        <w:fldChar w:fldCharType="separate"/>
      </w:r>
      <w:r w:rsidRPr="008D08F3">
        <w:rPr>
          <w:color w:val="AE9142" w:themeColor="text1"/>
          <w:szCs w:val="18"/>
        </w:rPr>
        <w:t>APPENDIX P – BIM Guides</w:t>
      </w:r>
      <w:r w:rsidRPr="008D08F3">
        <w:rPr>
          <w:color w:val="AE9142" w:themeColor="text1"/>
          <w:szCs w:val="18"/>
        </w:rPr>
        <w:fldChar w:fldCharType="end"/>
      </w:r>
      <w:r w:rsidRPr="008D08F3">
        <w:rPr>
          <w:color w:val="AE9142" w:themeColor="text1"/>
          <w:szCs w:val="18"/>
        </w:rPr>
        <w:t xml:space="preserve"> </w:t>
      </w:r>
      <w:r w:rsidRPr="008D08F3">
        <w:rPr>
          <w:szCs w:val="18"/>
        </w:rPr>
        <w:t>– and uploaded manually into a folder in BIM360 located at: 03_SUBMISSIONS&gt;01_OnGoing Design Coordination&gt;12_IM-Information Management&gt;</w:t>
      </w:r>
      <w:r w:rsidRPr="008D08F3">
        <w:rPr>
          <w:i/>
          <w:iCs/>
          <w:szCs w:val="18"/>
        </w:rPr>
        <w:t>Asset folder</w:t>
      </w:r>
      <w:r w:rsidRPr="008D08F3">
        <w:rPr>
          <w:szCs w:val="18"/>
        </w:rPr>
        <w:t>&gt;</w:t>
      </w:r>
      <w:r w:rsidRPr="008D08F3">
        <w:rPr>
          <w:i/>
          <w:iCs/>
          <w:szCs w:val="18"/>
        </w:rPr>
        <w:t>weekly folder</w:t>
      </w:r>
      <w:r w:rsidRPr="008D08F3">
        <w:rPr>
          <w:szCs w:val="18"/>
        </w:rPr>
        <w:t>&gt;NWC&gt;</w:t>
      </w:r>
      <w:r w:rsidRPr="008D08F3">
        <w:rPr>
          <w:i/>
          <w:iCs/>
          <w:szCs w:val="18"/>
        </w:rPr>
        <w:t>Discipline folder</w:t>
      </w:r>
      <w:r w:rsidRPr="008D08F3">
        <w:rPr>
          <w:szCs w:val="18"/>
        </w:rPr>
        <w:t>.</w:t>
      </w:r>
    </w:p>
    <w:p w:rsidRPr="008D08F3" w:rsidR="008D08F3" w:rsidP="008D08F3" w:rsidRDefault="008D08F3" w14:paraId="3AC874E7" w14:textId="77777777">
      <w:pPr>
        <w:rPr>
          <w:b/>
          <w:szCs w:val="18"/>
        </w:rPr>
      </w:pPr>
      <w:proofErr w:type="spellStart"/>
      <w:r w:rsidRPr="008D08F3">
        <w:rPr>
          <w:b/>
          <w:szCs w:val="18"/>
        </w:rPr>
        <w:t>DWFx</w:t>
      </w:r>
      <w:proofErr w:type="spellEnd"/>
      <w:r w:rsidRPr="008D08F3">
        <w:rPr>
          <w:b/>
          <w:szCs w:val="18"/>
        </w:rPr>
        <w:t xml:space="preserve"> Models Exchange</w:t>
      </w:r>
    </w:p>
    <w:p w:rsidRPr="008D08F3" w:rsidR="008D08F3" w:rsidP="008D08F3" w:rsidRDefault="008D08F3" w14:paraId="373984C1" w14:textId="77777777">
      <w:pPr>
        <w:rPr>
          <w:szCs w:val="18"/>
        </w:rPr>
      </w:pPr>
      <w:r w:rsidRPr="008D08F3">
        <w:rPr>
          <w:szCs w:val="18"/>
        </w:rPr>
        <w:lastRenderedPageBreak/>
        <w:t xml:space="preserve">All DWF models should be exported following the requirements needed – please refer to </w:t>
      </w:r>
      <w:r w:rsidRPr="008D08F3">
        <w:rPr>
          <w:color w:val="AE9142" w:themeColor="text1"/>
          <w:szCs w:val="18"/>
        </w:rPr>
        <w:fldChar w:fldCharType="begin"/>
      </w:r>
      <w:r w:rsidRPr="008D08F3">
        <w:rPr>
          <w:color w:val="AE9142" w:themeColor="text1"/>
          <w:szCs w:val="18"/>
        </w:rPr>
        <w:instrText xml:space="preserve"> REF _Ref72836291 \h  \* MERGEFORMAT </w:instrText>
      </w:r>
      <w:r w:rsidRPr="008D08F3">
        <w:rPr>
          <w:color w:val="AE9142" w:themeColor="text1"/>
          <w:szCs w:val="18"/>
        </w:rPr>
      </w:r>
      <w:r w:rsidRPr="008D08F3">
        <w:rPr>
          <w:color w:val="AE9142" w:themeColor="text1"/>
          <w:szCs w:val="18"/>
        </w:rPr>
        <w:fldChar w:fldCharType="separate"/>
      </w:r>
      <w:r w:rsidRPr="008D08F3">
        <w:rPr>
          <w:color w:val="AE9142" w:themeColor="text1"/>
          <w:szCs w:val="18"/>
        </w:rPr>
        <w:t>APPENDIX P – BIM Guides</w:t>
      </w:r>
      <w:r w:rsidRPr="008D08F3">
        <w:rPr>
          <w:color w:val="AE9142" w:themeColor="text1"/>
          <w:szCs w:val="18"/>
        </w:rPr>
        <w:fldChar w:fldCharType="end"/>
      </w:r>
      <w:r w:rsidRPr="008D08F3">
        <w:rPr>
          <w:color w:val="AE9142" w:themeColor="text1"/>
          <w:szCs w:val="18"/>
        </w:rPr>
        <w:t xml:space="preserve"> </w:t>
      </w:r>
      <w:r w:rsidRPr="008D08F3">
        <w:rPr>
          <w:szCs w:val="18"/>
        </w:rPr>
        <w:t>– and uploaded manually into a folder located at: 03_SUBMISSIONS&gt;01_OnGoing Design Coordination&gt;12_IM-Information Management&gt;</w:t>
      </w:r>
      <w:r w:rsidRPr="008D08F3">
        <w:rPr>
          <w:i/>
          <w:iCs/>
          <w:szCs w:val="18"/>
        </w:rPr>
        <w:t>Asset folder</w:t>
      </w:r>
      <w:r w:rsidRPr="008D08F3">
        <w:rPr>
          <w:szCs w:val="18"/>
        </w:rPr>
        <w:t>&gt;</w:t>
      </w:r>
      <w:r w:rsidRPr="008D08F3">
        <w:rPr>
          <w:i/>
          <w:iCs/>
          <w:szCs w:val="18"/>
        </w:rPr>
        <w:t>weekly folder</w:t>
      </w:r>
      <w:r w:rsidRPr="008D08F3">
        <w:rPr>
          <w:szCs w:val="18"/>
        </w:rPr>
        <w:t>&gt;</w:t>
      </w:r>
      <w:proofErr w:type="spellStart"/>
      <w:r w:rsidRPr="008D08F3">
        <w:rPr>
          <w:szCs w:val="18"/>
        </w:rPr>
        <w:t>NWFx</w:t>
      </w:r>
      <w:proofErr w:type="spellEnd"/>
      <w:r w:rsidRPr="008D08F3">
        <w:rPr>
          <w:szCs w:val="18"/>
        </w:rPr>
        <w:t>&gt;</w:t>
      </w:r>
      <w:r w:rsidRPr="008D08F3">
        <w:rPr>
          <w:i/>
          <w:iCs/>
          <w:szCs w:val="18"/>
        </w:rPr>
        <w:t>Discipline folder</w:t>
      </w:r>
      <w:r w:rsidRPr="008D08F3">
        <w:rPr>
          <w:szCs w:val="18"/>
        </w:rPr>
        <w:t>.</w:t>
      </w:r>
    </w:p>
    <w:p w:rsidRPr="008D08F3" w:rsidR="008D08F3" w:rsidP="008D08F3" w:rsidRDefault="008D08F3" w14:paraId="34A6BADA" w14:textId="77777777">
      <w:pPr>
        <w:rPr>
          <w:szCs w:val="18"/>
        </w:rPr>
      </w:pPr>
      <w:r w:rsidRPr="008D08F3">
        <w:rPr>
          <w:szCs w:val="18"/>
        </w:rPr>
        <w:t xml:space="preserve">It´s required that the </w:t>
      </w:r>
      <w:proofErr w:type="spellStart"/>
      <w:r w:rsidRPr="008D08F3">
        <w:rPr>
          <w:szCs w:val="18"/>
        </w:rPr>
        <w:t>DWFx</w:t>
      </w:r>
      <w:proofErr w:type="spellEnd"/>
      <w:r w:rsidRPr="008D08F3">
        <w:rPr>
          <w:szCs w:val="18"/>
        </w:rPr>
        <w:t xml:space="preserve"> models contains 70% of the </w:t>
      </w:r>
      <w:proofErr w:type="spellStart"/>
      <w:r w:rsidRPr="008D08F3">
        <w:rPr>
          <w:i/>
          <w:iCs/>
          <w:szCs w:val="18"/>
        </w:rPr>
        <w:t>Omniclass</w:t>
      </w:r>
      <w:proofErr w:type="spellEnd"/>
      <w:r w:rsidRPr="008D08F3">
        <w:rPr>
          <w:szCs w:val="18"/>
        </w:rPr>
        <w:t xml:space="preserve"> codes included – please refer to </w:t>
      </w:r>
      <w:r w:rsidRPr="008D08F3">
        <w:rPr>
          <w:color w:val="AE9142" w:themeColor="text1"/>
          <w:szCs w:val="18"/>
        </w:rPr>
        <w:fldChar w:fldCharType="begin"/>
      </w:r>
      <w:r w:rsidRPr="008D08F3">
        <w:rPr>
          <w:color w:val="AE9142" w:themeColor="text1"/>
          <w:szCs w:val="18"/>
        </w:rPr>
        <w:instrText xml:space="preserve"> REF _Ref72836619 \h  \* MERGEFORMAT </w:instrText>
      </w:r>
      <w:r w:rsidRPr="008D08F3">
        <w:rPr>
          <w:color w:val="AE9142" w:themeColor="text1"/>
          <w:szCs w:val="18"/>
        </w:rPr>
      </w:r>
      <w:r w:rsidRPr="008D08F3">
        <w:rPr>
          <w:color w:val="AE9142" w:themeColor="text1"/>
          <w:szCs w:val="18"/>
        </w:rPr>
        <w:fldChar w:fldCharType="separate"/>
      </w:r>
      <w:r w:rsidRPr="008D08F3">
        <w:rPr>
          <w:rFonts w:hint="eastAsia"/>
          <w:color w:val="AE9142" w:themeColor="text1"/>
          <w:szCs w:val="18"/>
        </w:rPr>
        <w:t xml:space="preserve">APPENDIX J </w:t>
      </w:r>
      <w:r w:rsidRPr="008D08F3">
        <w:rPr>
          <w:rFonts w:hint="eastAsia"/>
          <w:color w:val="AE9142" w:themeColor="text1"/>
          <w:szCs w:val="18"/>
        </w:rPr>
        <w:t>–</w:t>
      </w:r>
      <w:r w:rsidRPr="008D08F3">
        <w:rPr>
          <w:rFonts w:hint="eastAsia"/>
          <w:color w:val="AE9142" w:themeColor="text1"/>
          <w:szCs w:val="18"/>
        </w:rPr>
        <w:t xml:space="preserve"> Master Information Delivery </w:t>
      </w:r>
      <w:r w:rsidRPr="008D08F3">
        <w:rPr>
          <w:color w:val="AE9142" w:themeColor="text1"/>
          <w:szCs w:val="18"/>
        </w:rPr>
        <w:t>Plan</w:t>
      </w:r>
      <w:r w:rsidRPr="008D08F3">
        <w:rPr>
          <w:color w:val="AE9142" w:themeColor="text1"/>
          <w:szCs w:val="18"/>
        </w:rPr>
        <w:fldChar w:fldCharType="end"/>
      </w:r>
      <w:r w:rsidRPr="008D08F3">
        <w:rPr>
          <w:szCs w:val="18"/>
        </w:rPr>
        <w:t>.</w:t>
      </w:r>
    </w:p>
    <w:p w:rsidRPr="008D08F3" w:rsidR="008D08F3" w:rsidP="008D08F3" w:rsidRDefault="008D08F3" w14:paraId="7B5B15C2" w14:textId="77777777">
      <w:pPr>
        <w:rPr>
          <w:b/>
          <w:szCs w:val="18"/>
        </w:rPr>
      </w:pPr>
      <w:r w:rsidRPr="008D08F3">
        <w:rPr>
          <w:b/>
          <w:szCs w:val="18"/>
        </w:rPr>
        <w:t>IFC Models Exchange</w:t>
      </w:r>
    </w:p>
    <w:p w:rsidRPr="008D08F3" w:rsidR="008D08F3" w:rsidP="008D08F3" w:rsidRDefault="008D08F3" w14:paraId="705EA823" w14:textId="77777777">
      <w:pPr>
        <w:rPr>
          <w:rFonts w:cstheme="minorHAnsi"/>
          <w:i/>
          <w:color w:val="00968F" w:themeColor="accent3"/>
          <w:szCs w:val="18"/>
        </w:rPr>
      </w:pPr>
      <w:r w:rsidRPr="008D08F3">
        <w:rPr>
          <w:szCs w:val="18"/>
        </w:rPr>
        <w:t xml:space="preserve">All IFC models should be exported following the requirements needed – please refer to </w:t>
      </w:r>
      <w:r w:rsidRPr="008D08F3">
        <w:rPr>
          <w:color w:val="AE9142" w:themeColor="text1"/>
          <w:szCs w:val="18"/>
        </w:rPr>
        <w:fldChar w:fldCharType="begin"/>
      </w:r>
      <w:r w:rsidRPr="008D08F3">
        <w:rPr>
          <w:color w:val="AE9142" w:themeColor="text1"/>
          <w:szCs w:val="18"/>
        </w:rPr>
        <w:instrText xml:space="preserve"> REF _Ref72836291 \h  \* MERGEFORMAT </w:instrText>
      </w:r>
      <w:r w:rsidRPr="008D08F3">
        <w:rPr>
          <w:color w:val="AE9142" w:themeColor="text1"/>
          <w:szCs w:val="18"/>
        </w:rPr>
      </w:r>
      <w:r w:rsidRPr="008D08F3">
        <w:rPr>
          <w:color w:val="AE9142" w:themeColor="text1"/>
          <w:szCs w:val="18"/>
        </w:rPr>
        <w:fldChar w:fldCharType="separate"/>
      </w:r>
      <w:r w:rsidRPr="008D08F3">
        <w:rPr>
          <w:color w:val="AE9142" w:themeColor="text1"/>
          <w:szCs w:val="18"/>
        </w:rPr>
        <w:t>APPENDIX P – BIM Guides</w:t>
      </w:r>
      <w:r w:rsidRPr="008D08F3">
        <w:rPr>
          <w:color w:val="AE9142" w:themeColor="text1"/>
          <w:szCs w:val="18"/>
        </w:rPr>
        <w:fldChar w:fldCharType="end"/>
      </w:r>
      <w:r w:rsidRPr="008D08F3">
        <w:rPr>
          <w:rFonts w:hint="eastAsia"/>
          <w:szCs w:val="18"/>
        </w:rPr>
        <w:t>.</w:t>
      </w:r>
      <w:r w:rsidRPr="008D08F3">
        <w:rPr>
          <w:szCs w:val="18"/>
        </w:rPr>
        <w:t xml:space="preserve"> These models are only required to be exchanged on a gate submission and should be followed the workflow in place for the submissions.</w:t>
      </w:r>
    </w:p>
    <w:p w:rsidRPr="008D08F3" w:rsidR="008D08F3" w:rsidP="008D08F3" w:rsidRDefault="008D08F3" w14:paraId="7A653FDF" w14:textId="77777777">
      <w:pPr>
        <w:rPr>
          <w:szCs w:val="18"/>
        </w:rPr>
      </w:pPr>
    </w:p>
    <w:p w:rsidRPr="008D08F3" w:rsidR="008D08F3" w:rsidP="008D08F3" w:rsidRDefault="008D08F3" w14:paraId="19504347" w14:textId="77777777">
      <w:pPr>
        <w:pStyle w:val="Sangradetextonormal"/>
      </w:pPr>
      <w:r w:rsidRPr="008D08F3">
        <w:t>BIM Models should be shared according to the table below:</w:t>
      </w:r>
    </w:p>
    <w:tbl>
      <w:tblPr>
        <w:tblStyle w:val="GridTable441"/>
        <w:tblW w:w="5587" w:type="dxa"/>
        <w:jc w:val="center"/>
        <w:tblLayout w:type="fixed"/>
        <w:tblLook w:val="04A0" w:firstRow="1" w:lastRow="0" w:firstColumn="1" w:lastColumn="0" w:noHBand="0" w:noVBand="1"/>
      </w:tblPr>
      <w:tblGrid>
        <w:gridCol w:w="1396"/>
        <w:gridCol w:w="1397"/>
        <w:gridCol w:w="1397"/>
        <w:gridCol w:w="1397"/>
      </w:tblGrid>
      <w:tr w:rsidRPr="008D08F3" w:rsidR="008D08F3" w:rsidTr="006046E0" w14:paraId="22D570F4" w14:textId="77777777">
        <w:trPr>
          <w:cnfStyle w:val="100000000000" w:firstRow="1" w:lastRow="0" w:firstColumn="0" w:lastColumn="0" w:oddVBand="0" w:evenVBand="0" w:oddHBand="0" w:evenHBand="0" w:firstRowFirstColumn="0" w:firstRowLastColumn="0" w:lastRowFirstColumn="0" w:lastRowLastColumn="0"/>
          <w:trHeight w:val="593"/>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8D08F3" w:rsidR="008D08F3" w:rsidP="008D08F3" w:rsidRDefault="008D08F3" w14:paraId="3731B89C" w14:textId="77777777">
            <w:pPr>
              <w:ind w:left="0"/>
              <w:jc w:val="center"/>
              <w:rPr>
                <w:szCs w:val="18"/>
              </w:rPr>
            </w:pPr>
            <w:r w:rsidRPr="008D08F3">
              <w:rPr>
                <w:rFonts w:eastAsia="Roboto Condensed" w:cstheme="minorHAnsi"/>
                <w:szCs w:val="18"/>
              </w:rPr>
              <w:t>BIM Models</w:t>
            </w:r>
          </w:p>
        </w:tc>
        <w:tc>
          <w:tcPr>
            <w:tcW w:w="139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8D08F3" w:rsidR="008D08F3" w:rsidP="008D08F3" w:rsidRDefault="008D08F3" w14:paraId="09840CE5" w14:textId="77777777">
            <w:pPr>
              <w:ind w:left="0"/>
              <w:jc w:val="center"/>
              <w:cnfStyle w:val="100000000000" w:firstRow="1" w:lastRow="0" w:firstColumn="0" w:lastColumn="0" w:oddVBand="0" w:evenVBand="0" w:oddHBand="0" w:evenHBand="0" w:firstRowFirstColumn="0" w:firstRowLastColumn="0" w:lastRowFirstColumn="0" w:lastRowLastColumn="0"/>
              <w:rPr>
                <w:szCs w:val="18"/>
              </w:rPr>
            </w:pPr>
            <w:r w:rsidRPr="008D08F3">
              <w:rPr>
                <w:rFonts w:eastAsia="Roboto Condensed" w:cstheme="minorHAnsi"/>
                <w:szCs w:val="18"/>
              </w:rPr>
              <w:t>Weekly</w:t>
            </w:r>
          </w:p>
        </w:tc>
        <w:tc>
          <w:tcPr>
            <w:tcW w:w="139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8D08F3" w:rsidR="008D08F3" w:rsidP="008D08F3" w:rsidRDefault="008D08F3" w14:paraId="29EF66F6" w14:textId="77777777">
            <w:pPr>
              <w:ind w:left="0"/>
              <w:jc w:val="center"/>
              <w:cnfStyle w:val="100000000000" w:firstRow="1" w:lastRow="0" w:firstColumn="0" w:lastColumn="0" w:oddVBand="0" w:evenVBand="0" w:oddHBand="0" w:evenHBand="0" w:firstRowFirstColumn="0" w:firstRowLastColumn="0" w:lastRowFirstColumn="0" w:lastRowLastColumn="0"/>
              <w:rPr>
                <w:iCs/>
                <w:szCs w:val="18"/>
              </w:rPr>
            </w:pPr>
            <w:r w:rsidRPr="008D08F3">
              <w:rPr>
                <w:rFonts w:eastAsia="Roboto Condensed" w:cstheme="minorHAnsi"/>
                <w:iCs/>
                <w:szCs w:val="18"/>
              </w:rPr>
              <w:t>Fortnightly</w:t>
            </w:r>
          </w:p>
        </w:tc>
        <w:tc>
          <w:tcPr>
            <w:tcW w:w="139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tcPr>
          <w:p w:rsidRPr="008D08F3" w:rsidR="008D08F3" w:rsidP="008D08F3" w:rsidRDefault="008D08F3" w14:paraId="604DC6EE" w14:textId="77777777">
            <w:pPr>
              <w:ind w:left="0"/>
              <w:jc w:val="center"/>
              <w:cnfStyle w:val="100000000000" w:firstRow="1" w:lastRow="0" w:firstColumn="0" w:lastColumn="0" w:oddVBand="0" w:evenVBand="0" w:oddHBand="0" w:evenHBand="0" w:firstRowFirstColumn="0" w:firstRowLastColumn="0" w:lastRowFirstColumn="0" w:lastRowLastColumn="0"/>
              <w:rPr>
                <w:rFonts w:eastAsia="Roboto Condensed" w:cstheme="minorHAnsi"/>
                <w:iCs/>
                <w:szCs w:val="18"/>
              </w:rPr>
            </w:pPr>
            <w:r w:rsidRPr="008D08F3">
              <w:rPr>
                <w:rFonts w:eastAsia="Roboto Condensed" w:cstheme="minorHAnsi"/>
                <w:iCs/>
                <w:szCs w:val="18"/>
              </w:rPr>
              <w:t>Gate Submissions</w:t>
            </w:r>
          </w:p>
        </w:tc>
      </w:tr>
      <w:tr w:rsidRPr="008D08F3" w:rsidR="007135A6" w:rsidTr="007135A6" w14:paraId="715307DD" w14:textId="77777777">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8D08F3" w:rsidR="007135A6" w:rsidP="007135A6" w:rsidRDefault="007135A6" w14:paraId="715B07F8" w14:textId="77777777">
            <w:pPr>
              <w:ind w:left="0"/>
              <w:jc w:val="center"/>
              <w:rPr>
                <w:rFonts w:eastAsia="Roboto Condensed" w:cstheme="minorHAnsi"/>
                <w:b w:val="0"/>
                <w:iCs/>
                <w:szCs w:val="18"/>
              </w:rPr>
            </w:pPr>
            <w:r w:rsidRPr="008D08F3">
              <w:rPr>
                <w:iCs/>
                <w:szCs w:val="18"/>
              </w:rPr>
              <w:t>RVT</w:t>
            </w:r>
          </w:p>
        </w:tc>
        <w:tc>
          <w:tcPr>
            <w:tcW w:w="139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8D08F3" w:rsidR="007135A6" w:rsidP="007135A6" w:rsidRDefault="007135A6" w14:paraId="4C4DB24C" w14:textId="77777777">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szCs w:val="18"/>
              </w:rPr>
            </w:pPr>
            <w:r w:rsidRPr="008D08F3">
              <w:rPr>
                <w:rFonts w:ascii="AkzidenzGroteskStd-Light" w:hAnsi="AkzidenzGroteskStd-Light" w:eastAsia="Times New Roman" w:cs="Times New Roman"/>
                <w:color w:val="000000"/>
                <w:szCs w:val="18"/>
                <w:lang w:val="en-GB" w:eastAsia="en-GB"/>
              </w:rPr>
              <w:t>√</w:t>
            </w:r>
          </w:p>
        </w:tc>
        <w:tc>
          <w:tcPr>
            <w:tcW w:w="139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8D08F3" w:rsidR="007135A6" w:rsidP="007135A6" w:rsidRDefault="007135A6" w14:paraId="5BBDFB87" w14:textId="53372D6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szCs w:val="18"/>
              </w:rPr>
            </w:pPr>
            <w:r w:rsidRPr="00915823">
              <w:rPr>
                <w:rFonts w:ascii="AkzidenzGroteskStd-Light" w:hAnsi="AkzidenzGroteskStd-Light" w:eastAsia="Times New Roman" w:cs="Times New Roman"/>
                <w:color w:val="000000"/>
                <w:szCs w:val="18"/>
                <w:lang w:val="en-GB" w:eastAsia="en-GB"/>
              </w:rPr>
              <w:t>√</w:t>
            </w:r>
          </w:p>
        </w:tc>
        <w:tc>
          <w:tcPr>
            <w:tcW w:w="139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8D08F3" w:rsidR="007135A6" w:rsidP="007135A6" w:rsidRDefault="007135A6" w14:paraId="226755CB" w14:textId="1B0764A6">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hAnsi="AkzidenzGroteskStd-Light" w:eastAsia="Times New Roman" w:cs="Times New Roman"/>
                <w:color w:val="000000"/>
                <w:szCs w:val="18"/>
                <w:lang w:val="en-GB" w:eastAsia="en-GB"/>
              </w:rPr>
            </w:pPr>
            <w:r w:rsidRPr="00915823">
              <w:rPr>
                <w:rFonts w:ascii="AkzidenzGroteskStd-Light" w:hAnsi="AkzidenzGroteskStd-Light" w:eastAsia="Times New Roman" w:cs="Times New Roman"/>
                <w:color w:val="000000"/>
                <w:szCs w:val="18"/>
                <w:lang w:val="en-GB" w:eastAsia="en-GB"/>
              </w:rPr>
              <w:t>√</w:t>
            </w:r>
          </w:p>
        </w:tc>
      </w:tr>
      <w:tr w:rsidRPr="008D08F3" w:rsidR="007135A6" w:rsidTr="007135A6" w14:paraId="33D9AE3B" w14:textId="77777777">
        <w:trPr>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8D08F3" w:rsidR="007135A6" w:rsidP="007135A6" w:rsidRDefault="007135A6" w14:paraId="19618F31" w14:textId="77777777">
            <w:pPr>
              <w:ind w:left="0"/>
              <w:jc w:val="center"/>
              <w:rPr>
                <w:iCs/>
                <w:szCs w:val="18"/>
              </w:rPr>
            </w:pPr>
            <w:r w:rsidRPr="008D08F3">
              <w:rPr>
                <w:iCs/>
                <w:szCs w:val="18"/>
              </w:rPr>
              <w:t>NWC</w:t>
            </w:r>
          </w:p>
        </w:tc>
        <w:tc>
          <w:tcPr>
            <w:tcW w:w="139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8D08F3" w:rsidR="007135A6" w:rsidP="007135A6" w:rsidRDefault="007135A6" w14:paraId="4EBEFF7A" w14:textId="77777777">
            <w:pPr>
              <w:ind w:left="0"/>
              <w:jc w:val="center"/>
              <w:cnfStyle w:val="000000000000" w:firstRow="0" w:lastRow="0" w:firstColumn="0" w:lastColumn="0" w:oddVBand="0" w:evenVBand="0" w:oddHBand="0" w:evenHBand="0" w:firstRowFirstColumn="0" w:firstRowLastColumn="0" w:lastRowFirstColumn="0" w:lastRowLastColumn="0"/>
              <w:rPr>
                <w:szCs w:val="18"/>
              </w:rPr>
            </w:pPr>
            <w:r w:rsidRPr="008D08F3">
              <w:rPr>
                <w:rFonts w:ascii="AkzidenzGroteskStd-Light" w:hAnsi="AkzidenzGroteskStd-Light" w:eastAsia="Times New Roman" w:cs="Times New Roman"/>
                <w:color w:val="000000"/>
                <w:szCs w:val="18"/>
                <w:lang w:val="en-GB" w:eastAsia="en-GB"/>
              </w:rPr>
              <w:t>√</w:t>
            </w:r>
          </w:p>
        </w:tc>
        <w:tc>
          <w:tcPr>
            <w:tcW w:w="139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8D08F3" w:rsidR="007135A6" w:rsidP="007135A6" w:rsidRDefault="007135A6" w14:paraId="105BB966" w14:textId="06D58424">
            <w:pPr>
              <w:ind w:left="0"/>
              <w:jc w:val="center"/>
              <w:cnfStyle w:val="000000000000" w:firstRow="0" w:lastRow="0" w:firstColumn="0" w:lastColumn="0" w:oddVBand="0" w:evenVBand="0" w:oddHBand="0" w:evenHBand="0" w:firstRowFirstColumn="0" w:firstRowLastColumn="0" w:lastRowFirstColumn="0" w:lastRowLastColumn="0"/>
              <w:rPr>
                <w:szCs w:val="18"/>
              </w:rPr>
            </w:pPr>
            <w:r w:rsidRPr="00915823">
              <w:rPr>
                <w:rFonts w:ascii="AkzidenzGroteskStd-Light" w:hAnsi="AkzidenzGroteskStd-Light" w:eastAsia="Times New Roman" w:cs="Times New Roman"/>
                <w:color w:val="000000"/>
                <w:szCs w:val="18"/>
                <w:lang w:val="en-GB" w:eastAsia="en-GB"/>
              </w:rPr>
              <w:t>√</w:t>
            </w:r>
          </w:p>
        </w:tc>
        <w:tc>
          <w:tcPr>
            <w:tcW w:w="139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auto"/>
            <w:vAlign w:val="center"/>
          </w:tcPr>
          <w:p w:rsidRPr="008D08F3" w:rsidR="007135A6" w:rsidP="007135A6" w:rsidRDefault="007135A6" w14:paraId="29E43BDF" w14:textId="05AD0562">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hAnsi="AkzidenzGroteskStd-Light" w:eastAsia="Times New Roman" w:cs="Times New Roman"/>
                <w:color w:val="000000"/>
                <w:szCs w:val="18"/>
                <w:lang w:val="en-GB" w:eastAsia="en-GB"/>
              </w:rPr>
            </w:pPr>
            <w:r w:rsidRPr="00915823">
              <w:rPr>
                <w:rFonts w:ascii="AkzidenzGroteskStd-Light" w:hAnsi="AkzidenzGroteskStd-Light" w:eastAsia="Times New Roman" w:cs="Times New Roman"/>
                <w:color w:val="000000"/>
                <w:szCs w:val="18"/>
                <w:lang w:val="en-GB" w:eastAsia="en-GB"/>
              </w:rPr>
              <w:t>√</w:t>
            </w:r>
          </w:p>
        </w:tc>
      </w:tr>
      <w:tr w:rsidRPr="008D08F3" w:rsidR="007135A6" w:rsidTr="007135A6" w14:paraId="2031F3D8" w14:textId="77777777">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7135A6" w:rsidP="007135A6" w:rsidRDefault="007135A6" w14:paraId="40FDED91" w14:textId="77777777">
            <w:pPr>
              <w:ind w:left="0"/>
              <w:jc w:val="center"/>
              <w:rPr>
                <w:b w:val="0"/>
                <w:iCs/>
                <w:szCs w:val="18"/>
              </w:rPr>
            </w:pPr>
            <w:r w:rsidRPr="008D08F3">
              <w:rPr>
                <w:rFonts w:eastAsia="Roboto Condensed" w:cstheme="minorHAnsi"/>
                <w:iCs/>
                <w:szCs w:val="18"/>
              </w:rPr>
              <w:t>NWD</w:t>
            </w:r>
          </w:p>
        </w:tc>
        <w:tc>
          <w:tcPr>
            <w:tcW w:w="1397"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7135A6" w:rsidP="007135A6" w:rsidRDefault="007135A6" w14:paraId="688FAF3C" w14:textId="77777777">
            <w:pPr>
              <w:ind w:left="0"/>
              <w:jc w:val="center"/>
              <w:cnfStyle w:val="000000100000" w:firstRow="0" w:lastRow="0" w:firstColumn="0" w:lastColumn="0" w:oddVBand="0" w:evenVBand="0" w:oddHBand="1" w:evenHBand="0" w:firstRowFirstColumn="0" w:firstRowLastColumn="0" w:lastRowFirstColumn="0" w:lastRowLastColumn="0"/>
              <w:rPr>
                <w:szCs w:val="18"/>
              </w:rPr>
            </w:pPr>
            <w:r w:rsidRPr="008D08F3">
              <w:rPr>
                <w:rFonts w:ascii="AkzidenzGroteskStd-Light" w:hAnsi="AkzidenzGroteskStd-Light" w:eastAsia="Times New Roman" w:cs="Times New Roman"/>
                <w:color w:val="000000"/>
                <w:szCs w:val="18"/>
                <w:lang w:val="en-GB" w:eastAsia="en-GB"/>
              </w:rPr>
              <w:t>√</w:t>
            </w:r>
          </w:p>
        </w:tc>
        <w:tc>
          <w:tcPr>
            <w:tcW w:w="1397"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7135A6" w:rsidP="007135A6" w:rsidRDefault="007135A6" w14:paraId="6B428FA6" w14:textId="483B03A3">
            <w:pPr>
              <w:ind w:left="0"/>
              <w:jc w:val="center"/>
              <w:cnfStyle w:val="000000100000" w:firstRow="0" w:lastRow="0" w:firstColumn="0" w:lastColumn="0" w:oddVBand="0" w:evenVBand="0" w:oddHBand="1" w:evenHBand="0" w:firstRowFirstColumn="0" w:firstRowLastColumn="0" w:lastRowFirstColumn="0" w:lastRowLastColumn="0"/>
              <w:rPr>
                <w:szCs w:val="18"/>
              </w:rPr>
            </w:pPr>
            <w:r w:rsidRPr="00915823">
              <w:rPr>
                <w:rFonts w:ascii="AkzidenzGroteskStd-Light" w:hAnsi="AkzidenzGroteskStd-Light" w:eastAsia="Times New Roman" w:cs="Times New Roman"/>
                <w:color w:val="000000"/>
                <w:szCs w:val="18"/>
                <w:lang w:val="en-GB" w:eastAsia="en-GB"/>
              </w:rPr>
              <w:t>√</w:t>
            </w:r>
          </w:p>
        </w:tc>
        <w:tc>
          <w:tcPr>
            <w:tcW w:w="1397"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7135A6" w:rsidP="007135A6" w:rsidRDefault="007135A6" w14:paraId="738DC0FF" w14:textId="59B4223E">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hAnsi="AkzidenzGroteskStd-Light" w:eastAsia="Times New Roman" w:cs="Times New Roman"/>
                <w:color w:val="000000"/>
                <w:szCs w:val="18"/>
                <w:lang w:val="en-GB" w:eastAsia="en-GB"/>
              </w:rPr>
            </w:pPr>
            <w:r w:rsidRPr="00915823">
              <w:rPr>
                <w:rFonts w:ascii="AkzidenzGroteskStd-Light" w:hAnsi="AkzidenzGroteskStd-Light" w:eastAsia="Times New Roman" w:cs="Times New Roman"/>
                <w:color w:val="000000"/>
                <w:szCs w:val="18"/>
                <w:lang w:val="en-GB" w:eastAsia="en-GB"/>
              </w:rPr>
              <w:t>√</w:t>
            </w:r>
          </w:p>
        </w:tc>
      </w:tr>
      <w:tr w:rsidRPr="008D08F3" w:rsidR="008D08F3" w:rsidTr="007135A6" w14:paraId="70ABC128" w14:textId="77777777">
        <w:trPr>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8D08F3" w:rsidRDefault="008D08F3" w14:paraId="37646D07" w14:textId="77777777">
            <w:pPr>
              <w:ind w:left="0"/>
              <w:jc w:val="center"/>
              <w:rPr>
                <w:b w:val="0"/>
                <w:iCs/>
                <w:szCs w:val="18"/>
              </w:rPr>
            </w:pPr>
            <w:proofErr w:type="spellStart"/>
            <w:r w:rsidRPr="008D08F3">
              <w:rPr>
                <w:rFonts w:eastAsia="Roboto Condensed" w:cstheme="minorHAnsi"/>
                <w:iCs/>
                <w:szCs w:val="18"/>
              </w:rPr>
              <w:t>DWFx</w:t>
            </w:r>
            <w:proofErr w:type="spellEnd"/>
          </w:p>
        </w:tc>
        <w:tc>
          <w:tcPr>
            <w:tcW w:w="139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7135A6" w:rsidRDefault="008D08F3" w14:paraId="22B76AEE" w14:textId="77777777">
            <w:pPr>
              <w:ind w:left="0"/>
              <w:jc w:val="center"/>
              <w:cnfStyle w:val="000000000000" w:firstRow="0" w:lastRow="0" w:firstColumn="0" w:lastColumn="0" w:oddVBand="0" w:evenVBand="0" w:oddHBand="0" w:evenHBand="0" w:firstRowFirstColumn="0" w:firstRowLastColumn="0" w:lastRowFirstColumn="0" w:lastRowLastColumn="0"/>
              <w:rPr>
                <w:szCs w:val="18"/>
              </w:rPr>
            </w:pPr>
          </w:p>
        </w:tc>
        <w:tc>
          <w:tcPr>
            <w:tcW w:w="139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7135A6" w:rsidRDefault="008D08F3" w14:paraId="718DE794" w14:textId="77777777">
            <w:pPr>
              <w:ind w:left="0"/>
              <w:jc w:val="center"/>
              <w:cnfStyle w:val="000000000000" w:firstRow="0" w:lastRow="0" w:firstColumn="0" w:lastColumn="0" w:oddVBand="0" w:evenVBand="0" w:oddHBand="0" w:evenHBand="0" w:firstRowFirstColumn="0" w:firstRowLastColumn="0" w:lastRowFirstColumn="0" w:lastRowLastColumn="0"/>
              <w:rPr>
                <w:szCs w:val="18"/>
              </w:rPr>
            </w:pPr>
            <w:r w:rsidRPr="008D08F3">
              <w:rPr>
                <w:rFonts w:ascii="AkzidenzGroteskStd-Light" w:hAnsi="AkzidenzGroteskStd-Light" w:eastAsia="Times New Roman" w:cs="Times New Roman"/>
                <w:color w:val="000000"/>
                <w:szCs w:val="18"/>
                <w:lang w:val="en-GB" w:eastAsia="en-GB"/>
              </w:rPr>
              <w:t>√</w:t>
            </w:r>
          </w:p>
        </w:tc>
        <w:tc>
          <w:tcPr>
            <w:tcW w:w="139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7135A6" w:rsidRDefault="007135A6" w14:paraId="6BF9FEAA" w14:textId="6E9293B7">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hAnsi="AkzidenzGroteskStd-Light" w:eastAsia="Times New Roman" w:cs="Times New Roman"/>
                <w:color w:val="000000"/>
                <w:szCs w:val="18"/>
                <w:lang w:val="en-GB" w:eastAsia="en-GB"/>
              </w:rPr>
            </w:pPr>
            <w:r w:rsidRPr="008D08F3">
              <w:rPr>
                <w:rFonts w:ascii="AkzidenzGroteskStd-Light" w:hAnsi="AkzidenzGroteskStd-Light" w:eastAsia="Times New Roman" w:cs="Times New Roman"/>
                <w:color w:val="000000"/>
                <w:szCs w:val="18"/>
                <w:lang w:val="en-GB" w:eastAsia="en-GB"/>
              </w:rPr>
              <w:t>√</w:t>
            </w:r>
          </w:p>
        </w:tc>
      </w:tr>
      <w:tr w:rsidRPr="002D068E" w:rsidR="008D08F3" w:rsidTr="007135A6" w14:paraId="4CDAA9D2" w14:textId="77777777">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8D08F3" w:rsidRDefault="008D08F3" w14:paraId="081E100C" w14:textId="77777777">
            <w:pPr>
              <w:ind w:left="0"/>
              <w:jc w:val="center"/>
              <w:rPr>
                <w:rFonts w:eastAsia="Roboto Condensed" w:cstheme="minorHAnsi"/>
                <w:iCs/>
                <w:szCs w:val="18"/>
              </w:rPr>
            </w:pPr>
            <w:r w:rsidRPr="008D08F3">
              <w:rPr>
                <w:rFonts w:eastAsia="Roboto Condensed" w:cstheme="minorHAnsi"/>
                <w:iCs/>
                <w:szCs w:val="18"/>
              </w:rPr>
              <w:t>IFC</w:t>
            </w:r>
          </w:p>
        </w:tc>
        <w:tc>
          <w:tcPr>
            <w:tcW w:w="139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7135A6" w:rsidRDefault="008D08F3" w14:paraId="045A6139" w14:textId="77777777">
            <w:pPr>
              <w:ind w:left="0"/>
              <w:jc w:val="center"/>
              <w:cnfStyle w:val="000000100000" w:firstRow="0" w:lastRow="0" w:firstColumn="0" w:lastColumn="0" w:oddVBand="0" w:evenVBand="0" w:oddHBand="1" w:evenHBand="0" w:firstRowFirstColumn="0" w:firstRowLastColumn="0" w:lastRowFirstColumn="0" w:lastRowLastColumn="0"/>
              <w:rPr>
                <w:szCs w:val="18"/>
              </w:rPr>
            </w:pPr>
          </w:p>
        </w:tc>
        <w:tc>
          <w:tcPr>
            <w:tcW w:w="139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7135A6" w:rsidRDefault="008D08F3" w14:paraId="1A50786A" w14:textId="77777777">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hAnsi="AkzidenzGroteskStd-Light" w:eastAsia="Times New Roman" w:cs="Times New Roman"/>
                <w:color w:val="000000"/>
                <w:szCs w:val="18"/>
                <w:lang w:val="en-GB" w:eastAsia="en-GB"/>
              </w:rPr>
            </w:pPr>
          </w:p>
        </w:tc>
        <w:tc>
          <w:tcPr>
            <w:tcW w:w="139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AB60E3" w:rsidR="008D08F3" w:rsidP="007135A6" w:rsidRDefault="008D08F3" w14:paraId="1C283089" w14:textId="77777777">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hAnsi="AkzidenzGroteskStd-Light" w:eastAsia="Times New Roman" w:cs="Times New Roman"/>
                <w:color w:val="000000"/>
                <w:szCs w:val="18"/>
                <w:lang w:eastAsia="en-GB"/>
              </w:rPr>
            </w:pPr>
            <w:r w:rsidRPr="008D08F3">
              <w:rPr>
                <w:rFonts w:ascii="AkzidenzGroteskStd-Light" w:hAnsi="AkzidenzGroteskStd-Light" w:eastAsia="Times New Roman" w:cs="Times New Roman"/>
                <w:color w:val="000000"/>
                <w:szCs w:val="18"/>
                <w:lang w:val="en-GB" w:eastAsia="en-GB"/>
              </w:rPr>
              <w:t>√</w:t>
            </w:r>
          </w:p>
        </w:tc>
      </w:tr>
    </w:tbl>
    <w:p w:rsidR="00094FED" w:rsidP="00690090" w:rsidRDefault="00BF3A04" w14:paraId="66D08F14" w14:textId="4214EF38">
      <w:pPr>
        <w:pStyle w:val="Ttulo2"/>
        <w:numPr>
          <w:ilvl w:val="0"/>
          <w:numId w:val="0"/>
        </w:numPr>
      </w:pPr>
      <w:bookmarkStart w:name="_Toc79671818" w:id="695"/>
      <w:r>
        <w:t>8.</w:t>
      </w:r>
      <w:r w:rsidR="00192442">
        <w:t>4</w:t>
      </w:r>
      <w:r w:rsidR="09E162F8">
        <w:t>Software Usage</w:t>
      </w:r>
      <w:bookmarkEnd w:id="694"/>
      <w:bookmarkEnd w:id="695"/>
    </w:p>
    <w:p w:rsidRPr="00F83AE5" w:rsidR="00A83D14" w:rsidP="00F83AE5" w:rsidRDefault="00094FED" w14:paraId="22A84EC4" w14:textId="6671162A">
      <w:r w:rsidRPr="00094FED">
        <w:t xml:space="preserve">The following list only includes the software that is required to be compatible with the Client’s systems and will form part of the deliverables. These file formats will form the basis of coordination between all disciplines. All other software required for the project, including version, shall be agreed by each discipline in coordination with all parties. The versions are those agreed at project inception. Upgrades to subsequent versions of the software after commencement of the project shall be subject to agreement by </w:t>
      </w:r>
      <w:r w:rsidR="008B5071">
        <w:t>TRSDC</w:t>
      </w:r>
      <w:r w:rsidRPr="00094FED">
        <w:t>, in which case will occur at an agreed designated stage of the project and documented accordingly in this section.</w:t>
      </w:r>
    </w:p>
    <w:tbl>
      <w:tblPr>
        <w:tblStyle w:val="GridTable441"/>
        <w:tblW w:w="9450" w:type="dxa"/>
        <w:tblInd w:w="625" w:type="dxa"/>
        <w:tblLayout w:type="fixed"/>
        <w:tblLook w:val="04A0" w:firstRow="1" w:lastRow="0" w:firstColumn="1" w:lastColumn="0" w:noHBand="0" w:noVBand="1"/>
      </w:tblPr>
      <w:tblGrid>
        <w:gridCol w:w="2340"/>
        <w:gridCol w:w="4680"/>
        <w:gridCol w:w="2430"/>
      </w:tblGrid>
      <w:tr w:rsidRPr="00B340FD" w:rsidR="00094FED" w:rsidTr="5ACA28EB" w14:paraId="174EC5C8" w14:textId="7777777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340"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094FED" w:rsidR="00094FED" w:rsidP="00094FED" w:rsidRDefault="00094FED" w14:paraId="799592DD" w14:textId="45AE829A">
            <w:pPr>
              <w:ind w:left="0"/>
              <w:jc w:val="left"/>
              <w:rPr>
                <w:b w:val="0"/>
              </w:rPr>
            </w:pPr>
            <w:r w:rsidRPr="00094FED">
              <w:rPr>
                <w:rStyle w:val="StyleArial10ptBold"/>
                <w:rFonts w:asciiTheme="minorHAnsi" w:hAnsiTheme="minorHAnsi" w:cstheme="minorHAnsi"/>
                <w:b/>
                <w:szCs w:val="18"/>
              </w:rPr>
              <w:t>BIM use</w:t>
            </w:r>
          </w:p>
        </w:tc>
        <w:tc>
          <w:tcPr>
            <w:tcW w:w="4680"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094FED" w:rsidR="00094FED" w:rsidP="00094FED" w:rsidRDefault="00094FED" w14:paraId="7A3029FC" w14:textId="57F96975">
            <w:pPr>
              <w:ind w:left="0"/>
              <w:jc w:val="left"/>
              <w:cnfStyle w:val="100000000000" w:firstRow="1" w:lastRow="0" w:firstColumn="0" w:lastColumn="0" w:oddVBand="0" w:evenVBand="0" w:oddHBand="0" w:evenHBand="0" w:firstRowFirstColumn="0" w:firstRowLastColumn="0" w:lastRowFirstColumn="0" w:lastRowLastColumn="0"/>
              <w:rPr>
                <w:b w:val="0"/>
              </w:rPr>
            </w:pPr>
            <w:r w:rsidRPr="00094FED">
              <w:rPr>
                <w:rStyle w:val="StyleArial10ptBold"/>
                <w:rFonts w:asciiTheme="minorHAnsi" w:hAnsiTheme="minorHAnsi" w:cstheme="minorHAnsi"/>
                <w:b/>
                <w:szCs w:val="18"/>
              </w:rPr>
              <w:t>Agreed Proprietary Software</w:t>
            </w:r>
          </w:p>
        </w:tc>
        <w:tc>
          <w:tcPr>
            <w:tcW w:w="2430"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094FED" w:rsidR="00094FED" w:rsidP="00094FED" w:rsidRDefault="00094FED" w14:paraId="24C79293" w14:textId="031F371F">
            <w:pPr>
              <w:ind w:left="0"/>
              <w:jc w:val="left"/>
              <w:cnfStyle w:val="100000000000" w:firstRow="1" w:lastRow="0" w:firstColumn="0" w:lastColumn="0" w:oddVBand="0" w:evenVBand="0" w:oddHBand="0" w:evenHBand="0" w:firstRowFirstColumn="0" w:firstRowLastColumn="0" w:lastRowFirstColumn="0" w:lastRowLastColumn="0"/>
              <w:rPr>
                <w:b w:val="0"/>
              </w:rPr>
            </w:pPr>
            <w:r w:rsidRPr="00094FED">
              <w:rPr>
                <w:rStyle w:val="StyleArial10ptBold"/>
                <w:rFonts w:asciiTheme="minorHAnsi" w:hAnsiTheme="minorHAnsi" w:cstheme="minorHAnsi"/>
                <w:b/>
                <w:szCs w:val="18"/>
              </w:rPr>
              <w:t>Version</w:t>
            </w:r>
          </w:p>
        </w:tc>
      </w:tr>
      <w:tr w:rsidRPr="008B5071" w:rsidR="00094FED" w:rsidTr="5ACA28EB" w14:paraId="4D03A9D1"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094FED" w:rsidP="00094FED" w:rsidRDefault="00094FED" w14:paraId="44063BDC" w14:textId="0AA0B846">
            <w:pPr>
              <w:ind w:left="0"/>
              <w:jc w:val="left"/>
              <w:rPr>
                <w:b w:val="0"/>
                <w:i/>
              </w:rPr>
            </w:pPr>
            <w:r w:rsidRPr="00ED30E7">
              <w:rPr>
                <w:rFonts w:hint="eastAsia" w:cstheme="minorHAnsi"/>
                <w:i/>
                <w:szCs w:val="18"/>
              </w:rPr>
              <w:t>Design authoring (Architecture)</w:t>
            </w:r>
          </w:p>
        </w:tc>
        <w:tc>
          <w:tcPr>
            <w:tcW w:w="468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094FED" w:rsidP="00094FED" w:rsidRDefault="003C3E94" w14:paraId="3E333539" w14:textId="3E6814DE">
            <w:pPr>
              <w:ind w:left="0"/>
              <w:jc w:val="left"/>
              <w:cnfStyle w:val="000000100000" w:firstRow="0" w:lastRow="0" w:firstColumn="0" w:lastColumn="0" w:oddVBand="0" w:evenVBand="0" w:oddHBand="1" w:evenHBand="0" w:firstRowFirstColumn="0" w:firstRowLastColumn="0" w:lastRowFirstColumn="0" w:lastRowLastColumn="0"/>
              <w:rPr>
                <w:b/>
                <w:i/>
              </w:rPr>
            </w:pPr>
            <w:r>
              <w:rPr>
                <w:rFonts w:cstheme="minorHAnsi"/>
                <w:i/>
                <w:szCs w:val="18"/>
              </w:rPr>
              <w:t xml:space="preserve">Autodesk </w:t>
            </w:r>
            <w:r w:rsidRPr="00ED30E7" w:rsidR="00094FED">
              <w:rPr>
                <w:rFonts w:hint="eastAsia" w:cstheme="minorHAnsi"/>
                <w:i/>
                <w:szCs w:val="18"/>
              </w:rPr>
              <w:t>Revit</w:t>
            </w:r>
          </w:p>
        </w:tc>
        <w:tc>
          <w:tcPr>
            <w:tcW w:w="2430"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D30E7" w:rsidR="00094FED" w:rsidP="00094FED" w:rsidRDefault="006A76AB" w14:paraId="4D8D9E6D" w14:textId="1600B48D">
            <w:pPr>
              <w:ind w:left="0"/>
              <w:jc w:val="left"/>
              <w:cnfStyle w:val="000000100000" w:firstRow="0" w:lastRow="0" w:firstColumn="0" w:lastColumn="0" w:oddVBand="0" w:evenVBand="0" w:oddHBand="1" w:evenHBand="0" w:firstRowFirstColumn="0" w:firstRowLastColumn="0" w:lastRowFirstColumn="0" w:lastRowLastColumn="0"/>
              <w:rPr>
                <w:b/>
                <w:i/>
              </w:rPr>
            </w:pPr>
            <w:r w:rsidRPr="00ED30E7">
              <w:rPr>
                <w:rFonts w:hint="eastAsia" w:cstheme="minorHAnsi"/>
                <w:i/>
                <w:szCs w:val="18"/>
              </w:rPr>
              <w:t>2019.2</w:t>
            </w:r>
          </w:p>
        </w:tc>
      </w:tr>
      <w:tr w:rsidRPr="008B5071" w:rsidR="00094FED" w:rsidTr="5ACA28EB" w14:paraId="62463380" w14:textId="77777777">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6F7C927B" w:rsidRDefault="6F7C927B" w14:paraId="2096982F" w14:textId="72915391">
            <w:pPr>
              <w:spacing w:after="120"/>
              <w:ind w:left="0"/>
              <w:jc w:val="left"/>
              <w:rPr>
                <w:i/>
                <w:iCs/>
              </w:rPr>
            </w:pPr>
            <w:r w:rsidRPr="6F7C927B">
              <w:rPr>
                <w:i/>
                <w:iCs/>
              </w:rPr>
              <w:t>Design authoring (Structure)</w:t>
            </w:r>
          </w:p>
        </w:tc>
        <w:tc>
          <w:tcPr>
            <w:tcW w:w="468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6F7C927B" w:rsidP="6F7C927B" w:rsidRDefault="6F7C927B" w14:paraId="508A0B56" w14:textId="3E6814DE">
            <w:pPr>
              <w:ind w:left="0"/>
              <w:jc w:val="left"/>
              <w:cnfStyle w:val="000000000000" w:firstRow="0" w:lastRow="0" w:firstColumn="0" w:lastColumn="0" w:oddVBand="0" w:evenVBand="0" w:oddHBand="0" w:evenHBand="0" w:firstRowFirstColumn="0" w:firstRowLastColumn="0" w:lastRowFirstColumn="0" w:lastRowLastColumn="0"/>
              <w:rPr>
                <w:b/>
                <w:bCs/>
                <w:i/>
                <w:iCs/>
              </w:rPr>
            </w:pPr>
            <w:r w:rsidRPr="6F7C927B">
              <w:rPr>
                <w:i/>
                <w:iCs/>
              </w:rPr>
              <w:t>Autodesk Revit</w:t>
            </w:r>
          </w:p>
        </w:tc>
        <w:tc>
          <w:tcPr>
            <w:tcW w:w="24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6F7C927B" w:rsidP="5ACA28EB" w:rsidRDefault="5ACA28EB" w14:paraId="30D3F94C" w14:textId="67190E52">
            <w:pPr>
              <w:ind w:left="0"/>
              <w:jc w:val="left"/>
              <w:cnfStyle w:val="000000000000" w:firstRow="0" w:lastRow="0" w:firstColumn="0" w:lastColumn="0" w:oddVBand="0" w:evenVBand="0" w:oddHBand="0" w:evenHBand="0" w:firstRowFirstColumn="0" w:firstRowLastColumn="0" w:lastRowFirstColumn="0" w:lastRowLastColumn="0"/>
              <w:rPr>
                <w:b/>
                <w:bCs/>
                <w:i/>
                <w:iCs/>
              </w:rPr>
            </w:pPr>
            <w:r w:rsidRPr="5ACA28EB">
              <w:rPr>
                <w:i/>
                <w:iCs/>
              </w:rPr>
              <w:t>2019.3</w:t>
            </w:r>
          </w:p>
        </w:tc>
      </w:tr>
      <w:tr w:rsidR="70DD7088" w:rsidTr="5ACA28EB" w14:paraId="51F471D6"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70DD7088" w:rsidP="70DD7088" w:rsidRDefault="70DD7088" w14:paraId="1F551A64" w14:textId="50796FFC">
            <w:pPr>
              <w:ind w:left="0"/>
              <w:jc w:val="left"/>
              <w:rPr>
                <w:i/>
                <w:iCs/>
              </w:rPr>
            </w:pPr>
            <w:r w:rsidRPr="70DD7088">
              <w:rPr>
                <w:i/>
                <w:iCs/>
              </w:rPr>
              <w:t>Design authoring (Landscape)</w:t>
            </w:r>
          </w:p>
        </w:tc>
        <w:tc>
          <w:tcPr>
            <w:tcW w:w="468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70DD7088" w:rsidP="2739AB91" w:rsidRDefault="2739AB91" w14:paraId="435434D5" w14:textId="528E5F83">
            <w:pPr>
              <w:ind w:left="0"/>
              <w:jc w:val="left"/>
              <w:cnfStyle w:val="000000100000" w:firstRow="0" w:lastRow="0" w:firstColumn="0" w:lastColumn="0" w:oddVBand="0" w:evenVBand="0" w:oddHBand="1" w:evenHBand="0" w:firstRowFirstColumn="0" w:firstRowLastColumn="0" w:lastRowFirstColumn="0" w:lastRowLastColumn="0"/>
              <w:rPr>
                <w:i/>
                <w:iCs/>
              </w:rPr>
            </w:pPr>
            <w:r w:rsidRPr="2739AB91">
              <w:rPr>
                <w:i/>
                <w:iCs/>
              </w:rPr>
              <w:t>Autodesk Revit/ Autodesk Civil 3D (as needed)</w:t>
            </w:r>
          </w:p>
        </w:tc>
        <w:tc>
          <w:tcPr>
            <w:tcW w:w="24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70DD7088" w:rsidP="70DD7088" w:rsidRDefault="70DD7088" w14:paraId="6C6A814F" w14:textId="6FC64BFF">
            <w:pPr>
              <w:ind w:left="0"/>
              <w:jc w:val="left"/>
              <w:cnfStyle w:val="000000100000" w:firstRow="0" w:lastRow="0" w:firstColumn="0" w:lastColumn="0" w:oddVBand="0" w:evenVBand="0" w:oddHBand="1" w:evenHBand="0" w:firstRowFirstColumn="0" w:firstRowLastColumn="0" w:lastRowFirstColumn="0" w:lastRowLastColumn="0"/>
              <w:rPr>
                <w:b/>
                <w:bCs/>
                <w:i/>
                <w:iCs/>
              </w:rPr>
            </w:pPr>
            <w:r w:rsidRPr="70DD7088">
              <w:rPr>
                <w:i/>
                <w:iCs/>
              </w:rPr>
              <w:t>2019.2/2020.4</w:t>
            </w:r>
          </w:p>
        </w:tc>
      </w:tr>
      <w:tr w:rsidRPr="008B5071" w:rsidR="00094FED" w:rsidTr="5ACA28EB" w14:paraId="0356B36E" w14:textId="77777777">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6F7C927B" w:rsidRDefault="6F7C927B" w14:paraId="5D482E59" w14:textId="5A2BAB93">
            <w:pPr>
              <w:spacing w:after="120"/>
              <w:ind w:left="0"/>
              <w:jc w:val="left"/>
              <w:rPr>
                <w:i/>
                <w:iCs/>
              </w:rPr>
            </w:pPr>
            <w:r w:rsidRPr="6F7C927B">
              <w:rPr>
                <w:i/>
                <w:iCs/>
              </w:rPr>
              <w:t>Design authoring (MEP)</w:t>
            </w:r>
          </w:p>
        </w:tc>
        <w:tc>
          <w:tcPr>
            <w:tcW w:w="468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6F7C927B" w:rsidP="6F7C927B" w:rsidRDefault="6F7C927B" w14:paraId="190E117E" w14:textId="3E6814DE">
            <w:pPr>
              <w:ind w:left="0"/>
              <w:jc w:val="left"/>
              <w:cnfStyle w:val="000000000000" w:firstRow="0" w:lastRow="0" w:firstColumn="0" w:lastColumn="0" w:oddVBand="0" w:evenVBand="0" w:oddHBand="0" w:evenHBand="0" w:firstRowFirstColumn="0" w:firstRowLastColumn="0" w:lastRowFirstColumn="0" w:lastRowLastColumn="0"/>
              <w:rPr>
                <w:b/>
                <w:bCs/>
                <w:i/>
                <w:iCs/>
              </w:rPr>
            </w:pPr>
            <w:r w:rsidRPr="6F7C927B">
              <w:rPr>
                <w:i/>
                <w:iCs/>
              </w:rPr>
              <w:t>Autodesk Revit</w:t>
            </w:r>
          </w:p>
        </w:tc>
        <w:tc>
          <w:tcPr>
            <w:tcW w:w="24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6F7C927B" w:rsidP="5ACA28EB" w:rsidRDefault="5ACA28EB" w14:paraId="780CD8C6" w14:textId="47474671">
            <w:pPr>
              <w:ind w:left="0"/>
              <w:jc w:val="left"/>
              <w:cnfStyle w:val="000000000000" w:firstRow="0" w:lastRow="0" w:firstColumn="0" w:lastColumn="0" w:oddVBand="0" w:evenVBand="0" w:oddHBand="0" w:evenHBand="0" w:firstRowFirstColumn="0" w:firstRowLastColumn="0" w:lastRowFirstColumn="0" w:lastRowLastColumn="0"/>
              <w:rPr>
                <w:b/>
                <w:bCs/>
                <w:i/>
                <w:iCs/>
              </w:rPr>
            </w:pPr>
            <w:r w:rsidRPr="5ACA28EB">
              <w:rPr>
                <w:i/>
                <w:iCs/>
              </w:rPr>
              <w:t>2019.3</w:t>
            </w:r>
          </w:p>
        </w:tc>
      </w:tr>
      <w:tr w:rsidR="6F7C927B" w:rsidTr="5ACA28EB" w14:paraId="5BFCBD72"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6F7C927B" w:rsidP="6F7C927B" w:rsidRDefault="6F7C927B" w14:paraId="6A07DA0D" w14:textId="48C2257F">
            <w:pPr>
              <w:ind w:left="0"/>
              <w:jc w:val="left"/>
              <w:rPr>
                <w:i/>
                <w:iCs/>
              </w:rPr>
            </w:pPr>
            <w:r w:rsidRPr="6F7C927B">
              <w:rPr>
                <w:i/>
                <w:iCs/>
              </w:rPr>
              <w:t>Design authoring (Infrastructure)</w:t>
            </w:r>
          </w:p>
        </w:tc>
        <w:tc>
          <w:tcPr>
            <w:tcW w:w="468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6F7C927B" w:rsidP="6F7C927B" w:rsidRDefault="6F7C927B" w14:paraId="7ECD715F" w14:textId="29228D82">
            <w:pPr>
              <w:ind w:left="0"/>
              <w:jc w:val="left"/>
              <w:cnfStyle w:val="000000100000" w:firstRow="0" w:lastRow="0" w:firstColumn="0" w:lastColumn="0" w:oddVBand="0" w:evenVBand="0" w:oddHBand="1" w:evenHBand="0" w:firstRowFirstColumn="0" w:firstRowLastColumn="0" w:lastRowFirstColumn="0" w:lastRowLastColumn="0"/>
              <w:rPr>
                <w:i/>
                <w:iCs/>
              </w:rPr>
            </w:pPr>
            <w:r w:rsidRPr="6F7C927B">
              <w:rPr>
                <w:i/>
                <w:iCs/>
              </w:rPr>
              <w:t xml:space="preserve">Autodesk Civil 3D </w:t>
            </w:r>
          </w:p>
        </w:tc>
        <w:tc>
          <w:tcPr>
            <w:tcW w:w="24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6F7C927B" w:rsidP="00BE79B1" w:rsidRDefault="6F7C927B" w14:paraId="258B14C1" w14:textId="1CC175DE">
            <w:pPr>
              <w:ind w:left="0"/>
              <w:jc w:val="left"/>
              <w:cnfStyle w:val="000000100000" w:firstRow="0" w:lastRow="0" w:firstColumn="0" w:lastColumn="0" w:oddVBand="0" w:evenVBand="0" w:oddHBand="1" w:evenHBand="0" w:firstRowFirstColumn="0" w:firstRowLastColumn="0" w:lastRowFirstColumn="0" w:lastRowLastColumn="0"/>
              <w:rPr>
                <w:i/>
                <w:iCs/>
              </w:rPr>
            </w:pPr>
            <w:r w:rsidRPr="6F7C927B">
              <w:rPr>
                <w:i/>
                <w:iCs/>
              </w:rPr>
              <w:t>2020.4, *2021 is preferred which collaborate better with Revit 20</w:t>
            </w:r>
            <w:r w:rsidR="00BE79B1">
              <w:rPr>
                <w:i/>
                <w:iCs/>
              </w:rPr>
              <w:t>19</w:t>
            </w:r>
            <w:r w:rsidRPr="6F7C927B">
              <w:rPr>
                <w:i/>
                <w:iCs/>
              </w:rPr>
              <w:t xml:space="preserve"> version</w:t>
            </w:r>
          </w:p>
        </w:tc>
      </w:tr>
      <w:tr w:rsidRPr="008B5071" w:rsidR="003325C5" w:rsidTr="5ACA28EB" w14:paraId="6E701F4E" w14:textId="77777777">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3325C5" w:rsidP="003325C5" w:rsidRDefault="003325C5" w14:paraId="26DF5677" w14:textId="1282CC79">
            <w:pPr>
              <w:ind w:left="0"/>
              <w:jc w:val="left"/>
              <w:rPr>
                <w:rFonts w:eastAsia="Roboto Condensed" w:cstheme="minorHAnsi"/>
                <w:b w:val="0"/>
                <w:i/>
                <w:color w:val="BFBFBF" w:themeColor="background1" w:themeShade="BF"/>
              </w:rPr>
            </w:pPr>
            <w:ins w:author="Jordan Cully" w:date="2021-09-20T19:19:00Z" w:id="696">
              <w:r w:rsidRPr="00ED30E7">
                <w:rPr>
                  <w:rFonts w:hint="eastAsia" w:cstheme="minorHAnsi"/>
                  <w:i/>
                  <w:szCs w:val="18"/>
                </w:rPr>
                <w:t>Design authoring (</w:t>
              </w:r>
              <w:r>
                <w:rPr>
                  <w:rFonts w:cstheme="minorHAnsi"/>
                  <w:i/>
                  <w:szCs w:val="18"/>
                </w:rPr>
                <w:t>Interior Design</w:t>
              </w:r>
              <w:r w:rsidRPr="00ED30E7">
                <w:rPr>
                  <w:rFonts w:hint="eastAsia" w:cstheme="minorHAnsi"/>
                  <w:i/>
                  <w:szCs w:val="18"/>
                </w:rPr>
                <w:t>)</w:t>
              </w:r>
            </w:ins>
            <w:del w:author="Jordan Cully" w:date="2021-09-20T19:19:00Z" w:id="697">
              <w:r w:rsidRPr="008B5071" w:rsidDel="009D32C0">
                <w:rPr>
                  <w:rFonts w:cstheme="minorHAnsi"/>
                  <w:b w:val="0"/>
                  <w:i/>
                  <w:color w:val="BFBFBF" w:themeColor="background1" w:themeShade="BF"/>
                  <w:szCs w:val="18"/>
                </w:rPr>
                <w:delText>Space programming</w:delText>
              </w:r>
            </w:del>
          </w:p>
        </w:tc>
        <w:tc>
          <w:tcPr>
            <w:tcW w:w="468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3325C5" w:rsidP="00094FED" w:rsidRDefault="003325C5" w14:paraId="6104D8FD" w14:textId="0A9845EB">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ins w:author="Jordan Cully" w:date="2021-09-20T19:19:00Z" w:id="698">
              <w:r>
                <w:rPr>
                  <w:rFonts w:cstheme="minorHAnsi"/>
                  <w:i/>
                  <w:szCs w:val="18"/>
                </w:rPr>
                <w:t xml:space="preserve">Autodesk </w:t>
              </w:r>
              <w:r w:rsidRPr="00ED30E7">
                <w:rPr>
                  <w:rFonts w:hint="eastAsia" w:cstheme="minorHAnsi"/>
                  <w:i/>
                  <w:szCs w:val="18"/>
                </w:rPr>
                <w:t>Revit</w:t>
              </w:r>
            </w:ins>
            <w:del w:author="Jordan Cully" w:date="2021-09-20T19:19:00Z" w:id="699">
              <w:r w:rsidRPr="008B5071" w:rsidDel="009D32C0">
                <w:rPr>
                  <w:rFonts w:cstheme="minorHAnsi"/>
                  <w:i/>
                  <w:color w:val="BFBFBF" w:themeColor="background1" w:themeShade="BF"/>
                  <w:szCs w:val="18"/>
                </w:rPr>
                <w:delText>TBC</w:delText>
              </w:r>
            </w:del>
          </w:p>
        </w:tc>
        <w:tc>
          <w:tcPr>
            <w:tcW w:w="24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3325C5" w:rsidP="00094FED" w:rsidRDefault="003325C5" w14:paraId="12053FE0" w14:textId="51D8CE18">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ins w:author="Jordan Cully" w:date="2021-09-20T19:19:00Z" w:id="700">
              <w:r w:rsidRPr="00ED30E7">
                <w:rPr>
                  <w:rFonts w:hint="eastAsia" w:cstheme="minorHAnsi"/>
                  <w:i/>
                  <w:szCs w:val="18"/>
                </w:rPr>
                <w:t>2019.2</w:t>
              </w:r>
            </w:ins>
            <w:del w:author="Jordan Cully" w:date="2021-09-20T19:19:00Z" w:id="701">
              <w:r w:rsidRPr="008B5071" w:rsidDel="009D32C0">
                <w:rPr>
                  <w:rFonts w:cstheme="minorHAnsi"/>
                  <w:i/>
                  <w:color w:val="BFBFBF" w:themeColor="background1" w:themeShade="BF"/>
                  <w:szCs w:val="18"/>
                </w:rPr>
                <w:delText>TBC</w:delText>
              </w:r>
            </w:del>
          </w:p>
        </w:tc>
      </w:tr>
      <w:tr w:rsidRPr="008B5071" w:rsidR="00094FED" w:rsidTr="5ACA28EB" w14:paraId="6F74B70D"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00094FED" w:rsidRDefault="00094FED" w14:paraId="4E8DA59C" w14:textId="0EC3934C">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Engineering analysis</w:t>
            </w:r>
          </w:p>
        </w:tc>
        <w:tc>
          <w:tcPr>
            <w:tcW w:w="468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00094FED" w:rsidRDefault="00094FED" w14:paraId="2B17267E" w14:textId="7FF67A09">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00094FED" w:rsidRDefault="00094FED" w14:paraId="322C7AED" w14:textId="2DB4AAA6">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Pr="008B5071" w:rsidR="00094FED" w:rsidTr="5ACA28EB" w14:paraId="12A8D1F0" w14:textId="77777777">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00094FED" w:rsidRDefault="00094FED" w14:paraId="6B5AB773" w14:textId="0703740E">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Design visualization</w:t>
            </w:r>
          </w:p>
        </w:tc>
        <w:tc>
          <w:tcPr>
            <w:tcW w:w="468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00094FED" w:rsidRDefault="00094FED" w14:paraId="123CA467" w14:textId="2A87F715">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00094FED" w:rsidRDefault="00094FED" w14:paraId="3B7BAD01" w14:textId="3D1EAABC">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Pr="008B5071" w:rsidR="00094FED" w:rsidTr="5ACA28EB" w14:paraId="7D2CD554"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6F7C927B" w:rsidRDefault="6F7C927B" w14:paraId="691FF36E" w14:textId="5C88BA6C">
            <w:pPr>
              <w:spacing w:after="120"/>
              <w:ind w:left="0"/>
              <w:jc w:val="left"/>
              <w:rPr>
                <w:i/>
                <w:iCs/>
              </w:rPr>
            </w:pPr>
            <w:r w:rsidRPr="6F7C927B">
              <w:rPr>
                <w:i/>
                <w:iCs/>
              </w:rPr>
              <w:t>3D coordination</w:t>
            </w:r>
          </w:p>
        </w:tc>
        <w:tc>
          <w:tcPr>
            <w:tcW w:w="468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6F7C927B" w:rsidRDefault="6F7C927B" w14:paraId="09CAC018" w14:textId="341B44FD">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6F7C927B">
              <w:rPr>
                <w:i/>
                <w:iCs/>
              </w:rPr>
              <w:t>Navisworks</w:t>
            </w:r>
          </w:p>
        </w:tc>
        <w:tc>
          <w:tcPr>
            <w:tcW w:w="24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6F7C927B" w:rsidRDefault="6F7C927B" w14:paraId="4238193B" w14:textId="1532677E">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6F7C927B">
              <w:rPr>
                <w:i/>
                <w:iCs/>
              </w:rPr>
              <w:t>Navisworks Manage 2019</w:t>
            </w:r>
          </w:p>
        </w:tc>
      </w:tr>
      <w:tr w:rsidRPr="008B5071" w:rsidR="00094FED" w:rsidTr="5ACA28EB" w14:paraId="0081139A" w14:textId="77777777">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8B5071" w:rsidR="00094FED" w:rsidP="6F7C927B" w:rsidRDefault="6F7C927B" w14:paraId="73F7DAE7" w14:textId="3E80272E">
            <w:pPr>
              <w:spacing w:after="120"/>
              <w:ind w:left="0"/>
              <w:jc w:val="left"/>
              <w:rPr>
                <w:i/>
                <w:iCs/>
              </w:rPr>
            </w:pPr>
            <w:r w:rsidRPr="6F7C927B">
              <w:rPr>
                <w:i/>
                <w:iCs/>
              </w:rPr>
              <w:lastRenderedPageBreak/>
              <w:t>Design review</w:t>
            </w:r>
          </w:p>
        </w:tc>
        <w:tc>
          <w:tcPr>
            <w:tcW w:w="468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6F7C927B" w:rsidP="6F7C927B" w:rsidRDefault="6F7C927B" w14:paraId="53982342" w14:textId="341B44FD">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6F7C927B">
              <w:rPr>
                <w:i/>
                <w:iCs/>
              </w:rPr>
              <w:t>Navisworks</w:t>
            </w:r>
          </w:p>
        </w:tc>
        <w:tc>
          <w:tcPr>
            <w:tcW w:w="24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6F7C927B" w:rsidP="6F7C927B" w:rsidRDefault="6F7C927B" w14:paraId="0DAF913E" w14:textId="1532677E">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6F7C927B">
              <w:rPr>
                <w:i/>
                <w:iCs/>
              </w:rPr>
              <w:t>Navisworks Manage 2019</w:t>
            </w:r>
          </w:p>
        </w:tc>
      </w:tr>
      <w:tr w:rsidRPr="00B340FD" w:rsidR="008B5071" w:rsidTr="5ACA28EB" w14:paraId="5E2DFEF7"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8B5071" w:rsidP="00E43609" w:rsidRDefault="26C506AA" w14:paraId="55C58357" w14:textId="6CF5427D">
            <w:pPr>
              <w:spacing w:after="120"/>
              <w:ind w:left="0"/>
              <w:jc w:val="left"/>
              <w:rPr>
                <w:i/>
                <w:iCs/>
              </w:rPr>
            </w:pPr>
            <w:r w:rsidRPr="00E43609">
              <w:rPr>
                <w:i/>
                <w:iCs/>
              </w:rPr>
              <w:t>Executive architect</w:t>
            </w:r>
          </w:p>
          <w:p w:rsidRPr="00E43609" w:rsidR="008B5071" w:rsidP="00E43609" w:rsidRDefault="26C506AA" w14:paraId="080DF04E" w14:textId="07D3717C">
            <w:pPr>
              <w:spacing w:after="120"/>
              <w:ind w:left="0"/>
              <w:jc w:val="left"/>
              <w:rPr>
                <w:i/>
                <w:iCs/>
              </w:rPr>
            </w:pPr>
            <w:r w:rsidRPr="00E43609">
              <w:rPr>
                <w:i/>
                <w:iCs/>
              </w:rPr>
              <w:t xml:space="preserve"> KAA</w:t>
            </w:r>
          </w:p>
        </w:tc>
        <w:tc>
          <w:tcPr>
            <w:tcW w:w="468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8B5071" w:rsidP="26C506AA" w:rsidRDefault="26C506AA" w14:paraId="2D92DB35" w14:textId="3E6814DE">
            <w:pPr>
              <w:ind w:left="0"/>
              <w:jc w:val="left"/>
              <w:cnfStyle w:val="000000100000" w:firstRow="0" w:lastRow="0" w:firstColumn="0" w:lastColumn="0" w:oddVBand="0" w:evenVBand="0" w:oddHBand="1" w:evenHBand="0" w:firstRowFirstColumn="0" w:firstRowLastColumn="0" w:lastRowFirstColumn="0" w:lastRowLastColumn="0"/>
              <w:rPr>
                <w:i/>
                <w:iCs/>
              </w:rPr>
            </w:pPr>
            <w:r w:rsidRPr="26C506AA">
              <w:rPr>
                <w:i/>
                <w:iCs/>
              </w:rPr>
              <w:t>Autodesk Revit</w:t>
            </w:r>
          </w:p>
          <w:p w:rsidRPr="00E43609" w:rsidR="008B5071" w:rsidP="26C506AA" w:rsidRDefault="26C506AA" w14:paraId="19C893F7" w14:textId="4A7E28D8">
            <w:pPr>
              <w:ind w:left="0"/>
              <w:jc w:val="left"/>
              <w:cnfStyle w:val="000000100000" w:firstRow="0" w:lastRow="0" w:firstColumn="0" w:lastColumn="0" w:oddVBand="0" w:evenVBand="0" w:oddHBand="1" w:evenHBand="0" w:firstRowFirstColumn="0" w:firstRowLastColumn="0" w:lastRowFirstColumn="0" w:lastRowLastColumn="0"/>
              <w:rPr>
                <w:i/>
                <w:iCs/>
              </w:rPr>
            </w:pPr>
            <w:proofErr w:type="spellStart"/>
            <w:r w:rsidRPr="00E43609">
              <w:rPr>
                <w:i/>
                <w:iCs/>
              </w:rPr>
              <w:t>Naviswork</w:t>
            </w:r>
            <w:proofErr w:type="spellEnd"/>
          </w:p>
        </w:tc>
        <w:tc>
          <w:tcPr>
            <w:tcW w:w="24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E43609" w:rsidR="008B5071" w:rsidP="00E43609" w:rsidRDefault="26C506AA" w14:paraId="7BCDF341" w14:textId="63518C0C">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00E43609">
              <w:rPr>
                <w:i/>
                <w:iCs/>
              </w:rPr>
              <w:t>2019.2</w:t>
            </w:r>
          </w:p>
          <w:p w:rsidRPr="00E43609" w:rsidR="008B5071" w:rsidP="00E43609" w:rsidRDefault="008B5071" w14:paraId="3EE123FA" w14:textId="1EB0A8C3">
            <w:pPr>
              <w:spacing w:after="120"/>
              <w:ind w:left="0"/>
              <w:jc w:val="left"/>
              <w:cnfStyle w:val="000000100000" w:firstRow="0" w:lastRow="0" w:firstColumn="0" w:lastColumn="0" w:oddVBand="0" w:evenVBand="0" w:oddHBand="1" w:evenHBand="0" w:firstRowFirstColumn="0" w:firstRowLastColumn="0" w:lastRowFirstColumn="0" w:lastRowLastColumn="0"/>
              <w:rPr>
                <w:i/>
                <w:iCs/>
              </w:rPr>
            </w:pPr>
          </w:p>
        </w:tc>
      </w:tr>
      <w:tr w:rsidRPr="00B340FD" w:rsidR="008B5071" w:rsidTr="5ACA28EB" w14:paraId="0791BFBA" w14:textId="77777777">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94FED" w:rsidR="008B5071" w:rsidP="00094FED" w:rsidRDefault="008B5071" w14:paraId="4750E815" w14:textId="77777777">
            <w:pPr>
              <w:ind w:left="0"/>
              <w:jc w:val="left"/>
              <w:rPr>
                <w:rFonts w:cstheme="minorHAnsi"/>
                <w:b w:val="0"/>
                <w:szCs w:val="18"/>
              </w:rPr>
            </w:pPr>
          </w:p>
        </w:tc>
        <w:tc>
          <w:tcPr>
            <w:tcW w:w="468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94FED" w:rsidR="008B5071" w:rsidP="00094FED" w:rsidRDefault="008B5071" w14:paraId="05E4540F" w14:textId="77777777">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szCs w:val="18"/>
              </w:rPr>
            </w:pPr>
          </w:p>
        </w:tc>
        <w:tc>
          <w:tcPr>
            <w:tcW w:w="2430"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094FED" w:rsidR="008B5071" w:rsidP="00094FED" w:rsidRDefault="008B5071" w14:paraId="2379828A" w14:textId="77777777">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szCs w:val="18"/>
              </w:rPr>
            </w:pPr>
          </w:p>
        </w:tc>
      </w:tr>
    </w:tbl>
    <w:p w:rsidR="00094FED" w:rsidP="00094FED" w:rsidRDefault="00094FED" w14:paraId="79B3962F" w14:textId="2FF6603D">
      <w:pPr>
        <w:rPr>
          <w:i/>
        </w:rPr>
      </w:pPr>
      <w:r w:rsidRPr="00094FED">
        <w:rPr>
          <w:i/>
        </w:rPr>
        <w:t>&lt;For Revit Based projects, all disciplines MUST use the same version of Autodesk Revit, outlined above. For software updates, all parties must agree for upgrade. Software type can be determined by</w:t>
      </w:r>
      <w:r w:rsidR="00C373BD">
        <w:rPr>
          <w:i/>
        </w:rPr>
        <w:t xml:space="preserve"> the</w:t>
      </w:r>
      <w:r w:rsidRPr="00094FED">
        <w:rPr>
          <w:i/>
        </w:rPr>
        <w:t xml:space="preserve"> EIR’s &gt;</w:t>
      </w:r>
    </w:p>
    <w:p w:rsidR="00094FED" w:rsidP="00580A42" w:rsidRDefault="00BF3A04" w14:paraId="499370EB" w14:textId="5D9706E9">
      <w:pPr>
        <w:pStyle w:val="Ttulo2"/>
        <w:numPr>
          <w:ilvl w:val="0"/>
          <w:numId w:val="0"/>
        </w:numPr>
      </w:pPr>
      <w:bookmarkStart w:name="_Ref59124407" w:id="702"/>
      <w:bookmarkStart w:name="_Toc79671819" w:id="703"/>
      <w:r>
        <w:t>8.</w:t>
      </w:r>
      <w:r w:rsidR="00192442">
        <w:t>5</w:t>
      </w:r>
      <w:r w:rsidR="09E162F8">
        <w:t>Clash Rendition Viewer</w:t>
      </w:r>
      <w:bookmarkEnd w:id="702"/>
      <w:bookmarkEnd w:id="703"/>
    </w:p>
    <w:p w:rsidR="00094FED" w:rsidP="00094FED" w:rsidRDefault="00094FED" w14:paraId="698B41BB" w14:textId="49B90E7C">
      <w:r w:rsidRPr="00094FED">
        <w:t>The clash rendition viewer to be used across the whole project</w:t>
      </w:r>
      <w:r w:rsidR="00C373BD">
        <w:t>.</w:t>
      </w:r>
      <w:r w:rsidR="00141697">
        <w:t xml:space="preserve"> </w:t>
      </w:r>
    </w:p>
    <w:tbl>
      <w:tblPr>
        <w:tblStyle w:val="GridTable441"/>
        <w:tblW w:w="9450" w:type="dxa"/>
        <w:tblInd w:w="625" w:type="dxa"/>
        <w:tblLayout w:type="fixed"/>
        <w:tblLook w:val="04A0" w:firstRow="1" w:lastRow="0" w:firstColumn="1" w:lastColumn="0" w:noHBand="0" w:noVBand="1"/>
      </w:tblPr>
      <w:tblGrid>
        <w:gridCol w:w="4725"/>
        <w:gridCol w:w="4725"/>
      </w:tblGrid>
      <w:tr w:rsidRPr="00B340FD" w:rsidR="00125E87" w:rsidTr="00125E87" w14:paraId="625B6B09" w14:textId="7777777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4725"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125E87" w:rsidR="00125E87" w:rsidP="00125E87" w:rsidRDefault="00125E87" w14:paraId="719882A7" w14:textId="160F8AF8">
            <w:pPr>
              <w:ind w:left="0"/>
              <w:jc w:val="left"/>
            </w:pPr>
            <w:r w:rsidRPr="00125E87">
              <w:rPr>
                <w:rFonts w:cstheme="minorHAnsi"/>
              </w:rPr>
              <w:t>Agreed Clash rendition viewer</w:t>
            </w:r>
          </w:p>
        </w:tc>
        <w:tc>
          <w:tcPr>
            <w:tcW w:w="4725"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125E87" w:rsidR="00125E87" w:rsidP="00125E87" w:rsidRDefault="00125E87" w14:paraId="02D9388F" w14:textId="6D531393">
            <w:pPr>
              <w:ind w:left="0"/>
              <w:jc w:val="left"/>
              <w:cnfStyle w:val="100000000000" w:firstRow="1" w:lastRow="0" w:firstColumn="0" w:lastColumn="0" w:oddVBand="0" w:evenVBand="0" w:oddHBand="0" w:evenHBand="0" w:firstRowFirstColumn="0" w:firstRowLastColumn="0" w:lastRowFirstColumn="0" w:lastRowLastColumn="0"/>
            </w:pPr>
            <w:r w:rsidRPr="00125E87">
              <w:rPr>
                <w:rFonts w:cstheme="minorHAnsi"/>
              </w:rPr>
              <w:t>Software/Version</w:t>
            </w:r>
          </w:p>
        </w:tc>
      </w:tr>
      <w:tr w:rsidRPr="00B340FD" w:rsidR="00125E87" w:rsidTr="00125E87" w14:paraId="1CCCC146"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725"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125E87" w:rsidP="00125E87" w:rsidRDefault="00125E87" w14:paraId="1CD00874" w14:textId="0E6B968E">
            <w:pPr>
              <w:ind w:left="0"/>
              <w:jc w:val="left"/>
              <w:rPr>
                <w:b w:val="0"/>
                <w:i/>
                <w:color w:val="B2B2B2" w:themeColor="text2" w:themeTint="99"/>
              </w:rPr>
            </w:pPr>
            <w:r w:rsidRPr="00125E87">
              <w:rPr>
                <w:rFonts w:cstheme="minorHAnsi"/>
                <w:b w:val="0"/>
                <w:i/>
                <w:color w:val="B2B2B2" w:themeColor="text2" w:themeTint="99"/>
              </w:rPr>
              <w:t>TBC</w:t>
            </w:r>
          </w:p>
        </w:tc>
        <w:tc>
          <w:tcPr>
            <w:tcW w:w="4725"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125E87" w:rsidP="00125E87" w:rsidRDefault="00125E87" w14:paraId="73E11418" w14:textId="507B80C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125E87">
              <w:rPr>
                <w:rFonts w:cstheme="minorHAnsi"/>
                <w:i/>
                <w:color w:val="B2B2B2" w:themeColor="text2" w:themeTint="99"/>
              </w:rPr>
              <w:t>TBC</w:t>
            </w:r>
          </w:p>
        </w:tc>
      </w:tr>
      <w:tr w:rsidRPr="00B340FD" w:rsidR="00125E87" w:rsidTr="00125E87" w14:paraId="3CBF905C" w14:textId="77777777">
        <w:trPr>
          <w:trHeight w:val="440"/>
        </w:trPr>
        <w:tc>
          <w:tcPr>
            <w:cnfStyle w:val="001000000000" w:firstRow="0" w:lastRow="0" w:firstColumn="1" w:lastColumn="0" w:oddVBand="0" w:evenVBand="0" w:oddHBand="0" w:evenHBand="0" w:firstRowFirstColumn="0" w:firstRowLastColumn="0" w:lastRowFirstColumn="0" w:lastRowLastColumn="0"/>
            <w:tcW w:w="472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125E87" w:rsidP="00125E87" w:rsidRDefault="00125E87" w14:paraId="2E635C42" w14:textId="2D083F2A">
            <w:pPr>
              <w:ind w:left="0"/>
              <w:jc w:val="left"/>
              <w:rPr>
                <w:b w:val="0"/>
                <w:i/>
                <w:color w:val="B2B2B2" w:themeColor="text2" w:themeTint="99"/>
              </w:rPr>
            </w:pPr>
            <w:r w:rsidRPr="00125E87">
              <w:rPr>
                <w:rFonts w:cstheme="minorHAnsi"/>
                <w:b w:val="0"/>
                <w:i/>
                <w:color w:val="B2B2B2" w:themeColor="text2" w:themeTint="99"/>
              </w:rPr>
              <w:t>TBC</w:t>
            </w:r>
          </w:p>
        </w:tc>
        <w:tc>
          <w:tcPr>
            <w:tcW w:w="472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125E87" w:rsidP="00125E87" w:rsidRDefault="00125E87" w14:paraId="34D72552" w14:textId="306C052D">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r w:rsidRPr="00125E87">
              <w:rPr>
                <w:rFonts w:cstheme="minorHAnsi"/>
                <w:i/>
                <w:color w:val="B2B2B2" w:themeColor="text2" w:themeTint="99"/>
              </w:rPr>
              <w:t>TBC</w:t>
            </w:r>
          </w:p>
        </w:tc>
      </w:tr>
    </w:tbl>
    <w:p w:rsidR="00125E87" w:rsidP="00580A42" w:rsidRDefault="00660256" w14:paraId="0DC7DCAB" w14:textId="0A8A2E95">
      <w:pPr>
        <w:pStyle w:val="Ttulo2"/>
        <w:numPr>
          <w:ilvl w:val="0"/>
          <w:numId w:val="0"/>
        </w:numPr>
      </w:pPr>
      <w:bookmarkStart w:name="_Ref59124448" w:id="704"/>
      <w:bookmarkStart w:name="_Toc79671820" w:id="705"/>
      <w:r>
        <w:t>8.</w:t>
      </w:r>
      <w:r w:rsidR="00192442">
        <w:t>6</w:t>
      </w:r>
      <w:r>
        <w:t xml:space="preserve"> </w:t>
      </w:r>
      <w:r w:rsidR="09E162F8">
        <w:t>BIM Meetings</w:t>
      </w:r>
      <w:bookmarkEnd w:id="704"/>
      <w:bookmarkEnd w:id="705"/>
    </w:p>
    <w:p w:rsidRPr="00ED30E7" w:rsidR="00125E87" w:rsidP="00ED30E7" w:rsidRDefault="00125E87" w14:paraId="3A952B6E" w14:textId="5B6D9059">
      <w:pPr>
        <w:spacing w:after="0"/>
        <w:rPr>
          <w:bCs/>
          <w:i/>
          <w:iCs/>
        </w:rPr>
      </w:pPr>
      <w:r>
        <w:t>A BIM Kick-off meeting</w:t>
      </w:r>
      <w:r w:rsidR="009B440C">
        <w:t xml:space="preserve"> will</w:t>
      </w:r>
      <w:r>
        <w:t xml:space="preserve"> be held with all known supply chain members in order to run through the BIM deliverables for the project</w:t>
      </w:r>
      <w:r w:rsidR="009B440C">
        <w:t>. This will directly</w:t>
      </w:r>
      <w:r>
        <w:t xml:space="preserve"> referenc</w:t>
      </w:r>
      <w:r w:rsidR="009B440C">
        <w:t>e</w:t>
      </w:r>
      <w:r>
        <w:t xml:space="preserve"> the EIR and the processes for delivering BIM for the project.</w:t>
      </w:r>
      <w:r w:rsidR="009B440C">
        <w:t xml:space="preserve"> This meeting will be chaired by the </w:t>
      </w:r>
      <w:r w:rsidRPr="00ED30E7" w:rsidR="00B8075C">
        <w:rPr>
          <w:rFonts w:hint="eastAsia"/>
          <w:b/>
          <w:bCs/>
        </w:rPr>
        <w:t>Project Information Manger</w:t>
      </w:r>
      <w:r w:rsidR="00B8075C">
        <w:t xml:space="preserve"> </w:t>
      </w:r>
      <w:r w:rsidRPr="00ED30E7" w:rsidR="00B8075C">
        <w:rPr>
          <w:rFonts w:hint="eastAsia"/>
          <w:i/>
          <w:iCs/>
        </w:rPr>
        <w:t>(</w:t>
      </w:r>
      <w:r w:rsidRPr="00ED30E7" w:rsidR="001E409C">
        <w:rPr>
          <w:rFonts w:hint="eastAsia"/>
          <w:i/>
          <w:iCs/>
        </w:rPr>
        <w:t>A</w:t>
      </w:r>
      <w:r w:rsidRPr="00ED30E7" w:rsidR="00B8075C">
        <w:rPr>
          <w:rFonts w:hint="eastAsia"/>
          <w:i/>
          <w:iCs/>
        </w:rPr>
        <w:t>ppointing Party</w:t>
      </w:r>
      <w:r w:rsidR="00B8075C">
        <w:t>)</w:t>
      </w:r>
      <w:r w:rsidR="001E409C">
        <w:t xml:space="preserve"> and </w:t>
      </w:r>
      <w:r w:rsidR="00B8075C">
        <w:rPr>
          <w:b/>
        </w:rPr>
        <w:t xml:space="preserve">Task Information Manger </w:t>
      </w:r>
      <w:r w:rsidR="001E409C">
        <w:rPr>
          <w:b/>
        </w:rPr>
        <w:t xml:space="preserve">– Lead </w:t>
      </w:r>
      <w:r w:rsidRPr="0060746B" w:rsidR="00B8075C">
        <w:rPr>
          <w:bCs/>
          <w:i/>
          <w:iCs/>
        </w:rPr>
        <w:t>(</w:t>
      </w:r>
      <w:r w:rsidR="001E409C">
        <w:rPr>
          <w:bCs/>
          <w:i/>
          <w:iCs/>
        </w:rPr>
        <w:t xml:space="preserve">Lead </w:t>
      </w:r>
      <w:r w:rsidR="00B8075C">
        <w:rPr>
          <w:bCs/>
          <w:i/>
          <w:iCs/>
        </w:rPr>
        <w:t>A</w:t>
      </w:r>
      <w:r w:rsidRPr="0060746B" w:rsidR="00B8075C">
        <w:rPr>
          <w:bCs/>
          <w:i/>
          <w:iCs/>
        </w:rPr>
        <w:t>ppointed Party)</w:t>
      </w:r>
      <w:r w:rsidR="00B8075C">
        <w:rPr>
          <w:bCs/>
          <w:i/>
          <w:iCs/>
        </w:rPr>
        <w:t xml:space="preserve"> </w:t>
      </w:r>
      <w:r w:rsidR="009B440C">
        <w:t>who will attend all related team meetings.</w:t>
      </w:r>
    </w:p>
    <w:p w:rsidR="00125E87" w:rsidP="00125E87" w:rsidRDefault="00125E87" w14:paraId="07AFF434" w14:textId="77777777">
      <w:pPr>
        <w:spacing w:after="0"/>
      </w:pPr>
      <w:r>
        <w:t xml:space="preserve"> </w:t>
      </w:r>
    </w:p>
    <w:p w:rsidR="00125E87" w:rsidP="00125E87" w:rsidRDefault="00125E87" w14:paraId="04382F2F" w14:textId="765FC35F">
      <w:r>
        <w:t xml:space="preserve">This will then be followed by a meeting with </w:t>
      </w:r>
      <w:r w:rsidR="00AA42C6">
        <w:t xml:space="preserve">all </w:t>
      </w:r>
      <w:r w:rsidRPr="00ED30E7">
        <w:rPr>
          <w:rFonts w:hint="eastAsia"/>
          <w:b/>
          <w:bCs/>
        </w:rPr>
        <w:t xml:space="preserve">Task </w:t>
      </w:r>
      <w:r w:rsidRPr="00ED30E7" w:rsidR="00AA42C6">
        <w:rPr>
          <w:rFonts w:hint="eastAsia"/>
          <w:b/>
          <w:bCs/>
        </w:rPr>
        <w:t xml:space="preserve">Information </w:t>
      </w:r>
      <w:r w:rsidRPr="00ED30E7">
        <w:rPr>
          <w:rFonts w:hint="eastAsia"/>
          <w:b/>
          <w:bCs/>
        </w:rPr>
        <w:t>Managers</w:t>
      </w:r>
      <w:r>
        <w:t xml:space="preserve"> from all project teams to go through the first draft of the BEP in a collaborative round table discussion and with agreement from all by its conclusion. </w:t>
      </w:r>
    </w:p>
    <w:p w:rsidR="00125E87" w:rsidP="00125E87" w:rsidRDefault="00125E87" w14:paraId="7A76CBB4" w14:textId="5879C063">
      <w:pPr>
        <w:spacing w:after="0"/>
      </w:pPr>
    </w:p>
    <w:p w:rsidR="00125E87" w:rsidP="00125E87" w:rsidRDefault="00125E87" w14:paraId="3A71A9FC" w14:textId="2135D88E">
      <w:r>
        <w:t>Moving forward</w:t>
      </w:r>
      <w:r w:rsidR="009B440C">
        <w:t>;</w:t>
      </w:r>
      <w:r>
        <w:t xml:space="preserve"> regular BIM meetings summarized below will commence with all </w:t>
      </w:r>
      <w:r w:rsidRPr="00ED30E7" w:rsidR="00DB27EB">
        <w:rPr>
          <w:rFonts w:hint="eastAsia"/>
          <w:b/>
          <w:bCs/>
        </w:rPr>
        <w:t>Task Information Managers</w:t>
      </w:r>
      <w:r>
        <w:t xml:space="preserve"> present from all relevant project team organizations. If not feasible for members of the project team to attend, then it is the team member’s responsibility to ensure arrangements are made for their members to still be in attendance through communication means.</w:t>
      </w:r>
    </w:p>
    <w:p w:rsidR="00125E87" w:rsidP="00125E87" w:rsidRDefault="00125E87" w14:paraId="3592EA1C" w14:textId="77777777">
      <w:pPr>
        <w:spacing w:after="0"/>
      </w:pPr>
    </w:p>
    <w:p w:rsidR="00125E87" w:rsidP="00125E87" w:rsidRDefault="00125E87" w14:paraId="2702841E" w14:textId="1C1C0DA0">
      <w:r>
        <w:t xml:space="preserve">The BIM related meeting plan will be developed by the </w:t>
      </w:r>
      <w:r w:rsidR="00CA6EF6">
        <w:rPr>
          <w:b/>
        </w:rPr>
        <w:t xml:space="preserve">Task Information Manger – Lead </w:t>
      </w:r>
      <w:r w:rsidRPr="0060746B" w:rsidR="00CA6EF6">
        <w:rPr>
          <w:bCs/>
          <w:i/>
          <w:iCs/>
        </w:rPr>
        <w:t>(</w:t>
      </w:r>
      <w:r w:rsidR="00CA6EF6">
        <w:rPr>
          <w:bCs/>
          <w:i/>
          <w:iCs/>
        </w:rPr>
        <w:t>Lead A</w:t>
      </w:r>
      <w:r w:rsidRPr="0060746B" w:rsidR="00CA6EF6">
        <w:rPr>
          <w:bCs/>
          <w:i/>
          <w:iCs/>
        </w:rPr>
        <w:t>ppointed Party)</w:t>
      </w:r>
      <w:r w:rsidR="00CA6EF6">
        <w:rPr>
          <w:bCs/>
          <w:i/>
          <w:iCs/>
        </w:rPr>
        <w:t xml:space="preserve"> </w:t>
      </w:r>
      <w:r>
        <w:t xml:space="preserve">and the </w:t>
      </w:r>
      <w:r w:rsidRPr="00ED30E7" w:rsidR="003A550B">
        <w:rPr>
          <w:rFonts w:hint="eastAsia"/>
          <w:b/>
          <w:bCs/>
        </w:rPr>
        <w:t xml:space="preserve">Interface </w:t>
      </w:r>
      <w:r w:rsidRPr="00ED30E7">
        <w:rPr>
          <w:rFonts w:hint="eastAsia"/>
          <w:b/>
          <w:bCs/>
        </w:rPr>
        <w:t>Manager</w:t>
      </w:r>
      <w:r>
        <w:t>. The Design Coordination meeting frequency will vary through the contract period but in general will follow a weekly review or upon request for each of the Design</w:t>
      </w:r>
      <w:r w:rsidR="007D695A">
        <w:t xml:space="preserve"> Managers</w:t>
      </w:r>
      <w:r>
        <w:t>.</w:t>
      </w:r>
    </w:p>
    <w:p w:rsidR="00A83D14" w:rsidP="00125E87" w:rsidRDefault="00A83D14" w14:paraId="273C6000" w14:textId="77777777"/>
    <w:p w:rsidR="00125E87" w:rsidP="00125E87" w:rsidRDefault="00125E87" w14:paraId="09989C34" w14:textId="523BA250">
      <w:pPr>
        <w:rPr>
          <w:b/>
        </w:rPr>
      </w:pPr>
      <w:r w:rsidRPr="00125E87">
        <w:rPr>
          <w:b/>
        </w:rPr>
        <w:t>Summary of Meetings:</w:t>
      </w:r>
    </w:p>
    <w:tbl>
      <w:tblPr>
        <w:tblStyle w:val="GridTable441"/>
        <w:tblW w:w="9450" w:type="dxa"/>
        <w:tblInd w:w="625" w:type="dxa"/>
        <w:tblLayout w:type="fixed"/>
        <w:tblLook w:val="04A0" w:firstRow="1" w:lastRow="0" w:firstColumn="1" w:lastColumn="0" w:noHBand="0" w:noVBand="1"/>
      </w:tblPr>
      <w:tblGrid>
        <w:gridCol w:w="1355"/>
        <w:gridCol w:w="2835"/>
        <w:gridCol w:w="1417"/>
        <w:gridCol w:w="1276"/>
        <w:gridCol w:w="992"/>
        <w:gridCol w:w="1575"/>
      </w:tblGrid>
      <w:tr w:rsidRPr="00B340FD" w:rsidR="000B4843" w:rsidTr="009D5B46" w14:paraId="6B486649" w14:textId="7777777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355"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682700" w:rsidR="00682700" w:rsidP="00682700" w:rsidRDefault="00682700" w14:paraId="16519B84" w14:textId="1893B40C">
            <w:pPr>
              <w:ind w:left="0"/>
              <w:jc w:val="left"/>
              <w:rPr>
                <w:bCs w:val="0"/>
              </w:rPr>
            </w:pPr>
            <w:r w:rsidRPr="00682700">
              <w:rPr>
                <w:rFonts w:cstheme="minorHAnsi"/>
                <w:szCs w:val="18"/>
              </w:rPr>
              <w:t>Meeting Type</w:t>
            </w:r>
          </w:p>
        </w:tc>
        <w:tc>
          <w:tcPr>
            <w:tcW w:w="2835"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682700" w:rsidR="00682700" w:rsidP="00A83D14" w:rsidRDefault="00682700" w14:paraId="3FF24444" w14:textId="756EF60A">
            <w:pPr>
              <w:ind w:left="0"/>
              <w:cnfStyle w:val="100000000000" w:firstRow="1" w:lastRow="0" w:firstColumn="0" w:lastColumn="0" w:oddVBand="0" w:evenVBand="0" w:oddHBand="0" w:evenHBand="0" w:firstRowFirstColumn="0" w:firstRowLastColumn="0" w:lastRowFirstColumn="0" w:lastRowLastColumn="0"/>
            </w:pPr>
            <w:r w:rsidRPr="00682700">
              <w:rPr>
                <w:rFonts w:cstheme="minorHAnsi"/>
                <w:szCs w:val="18"/>
              </w:rPr>
              <w:t>Activities</w:t>
            </w:r>
          </w:p>
        </w:tc>
        <w:tc>
          <w:tcPr>
            <w:tcW w:w="1417"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00E91953" w:rsidP="00682700" w:rsidRDefault="00682700" w14:paraId="54020230" w14:textId="77777777">
            <w:pPr>
              <w:ind w:left="0"/>
              <w:jc w:val="left"/>
              <w:cnfStyle w:val="100000000000" w:firstRow="1" w:lastRow="0" w:firstColumn="0" w:lastColumn="0" w:oddVBand="0" w:evenVBand="0" w:oddHBand="0" w:evenHBand="0" w:firstRowFirstColumn="0" w:firstRowLastColumn="0" w:lastRowFirstColumn="0" w:lastRowLastColumn="0"/>
              <w:rPr>
                <w:rFonts w:cstheme="minorHAnsi"/>
                <w:b w:val="0"/>
                <w:bCs w:val="0"/>
                <w:szCs w:val="18"/>
              </w:rPr>
            </w:pPr>
            <w:r w:rsidRPr="00682700">
              <w:rPr>
                <w:rFonts w:cstheme="minorHAnsi"/>
                <w:szCs w:val="18"/>
              </w:rPr>
              <w:t>Stage/</w:t>
            </w:r>
          </w:p>
          <w:p w:rsidRPr="00682700" w:rsidR="00682700" w:rsidP="00682700" w:rsidRDefault="00682700" w14:paraId="4C31CE0D" w14:textId="5E5DEAB5">
            <w:pPr>
              <w:ind w:left="0"/>
              <w:jc w:val="left"/>
              <w:cnfStyle w:val="100000000000" w:firstRow="1" w:lastRow="0" w:firstColumn="0" w:lastColumn="0" w:oddVBand="0" w:evenVBand="0" w:oddHBand="0" w:evenHBand="0" w:firstRowFirstColumn="0" w:firstRowLastColumn="0" w:lastRowFirstColumn="0" w:lastRowLastColumn="0"/>
              <w:rPr>
                <w:bCs w:val="0"/>
              </w:rPr>
            </w:pPr>
            <w:r w:rsidRPr="00682700">
              <w:rPr>
                <w:rFonts w:cstheme="minorHAnsi"/>
                <w:szCs w:val="18"/>
              </w:rPr>
              <w:t>Frequency</w:t>
            </w:r>
          </w:p>
        </w:tc>
        <w:tc>
          <w:tcPr>
            <w:tcW w:w="1276"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682700" w:rsidR="00682700" w:rsidP="00682700" w:rsidRDefault="00682700" w14:paraId="2DBAB166" w14:textId="4C3A42F7">
            <w:pPr>
              <w:ind w:left="0"/>
              <w:jc w:val="left"/>
              <w:cnfStyle w:val="100000000000" w:firstRow="1" w:lastRow="0" w:firstColumn="0" w:lastColumn="0" w:oddVBand="0" w:evenVBand="0" w:oddHBand="0" w:evenHBand="0" w:firstRowFirstColumn="0" w:firstRowLastColumn="0" w:lastRowFirstColumn="0" w:lastRowLastColumn="0"/>
            </w:pPr>
            <w:r w:rsidRPr="00682700">
              <w:rPr>
                <w:rFonts w:cstheme="minorHAnsi"/>
                <w:szCs w:val="18"/>
              </w:rPr>
              <w:t>Participants</w:t>
            </w:r>
          </w:p>
        </w:tc>
        <w:tc>
          <w:tcPr>
            <w:tcW w:w="992"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682700" w:rsidR="00682700" w:rsidP="00682700" w:rsidRDefault="00682700" w14:paraId="22B83F2C" w14:textId="77777777">
            <w:pPr>
              <w:ind w:left="0"/>
              <w:jc w:val="left"/>
              <w:cnfStyle w:val="100000000000" w:firstRow="1" w:lastRow="0" w:firstColumn="0" w:lastColumn="0" w:oddVBand="0" w:evenVBand="0" w:oddHBand="0" w:evenHBand="0" w:firstRowFirstColumn="0" w:firstRowLastColumn="0" w:lastRowFirstColumn="0" w:lastRowLastColumn="0"/>
              <w:rPr>
                <w:b w:val="0"/>
                <w:bCs w:val="0"/>
              </w:rPr>
            </w:pPr>
            <w:r w:rsidRPr="00682700">
              <w:rPr>
                <w:rFonts w:cstheme="minorHAnsi"/>
                <w:szCs w:val="18"/>
              </w:rPr>
              <w:t>Location</w:t>
            </w:r>
          </w:p>
        </w:tc>
        <w:tc>
          <w:tcPr>
            <w:tcW w:w="1575"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682700" w:rsidR="00682700" w:rsidP="00682700" w:rsidRDefault="00AE13CF" w14:paraId="6E346660" w14:textId="19C45CB1">
            <w:pPr>
              <w:ind w:left="0"/>
              <w:jc w:val="left"/>
              <w:cnfStyle w:val="100000000000" w:firstRow="1" w:lastRow="0" w:firstColumn="0" w:lastColumn="0" w:oddVBand="0" w:evenVBand="0" w:oddHBand="0" w:evenHBand="0" w:firstRowFirstColumn="0" w:firstRowLastColumn="0" w:lastRowFirstColumn="0" w:lastRowLastColumn="0"/>
            </w:pPr>
            <w:r>
              <w:t>Organizer</w:t>
            </w:r>
          </w:p>
        </w:tc>
      </w:tr>
      <w:tr w:rsidRPr="00B340FD" w:rsidR="000B4843" w:rsidTr="009D5B46" w14:paraId="2276D991" w14:textId="77777777">
        <w:trPr>
          <w:cnfStyle w:val="000000100000" w:firstRow="0" w:lastRow="0" w:firstColumn="0" w:lastColumn="0" w:oddVBand="0" w:evenVBand="0" w:oddHBand="1" w:evenHBand="0" w:firstRowFirstColumn="0" w:firstRowLastColumn="0" w:lastRowFirstColumn="0" w:lastRowLastColumn="0"/>
          <w:trHeight w:val="2231"/>
        </w:trPr>
        <w:tc>
          <w:tcPr>
            <w:cnfStyle w:val="001000000000" w:firstRow="0" w:lastRow="0" w:firstColumn="1" w:lastColumn="0" w:oddVBand="0" w:evenVBand="0" w:oddHBand="0" w:evenHBand="0" w:firstRowFirstColumn="0" w:firstRowLastColumn="0" w:lastRowFirstColumn="0" w:lastRowLastColumn="0"/>
            <w:tcW w:w="1355"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682700" w:rsidP="00682700" w:rsidRDefault="00682700" w14:paraId="392BA508" w14:textId="3DA34ED7">
            <w:pPr>
              <w:ind w:left="0"/>
              <w:jc w:val="left"/>
              <w:rPr>
                <w:b w:val="0"/>
                <w:bCs w:val="0"/>
              </w:rPr>
            </w:pPr>
            <w:r w:rsidRPr="00682700">
              <w:rPr>
                <w:rFonts w:cstheme="minorHAnsi"/>
                <w:szCs w:val="18"/>
              </w:rPr>
              <w:t>BIM Kick Off Meeting</w:t>
            </w:r>
          </w:p>
        </w:tc>
        <w:tc>
          <w:tcPr>
            <w:tcW w:w="2835"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682700" w:rsidP="00E91953" w:rsidRDefault="00682700" w14:paraId="5388F0A2" w14:textId="3D145DFB">
            <w:pPr>
              <w:ind w:left="0"/>
              <w:jc w:val="left"/>
              <w:cnfStyle w:val="000000100000" w:firstRow="0" w:lastRow="0" w:firstColumn="0" w:lastColumn="0" w:oddVBand="0" w:evenVBand="0" w:oddHBand="1" w:evenHBand="0" w:firstRowFirstColumn="0" w:firstRowLastColumn="0" w:lastRowFirstColumn="0" w:lastRowLastColumn="0"/>
            </w:pPr>
            <w:r w:rsidRPr="00682700">
              <w:rPr>
                <w:rFonts w:cstheme="minorHAnsi"/>
                <w:szCs w:val="18"/>
              </w:rPr>
              <w:t>Meeting to communicate the BEP and the associated requirements. This meeting is also used to agree and complete the project specific information that is required within the Project BEP. The BEP should be used as the agenda for this meeting and worked through systematically until populated.</w:t>
            </w:r>
          </w:p>
        </w:tc>
        <w:tc>
          <w:tcPr>
            <w:tcW w:w="1417"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682700" w:rsidP="00E91953" w:rsidRDefault="00682700" w14:paraId="47846944" w14:textId="5890D06C">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One-off</w:t>
            </w:r>
          </w:p>
        </w:tc>
        <w:tc>
          <w:tcPr>
            <w:tcW w:w="1276"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682700" w:rsidP="00E91953" w:rsidRDefault="00682700" w14:paraId="3DC73D8E" w14:textId="697FA531">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All Project Participants</w:t>
            </w:r>
          </w:p>
        </w:tc>
        <w:tc>
          <w:tcPr>
            <w:tcW w:w="992"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682700" w:rsidP="00E91953" w:rsidRDefault="00682700" w14:paraId="0F7BBCEC" w14:textId="77777777">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TBC</w:t>
            </w:r>
          </w:p>
        </w:tc>
        <w:tc>
          <w:tcPr>
            <w:tcW w:w="1575"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824FB8" w:rsidP="00E91953" w:rsidRDefault="00824FB8" w14:paraId="7512AC38" w14:textId="3753E57C">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ED30E7">
              <w:rPr>
                <w:rFonts w:hint="eastAsia" w:cstheme="minorHAnsi"/>
                <w:szCs w:val="18"/>
              </w:rPr>
              <w:t xml:space="preserve">Project Information </w:t>
            </w:r>
            <w:r w:rsidRPr="00824FB8" w:rsidR="00690E34">
              <w:rPr>
                <w:rFonts w:hint="eastAsia" w:cstheme="minorHAnsi"/>
                <w:szCs w:val="18"/>
              </w:rPr>
              <w:t>Manager</w:t>
            </w:r>
            <w:r>
              <w:rPr>
                <w:rFonts w:cstheme="minorHAnsi"/>
                <w:szCs w:val="18"/>
              </w:rPr>
              <w:t>;</w:t>
            </w:r>
            <w:r w:rsidRPr="00235B8B">
              <w:rPr>
                <w:rFonts w:hint="eastAsia" w:cstheme="minorHAnsi"/>
                <w:szCs w:val="18"/>
              </w:rPr>
              <w:t xml:space="preserve"> </w:t>
            </w:r>
          </w:p>
          <w:p w:rsidRPr="00682700" w:rsidR="00682700" w:rsidP="00E91953" w:rsidRDefault="00824FB8" w14:paraId="1F9140FC" w14:textId="7B43829F">
            <w:pPr>
              <w:ind w:left="0"/>
              <w:jc w:val="left"/>
              <w:cnfStyle w:val="000000100000" w:firstRow="0" w:lastRow="0" w:firstColumn="0" w:lastColumn="0" w:oddVBand="0" w:evenVBand="0" w:oddHBand="1" w:evenHBand="0" w:firstRowFirstColumn="0" w:firstRowLastColumn="0" w:lastRowFirstColumn="0" w:lastRowLastColumn="0"/>
              <w:rPr>
                <w:b/>
              </w:rPr>
            </w:pPr>
            <w:r w:rsidRPr="00ED30E7">
              <w:rPr>
                <w:rFonts w:hint="eastAsia" w:cstheme="minorHAnsi"/>
                <w:szCs w:val="18"/>
              </w:rPr>
              <w:t xml:space="preserve">Task Information Manger </w:t>
            </w:r>
            <w:r w:rsidRPr="00ED30E7">
              <w:rPr>
                <w:rFonts w:hint="eastAsia" w:cstheme="minorHAnsi"/>
                <w:szCs w:val="18"/>
              </w:rPr>
              <w:t>–</w:t>
            </w:r>
            <w:r w:rsidRPr="00ED30E7">
              <w:rPr>
                <w:rFonts w:hint="eastAsia" w:cstheme="minorHAnsi"/>
                <w:szCs w:val="18"/>
              </w:rPr>
              <w:t xml:space="preserve"> Lead</w:t>
            </w:r>
            <w:r>
              <w:rPr>
                <w:b/>
              </w:rPr>
              <w:t xml:space="preserve"> </w:t>
            </w:r>
          </w:p>
        </w:tc>
      </w:tr>
      <w:tr w:rsidRPr="00B340FD" w:rsidR="008D08F3" w:rsidTr="009D5B46" w14:paraId="3FE6496E" w14:textId="77777777">
        <w:trPr>
          <w:trHeight w:val="2510"/>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8D08F3" w:rsidRDefault="008D08F3" w14:paraId="0C362572" w14:textId="1466310C">
            <w:pPr>
              <w:ind w:left="0"/>
              <w:jc w:val="left"/>
              <w:rPr>
                <w:b w:val="0"/>
                <w:bCs w:val="0"/>
              </w:rPr>
            </w:pPr>
            <w:r w:rsidRPr="008D08F3">
              <w:rPr>
                <w:rFonts w:cstheme="minorHAnsi"/>
                <w:szCs w:val="18"/>
              </w:rPr>
              <w:lastRenderedPageBreak/>
              <w:t>BIM Weekly Meeting</w:t>
            </w:r>
          </w:p>
        </w:tc>
        <w:tc>
          <w:tcPr>
            <w:tcW w:w="283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8D08F3" w:rsidRDefault="008D08F3" w14:paraId="0C8A8803" w14:textId="77777777">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D08F3">
              <w:rPr>
                <w:rFonts w:cstheme="minorHAnsi"/>
                <w:szCs w:val="18"/>
              </w:rPr>
              <w:t xml:space="preserve">The purpose of those meetings is to discuss BIM related items on a weekly basis. Topics related to these meetings can include but are not limited to: BEP Updates; Models Updates; Models Queries; BIM Strategy updates; Information Exchange…etc. </w:t>
            </w:r>
          </w:p>
          <w:p w:rsidRPr="008D08F3" w:rsidR="008D08F3" w:rsidP="008D08F3" w:rsidRDefault="008D08F3" w14:paraId="4485573B" w14:textId="115B3C0F">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D08F3">
              <w:rPr>
                <w:rFonts w:hint="eastAsia" w:cstheme="minorHAnsi"/>
                <w:szCs w:val="18"/>
              </w:rPr>
              <w:t>A relatively flexible agenda and meeting structure is prescribed to allow</w:t>
            </w:r>
            <w:r w:rsidRPr="008D08F3">
              <w:rPr>
                <w:rFonts w:cstheme="minorHAnsi"/>
                <w:szCs w:val="18"/>
              </w:rPr>
              <w:t xml:space="preserve"> all project BIM representatives to present and resolve their queries. </w:t>
            </w:r>
          </w:p>
        </w:tc>
        <w:tc>
          <w:tcPr>
            <w:tcW w:w="141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8D08F3" w:rsidRDefault="008D08F3" w14:paraId="4A705E2E" w14:textId="287C5A2F">
            <w:pPr>
              <w:tabs>
                <w:tab w:val="left" w:pos="720"/>
              </w:tabs>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D08F3">
              <w:rPr>
                <w:rFonts w:cstheme="minorHAnsi"/>
                <w:szCs w:val="18"/>
              </w:rPr>
              <w:t xml:space="preserve">Weekly </w:t>
            </w:r>
          </w:p>
        </w:tc>
        <w:tc>
          <w:tcPr>
            <w:tcW w:w="1276"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8D08F3" w:rsidRDefault="008D08F3" w14:paraId="53D9EC31" w14:textId="459C8574">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D08F3">
              <w:rPr>
                <w:rFonts w:hint="eastAsia" w:cstheme="minorHAnsi"/>
                <w:szCs w:val="18"/>
              </w:rPr>
              <w:t>All Project</w:t>
            </w:r>
            <w:r w:rsidRPr="008D08F3">
              <w:rPr>
                <w:rFonts w:cstheme="minorHAnsi"/>
                <w:szCs w:val="18"/>
              </w:rPr>
              <w:t xml:space="preserve"> BIM Representatives</w:t>
            </w:r>
            <w:r w:rsidRPr="008D08F3">
              <w:rPr>
                <w:rFonts w:hint="eastAsia" w:cstheme="minorHAnsi"/>
                <w:szCs w:val="18"/>
              </w:rPr>
              <w:t xml:space="preserve"> </w:t>
            </w:r>
          </w:p>
        </w:tc>
        <w:tc>
          <w:tcPr>
            <w:tcW w:w="992"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8D08F3" w:rsidRDefault="008D08F3" w14:paraId="578BC4A7" w14:textId="628BFEED">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D08F3">
              <w:rPr>
                <w:rFonts w:cstheme="minorHAnsi"/>
                <w:szCs w:val="18"/>
              </w:rPr>
              <w:t>Microsoft Teams</w:t>
            </w:r>
          </w:p>
        </w:tc>
        <w:tc>
          <w:tcPr>
            <w:tcW w:w="15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8D08F3" w:rsidP="008D08F3" w:rsidRDefault="008D08F3" w14:paraId="6A46F9B3" w14:textId="2FBFA4C3">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D08F3">
              <w:rPr>
                <w:rFonts w:hint="eastAsia" w:cstheme="minorHAnsi"/>
                <w:szCs w:val="18"/>
              </w:rPr>
              <w:t xml:space="preserve">Task Information Manager </w:t>
            </w:r>
            <w:r w:rsidRPr="008D08F3">
              <w:rPr>
                <w:rFonts w:hint="eastAsia" w:cstheme="minorHAnsi"/>
                <w:szCs w:val="18"/>
              </w:rPr>
              <w:t>–</w:t>
            </w:r>
            <w:r w:rsidRPr="008D08F3">
              <w:rPr>
                <w:rFonts w:hint="eastAsia" w:cstheme="minorHAnsi"/>
                <w:szCs w:val="18"/>
              </w:rPr>
              <w:t xml:space="preserve"> Lead</w:t>
            </w:r>
          </w:p>
        </w:tc>
      </w:tr>
      <w:tr w:rsidRPr="00B340FD" w:rsidR="009D5B46" w:rsidTr="009D5B46" w14:paraId="10219628" w14:textId="77777777">
        <w:trPr>
          <w:cnfStyle w:val="000000100000" w:firstRow="0" w:lastRow="0" w:firstColumn="0" w:lastColumn="0" w:oddVBand="0" w:evenVBand="0" w:oddHBand="1" w:evenHBand="0" w:firstRowFirstColumn="0" w:firstRowLastColumn="0" w:lastRowFirstColumn="0" w:lastRowLastColumn="0"/>
          <w:trHeight w:val="2510"/>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9D5B46" w:rsidR="009D5B46" w:rsidP="009D5B46" w:rsidRDefault="009D5B46" w14:paraId="46C47CCA" w14:textId="01A15B72">
            <w:pPr>
              <w:ind w:left="0"/>
              <w:jc w:val="left"/>
              <w:rPr>
                <w:rFonts w:cstheme="minorHAnsi"/>
                <w:szCs w:val="18"/>
              </w:rPr>
            </w:pPr>
            <w:r w:rsidRPr="009D5B46">
              <w:rPr>
                <w:rFonts w:cstheme="minorHAnsi"/>
                <w:szCs w:val="18"/>
              </w:rPr>
              <w:t>Clash Detections &amp; Coordination Meeting</w:t>
            </w:r>
          </w:p>
        </w:tc>
        <w:tc>
          <w:tcPr>
            <w:tcW w:w="283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9D5B46" w:rsidR="009D5B46" w:rsidP="009D5B46" w:rsidRDefault="009D5B46" w14:paraId="263DC4C9" w14:textId="77777777">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9D5B46">
              <w:rPr>
                <w:rFonts w:hint="eastAsia" w:cstheme="minorHAnsi"/>
                <w:szCs w:val="18"/>
              </w:rPr>
              <w:t xml:space="preserve">Coordination between all project teams to review clashes identified within the models. </w:t>
            </w:r>
            <w:r w:rsidRPr="009D5B46">
              <w:rPr>
                <w:rFonts w:cstheme="minorHAnsi"/>
                <w:szCs w:val="18"/>
              </w:rPr>
              <w:t>Task Information Manager (EA)</w:t>
            </w:r>
            <w:r w:rsidRPr="009D5B46">
              <w:rPr>
                <w:rFonts w:hint="eastAsia" w:cstheme="minorHAnsi"/>
                <w:szCs w:val="18"/>
              </w:rPr>
              <w:t xml:space="preserve"> to lead the meeting, visually exploring the models, identifying clashes that require resolution and documenting each agreed solution alongside a visual of the issue in the minutes. All models must be uploaded to the agreed exchange platform in both native and agreed 3D discipline-based model file format. All models must be uploaded to the agreed exchange platform two days ahead of this meeting to allow sufficient time to review the content within the model.</w:t>
            </w:r>
          </w:p>
          <w:p w:rsidRPr="009D5B46" w:rsidR="009D5B46" w:rsidP="009D5B46" w:rsidRDefault="009D5B46" w14:paraId="2AB3187B" w14:textId="77777777">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9D5B46">
              <w:rPr>
                <w:rFonts w:cstheme="minorHAnsi"/>
                <w:szCs w:val="18"/>
              </w:rPr>
              <w:t xml:space="preserve">Interface Manager and Design Team Managers to mitigate and propose resolutions to clashes related to design. </w:t>
            </w:r>
          </w:p>
          <w:p w:rsidRPr="008D08F3" w:rsidR="009D5B46" w:rsidP="009D5B46" w:rsidRDefault="009D5B46" w14:paraId="7AF43316" w14:textId="33BEF446">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9D5B46">
              <w:rPr>
                <w:rFonts w:cstheme="minorHAnsi"/>
                <w:szCs w:val="18"/>
              </w:rPr>
              <w:t xml:space="preserve">Task Information Managers to mitigate and propose resolutions to clashes related to 3d Modelling matters. </w:t>
            </w:r>
          </w:p>
        </w:tc>
        <w:tc>
          <w:tcPr>
            <w:tcW w:w="141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9D5B46" w:rsidR="009D5B46" w:rsidP="009D5B46" w:rsidRDefault="009D5B46" w14:paraId="3FADEB7F" w14:textId="77777777">
            <w:pPr>
              <w:tabs>
                <w:tab w:val="left" w:pos="720"/>
              </w:tabs>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9D5B46">
              <w:rPr>
                <w:rFonts w:hint="eastAsia" w:cstheme="minorHAnsi"/>
                <w:szCs w:val="18"/>
              </w:rPr>
              <w:t xml:space="preserve">Fortnightly </w:t>
            </w:r>
          </w:p>
          <w:p w:rsidRPr="008D08F3" w:rsidR="009D5B46" w:rsidP="009D5B46" w:rsidRDefault="009D5B46" w14:paraId="0558CDCE" w14:textId="0E3042F7">
            <w:pPr>
              <w:tabs>
                <w:tab w:val="left" w:pos="720"/>
              </w:tabs>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9D5B46">
              <w:rPr>
                <w:rFonts w:hint="eastAsia" w:cstheme="minorHAnsi"/>
                <w:szCs w:val="18"/>
              </w:rPr>
              <w:t>(</w:t>
            </w:r>
            <w:proofErr w:type="gramStart"/>
            <w:r w:rsidRPr="009D5B46">
              <w:rPr>
                <w:rFonts w:hint="eastAsia" w:cstheme="minorHAnsi"/>
                <w:szCs w:val="18"/>
              </w:rPr>
              <w:t>or</w:t>
            </w:r>
            <w:proofErr w:type="gramEnd"/>
            <w:r w:rsidRPr="009D5B46">
              <w:rPr>
                <w:rFonts w:hint="eastAsia" w:cstheme="minorHAnsi"/>
                <w:szCs w:val="18"/>
              </w:rPr>
              <w:t xml:space="preserve"> as agreed)</w:t>
            </w:r>
          </w:p>
        </w:tc>
        <w:tc>
          <w:tcPr>
            <w:tcW w:w="1276"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9D5B46" w:rsidP="009D5B46" w:rsidRDefault="009D5B46" w14:paraId="3ADC0039" w14:textId="6C85B506">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9D5B46">
              <w:rPr>
                <w:rFonts w:hint="eastAsia" w:cstheme="minorHAnsi"/>
                <w:szCs w:val="18"/>
              </w:rPr>
              <w:t>All Project</w:t>
            </w:r>
            <w:r w:rsidRPr="009D5B46">
              <w:rPr>
                <w:rFonts w:cstheme="minorHAnsi"/>
                <w:szCs w:val="18"/>
              </w:rPr>
              <w:t xml:space="preserve"> BIM Representatives</w:t>
            </w:r>
            <w:r w:rsidRPr="009D5B46">
              <w:rPr>
                <w:rFonts w:hint="eastAsia" w:cstheme="minorHAnsi"/>
                <w:szCs w:val="18"/>
              </w:rPr>
              <w:t xml:space="preserve"> </w:t>
            </w:r>
            <w:r w:rsidRPr="009D5B46">
              <w:rPr>
                <w:rFonts w:cstheme="minorHAnsi"/>
                <w:szCs w:val="18"/>
              </w:rPr>
              <w:t>&amp; Design Team</w:t>
            </w:r>
          </w:p>
        </w:tc>
        <w:tc>
          <w:tcPr>
            <w:tcW w:w="992"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8D08F3" w:rsidR="009D5B46" w:rsidP="009D5B46" w:rsidRDefault="009D5B46" w14:paraId="250160E0" w14:textId="607EA954">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9D5B46">
              <w:rPr>
                <w:rFonts w:cstheme="minorHAnsi"/>
                <w:szCs w:val="18"/>
              </w:rPr>
              <w:t>Microsoft Teams</w:t>
            </w:r>
          </w:p>
        </w:tc>
        <w:tc>
          <w:tcPr>
            <w:tcW w:w="15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9D5B46" w:rsidR="009D5B46" w:rsidP="009D5B46" w:rsidRDefault="009D5B46" w14:paraId="1A20F3DA" w14:textId="77777777">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9D5B46">
              <w:rPr>
                <w:rFonts w:hint="eastAsia" w:cstheme="minorHAnsi"/>
                <w:szCs w:val="18"/>
              </w:rPr>
              <w:t xml:space="preserve">Task Information Manager </w:t>
            </w:r>
            <w:r w:rsidRPr="009D5B46">
              <w:rPr>
                <w:rFonts w:cstheme="minorHAnsi"/>
                <w:szCs w:val="18"/>
              </w:rPr>
              <w:t>(EA)</w:t>
            </w:r>
          </w:p>
          <w:p w:rsidRPr="009D5B46" w:rsidR="009D5B46" w:rsidP="009D5B46" w:rsidRDefault="009D5B46" w14:paraId="7D379FAC" w14:textId="77777777">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9D5B46">
              <w:rPr>
                <w:rFonts w:cstheme="minorHAnsi"/>
                <w:szCs w:val="18"/>
              </w:rPr>
              <w:t>Interface Manger</w:t>
            </w:r>
          </w:p>
          <w:p w:rsidRPr="008D08F3" w:rsidR="009D5B46" w:rsidP="009D5B46" w:rsidRDefault="009D5B46" w14:paraId="40EE46DE" w14:textId="59F59380">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9D5B46">
              <w:rPr>
                <w:rFonts w:hint="eastAsia" w:cstheme="minorHAnsi"/>
                <w:szCs w:val="18"/>
              </w:rPr>
              <w:t>Design Team Manager</w:t>
            </w:r>
          </w:p>
        </w:tc>
      </w:tr>
      <w:tr w:rsidRPr="00B340FD" w:rsidR="009D5B46" w:rsidTr="009D5B46" w14:paraId="73623CEC" w14:textId="77777777">
        <w:trPr>
          <w:trHeight w:val="3590"/>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9D5B46" w:rsidP="009D5B46" w:rsidRDefault="009D5B46" w14:paraId="5A66EF57" w14:textId="09E88969">
            <w:pPr>
              <w:ind w:left="0"/>
              <w:jc w:val="left"/>
              <w:rPr>
                <w:rFonts w:cstheme="minorHAnsi"/>
                <w:szCs w:val="18"/>
              </w:rPr>
            </w:pPr>
            <w:r w:rsidRPr="00682700">
              <w:rPr>
                <w:rFonts w:cstheme="minorHAnsi"/>
                <w:szCs w:val="18"/>
              </w:rPr>
              <w:t>BIM Workshops</w:t>
            </w:r>
          </w:p>
        </w:tc>
        <w:tc>
          <w:tcPr>
            <w:tcW w:w="283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9D5B46" w:rsidR="009D5B46" w:rsidP="009D5B46" w:rsidRDefault="009D5B46" w14:paraId="7B1E3475" w14:textId="77777777">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9D5B46">
              <w:rPr>
                <w:rFonts w:cstheme="minorHAnsi"/>
                <w:szCs w:val="18"/>
              </w:rPr>
              <w:t xml:space="preserve">Regular workshops will be organized to develop new workflows, methods and procedures that will help the overall project development. </w:t>
            </w:r>
          </w:p>
          <w:p w:rsidRPr="00682700" w:rsidR="009D5B46" w:rsidP="009D5B46" w:rsidRDefault="009D5B46" w14:paraId="39F8C415" w14:textId="0BFA2696">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9D5B46">
              <w:rPr>
                <w:rFonts w:cstheme="minorHAnsi"/>
                <w:szCs w:val="18"/>
              </w:rPr>
              <w:t xml:space="preserve">Also, workshops will be scheduled to propose resolution or provide clarifications where consultants </w:t>
            </w:r>
            <w:proofErr w:type="gramStart"/>
            <w:r w:rsidRPr="009D5B46">
              <w:rPr>
                <w:rFonts w:cstheme="minorHAnsi"/>
                <w:szCs w:val="18"/>
              </w:rPr>
              <w:t>scope’s</w:t>
            </w:r>
            <w:proofErr w:type="gramEnd"/>
            <w:r w:rsidRPr="009D5B46">
              <w:rPr>
                <w:rFonts w:cstheme="minorHAnsi"/>
                <w:szCs w:val="18"/>
              </w:rPr>
              <w:t xml:space="preserve"> might interfere. </w:t>
            </w:r>
          </w:p>
        </w:tc>
        <w:tc>
          <w:tcPr>
            <w:tcW w:w="141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9D5B46" w:rsidP="009D5B46" w:rsidRDefault="009D5B46" w14:paraId="17872D8D" w14:textId="2D891FDF">
            <w:pPr>
              <w:tabs>
                <w:tab w:val="left" w:pos="720"/>
              </w:tabs>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9D5B46">
              <w:rPr>
                <w:rFonts w:cstheme="minorHAnsi"/>
                <w:szCs w:val="18"/>
              </w:rPr>
              <w:t xml:space="preserve">If and When </w:t>
            </w:r>
            <w:proofErr w:type="gramStart"/>
            <w:r w:rsidRPr="009D5B46">
              <w:rPr>
                <w:rFonts w:cstheme="minorHAnsi"/>
                <w:szCs w:val="18"/>
              </w:rPr>
              <w:t>Required</w:t>
            </w:r>
            <w:proofErr w:type="gramEnd"/>
          </w:p>
        </w:tc>
        <w:tc>
          <w:tcPr>
            <w:tcW w:w="1276"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9D5B46" w:rsidRDefault="009D5B46" w14:paraId="37EB3E7C" w14:textId="00986769">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9D5B46">
              <w:rPr>
                <w:rFonts w:hint="eastAsia" w:cstheme="minorHAnsi"/>
                <w:szCs w:val="18"/>
              </w:rPr>
              <w:t>All</w:t>
            </w:r>
            <w:r w:rsidRPr="009D5B46">
              <w:rPr>
                <w:rFonts w:cstheme="minorHAnsi"/>
                <w:szCs w:val="18"/>
              </w:rPr>
              <w:t xml:space="preserve"> or relevant  </w:t>
            </w:r>
            <w:r w:rsidRPr="009D5B46">
              <w:rPr>
                <w:rFonts w:hint="eastAsia" w:cstheme="minorHAnsi"/>
                <w:szCs w:val="18"/>
              </w:rPr>
              <w:t xml:space="preserve"> Project</w:t>
            </w:r>
            <w:r w:rsidRPr="009D5B46">
              <w:rPr>
                <w:rFonts w:cstheme="minorHAnsi"/>
                <w:szCs w:val="18"/>
              </w:rPr>
              <w:t xml:space="preserve"> BIM Representatives</w:t>
            </w:r>
          </w:p>
        </w:tc>
        <w:tc>
          <w:tcPr>
            <w:tcW w:w="992"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9D5B46" w:rsidRDefault="009D5B46" w14:paraId="11B40631" w14:textId="1FE4969A">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9D5B46">
              <w:rPr>
                <w:rFonts w:cstheme="minorHAnsi"/>
                <w:szCs w:val="18"/>
              </w:rPr>
              <w:t>Microsoft Teams</w:t>
            </w:r>
          </w:p>
        </w:tc>
        <w:tc>
          <w:tcPr>
            <w:tcW w:w="15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9D5B46" w:rsidRDefault="009D5B46" w14:paraId="56C8E0BB" w14:textId="7FE6717F">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9D5B46">
              <w:rPr>
                <w:rFonts w:hint="eastAsia" w:cstheme="minorHAnsi"/>
                <w:szCs w:val="18"/>
              </w:rPr>
              <w:t xml:space="preserve">Task Information Manager </w:t>
            </w:r>
            <w:r w:rsidRPr="009D5B46">
              <w:rPr>
                <w:rFonts w:hint="eastAsia" w:cstheme="minorHAnsi"/>
                <w:szCs w:val="18"/>
              </w:rPr>
              <w:t>–</w:t>
            </w:r>
            <w:r w:rsidRPr="009D5B46">
              <w:rPr>
                <w:rFonts w:hint="eastAsia" w:cstheme="minorHAnsi"/>
                <w:szCs w:val="18"/>
              </w:rPr>
              <w:t xml:space="preserve"> Lead</w:t>
            </w:r>
          </w:p>
        </w:tc>
      </w:tr>
      <w:tr w:rsidRPr="00B340FD" w:rsidR="000B4843" w:rsidTr="009D5B46" w14:paraId="4635CAE9" w14:textId="77777777">
        <w:trPr>
          <w:cnfStyle w:val="000000100000" w:firstRow="0" w:lastRow="0" w:firstColumn="0" w:lastColumn="0" w:oddVBand="0" w:evenVBand="0" w:oddHBand="1" w:evenHBand="0" w:firstRowFirstColumn="0" w:firstRowLastColumn="0" w:lastRowFirstColumn="0" w:lastRowLastColumn="0"/>
          <w:trHeight w:val="2690"/>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682700" w:rsidP="00682700" w:rsidRDefault="00682700" w14:paraId="69059CB6" w14:textId="42265A50">
            <w:pPr>
              <w:ind w:left="0"/>
              <w:jc w:val="left"/>
              <w:rPr>
                <w:rFonts w:cstheme="minorHAnsi"/>
                <w:szCs w:val="18"/>
              </w:rPr>
            </w:pPr>
            <w:r w:rsidRPr="00682700">
              <w:rPr>
                <w:rFonts w:cstheme="minorHAnsi"/>
                <w:szCs w:val="18"/>
              </w:rPr>
              <w:lastRenderedPageBreak/>
              <w:t>BIM Strategy Meeting</w:t>
            </w:r>
          </w:p>
        </w:tc>
        <w:tc>
          <w:tcPr>
            <w:tcW w:w="283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682700" w:rsidP="00A83D14" w:rsidRDefault="00682700" w14:paraId="1759D793" w14:textId="54637C9D">
            <w:pPr>
              <w:ind w:left="0"/>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At various stages of the project senior project stakeholders may be invited to BIM strategy meetings to assess if the project is on track for achieving its goals and objectives outlined in the BEP. The frequency of these meetings is entirely dependent on the project program. An outline of expected dates for BIM strategy meetings will be agreed upon and represented in the Post Contract BEP.</w:t>
            </w:r>
          </w:p>
        </w:tc>
        <w:tc>
          <w:tcPr>
            <w:tcW w:w="1417"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682700" w:rsidP="00682700" w:rsidRDefault="00682700" w14:paraId="6CAFD3A1" w14:textId="07B06CCE">
            <w:pPr>
              <w:tabs>
                <w:tab w:val="left" w:pos="720"/>
              </w:tabs>
              <w:ind w:left="0"/>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TBC</w:t>
            </w:r>
          </w:p>
        </w:tc>
        <w:tc>
          <w:tcPr>
            <w:tcW w:w="1276"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682700" w:rsidP="00682700" w:rsidRDefault="00682700" w14:paraId="3056AE4B" w14:textId="164ABF2E">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Senior Project Stakeholders</w:t>
            </w:r>
          </w:p>
        </w:tc>
        <w:tc>
          <w:tcPr>
            <w:tcW w:w="992"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682700" w:rsidP="00682700" w:rsidRDefault="00682700" w14:paraId="6F84F13B" w14:textId="4C94FEDC">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TBC</w:t>
            </w:r>
          </w:p>
        </w:tc>
        <w:tc>
          <w:tcPr>
            <w:tcW w:w="157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682700" w:rsidR="00682700" w:rsidP="00682700" w:rsidRDefault="00A50A54" w14:paraId="08692ED1" w14:textId="150EA7EC">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515064">
              <w:rPr>
                <w:rFonts w:cstheme="minorHAnsi"/>
                <w:szCs w:val="18"/>
              </w:rPr>
              <w:t>Task Information Manger</w:t>
            </w:r>
          </w:p>
        </w:tc>
      </w:tr>
    </w:tbl>
    <w:p w:rsidR="001E4595" w:rsidP="00580A42" w:rsidRDefault="00660256" w14:paraId="7312B832" w14:textId="6E4CC3C6">
      <w:pPr>
        <w:pStyle w:val="Ttulo2"/>
        <w:numPr>
          <w:ilvl w:val="0"/>
          <w:numId w:val="0"/>
        </w:numPr>
      </w:pPr>
      <w:bookmarkStart w:name="_Ref59124515" w:id="706"/>
      <w:bookmarkStart w:name="_Toc79671821" w:id="707"/>
      <w:r>
        <w:t>8.</w:t>
      </w:r>
      <w:r w:rsidR="00192442">
        <w:t>7</w:t>
      </w:r>
      <w:r w:rsidR="004A6DF6">
        <w:t xml:space="preserve">Clash Detection and </w:t>
      </w:r>
      <w:r w:rsidR="09E162F8">
        <w:t xml:space="preserve">Coordination </w:t>
      </w:r>
      <w:r w:rsidR="004A6DF6">
        <w:t xml:space="preserve">Meetings </w:t>
      </w:r>
      <w:r w:rsidR="09E162F8">
        <w:t>Schedule</w:t>
      </w:r>
      <w:bookmarkEnd w:id="706"/>
      <w:bookmarkEnd w:id="707"/>
    </w:p>
    <w:p w:rsidRPr="004A6DF6" w:rsidR="004A6DF6" w:rsidP="004A6DF6" w:rsidRDefault="2B3E5CB9" w14:paraId="142CB8A0" w14:textId="11FF883B">
      <w:r>
        <w:t>The Clash Detection and Coordination Meetings will take place on a biweekly basis or as per client request. In order for this to happen there are several tasks that are required to be completed by each design consultant. The actual days will be confirmed, but the following cycle is intended to be followed.</w:t>
      </w:r>
    </w:p>
    <w:p w:rsidR="00EB4D28" w:rsidP="00EB4D28" w:rsidRDefault="00EB4D28" w14:paraId="0126EAC6" w14:textId="79A8DE72">
      <w:pPr>
        <w:spacing w:after="0"/>
      </w:pPr>
    </w:p>
    <w:p w:rsidRPr="004A6DF6" w:rsidR="009B228E" w:rsidP="004A6DF6" w:rsidRDefault="00EB4D28" w14:paraId="7A0E8B4E" w14:textId="4E2A994D">
      <w:r>
        <w:t>Outlined below is the fortnightly plan of actions. This will be updated once the design coordination meeting schedule has been agreed.</w:t>
      </w:r>
    </w:p>
    <w:tbl>
      <w:tblPr>
        <w:tblStyle w:val="GridTable441"/>
        <w:tblW w:w="9450" w:type="dxa"/>
        <w:tblInd w:w="625" w:type="dxa"/>
        <w:tblLayout w:type="fixed"/>
        <w:tblLook w:val="04A0" w:firstRow="1" w:lastRow="0" w:firstColumn="1" w:lastColumn="0" w:noHBand="0" w:noVBand="1"/>
      </w:tblPr>
      <w:tblGrid>
        <w:gridCol w:w="4500"/>
        <w:gridCol w:w="412"/>
        <w:gridCol w:w="413"/>
        <w:gridCol w:w="412"/>
        <w:gridCol w:w="413"/>
        <w:gridCol w:w="412"/>
        <w:gridCol w:w="413"/>
        <w:gridCol w:w="412"/>
        <w:gridCol w:w="413"/>
        <w:gridCol w:w="412"/>
        <w:gridCol w:w="413"/>
        <w:gridCol w:w="412"/>
        <w:gridCol w:w="413"/>
      </w:tblGrid>
      <w:tr w:rsidRPr="00B340FD" w:rsidR="00526F85" w:rsidTr="00E91953" w14:paraId="0137DEE4" w14:textId="77777777">
        <w:trPr>
          <w:cnfStyle w:val="100000000000" w:firstRow="1" w:lastRow="0" w:firstColumn="0" w:lastColumn="0" w:oddVBand="0" w:evenVBand="0" w:oddHBand="0" w:evenHBand="0" w:firstRowFirstColumn="0" w:firstRowLastColumn="0" w:lastRowFirstColumn="0" w:lastRowLastColumn="0"/>
          <w:cantSplit/>
          <w:trHeight w:val="531"/>
        </w:trPr>
        <w:tc>
          <w:tcPr>
            <w:cnfStyle w:val="001000000000" w:firstRow="0" w:lastRow="0" w:firstColumn="1" w:lastColumn="0" w:oddVBand="0" w:evenVBand="0" w:oddHBand="0" w:evenHBand="0" w:firstRowFirstColumn="0" w:firstRowLastColumn="0" w:lastRowFirstColumn="0" w:lastRowLastColumn="0"/>
            <w:tcW w:w="450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125E87" w:rsidR="00526F85" w:rsidP="00892B72" w:rsidRDefault="00526F85" w14:paraId="38EA9D22" w14:textId="77777777">
            <w:pPr>
              <w:ind w:left="0"/>
              <w:jc w:val="left"/>
              <w:rPr>
                <w:b w:val="0"/>
                <w:bCs w:val="0"/>
              </w:rPr>
            </w:pPr>
            <w:r>
              <w:t>Design Coordination Cycle</w:t>
            </w:r>
          </w:p>
        </w:tc>
        <w:tc>
          <w:tcPr>
            <w:tcW w:w="412"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textDirection w:val="btLr"/>
            <w:vAlign w:val="center"/>
          </w:tcPr>
          <w:p w:rsidRPr="00125E87" w:rsidR="00526F85" w:rsidP="00E91953" w:rsidRDefault="00526F85" w14:paraId="4FD9835F" w14:textId="44DC1552">
            <w:pPr>
              <w:ind w:left="113" w:right="113"/>
              <w:jc w:val="center"/>
              <w:cnfStyle w:val="100000000000" w:firstRow="1" w:lastRow="0" w:firstColumn="0" w:lastColumn="0" w:oddVBand="0" w:evenVBand="0" w:oddHBand="0" w:evenHBand="0" w:firstRowFirstColumn="0" w:firstRowLastColumn="0" w:lastRowFirstColumn="0" w:lastRowLastColumn="0"/>
            </w:pPr>
            <w:r>
              <w:t>1</w:t>
            </w:r>
          </w:p>
        </w:tc>
        <w:tc>
          <w:tcPr>
            <w:tcW w:w="413"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textDirection w:val="btLr"/>
            <w:vAlign w:val="center"/>
          </w:tcPr>
          <w:p w:rsidRPr="00526F85" w:rsidR="00526F85" w:rsidP="00526F85" w:rsidRDefault="00526F85" w14:paraId="267A793D" w14:textId="6572C9E9">
            <w:pPr>
              <w:ind w:left="113" w:right="113"/>
              <w:jc w:val="center"/>
              <w:cnfStyle w:val="100000000000" w:firstRow="1" w:lastRow="0" w:firstColumn="0" w:lastColumn="0" w:oddVBand="0" w:evenVBand="0" w:oddHBand="0" w:evenHBand="0" w:firstRowFirstColumn="0" w:firstRowLastColumn="0" w:lastRowFirstColumn="0" w:lastRowLastColumn="0"/>
            </w:pPr>
            <w:r>
              <w:t>2</w:t>
            </w:r>
          </w:p>
        </w:tc>
        <w:tc>
          <w:tcPr>
            <w:tcW w:w="412"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textDirection w:val="btLr"/>
            <w:vAlign w:val="center"/>
          </w:tcPr>
          <w:p w:rsidRPr="00526F85" w:rsidR="00526F85" w:rsidP="00526F85" w:rsidRDefault="00526F85" w14:paraId="6B57A7AF" w14:textId="6FAEC4DD">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3</w:t>
            </w:r>
          </w:p>
        </w:tc>
        <w:tc>
          <w:tcPr>
            <w:tcW w:w="413"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textDirection w:val="btLr"/>
            <w:vAlign w:val="center"/>
          </w:tcPr>
          <w:p w:rsidRPr="00526F85" w:rsidR="00526F85" w:rsidP="00526F85" w:rsidRDefault="00526F85" w14:paraId="425C24AB" w14:textId="423585B7">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4</w:t>
            </w:r>
          </w:p>
        </w:tc>
        <w:tc>
          <w:tcPr>
            <w:tcW w:w="412"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textDirection w:val="btLr"/>
            <w:vAlign w:val="center"/>
          </w:tcPr>
          <w:p w:rsidRPr="00526F85" w:rsidR="00526F85" w:rsidP="00526F85" w:rsidRDefault="00526F85" w14:paraId="6B836780" w14:textId="2C6C20F0">
            <w:pPr>
              <w:ind w:left="113" w:right="113"/>
              <w:jc w:val="center"/>
              <w:cnfStyle w:val="100000000000" w:firstRow="1" w:lastRow="0" w:firstColumn="0" w:lastColumn="0" w:oddVBand="0" w:evenVBand="0" w:oddHBand="0" w:evenHBand="0" w:firstRowFirstColumn="0" w:firstRowLastColumn="0" w:lastRowFirstColumn="0" w:lastRowLastColumn="0"/>
              <w:rPr>
                <w:b w:val="0"/>
                <w:bCs w:val="0"/>
              </w:rPr>
            </w:pPr>
            <w:r>
              <w:t>5</w:t>
            </w:r>
          </w:p>
        </w:tc>
        <w:tc>
          <w:tcPr>
            <w:tcW w:w="413"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F2F2F2" w:themeFill="background2" w:themeFillShade="F2"/>
            <w:textDirection w:val="btLr"/>
            <w:vAlign w:val="center"/>
          </w:tcPr>
          <w:p w:rsidRPr="00526F85" w:rsidR="00526F85" w:rsidP="00526F85" w:rsidRDefault="00526F85" w14:paraId="61EBA8A5" w14:textId="4B38651D">
            <w:pPr>
              <w:ind w:left="113" w:right="113"/>
              <w:cnfStyle w:val="100000000000" w:firstRow="1" w:lastRow="0" w:firstColumn="0" w:lastColumn="0" w:oddVBand="0" w:evenVBand="0" w:oddHBand="0" w:evenHBand="0" w:firstRowFirstColumn="0" w:firstRowLastColumn="0" w:lastRowFirstColumn="0" w:lastRowLastColumn="0"/>
            </w:pPr>
          </w:p>
        </w:tc>
        <w:tc>
          <w:tcPr>
            <w:tcW w:w="412"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shd w:val="clear" w:color="auto" w:fill="F2F2F2" w:themeFill="background2" w:themeFillShade="F2"/>
            <w:textDirection w:val="btLr"/>
            <w:vAlign w:val="center"/>
          </w:tcPr>
          <w:p w:rsidRPr="00526F85" w:rsidR="00526F85" w:rsidP="00526F85" w:rsidRDefault="00526F85" w14:paraId="33B16734" w14:textId="3BBB32AB">
            <w:pPr>
              <w:ind w:left="113" w:right="113"/>
              <w:cnfStyle w:val="100000000000" w:firstRow="1" w:lastRow="0" w:firstColumn="0" w:lastColumn="0" w:oddVBand="0" w:evenVBand="0" w:oddHBand="0" w:evenHBand="0" w:firstRowFirstColumn="0" w:firstRowLastColumn="0" w:lastRowFirstColumn="0" w:lastRowLastColumn="0"/>
              <w:rPr>
                <w:b w:val="0"/>
              </w:rPr>
            </w:pPr>
          </w:p>
        </w:tc>
        <w:tc>
          <w:tcPr>
            <w:tcW w:w="413"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textDirection w:val="btLr"/>
            <w:vAlign w:val="center"/>
          </w:tcPr>
          <w:p w:rsidRPr="00526F85" w:rsidR="00526F85" w:rsidP="00526F85" w:rsidRDefault="00526F85" w14:paraId="165BCFEF" w14:textId="16E33C1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6</w:t>
            </w:r>
          </w:p>
        </w:tc>
        <w:tc>
          <w:tcPr>
            <w:tcW w:w="412"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textDirection w:val="btLr"/>
            <w:vAlign w:val="center"/>
          </w:tcPr>
          <w:p w:rsidRPr="00526F85" w:rsidR="00526F85" w:rsidP="00526F85" w:rsidRDefault="00526F85" w14:paraId="72CAE1D1" w14:textId="4DDDBF04">
            <w:pPr>
              <w:ind w:left="113" w:right="113"/>
              <w:jc w:val="center"/>
              <w:cnfStyle w:val="100000000000" w:firstRow="1" w:lastRow="0" w:firstColumn="0" w:lastColumn="0" w:oddVBand="0" w:evenVBand="0" w:oddHBand="0" w:evenHBand="0" w:firstRowFirstColumn="0" w:firstRowLastColumn="0" w:lastRowFirstColumn="0" w:lastRowLastColumn="0"/>
            </w:pPr>
            <w:r>
              <w:t>7</w:t>
            </w:r>
          </w:p>
        </w:tc>
        <w:tc>
          <w:tcPr>
            <w:tcW w:w="413"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textDirection w:val="btLr"/>
            <w:vAlign w:val="center"/>
          </w:tcPr>
          <w:p w:rsidRPr="00526F85" w:rsidR="00526F85" w:rsidP="00526F85" w:rsidRDefault="00526F85" w14:paraId="55B7117D" w14:textId="4B69878B">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8</w:t>
            </w:r>
          </w:p>
        </w:tc>
        <w:tc>
          <w:tcPr>
            <w:tcW w:w="412"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textDirection w:val="btLr"/>
            <w:vAlign w:val="center"/>
          </w:tcPr>
          <w:p w:rsidRPr="00526F85" w:rsidR="00526F85" w:rsidP="00526F85" w:rsidRDefault="00526F85" w14:paraId="5BA9BB66" w14:textId="2A81B72A">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9</w:t>
            </w:r>
          </w:p>
        </w:tc>
        <w:tc>
          <w:tcPr>
            <w:tcW w:w="413"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textDirection w:val="btLr"/>
            <w:vAlign w:val="center"/>
          </w:tcPr>
          <w:p w:rsidRPr="00526F85" w:rsidR="00526F85" w:rsidP="00526F85" w:rsidRDefault="00526F85" w14:paraId="6691C4CD" w14:textId="44C38174">
            <w:pPr>
              <w:ind w:left="113" w:right="113"/>
              <w:jc w:val="center"/>
              <w:cnfStyle w:val="100000000000" w:firstRow="1" w:lastRow="0" w:firstColumn="0" w:lastColumn="0" w:oddVBand="0" w:evenVBand="0" w:oddHBand="0" w:evenHBand="0" w:firstRowFirstColumn="0" w:firstRowLastColumn="0" w:lastRowFirstColumn="0" w:lastRowLastColumn="0"/>
            </w:pPr>
            <w:r w:rsidRPr="00526F85">
              <w:t>10</w:t>
            </w:r>
          </w:p>
        </w:tc>
      </w:tr>
      <w:tr w:rsidRPr="00B340FD" w:rsidR="00526F85" w:rsidTr="00526F85" w14:paraId="5CE96922"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526F85" w:rsidR="00526F85" w:rsidP="00526F85" w:rsidRDefault="00526F85" w14:paraId="10763606" w14:textId="7B0A9A98">
            <w:pPr>
              <w:ind w:left="0"/>
              <w:jc w:val="left"/>
              <w:rPr>
                <w:bCs w:val="0"/>
                <w:i/>
              </w:rPr>
            </w:pPr>
            <w:r w:rsidRPr="00526F85">
              <w:rPr>
                <w:rFonts w:cstheme="minorHAnsi"/>
                <w:b w:val="0"/>
              </w:rPr>
              <w:t>Upload Model Information</w:t>
            </w:r>
            <w:r w:rsidR="004A6DF6">
              <w:rPr>
                <w:rFonts w:cstheme="minorHAnsi"/>
                <w:b w:val="0"/>
              </w:rPr>
              <w:t xml:space="preserve"> (NWC/NWD)</w:t>
            </w: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526F85" w:rsidR="00526F85" w:rsidP="00526F85" w:rsidRDefault="00526F85" w14:paraId="576E9250" w14:textId="7BF566D0">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3570F267"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56A3AF01" w14:textId="7FC14B4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31C33DF3"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508BF754"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F2F2F2" w:themeFill="background2" w:themeFillShade="F2"/>
            <w:vAlign w:val="center"/>
          </w:tcPr>
          <w:p w:rsidRPr="00125E87" w:rsidR="00526F85" w:rsidP="00526F85" w:rsidRDefault="00526F85" w14:paraId="4DF51228" w14:textId="0DCEC5EE">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F2F2F2" w:themeFill="background2" w:themeFillShade="F2"/>
            <w:vAlign w:val="center"/>
          </w:tcPr>
          <w:p w:rsidRPr="00125E87" w:rsidR="00526F85" w:rsidP="00526F85" w:rsidRDefault="00526F85" w14:paraId="1419D9D4"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1F9F555F" w14:textId="565849F3">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36CD14FA"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136F7686" w14:textId="48210BC3">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6DBB0E73"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BFBFBF" w:themeFill="background2" w:themeFillShade="BF"/>
            <w:vAlign w:val="center"/>
          </w:tcPr>
          <w:p w:rsidRPr="00125E87" w:rsidR="00526F85" w:rsidP="00526F85" w:rsidRDefault="00526F85" w14:paraId="47EFFDD3" w14:textId="1CA7D5A0">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Pr="00B340FD" w:rsidR="00526F85" w:rsidTr="00526F85" w14:paraId="14236F62" w14:textId="77777777">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526F85" w:rsidR="00526F85" w:rsidP="00526F85" w:rsidRDefault="00526F85" w14:paraId="35C11176" w14:textId="77777777">
            <w:pPr>
              <w:ind w:left="0"/>
              <w:jc w:val="left"/>
              <w:rPr>
                <w:bCs w:val="0"/>
                <w:i/>
              </w:rPr>
            </w:pPr>
            <w:r w:rsidRPr="00526F85">
              <w:rPr>
                <w:rFonts w:cstheme="minorHAnsi"/>
                <w:b w:val="0"/>
              </w:rPr>
              <w:t>Federation and Review</w:t>
            </w: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BFBFBF" w:themeFill="background2" w:themeFillShade="BF"/>
            <w:vAlign w:val="center"/>
          </w:tcPr>
          <w:p w:rsidRPr="00526F85" w:rsidR="00526F85" w:rsidP="00526F85" w:rsidRDefault="00526F85" w14:paraId="070481A8" w14:textId="571E0560">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BFBFBF" w:themeFill="background2" w:themeFillShade="BF"/>
            <w:vAlign w:val="center"/>
          </w:tcPr>
          <w:p w:rsidRPr="00125E87" w:rsidR="00526F85" w:rsidP="00526F85" w:rsidRDefault="00526F85" w14:paraId="52EECB85"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2E027DB7"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309DAB80"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77646F21"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F2F2F2" w:themeFill="background2" w:themeFillShade="F2"/>
            <w:vAlign w:val="center"/>
          </w:tcPr>
          <w:p w:rsidRPr="00125E87" w:rsidR="00526F85" w:rsidP="00526F85" w:rsidRDefault="00526F85" w14:paraId="5C39A5D5" w14:textId="363DAEB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F2F2F2" w:themeFill="background2" w:themeFillShade="F2"/>
            <w:vAlign w:val="center"/>
          </w:tcPr>
          <w:p w:rsidRPr="00125E87" w:rsidR="00526F85" w:rsidP="00526F85" w:rsidRDefault="00526F85" w14:paraId="316F2E5D"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2A9BBDDD" w14:textId="4A657610">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33CF86D3"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3B7427B1"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72237F60"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56DA6A0E"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Pr="00B340FD" w:rsidR="00526F85" w:rsidTr="00526F85" w14:paraId="2F9D8395"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4A6DF6" w:rsidR="00526F85" w:rsidP="00526F85" w:rsidRDefault="004A6DF6" w14:paraId="44F296D7" w14:textId="301BF07D">
            <w:pPr>
              <w:ind w:left="0"/>
              <w:jc w:val="left"/>
              <w:rPr>
                <w:rFonts w:cstheme="minorHAnsi"/>
                <w:b w:val="0"/>
              </w:rPr>
            </w:pPr>
            <w:r w:rsidRPr="004A6DF6">
              <w:rPr>
                <w:rFonts w:cstheme="minorHAnsi"/>
                <w:b w:val="0"/>
              </w:rPr>
              <w:t xml:space="preserve">Clash Detection and Coordination Meeting </w:t>
            </w:r>
            <w:r w:rsidRPr="004A6DF6">
              <w:rPr>
                <w:rFonts w:hint="eastAsia" w:cstheme="minorHAnsi"/>
                <w:b w:val="0"/>
              </w:rPr>
              <w:t>for Project Team to Review Federated Model</w:t>
            </w: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526F85" w:rsidR="00526F85" w:rsidP="00526F85" w:rsidRDefault="00526F85" w14:paraId="2D455DB1" w14:textId="54831CBE">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592825E1"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BFBFBF" w:themeFill="background2" w:themeFillShade="BF"/>
            <w:vAlign w:val="center"/>
          </w:tcPr>
          <w:p w:rsidRPr="00125E87" w:rsidR="00526F85" w:rsidP="00526F85" w:rsidRDefault="00526F85" w14:paraId="7442115F"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25A16FEF"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573D5FCE"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F2F2F2" w:themeFill="background2" w:themeFillShade="F2"/>
            <w:vAlign w:val="center"/>
          </w:tcPr>
          <w:p w:rsidRPr="00125E87" w:rsidR="00526F85" w:rsidP="00526F85" w:rsidRDefault="00526F85" w14:paraId="3FFFBD39" w14:textId="42B5E5CA">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F2F2F2" w:themeFill="background2" w:themeFillShade="F2"/>
            <w:vAlign w:val="center"/>
          </w:tcPr>
          <w:p w:rsidRPr="00125E87" w:rsidR="00526F85" w:rsidP="00526F85" w:rsidRDefault="00526F85" w14:paraId="7A9AFFFF"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510B18C9" w14:textId="5A9754BF">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31C2B222"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15389766"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3714DDC0"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368BE358"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Pr="00B340FD" w:rsidR="00526F85" w:rsidTr="00526F85" w14:paraId="568B6178" w14:textId="77777777">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526F85" w:rsidR="00526F85" w:rsidP="00526F85" w:rsidRDefault="00526F85" w14:paraId="4D562D41" w14:textId="77777777">
            <w:pPr>
              <w:ind w:left="0"/>
              <w:jc w:val="left"/>
              <w:rPr>
                <w:bCs w:val="0"/>
                <w:i/>
              </w:rPr>
            </w:pPr>
            <w:r w:rsidRPr="00526F85">
              <w:rPr>
                <w:rFonts w:cstheme="minorHAnsi"/>
                <w:b w:val="0"/>
              </w:rPr>
              <w:t>Merge All Comments</w:t>
            </w: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526F85" w:rsidR="00526F85" w:rsidP="00526F85" w:rsidRDefault="00526F85" w14:paraId="4F7CFEC3" w14:textId="1E0F55AA">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09465802"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6AAAFE0B"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BFBFBF" w:themeFill="background2" w:themeFillShade="BF"/>
            <w:vAlign w:val="center"/>
          </w:tcPr>
          <w:p w:rsidRPr="00125E87" w:rsidR="00526F85" w:rsidP="00526F85" w:rsidRDefault="00526F85" w14:paraId="3CE0EA7A"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1C774DF1"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F2F2F2" w:themeFill="background2" w:themeFillShade="F2"/>
            <w:vAlign w:val="center"/>
          </w:tcPr>
          <w:p w:rsidRPr="00125E87" w:rsidR="00526F85" w:rsidP="00526F85" w:rsidRDefault="00526F85" w14:paraId="01892470" w14:textId="7ADD7250">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F2F2F2" w:themeFill="background2" w:themeFillShade="F2"/>
            <w:vAlign w:val="center"/>
          </w:tcPr>
          <w:p w:rsidRPr="00125E87" w:rsidR="00526F85" w:rsidP="00526F85" w:rsidRDefault="00526F85" w14:paraId="2A777FFF"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05477BF0" w14:textId="024EF772">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226A4FDA"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63861CDE"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2B0E53D1"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5FB24EF1"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Pr="00B340FD" w:rsidR="00526F85" w:rsidTr="00526F85" w14:paraId="684FB80E"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526F85" w:rsidR="00526F85" w:rsidP="00526F85" w:rsidRDefault="00526F85" w14:paraId="68D7FBFE" w14:textId="77777777">
            <w:pPr>
              <w:ind w:left="0"/>
              <w:jc w:val="left"/>
              <w:rPr>
                <w:bCs w:val="0"/>
                <w:i/>
              </w:rPr>
            </w:pPr>
            <w:r w:rsidRPr="00526F85">
              <w:rPr>
                <w:rFonts w:cstheme="minorHAnsi"/>
                <w:b w:val="0"/>
              </w:rPr>
              <w:t>Design Coordination Meeting</w:t>
            </w: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526F85" w:rsidR="00526F85" w:rsidP="00526F85" w:rsidRDefault="00526F85" w14:paraId="25491B64" w14:textId="14E9CFDD">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00AC92E4"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778BD3D8"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BFBFBF" w:themeFill="background2" w:themeFillShade="BF"/>
            <w:vAlign w:val="center"/>
          </w:tcPr>
          <w:p w:rsidRPr="00125E87" w:rsidR="00526F85" w:rsidP="00526F85" w:rsidRDefault="00526F85" w14:paraId="4A4B0D51"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14B7EC97"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F2F2F2" w:themeFill="background2" w:themeFillShade="F2"/>
            <w:vAlign w:val="center"/>
          </w:tcPr>
          <w:p w:rsidRPr="00125E87" w:rsidR="00526F85" w:rsidP="00526F85" w:rsidRDefault="00526F85" w14:paraId="170BB9BA" w14:textId="4B90FFF3">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F2F2F2" w:themeFill="background2" w:themeFillShade="F2"/>
            <w:vAlign w:val="center"/>
          </w:tcPr>
          <w:p w:rsidRPr="00125E87" w:rsidR="00526F85" w:rsidP="00526F85" w:rsidRDefault="00526F85" w14:paraId="14C767C4"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37E0C9B2" w14:textId="3B931633">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45A68330"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200393E4"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444D684C"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526F85" w:rsidP="00526F85" w:rsidRDefault="00526F85" w14:paraId="68A6F69C"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Pr="00B340FD" w:rsidR="00526F85" w:rsidTr="00526F85" w14:paraId="3A4D36F7" w14:textId="77777777">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526F85" w:rsidR="00526F85" w:rsidP="00526F85" w:rsidRDefault="00526F85" w14:paraId="099D1D38" w14:textId="77777777">
            <w:pPr>
              <w:ind w:left="0"/>
              <w:jc w:val="left"/>
              <w:rPr>
                <w:bCs w:val="0"/>
                <w:i/>
              </w:rPr>
            </w:pPr>
            <w:r w:rsidRPr="00526F85">
              <w:rPr>
                <w:rFonts w:cstheme="minorHAnsi"/>
                <w:b w:val="0"/>
              </w:rPr>
              <w:t>Project Team Address Assigned Actions</w:t>
            </w:r>
          </w:p>
        </w:tc>
        <w:tc>
          <w:tcPr>
            <w:tcW w:w="412"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526F85" w:rsidR="00526F85" w:rsidP="00526F85" w:rsidRDefault="00526F85" w14:paraId="3C2B9C3A" w14:textId="39A4FD7B">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526F85" w:rsidP="00526F85" w:rsidRDefault="00526F85" w14:paraId="70152B38"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526F85" w:rsidP="00526F85" w:rsidRDefault="00526F85" w14:paraId="7727EE7D"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526F85" w:rsidP="00526F85" w:rsidRDefault="00526F85" w14:paraId="51F52805"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BFBFBF" w:themeFill="background2" w:themeFillShade="BF"/>
            <w:vAlign w:val="center"/>
          </w:tcPr>
          <w:p w:rsidRPr="00125E87" w:rsidR="00526F85" w:rsidP="00526F85" w:rsidRDefault="00526F85" w14:paraId="37AA65DB"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F2F2F2" w:themeFill="background2" w:themeFillShade="F2"/>
            <w:vAlign w:val="center"/>
          </w:tcPr>
          <w:p w:rsidRPr="00125E87" w:rsidR="00526F85" w:rsidP="00526F85" w:rsidRDefault="00526F85" w14:paraId="26EA5803" w14:textId="4F70DBBB">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F2F2F2" w:themeFill="background2" w:themeFillShade="F2"/>
            <w:vAlign w:val="center"/>
          </w:tcPr>
          <w:p w:rsidRPr="00125E87" w:rsidR="00526F85" w:rsidP="00526F85" w:rsidRDefault="00526F85" w14:paraId="15E622F4"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BFBFBF" w:themeFill="background2" w:themeFillShade="BF"/>
            <w:vAlign w:val="center"/>
          </w:tcPr>
          <w:p w:rsidRPr="00125E87" w:rsidR="00526F85" w:rsidP="00526F85" w:rsidRDefault="00526F85" w14:paraId="073F2B9B" w14:textId="396940C2">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BFBFBF" w:themeFill="background2" w:themeFillShade="BF"/>
            <w:vAlign w:val="center"/>
          </w:tcPr>
          <w:p w:rsidRPr="00125E87" w:rsidR="00526F85" w:rsidP="00526F85" w:rsidRDefault="00526F85" w14:paraId="1D789BD9"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BFBFBF" w:themeFill="background2" w:themeFillShade="BF"/>
            <w:vAlign w:val="center"/>
          </w:tcPr>
          <w:p w:rsidRPr="00125E87" w:rsidR="00526F85" w:rsidP="00526F85" w:rsidRDefault="00526F85" w14:paraId="36FF92B3"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BFBFBF" w:themeFill="background2" w:themeFillShade="BF"/>
            <w:vAlign w:val="center"/>
          </w:tcPr>
          <w:p w:rsidRPr="00125E87" w:rsidR="00526F85" w:rsidP="00526F85" w:rsidRDefault="00526F85" w14:paraId="05AB9FB8"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526F85" w:rsidP="00526F85" w:rsidRDefault="00526F85" w14:paraId="241AFC49"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bl>
    <w:p w:rsidR="00296A21" w:rsidRDefault="00296A21" w14:paraId="1B4E2000" w14:textId="77777777">
      <w:pPr>
        <w:spacing w:line="264" w:lineRule="auto"/>
        <w:ind w:left="0"/>
        <w:jc w:val="left"/>
        <w:rPr>
          <w:rFonts w:asciiTheme="majorHAnsi" w:hAnsiTheme="majorHAnsi" w:eastAsiaTheme="majorEastAsia" w:cstheme="majorBidi"/>
          <w:color w:val="AE9142" w:themeColor="accent1"/>
          <w:sz w:val="28"/>
          <w:szCs w:val="32"/>
        </w:rPr>
      </w:pPr>
      <w:r>
        <w:br w:type="page"/>
      </w:r>
    </w:p>
    <w:p w:rsidR="001E4595" w:rsidP="00093A52" w:rsidRDefault="09E162F8" w14:paraId="08BA0103" w14:textId="0A73E613">
      <w:pPr>
        <w:pStyle w:val="Ttulo1"/>
      </w:pPr>
      <w:bookmarkStart w:name="_Toc79671822" w:id="708"/>
      <w:r>
        <w:lastRenderedPageBreak/>
        <w:t>MODEL REVIEWS</w:t>
      </w:r>
      <w:bookmarkEnd w:id="708"/>
    </w:p>
    <w:p w:rsidR="00093A52" w:rsidP="00580A42" w:rsidRDefault="00660256" w14:paraId="511FB1C2" w14:textId="721087E7">
      <w:pPr>
        <w:pStyle w:val="Ttulo2"/>
        <w:numPr>
          <w:ilvl w:val="0"/>
          <w:numId w:val="0"/>
        </w:numPr>
      </w:pPr>
      <w:bookmarkStart w:name="_Quality_Control_Procedures" w:id="709"/>
      <w:bookmarkStart w:name="_Ref59124537" w:id="710"/>
      <w:bookmarkStart w:name="_Toc79671823" w:id="711"/>
      <w:bookmarkEnd w:id="709"/>
      <w:r>
        <w:t>9.1</w:t>
      </w:r>
      <w:r w:rsidR="09E162F8">
        <w:t>Quality Control Procedures</w:t>
      </w:r>
      <w:bookmarkEnd w:id="710"/>
      <w:bookmarkEnd w:id="711"/>
    </w:p>
    <w:p w:rsidR="00093A52" w:rsidP="00093A52" w:rsidRDefault="00093A52" w14:paraId="7FB4C88A" w14:textId="194DB64A">
      <w:r w:rsidRPr="00093A52">
        <w:t xml:space="preserve">Model audits are to be carried out regularly on the shared models for their compliance with this </w:t>
      </w:r>
      <w:r w:rsidR="00CD2ADB">
        <w:t>[</w:t>
      </w:r>
      <w:r w:rsidRPr="00CD2ADB">
        <w:rPr>
          <w:color w:val="AE9142" w:themeColor="text1"/>
        </w:rPr>
        <w:t>BEP</w:t>
      </w:r>
      <w:r w:rsidR="00CD2ADB">
        <w:t>]</w:t>
      </w:r>
      <w:r w:rsidRPr="00093A52">
        <w:t>. The process involves a combination of checks listed below to ensure there are no unresolved issues during construction or any significant loss of data upon transfer of as-built models and record documents at facility handover.</w:t>
      </w:r>
    </w:p>
    <w:p w:rsidR="00366694" w:rsidP="00093A52" w:rsidRDefault="00366694" w14:paraId="5556F193" w14:textId="77777777"/>
    <w:tbl>
      <w:tblPr>
        <w:tblStyle w:val="GridTable441"/>
        <w:tblW w:w="9450" w:type="dxa"/>
        <w:tblInd w:w="625" w:type="dxa"/>
        <w:tblLayout w:type="fixed"/>
        <w:tblLook w:val="04A0" w:firstRow="1" w:lastRow="0" w:firstColumn="1" w:lastColumn="0" w:noHBand="0" w:noVBand="1"/>
      </w:tblPr>
      <w:tblGrid>
        <w:gridCol w:w="1355"/>
        <w:gridCol w:w="2693"/>
        <w:gridCol w:w="5402"/>
      </w:tblGrid>
      <w:tr w:rsidRPr="00B340FD" w:rsidR="0002182E" w:rsidTr="00E91953" w14:paraId="4B2E955A" w14:textId="7777777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355"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02182E" w:rsidR="0002182E" w:rsidP="0002182E" w:rsidRDefault="0002182E" w14:paraId="376D6BE4" w14:textId="67F203AD">
            <w:pPr>
              <w:ind w:left="0"/>
              <w:jc w:val="left"/>
            </w:pPr>
            <w:r w:rsidRPr="0002182E">
              <w:rPr>
                <w:rFonts w:eastAsia="Roboto Condensed" w:cstheme="minorHAnsi"/>
                <w:szCs w:val="18"/>
              </w:rPr>
              <w:t>Responsible</w:t>
            </w:r>
          </w:p>
        </w:tc>
        <w:tc>
          <w:tcPr>
            <w:tcW w:w="2693"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02182E" w:rsidR="0002182E" w:rsidP="0002182E" w:rsidRDefault="0002182E" w14:paraId="7BD0E4F0" w14:textId="42495EAD">
            <w:pPr>
              <w:ind w:left="0"/>
              <w:jc w:val="left"/>
              <w:cnfStyle w:val="100000000000" w:firstRow="1" w:lastRow="0" w:firstColumn="0" w:lastColumn="0" w:oddVBand="0" w:evenVBand="0" w:oddHBand="0" w:evenHBand="0" w:firstRowFirstColumn="0" w:firstRowLastColumn="0" w:lastRowFirstColumn="0" w:lastRowLastColumn="0"/>
            </w:pPr>
            <w:r w:rsidRPr="0002182E">
              <w:rPr>
                <w:rFonts w:eastAsia="Roboto Condensed" w:cstheme="minorHAnsi"/>
                <w:szCs w:val="18"/>
              </w:rPr>
              <w:t>Check</w:t>
            </w:r>
          </w:p>
        </w:tc>
        <w:tc>
          <w:tcPr>
            <w:tcW w:w="5402"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02182E" w:rsidR="0002182E" w:rsidP="0002182E" w:rsidRDefault="0002182E" w14:paraId="17EBC699" w14:textId="1065BBD7">
            <w:pPr>
              <w:ind w:left="0"/>
              <w:jc w:val="left"/>
              <w:cnfStyle w:val="100000000000" w:firstRow="1" w:lastRow="0" w:firstColumn="0" w:lastColumn="0" w:oddVBand="0" w:evenVBand="0" w:oddHBand="0" w:evenHBand="0" w:firstRowFirstColumn="0" w:firstRowLastColumn="0" w:lastRowFirstColumn="0" w:lastRowLastColumn="0"/>
            </w:pPr>
            <w:r w:rsidRPr="0002182E">
              <w:rPr>
                <w:rFonts w:eastAsia="Roboto Condensed" w:cstheme="minorHAnsi"/>
                <w:szCs w:val="18"/>
              </w:rPr>
              <w:t>Notes</w:t>
            </w:r>
          </w:p>
        </w:tc>
      </w:tr>
      <w:tr w:rsidRPr="00B340FD" w:rsidR="0002182E" w:rsidTr="00E91953" w14:paraId="3B0CCDF1"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55247942" w14:textId="76FA9338">
            <w:pPr>
              <w:ind w:left="0"/>
              <w:jc w:val="left"/>
              <w:rPr>
                <w:b w:val="0"/>
              </w:rPr>
            </w:pPr>
            <w:r w:rsidRPr="007F772B">
              <w:rPr>
                <w:rFonts w:eastAsia="Roboto Condensed" w:cstheme="minorHAnsi"/>
                <w:b w:val="0"/>
              </w:rPr>
              <w:t>All Disciplines</w:t>
            </w:r>
          </w:p>
        </w:tc>
        <w:tc>
          <w:tcPr>
            <w:tcW w:w="2693"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734CB177" w14:textId="31C1F11D">
            <w:pPr>
              <w:ind w:left="0"/>
              <w:jc w:val="left"/>
              <w:cnfStyle w:val="000000100000" w:firstRow="0" w:lastRow="0" w:firstColumn="0" w:lastColumn="0" w:oddVBand="0" w:evenVBand="0" w:oddHBand="1" w:evenHBand="0" w:firstRowFirstColumn="0" w:firstRowLastColumn="0" w:lastRowFirstColumn="0" w:lastRowLastColumn="0"/>
              <w:rPr>
                <w:i/>
              </w:rPr>
            </w:pPr>
            <w:r w:rsidRPr="007F772B">
              <w:rPr>
                <w:rFonts w:eastAsia="Roboto Condensed" w:cstheme="minorHAnsi"/>
              </w:rPr>
              <w:t>Visual</w:t>
            </w:r>
          </w:p>
        </w:tc>
        <w:tc>
          <w:tcPr>
            <w:tcW w:w="5402"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E76CC3" w:rsidRDefault="0002182E" w14:paraId="60410FED" w14:textId="38589D4A">
            <w:pPr>
              <w:ind w:left="0"/>
              <w:cnfStyle w:val="000000100000" w:firstRow="0" w:lastRow="0" w:firstColumn="0" w:lastColumn="0" w:oddVBand="0" w:evenVBand="0" w:oddHBand="1" w:evenHBand="0" w:firstRowFirstColumn="0" w:firstRowLastColumn="0" w:lastRowFirstColumn="0" w:lastRowLastColumn="0"/>
              <w:rPr>
                <w:i/>
              </w:rPr>
            </w:pPr>
            <w:r w:rsidRPr="007F772B">
              <w:rPr>
                <w:rFonts w:eastAsia="Roboto Condensed" w:cstheme="minorHAnsi"/>
              </w:rPr>
              <w:t>Ensure there are no unintended model components and the design intent has been followed</w:t>
            </w:r>
            <w:r w:rsidR="009D0C4C">
              <w:rPr>
                <w:rFonts w:eastAsia="Roboto Condensed" w:cstheme="minorHAnsi"/>
              </w:rPr>
              <w:t>.</w:t>
            </w:r>
          </w:p>
        </w:tc>
      </w:tr>
      <w:tr w:rsidRPr="00B340FD" w:rsidR="0002182E" w:rsidTr="00E91953" w14:paraId="0ABCABC0" w14:textId="77777777">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75455E08" w14:textId="20DD21FD">
            <w:pPr>
              <w:ind w:left="0"/>
              <w:jc w:val="left"/>
              <w:rPr>
                <w:b w:val="0"/>
              </w:rPr>
            </w:pPr>
            <w:r w:rsidRPr="007F772B">
              <w:rPr>
                <w:rFonts w:eastAsia="Roboto Condensed" w:cstheme="minorHAnsi"/>
                <w:b w:val="0"/>
              </w:rPr>
              <w:t>All Disciplines</w:t>
            </w:r>
          </w:p>
        </w:tc>
        <w:tc>
          <w:tcPr>
            <w:tcW w:w="269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01353DB0" w14:textId="2FF6408C">
            <w:pPr>
              <w:ind w:left="0"/>
              <w:jc w:val="left"/>
              <w:cnfStyle w:val="000000000000" w:firstRow="0" w:lastRow="0" w:firstColumn="0" w:lastColumn="0" w:oddVBand="0" w:evenVBand="0" w:oddHBand="0" w:evenHBand="0" w:firstRowFirstColumn="0" w:firstRowLastColumn="0" w:lastRowFirstColumn="0" w:lastRowLastColumn="0"/>
              <w:rPr>
                <w:i/>
              </w:rPr>
            </w:pPr>
            <w:r w:rsidRPr="007F772B">
              <w:rPr>
                <w:rFonts w:eastAsia="Roboto Condensed" w:cstheme="minorHAnsi"/>
              </w:rPr>
              <w:t>Intersection and Clash Detection (Visual)</w:t>
            </w:r>
          </w:p>
        </w:tc>
        <w:tc>
          <w:tcPr>
            <w:tcW w:w="5402"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E76CC3" w:rsidRDefault="0002182E" w14:paraId="728C4840" w14:textId="3A96F1EE">
            <w:pPr>
              <w:ind w:left="0"/>
              <w:cnfStyle w:val="000000000000" w:firstRow="0" w:lastRow="0" w:firstColumn="0" w:lastColumn="0" w:oddVBand="0" w:evenVBand="0" w:oddHBand="0" w:evenHBand="0" w:firstRowFirstColumn="0" w:firstRowLastColumn="0" w:lastRowFirstColumn="0" w:lastRowLastColumn="0"/>
              <w:rPr>
                <w:i/>
              </w:rPr>
            </w:pPr>
            <w:r w:rsidRPr="007F772B">
              <w:rPr>
                <w:rFonts w:eastAsia="Roboto Condensed" w:cstheme="minorHAnsi"/>
              </w:rPr>
              <w:t>Detect problems in the model where two building components are clashing; including soft and hard clashes</w:t>
            </w:r>
            <w:r w:rsidR="009D0C4C">
              <w:rPr>
                <w:rFonts w:eastAsia="Roboto Condensed" w:cstheme="minorHAnsi"/>
              </w:rPr>
              <w:t>.</w:t>
            </w:r>
          </w:p>
        </w:tc>
      </w:tr>
      <w:tr w:rsidRPr="00B340FD" w:rsidR="0002182E" w:rsidTr="00E91953" w14:paraId="0A9F5C96"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0315A45E" w14:textId="35FD4A82">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704F65CA" w14:textId="59F36F9C">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Standards Check</w:t>
            </w:r>
          </w:p>
        </w:tc>
        <w:tc>
          <w:tcPr>
            <w:tcW w:w="5402"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2182E" w:rsidP="00E76CC3" w:rsidRDefault="0002182E" w14:paraId="5098684B"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Ensure that the project BIM Standards have been followed</w:t>
            </w:r>
            <w:r w:rsidR="001139F9">
              <w:rPr>
                <w:rFonts w:eastAsia="Roboto Condensed" w:cstheme="minorHAnsi"/>
              </w:rPr>
              <w:t>. Standards check include but are not limited to:</w:t>
            </w:r>
          </w:p>
          <w:p w:rsidRPr="001139F9" w:rsidR="001139F9" w:rsidP="001139F9" w:rsidRDefault="001139F9" w14:paraId="06F55BF4" w14:textId="25DEDA3C">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hAnsi="Times New Roman" w:eastAsia="Roboto Condensed" w:cs="Times New Roman"/>
              </w:rPr>
              <w:t>●</w:t>
            </w:r>
            <w:r w:rsidRPr="001139F9">
              <w:rPr>
                <w:rFonts w:eastAsia="Roboto Condensed" w:cstheme="minorHAnsi"/>
              </w:rPr>
              <w:t>Adherence to BIM standards</w:t>
            </w:r>
          </w:p>
          <w:p w:rsidRPr="001139F9" w:rsidR="001139F9" w:rsidP="001139F9" w:rsidRDefault="001139F9" w14:paraId="0DD56674" w14:textId="60DE8F05">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hAnsi="Times New Roman" w:eastAsia="Roboto Condensed" w:cs="Times New Roman"/>
              </w:rPr>
              <w:t>●</w:t>
            </w:r>
            <w:r w:rsidRPr="001139F9">
              <w:rPr>
                <w:rFonts w:eastAsia="Roboto Condensed" w:cstheme="minorHAnsi"/>
              </w:rPr>
              <w:t xml:space="preserve">Delivery format </w:t>
            </w:r>
            <w:r w:rsidRPr="001139F9">
              <w:rPr>
                <w:rFonts w:ascii="Playfair Display" w:hAnsi="Playfair Display" w:eastAsia="Roboto Condensed" w:cs="Playfair Display"/>
              </w:rPr>
              <w:t>–</w:t>
            </w:r>
            <w:r w:rsidRPr="001139F9">
              <w:rPr>
                <w:rFonts w:eastAsia="Roboto Condensed" w:cstheme="minorHAnsi"/>
              </w:rPr>
              <w:t xml:space="preserve"> scale, orientation, view types on sheets</w:t>
            </w:r>
          </w:p>
          <w:p w:rsidRPr="001139F9" w:rsidR="001139F9" w:rsidP="001139F9" w:rsidRDefault="001139F9" w14:paraId="4EC81634" w14:textId="55219ED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hAnsi="Times New Roman" w:eastAsia="Roboto Condensed" w:cs="Times New Roman"/>
              </w:rPr>
              <w:t>●</w:t>
            </w:r>
            <w:r w:rsidRPr="001139F9">
              <w:rPr>
                <w:rFonts w:eastAsia="Roboto Condensed" w:cstheme="minorHAnsi"/>
              </w:rPr>
              <w:t xml:space="preserve">Detailing </w:t>
            </w:r>
            <w:r w:rsidRPr="001139F9">
              <w:rPr>
                <w:rFonts w:ascii="Playfair Display" w:hAnsi="Playfair Display" w:eastAsia="Roboto Condensed" w:cs="Playfair Display"/>
              </w:rPr>
              <w:t>–</w:t>
            </w:r>
            <w:r w:rsidRPr="001139F9">
              <w:rPr>
                <w:rFonts w:eastAsia="Roboto Condensed" w:cstheme="minorHAnsi"/>
              </w:rPr>
              <w:t xml:space="preserve"> information and section cuts, detail references</w:t>
            </w:r>
          </w:p>
          <w:p w:rsidRPr="001139F9" w:rsidR="001139F9" w:rsidP="001139F9" w:rsidRDefault="001139F9" w14:paraId="6D08AD38" w14:textId="05D85B48">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hAnsi="Times New Roman" w:eastAsia="Roboto Condensed" w:cs="Times New Roman"/>
              </w:rPr>
              <w:t>●</w:t>
            </w:r>
            <w:r w:rsidRPr="001139F9">
              <w:rPr>
                <w:rFonts w:eastAsia="Roboto Condensed" w:cstheme="minorHAnsi"/>
              </w:rPr>
              <w:t>Annotations and Tags</w:t>
            </w:r>
          </w:p>
          <w:p w:rsidRPr="001139F9" w:rsidR="001139F9" w:rsidP="001139F9" w:rsidRDefault="001139F9" w14:paraId="00EA1F81" w14:textId="58328836">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hAnsi="Times New Roman" w:eastAsia="Roboto Condensed" w:cs="Times New Roman"/>
              </w:rPr>
              <w:t>●</w:t>
            </w:r>
            <w:r w:rsidRPr="001139F9">
              <w:rPr>
                <w:rFonts w:eastAsia="Roboto Condensed" w:cstheme="minorHAnsi"/>
              </w:rPr>
              <w:t>Dimensioning</w:t>
            </w:r>
          </w:p>
          <w:p w:rsidRPr="001139F9" w:rsidR="001139F9" w:rsidP="001139F9" w:rsidRDefault="001139F9" w14:paraId="30C7498B" w14:textId="25A05C28">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hAnsi="Times New Roman" w:eastAsia="Roboto Condensed" w:cs="Times New Roman"/>
              </w:rPr>
              <w:t>●</w:t>
            </w:r>
            <w:r w:rsidRPr="001139F9">
              <w:rPr>
                <w:rFonts w:eastAsia="Roboto Condensed" w:cstheme="minorHAnsi"/>
              </w:rPr>
              <w:t>Title block and title text including naming and numbering</w:t>
            </w:r>
          </w:p>
          <w:p w:rsidRPr="007F772B" w:rsidR="001139F9" w:rsidRDefault="001139F9" w14:paraId="3100E6B4" w14:textId="25681AF4">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hAnsi="Times New Roman" w:eastAsia="Roboto Condensed" w:cs="Times New Roman"/>
              </w:rPr>
              <w:t>●</w:t>
            </w:r>
            <w:r w:rsidRPr="001139F9">
              <w:rPr>
                <w:rFonts w:eastAsia="Roboto Condensed" w:cstheme="minorHAnsi"/>
              </w:rPr>
              <w:t>Line work</w:t>
            </w:r>
          </w:p>
        </w:tc>
      </w:tr>
      <w:tr w:rsidRPr="00B340FD" w:rsidR="0002182E" w:rsidTr="00E91953" w14:paraId="1E7D43FE" w14:textId="77777777">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1EAFAE20" w14:textId="18DF6C37">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54B7CDFA" w14:textId="1B03DA8D">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File Integrity</w:t>
            </w:r>
          </w:p>
        </w:tc>
        <w:tc>
          <w:tcPr>
            <w:tcW w:w="5402"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E76CC3" w:rsidRDefault="0002182E" w14:paraId="2A65CD2F" w14:textId="335AC43A">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Metadata completed correctly including file naming convention and status of files</w:t>
            </w:r>
            <w:r w:rsidR="009D0C4C">
              <w:rPr>
                <w:rFonts w:eastAsia="Roboto Condensed" w:cstheme="minorHAnsi"/>
              </w:rPr>
              <w:t>.</w:t>
            </w:r>
          </w:p>
        </w:tc>
      </w:tr>
      <w:tr w:rsidRPr="00B340FD" w:rsidR="0002182E" w:rsidTr="00E91953" w14:paraId="22540B37"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46A6186D" w14:textId="1666F087">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6D03ED6E" w14:textId="011CD298">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Model Integrity</w:t>
            </w:r>
          </w:p>
        </w:tc>
        <w:tc>
          <w:tcPr>
            <w:tcW w:w="5402"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0002182E" w:rsidP="00E76CC3" w:rsidRDefault="0002182E" w14:paraId="34164CDA" w14:textId="77777777">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That the model is fit for coordination across the team</w:t>
            </w:r>
            <w:r w:rsidR="00BD387D">
              <w:rPr>
                <w:rFonts w:eastAsia="Roboto Condensed" w:cstheme="minorHAnsi"/>
              </w:rPr>
              <w:t>. Checks include but are not limited to:</w:t>
            </w:r>
          </w:p>
          <w:p w:rsidRPr="00BD387D" w:rsidR="00BD387D" w:rsidP="00BD387D" w:rsidRDefault="00BD387D" w14:paraId="23D9D065" w14:textId="2E2EDD78">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hAnsi="Times New Roman" w:eastAsia="Roboto Condensed" w:cs="Times New Roman"/>
              </w:rPr>
              <w:t>●</w:t>
            </w:r>
            <w:r w:rsidRPr="00BD387D">
              <w:rPr>
                <w:rFonts w:eastAsia="Roboto Condensed" w:cstheme="minorHAnsi"/>
              </w:rPr>
              <w:t>Content (objects and data) integrity and inclusions/exclusions</w:t>
            </w:r>
          </w:p>
          <w:p w:rsidRPr="00BD387D" w:rsidR="00BD387D" w:rsidP="00BD387D" w:rsidRDefault="00BD387D" w14:paraId="761C7573" w14:textId="56F31391">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hAnsi="Times New Roman" w:eastAsia="Roboto Condensed" w:cs="Times New Roman"/>
              </w:rPr>
              <w:t>●</w:t>
            </w:r>
            <w:r w:rsidRPr="00BD387D">
              <w:rPr>
                <w:rFonts w:eastAsia="Roboto Condensed" w:cstheme="minorHAnsi"/>
              </w:rPr>
              <w:t>LOD</w:t>
            </w:r>
          </w:p>
          <w:p w:rsidRPr="00BD387D" w:rsidR="00BD387D" w:rsidP="00BD387D" w:rsidRDefault="00BD387D" w14:paraId="3CD2B6E9" w14:textId="46428CC0">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hAnsi="Times New Roman" w:eastAsia="Roboto Condensed" w:cs="Times New Roman"/>
              </w:rPr>
              <w:t>●</w:t>
            </w:r>
            <w:proofErr w:type="gramStart"/>
            <w:r w:rsidRPr="00BD387D">
              <w:rPr>
                <w:rFonts w:eastAsia="Roboto Condensed" w:cstheme="minorHAnsi"/>
              </w:rPr>
              <w:t>Areas</w:t>
            </w:r>
            <w:proofErr w:type="gramEnd"/>
            <w:r w:rsidRPr="00BD387D">
              <w:rPr>
                <w:rFonts w:eastAsia="Roboto Condensed" w:cstheme="minorHAnsi"/>
              </w:rPr>
              <w:t xml:space="preserve"> inclusions/exclusions</w:t>
            </w:r>
          </w:p>
          <w:p w:rsidRPr="00BD387D" w:rsidR="00BD387D" w:rsidP="00BD387D" w:rsidRDefault="00BD387D" w14:paraId="7ABFE57A" w14:textId="021E6AE2">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hAnsi="Times New Roman" w:eastAsia="Roboto Condensed" w:cs="Times New Roman"/>
              </w:rPr>
              <w:t>●</w:t>
            </w:r>
            <w:r w:rsidRPr="00BD387D">
              <w:rPr>
                <w:rFonts w:eastAsia="Roboto Condensed" w:cstheme="minorHAnsi"/>
              </w:rPr>
              <w:t>Spaces and zones inclusions/exclusions</w:t>
            </w:r>
          </w:p>
          <w:p w:rsidRPr="00BD387D" w:rsidR="00BD387D" w:rsidP="00BD387D" w:rsidRDefault="00BD387D" w14:paraId="2ED37B8C" w14:textId="63F71E5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hAnsi="Times New Roman" w:eastAsia="Roboto Condensed" w:cs="Times New Roman"/>
              </w:rPr>
              <w:t>●</w:t>
            </w:r>
            <w:r w:rsidRPr="00BD387D">
              <w:rPr>
                <w:rFonts w:eastAsia="Roboto Condensed" w:cstheme="minorHAnsi"/>
              </w:rPr>
              <w:t>Schedules including schedule summations</w:t>
            </w:r>
          </w:p>
          <w:p w:rsidRPr="00BD387D" w:rsidR="00BD387D" w:rsidP="00BD387D" w:rsidRDefault="00BD387D" w14:paraId="02377804" w14:textId="1A54D3D2">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hAnsi="Times New Roman" w:eastAsia="Roboto Condensed" w:cs="Times New Roman"/>
              </w:rPr>
              <w:t>●</w:t>
            </w:r>
            <w:r w:rsidRPr="00BD387D">
              <w:rPr>
                <w:rFonts w:eastAsia="Roboto Condensed" w:cstheme="minorHAnsi"/>
              </w:rPr>
              <w:t>Tags and tag agreement with schedule data</w:t>
            </w:r>
          </w:p>
          <w:p w:rsidRPr="00BD387D" w:rsidR="00BD387D" w:rsidP="00BD387D" w:rsidRDefault="00BD387D" w14:paraId="2503CFE0" w14:textId="434ED756">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hAnsi="Times New Roman" w:eastAsia="Roboto Condensed" w:cs="Times New Roman"/>
              </w:rPr>
              <w:t>●</w:t>
            </w:r>
            <w:r w:rsidRPr="00BD387D">
              <w:rPr>
                <w:rFonts w:eastAsia="Roboto Condensed" w:cstheme="minorHAnsi"/>
              </w:rPr>
              <w:t>Sizes and types</w:t>
            </w:r>
          </w:p>
          <w:p w:rsidRPr="007F772B" w:rsidR="00BD387D" w:rsidP="00BD387D" w:rsidRDefault="00BD387D" w14:paraId="4AB87B03" w14:textId="42A7D2FC">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hAnsi="Times New Roman" w:eastAsia="Roboto Condensed" w:cs="Times New Roman"/>
              </w:rPr>
              <w:t>●</w:t>
            </w:r>
            <w:r w:rsidRPr="00BD387D">
              <w:rPr>
                <w:rFonts w:eastAsia="Roboto Condensed" w:cstheme="minorHAnsi"/>
              </w:rPr>
              <w:t>General notes</w:t>
            </w:r>
          </w:p>
        </w:tc>
      </w:tr>
      <w:tr w:rsidRPr="00B340FD" w:rsidR="0002182E" w:rsidTr="00E91953" w14:paraId="7E2D5D46" w14:textId="77777777">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0D3F10C1" w14:textId="7E18E24F">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47727270" w14:textId="21C6FACF">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Spatial Integrity</w:t>
            </w:r>
          </w:p>
        </w:tc>
        <w:tc>
          <w:tcPr>
            <w:tcW w:w="5402"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E76CC3" w:rsidRDefault="0002182E" w14:paraId="0C9D009E" w14:textId="4D1ED83F">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Model information spatial data is fit for purpose. Associated bounding of elements (floors, walls, ceilings, columns, windows, doors), space validation representing room/zone spaces</w:t>
            </w:r>
            <w:r w:rsidR="009D0C4C">
              <w:rPr>
                <w:rFonts w:eastAsia="Roboto Condensed" w:cstheme="minorHAnsi"/>
              </w:rPr>
              <w:t>.</w:t>
            </w:r>
          </w:p>
        </w:tc>
      </w:tr>
      <w:tr w:rsidRPr="00B340FD" w:rsidR="0002182E" w:rsidTr="00E91953" w14:paraId="483C6B84"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2C2F395A" w14:textId="033A5A7B">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02182E" w:rsidRDefault="0002182E" w14:paraId="2AB80551" w14:textId="5757DE94">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Model Audit</w:t>
            </w:r>
          </w:p>
        </w:tc>
        <w:tc>
          <w:tcPr>
            <w:tcW w:w="5402" w:type="dxa"/>
            <w:tcBorders>
              <w:top w:val="single" w:color="AE9142" w:themeColor="text1"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7F772B" w:rsidR="0002182E" w:rsidP="00E76CC3" w:rsidRDefault="0002182E" w14:paraId="70B0C32C" w14:textId="7D62A9F3">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Validation check sheet forms to be completed and issued with all models</w:t>
            </w:r>
            <w:r w:rsidR="009D0C4C">
              <w:rPr>
                <w:rFonts w:eastAsia="Roboto Condensed" w:cstheme="minorHAnsi"/>
              </w:rPr>
              <w:t>.</w:t>
            </w:r>
          </w:p>
        </w:tc>
      </w:tr>
    </w:tbl>
    <w:p w:rsidR="0030224C" w:rsidP="00580A42" w:rsidRDefault="00660256" w14:paraId="0B6764E2" w14:textId="1706CA96">
      <w:pPr>
        <w:pStyle w:val="Ttulo2"/>
        <w:numPr>
          <w:ilvl w:val="0"/>
          <w:numId w:val="0"/>
        </w:numPr>
      </w:pPr>
      <w:bookmarkStart w:name="_Ref59124554" w:id="712"/>
      <w:bookmarkStart w:name="_Toc79671824" w:id="713"/>
      <w:r>
        <w:t>9.2</w:t>
      </w:r>
      <w:r w:rsidR="008C0F42">
        <w:t xml:space="preserve"> </w:t>
      </w:r>
      <w:r w:rsidR="09E162F8">
        <w:t>Clash Detection Process Overview</w:t>
      </w:r>
      <w:bookmarkEnd w:id="712"/>
      <w:bookmarkEnd w:id="713"/>
    </w:p>
    <w:p w:rsidR="0030224C" w:rsidP="00DF4F70" w:rsidRDefault="0030224C" w14:paraId="018665B6" w14:textId="581DECA4">
      <w:pPr>
        <w:pStyle w:val="Prrafodelista"/>
        <w:numPr>
          <w:ilvl w:val="0"/>
          <w:numId w:val="29"/>
        </w:numPr>
      </w:pPr>
      <w:r w:rsidRPr="0030224C">
        <w:t>Automated clash detection is to be viewed as the last line of defense – it is always preferable to avoid unmanaged clashes through considered modelling than to rely on clash detection to identify and then resolve them.</w:t>
      </w:r>
    </w:p>
    <w:p w:rsidRPr="0030224C" w:rsidR="0030224C" w:rsidP="00DF4F70" w:rsidRDefault="0030224C" w14:paraId="26BF5B42" w14:textId="77777777">
      <w:pPr>
        <w:pStyle w:val="Prrafodelista"/>
        <w:numPr>
          <w:ilvl w:val="0"/>
          <w:numId w:val="29"/>
        </w:numPr>
      </w:pPr>
      <w:r w:rsidRPr="0030224C">
        <w:t xml:space="preserve">Each BIM participant is responsible to maintain the integrity of the models and information and check/review these with their team manager as part of standard model collaboration before issuing to the </w:t>
      </w:r>
      <w:r w:rsidRPr="0030224C">
        <w:rPr>
          <w:b/>
        </w:rPr>
        <w:t xml:space="preserve">SHARED </w:t>
      </w:r>
      <w:r w:rsidRPr="0030224C">
        <w:t>part of the CDE.</w:t>
      </w:r>
    </w:p>
    <w:p w:rsidRPr="0030224C" w:rsidR="0030224C" w:rsidP="00DF4F70" w:rsidRDefault="0030224C" w14:paraId="6CBB94AA" w14:textId="4DFC8E1B">
      <w:pPr>
        <w:pStyle w:val="Prrafodelista"/>
        <w:numPr>
          <w:ilvl w:val="0"/>
          <w:numId w:val="29"/>
        </w:numPr>
      </w:pPr>
      <w:r w:rsidRPr="0030224C">
        <w:t>If a clash is detected</w:t>
      </w:r>
      <w:r w:rsidR="00391DD5">
        <w:t>,</w:t>
      </w:r>
      <w:r w:rsidRPr="0030224C">
        <w:t xml:space="preserve"> </w:t>
      </w:r>
      <w:r w:rsidR="00391DD5">
        <w:t xml:space="preserve">according to the LOD per </w:t>
      </w:r>
      <w:r w:rsidR="009209DB">
        <w:t>stage that cannot be resolved by the construction</w:t>
      </w:r>
      <w:r w:rsidRPr="0030224C">
        <w:t xml:space="preserve"> consultant and subcontracting team then the lead designer shall be involved in the discussion to reach an agreed solution. Individual subcontractors and consultants are responsible for making changes to their own model(s) only, and where/if required.</w:t>
      </w:r>
    </w:p>
    <w:p w:rsidRPr="0030224C" w:rsidR="0030224C" w:rsidP="00DF4F70" w:rsidRDefault="0030224C" w14:paraId="0F894D49" w14:textId="43E428CB">
      <w:pPr>
        <w:pStyle w:val="Prrafodelista"/>
        <w:numPr>
          <w:ilvl w:val="0"/>
          <w:numId w:val="29"/>
        </w:numPr>
      </w:pPr>
      <w:r w:rsidRPr="0030224C">
        <w:t xml:space="preserve">Automated clash detection of single discipline models is to be carried out by Task Team </w:t>
      </w:r>
      <w:r w:rsidR="006D17DE">
        <w:t xml:space="preserve">Information </w:t>
      </w:r>
      <w:r w:rsidRPr="0030224C">
        <w:t xml:space="preserve">Managers at all project stages on a </w:t>
      </w:r>
      <w:r w:rsidRPr="0030224C">
        <w:rPr>
          <w:b/>
          <w:highlight w:val="lightGray"/>
        </w:rPr>
        <w:t>&gt;specify frequency&lt;</w:t>
      </w:r>
      <w:r w:rsidRPr="0030224C">
        <w:t xml:space="preserve"> basis using Navisworks Manage or similar software, by implementing the clash </w:t>
      </w:r>
      <w:r w:rsidRPr="0030224C">
        <w:lastRenderedPageBreak/>
        <w:t xml:space="preserve">rules defined in </w:t>
      </w:r>
      <w:r w:rsidRPr="0030224C">
        <w:rPr>
          <w:b/>
          <w:highlight w:val="lightGray"/>
        </w:rPr>
        <w:t>&gt;insert doc reference&lt;</w:t>
      </w:r>
      <w:r w:rsidRPr="0030224C">
        <w:t>.  This is to ensure that coordination is proceeding as expected, and to give early warning of any common issues.</w:t>
      </w:r>
    </w:p>
    <w:p w:rsidRPr="0030224C" w:rsidR="0030224C" w:rsidP="00DF4F70" w:rsidRDefault="0030224C" w14:paraId="5312D4AC" w14:textId="4F17F28D">
      <w:pPr>
        <w:pStyle w:val="Prrafodelista"/>
        <w:numPr>
          <w:ilvl w:val="0"/>
          <w:numId w:val="29"/>
        </w:numPr>
      </w:pPr>
      <w:r w:rsidRPr="0030224C">
        <w:t>The individua</w:t>
      </w:r>
      <w:r w:rsidR="00391DD5">
        <w:t>l shared</w:t>
      </w:r>
      <w:r w:rsidRPr="0030224C">
        <w:t xml:space="preserve"> models shall be combined for design review and clash detection by the </w:t>
      </w:r>
      <w:r w:rsidR="006A73AA">
        <w:t>Executive Architect</w:t>
      </w:r>
      <w:r w:rsidRPr="0030224C">
        <w:t xml:space="preserve"> and a federated model shall be made available in read only format to the whole team for model-based reviews and coordination throughout the project lifecycle and issued on to </w:t>
      </w:r>
      <w:r w:rsidR="00391DD5">
        <w:t>a shared</w:t>
      </w:r>
      <w:r w:rsidRPr="0030224C">
        <w:t xml:space="preserve"> area of the CDE.</w:t>
      </w:r>
    </w:p>
    <w:p w:rsidRPr="0030224C" w:rsidR="0030224C" w:rsidP="00DF4F70" w:rsidRDefault="0030224C" w14:paraId="7F227080" w14:textId="6E6E847E">
      <w:pPr>
        <w:pStyle w:val="Prrafodelista"/>
        <w:numPr>
          <w:ilvl w:val="0"/>
          <w:numId w:val="29"/>
        </w:numPr>
      </w:pPr>
      <w:r w:rsidRPr="0030224C">
        <w:t xml:space="preserve">Automated clash detection on the federated model will be carried out ahead of each BIM Workshop by the </w:t>
      </w:r>
      <w:r w:rsidR="00EC5F46">
        <w:t xml:space="preserve">Executive Architect </w:t>
      </w:r>
      <w:r w:rsidRPr="0030224C">
        <w:t xml:space="preserve">on behalf of the Client as the models are updated. The clash rules defined in </w:t>
      </w:r>
      <w:r w:rsidRPr="0030224C">
        <w:rPr>
          <w:b/>
          <w:highlight w:val="lightGray"/>
        </w:rPr>
        <w:t>&gt;insert doc reference&lt;</w:t>
      </w:r>
      <w:r w:rsidRPr="0030224C">
        <w:t xml:space="preserve"> allows us to efficiently break down clash results and clashes across models and different work packages. This is then broken up by buildings and floors within the site, allowing us to further focus on specific areas aligning with the critical path of the project program for construction to ensure delivery of the project is kept on track.</w:t>
      </w:r>
    </w:p>
    <w:p w:rsidRPr="0030224C" w:rsidR="0030224C" w:rsidP="00DF4F70" w:rsidRDefault="0030224C" w14:paraId="1ACAC8E7" w14:textId="77777777">
      <w:pPr>
        <w:pStyle w:val="Prrafodelista"/>
        <w:numPr>
          <w:ilvl w:val="0"/>
          <w:numId w:val="29"/>
        </w:numPr>
      </w:pPr>
      <w:r w:rsidRPr="0030224C">
        <w:t>Automated Clash reports (Grouping of clashes) and any coordination reports will be created and issued to supplement the read only combined model and</w:t>
      </w:r>
      <w:r w:rsidRPr="0030224C">
        <w:rPr>
          <w:b/>
        </w:rPr>
        <w:t xml:space="preserve"> SHARED</w:t>
      </w:r>
      <w:r w:rsidRPr="0030224C">
        <w:t xml:space="preserve"> on the CDE.</w:t>
      </w:r>
    </w:p>
    <w:p w:rsidR="0030224C" w:rsidP="00DF4F70" w:rsidRDefault="0030224C" w14:paraId="6E0159A5" w14:textId="77777777">
      <w:pPr>
        <w:pStyle w:val="Prrafodelista"/>
        <w:numPr>
          <w:ilvl w:val="0"/>
          <w:numId w:val="29"/>
        </w:numPr>
      </w:pPr>
      <w:r w:rsidRPr="0030224C">
        <w:t>Specialist clash detection should be discussed, costed with an agreed output prior to the project starting.</w:t>
      </w:r>
    </w:p>
    <w:p w:rsidR="00F6466A" w:rsidP="00F6466A" w:rsidRDefault="00F6466A" w14:paraId="12B79773" w14:textId="77777777"/>
    <w:p w:rsidR="00F6466A" w:rsidP="00F6466A" w:rsidRDefault="00F6466A" w14:paraId="319B4BC9" w14:textId="77777777">
      <w:pPr>
        <w:ind w:left="936"/>
      </w:pPr>
    </w:p>
    <w:p w:rsidR="00F6466A" w:rsidP="00F6466A" w:rsidRDefault="00F6466A" w14:paraId="2DB720A2" w14:textId="30AC4B92">
      <w:pPr>
        <w:pStyle w:val="Ttulo2"/>
        <w:numPr>
          <w:ilvl w:val="0"/>
          <w:numId w:val="0"/>
        </w:numPr>
      </w:pPr>
      <w:bookmarkStart w:name="_Toc75209690" w:id="714"/>
      <w:bookmarkStart w:name="_Toc79671825" w:id="715"/>
      <w:r>
        <w:t>9.3 Responsibilities and Requirements</w:t>
      </w:r>
      <w:bookmarkEnd w:id="714"/>
      <w:bookmarkEnd w:id="715"/>
    </w:p>
    <w:p w:rsidR="00F6466A" w:rsidP="00DF4F70" w:rsidRDefault="00F6466A" w14:paraId="656BACAF" w14:textId="77777777">
      <w:pPr>
        <w:pStyle w:val="Prrafodelista"/>
        <w:numPr>
          <w:ilvl w:val="0"/>
          <w:numId w:val="39"/>
        </w:numPr>
      </w:pPr>
      <w:r w:rsidRPr="0006420B">
        <w:t>Each consultant will ensure that, they are using correct 3d view and Navisworks options editor setting for exporting any NWC files, KAA</w:t>
      </w:r>
      <w:r>
        <w:t xml:space="preserve"> already provide the NWC export settings. </w:t>
      </w:r>
    </w:p>
    <w:p w:rsidRPr="0006420B" w:rsidR="00F6466A" w:rsidP="00DF4F70" w:rsidRDefault="00F6466A" w14:paraId="6ECC9A80" w14:textId="77777777">
      <w:pPr>
        <w:pStyle w:val="Prrafodelista"/>
        <w:numPr>
          <w:ilvl w:val="0"/>
          <w:numId w:val="39"/>
        </w:numPr>
      </w:pPr>
      <w:r>
        <w:t xml:space="preserve">All consultant </w:t>
      </w:r>
      <w:proofErr w:type="gramStart"/>
      <w:r>
        <w:t>need</w:t>
      </w:r>
      <w:proofErr w:type="gramEnd"/>
      <w:r>
        <w:t xml:space="preserve"> to share their NWC files </w:t>
      </w:r>
    </w:p>
    <w:p w:rsidRPr="0006420B" w:rsidR="00F6466A" w:rsidP="00DF4F70" w:rsidRDefault="00F6466A" w14:paraId="3A50140A" w14:textId="77777777">
      <w:pPr>
        <w:pStyle w:val="Prrafodelista"/>
        <w:numPr>
          <w:ilvl w:val="0"/>
          <w:numId w:val="39"/>
        </w:numPr>
      </w:pPr>
      <w:r w:rsidRPr="0006420B">
        <w:t xml:space="preserve">Khatib and </w:t>
      </w:r>
      <w:proofErr w:type="spellStart"/>
      <w:r w:rsidRPr="0006420B">
        <w:t>A</w:t>
      </w:r>
      <w:r>
        <w:t>lami</w:t>
      </w:r>
      <w:proofErr w:type="spellEnd"/>
      <w:r>
        <w:t xml:space="preserve"> will create NWC files for BOH </w:t>
      </w:r>
      <w:r w:rsidRPr="0006420B">
        <w:t xml:space="preserve"> </w:t>
      </w:r>
    </w:p>
    <w:p w:rsidRPr="0006420B" w:rsidR="00F6466A" w:rsidP="00DF4F70" w:rsidRDefault="00F6466A" w14:paraId="2D1DA112" w14:textId="77777777">
      <w:pPr>
        <w:pStyle w:val="Prrafodelista"/>
        <w:numPr>
          <w:ilvl w:val="0"/>
          <w:numId w:val="39"/>
        </w:numPr>
      </w:pPr>
      <w:r w:rsidRPr="0006420B">
        <w:t xml:space="preserve">All consultants are responsible </w:t>
      </w:r>
      <w:r>
        <w:t>for submit a federated NWD file on a weekly basis.</w:t>
      </w:r>
      <w:r w:rsidRPr="0006420B">
        <w:t xml:space="preserve">  </w:t>
      </w:r>
    </w:p>
    <w:p w:rsidRPr="0006420B" w:rsidR="00F6466A" w:rsidP="00DF4F70" w:rsidRDefault="00F6466A" w14:paraId="64B8F66B" w14:textId="77777777">
      <w:pPr>
        <w:pStyle w:val="Prrafodelista"/>
        <w:numPr>
          <w:ilvl w:val="0"/>
          <w:numId w:val="39"/>
        </w:numPr>
      </w:pPr>
      <w:r w:rsidRPr="0006420B">
        <w:t xml:space="preserve">Any NWC file naming changes should be inform Khatib and </w:t>
      </w:r>
      <w:proofErr w:type="spellStart"/>
      <w:r w:rsidRPr="0006420B">
        <w:t>Alami</w:t>
      </w:r>
      <w:proofErr w:type="spellEnd"/>
      <w:r w:rsidRPr="0006420B">
        <w:t xml:space="preserve"> </w:t>
      </w:r>
      <w:r>
        <w:t xml:space="preserve">and approved with TRSDC </w:t>
      </w:r>
      <w:r w:rsidRPr="0006420B">
        <w:t xml:space="preserve">immediately with a proper </w:t>
      </w:r>
      <w:proofErr w:type="gramStart"/>
      <w:r w:rsidRPr="0006420B">
        <w:t>mapping  strategy</w:t>
      </w:r>
      <w:proofErr w:type="gramEnd"/>
      <w:r w:rsidRPr="0006420B">
        <w:t xml:space="preserve">,  </w:t>
      </w:r>
    </w:p>
    <w:p w:rsidRPr="0006420B" w:rsidR="00F6466A" w:rsidP="00DF4F70" w:rsidRDefault="00F6466A" w14:paraId="26D260A2" w14:textId="77777777">
      <w:pPr>
        <w:pStyle w:val="Prrafodelista"/>
        <w:numPr>
          <w:ilvl w:val="0"/>
          <w:numId w:val="39"/>
        </w:numPr>
      </w:pPr>
      <w:r w:rsidRPr="0006420B">
        <w:t xml:space="preserve">All consultants are responsible for correct NWC building coordinates. If a building have multiple </w:t>
      </w:r>
      <w:proofErr w:type="gramStart"/>
      <w:r w:rsidRPr="0006420B">
        <w:t>site  position</w:t>
      </w:r>
      <w:proofErr w:type="gramEnd"/>
      <w:r w:rsidRPr="0006420B">
        <w:t xml:space="preserve">, we should all follow the architectural file export location,  </w:t>
      </w:r>
    </w:p>
    <w:p w:rsidRPr="0006420B" w:rsidR="00F6466A" w:rsidP="00DF4F70" w:rsidRDefault="00F6466A" w14:paraId="6FD1E0B2" w14:textId="77777777">
      <w:pPr>
        <w:pStyle w:val="Prrafodelista"/>
        <w:numPr>
          <w:ilvl w:val="0"/>
          <w:numId w:val="39"/>
        </w:numPr>
      </w:pPr>
      <w:r w:rsidRPr="0006420B">
        <w:t>All consultants can check the NWC file tracker f</w:t>
      </w:r>
      <w:r>
        <w:t>or rectify their pending issues that uploaded on BIM360</w:t>
      </w:r>
      <w:r w:rsidRPr="0006420B">
        <w:t xml:space="preserve">  </w:t>
      </w:r>
    </w:p>
    <w:p w:rsidRPr="0006420B" w:rsidR="00F6466A" w:rsidP="00DF4F70" w:rsidRDefault="00F6466A" w14:paraId="61A5EF31" w14:textId="77777777">
      <w:pPr>
        <w:pStyle w:val="Prrafodelista"/>
        <w:numPr>
          <w:ilvl w:val="0"/>
          <w:numId w:val="39"/>
        </w:numPr>
      </w:pPr>
      <w:r w:rsidRPr="0006420B">
        <w:t xml:space="preserve">Khatib and </w:t>
      </w:r>
      <w:proofErr w:type="spellStart"/>
      <w:r w:rsidRPr="0006420B">
        <w:t>Alami</w:t>
      </w:r>
      <w:proofErr w:type="spellEnd"/>
      <w:r w:rsidRPr="0006420B">
        <w:t xml:space="preserve"> will run clash detection and upload federated Navisworks models in BIM360,  </w:t>
      </w:r>
    </w:p>
    <w:p w:rsidRPr="0006420B" w:rsidR="00F6466A" w:rsidP="00F6466A" w:rsidRDefault="00F6466A" w14:paraId="35D6259C" w14:textId="77777777">
      <w:pPr>
        <w:ind w:left="0"/>
      </w:pPr>
      <w:r w:rsidRPr="0006420B">
        <w:t xml:space="preserve"> </w:t>
      </w:r>
    </w:p>
    <w:p w:rsidRPr="0006420B" w:rsidR="00F6466A" w:rsidP="00DF4F70" w:rsidRDefault="00F6466A" w14:paraId="736DA058" w14:textId="77777777">
      <w:pPr>
        <w:pStyle w:val="Prrafodelista"/>
        <w:numPr>
          <w:ilvl w:val="0"/>
          <w:numId w:val="39"/>
        </w:numPr>
      </w:pPr>
      <w:r w:rsidRPr="0006420B">
        <w:t xml:space="preserve">All consultants are responsible to solve their own clashes,  </w:t>
      </w:r>
    </w:p>
    <w:p w:rsidRPr="0006420B" w:rsidR="00F6466A" w:rsidP="00DF4F70" w:rsidRDefault="00F6466A" w14:paraId="4FAD4588" w14:textId="77777777">
      <w:pPr>
        <w:pStyle w:val="Prrafodelista"/>
        <w:numPr>
          <w:ilvl w:val="0"/>
          <w:numId w:val="39"/>
        </w:numPr>
        <w:spacing w:line="243" w:lineRule="exact"/>
        <w:ind w:right="180"/>
      </w:pPr>
      <w:r w:rsidRPr="0006420B">
        <w:t xml:space="preserve">Currently building are combine with respect of Volume/ System information of each assets and clash </w:t>
      </w:r>
      <w:proofErr w:type="gramStart"/>
      <w:r w:rsidRPr="0006420B">
        <w:t>detection  information</w:t>
      </w:r>
      <w:proofErr w:type="gramEnd"/>
      <w:r w:rsidRPr="0006420B">
        <w:t xml:space="preserve"> will be built within this </w:t>
      </w:r>
      <w:proofErr w:type="spellStart"/>
      <w:r w:rsidRPr="0006420B">
        <w:t>Naviswork</w:t>
      </w:r>
      <w:proofErr w:type="spellEnd"/>
      <w:r w:rsidRPr="0006420B">
        <w:t xml:space="preserve"> model. </w:t>
      </w:r>
      <w:proofErr w:type="gramStart"/>
      <w:r w:rsidRPr="0006420B">
        <w:t>Additionally</w:t>
      </w:r>
      <w:proofErr w:type="gramEnd"/>
      <w:r w:rsidRPr="0006420B">
        <w:t xml:space="preserve"> each assets overall federated model are generated for design review.  </w:t>
      </w:r>
    </w:p>
    <w:p w:rsidR="00F6466A" w:rsidP="00F6466A" w:rsidRDefault="00F6466A" w14:paraId="45514C18" w14:textId="77777777">
      <w:pPr>
        <w:pStyle w:val="Prrafodelista"/>
        <w:ind w:left="1296"/>
        <w:rPr>
          <w:rFonts w:ascii="Times New Roman" w:hAnsi="Times New Roman" w:cs="Times New Roman"/>
          <w:color w:val="010302"/>
        </w:rPr>
      </w:pPr>
    </w:p>
    <w:p w:rsidR="00F6466A" w:rsidP="00F6466A" w:rsidRDefault="00F6466A" w14:paraId="5AE11ED1" w14:textId="77777777">
      <w:pPr>
        <w:pStyle w:val="Prrafodelista"/>
        <w:ind w:left="1296"/>
        <w:rPr>
          <w:rFonts w:ascii="Times New Roman" w:hAnsi="Times New Roman" w:cs="Times New Roman"/>
          <w:color w:val="010302"/>
        </w:rPr>
      </w:pPr>
    </w:p>
    <w:p w:rsidR="00F6466A" w:rsidP="00F6466A" w:rsidRDefault="00F6466A" w14:paraId="09681990" w14:textId="77777777">
      <w:pPr>
        <w:pStyle w:val="Prrafodelista"/>
        <w:ind w:left="1296"/>
        <w:rPr>
          <w:rFonts w:ascii="Times New Roman" w:hAnsi="Times New Roman" w:cs="Times New Roman"/>
          <w:color w:val="010302"/>
        </w:rPr>
      </w:pPr>
    </w:p>
    <w:p w:rsidR="00F6466A" w:rsidP="00F6466A" w:rsidRDefault="00F6466A" w14:paraId="79A9506C" w14:textId="77777777">
      <w:pPr>
        <w:pStyle w:val="Prrafodelista"/>
        <w:ind w:left="1296"/>
        <w:rPr>
          <w:rFonts w:ascii="Times New Roman" w:hAnsi="Times New Roman" w:cs="Times New Roman"/>
          <w:color w:val="010302"/>
        </w:rPr>
      </w:pPr>
    </w:p>
    <w:p w:rsidR="00F6466A" w:rsidP="00F6466A" w:rsidRDefault="00F6466A" w14:paraId="6F7F3864" w14:textId="77777777">
      <w:pPr>
        <w:pStyle w:val="Prrafodelista"/>
        <w:ind w:left="1296"/>
        <w:rPr>
          <w:rFonts w:ascii="Times New Roman" w:hAnsi="Times New Roman" w:cs="Times New Roman"/>
          <w:color w:val="010302"/>
        </w:rPr>
      </w:pPr>
    </w:p>
    <w:p w:rsidR="00F6466A" w:rsidP="00F6466A" w:rsidRDefault="00F6466A" w14:paraId="7EA34996" w14:textId="77777777">
      <w:pPr>
        <w:pStyle w:val="Prrafodelista"/>
        <w:ind w:left="1296"/>
        <w:rPr>
          <w:rFonts w:ascii="Times New Roman" w:hAnsi="Times New Roman" w:cs="Times New Roman"/>
          <w:color w:val="010302"/>
        </w:rPr>
      </w:pPr>
    </w:p>
    <w:p w:rsidR="00F6466A" w:rsidP="00F6466A" w:rsidRDefault="00F6466A" w14:paraId="594B0A09" w14:textId="77777777">
      <w:pPr>
        <w:pStyle w:val="Prrafodelista"/>
        <w:ind w:left="1296"/>
        <w:rPr>
          <w:rFonts w:ascii="Times New Roman" w:hAnsi="Times New Roman" w:cs="Times New Roman"/>
          <w:color w:val="010302"/>
        </w:rPr>
      </w:pPr>
    </w:p>
    <w:p w:rsidR="00F6466A" w:rsidP="00F6466A" w:rsidRDefault="00F6466A" w14:paraId="2ECCCF91" w14:textId="77777777">
      <w:pPr>
        <w:pStyle w:val="Prrafodelista"/>
        <w:ind w:left="1296"/>
        <w:rPr>
          <w:rFonts w:ascii="Times New Roman" w:hAnsi="Times New Roman" w:cs="Times New Roman"/>
          <w:color w:val="010302"/>
        </w:rPr>
      </w:pPr>
    </w:p>
    <w:p w:rsidR="00F6466A" w:rsidP="00F6466A" w:rsidRDefault="00F6466A" w14:paraId="0243AE6B" w14:textId="77777777">
      <w:pPr>
        <w:pStyle w:val="Prrafodelista"/>
        <w:ind w:left="1296"/>
        <w:rPr>
          <w:rFonts w:ascii="Times New Roman" w:hAnsi="Times New Roman" w:cs="Times New Roman"/>
          <w:color w:val="010302"/>
        </w:rPr>
      </w:pPr>
    </w:p>
    <w:p w:rsidR="00F6466A" w:rsidP="00F6466A" w:rsidRDefault="00F6466A" w14:paraId="7986EFF2" w14:textId="77777777">
      <w:pPr>
        <w:pStyle w:val="Prrafodelista"/>
        <w:ind w:left="1296"/>
        <w:rPr>
          <w:rFonts w:ascii="Times New Roman" w:hAnsi="Times New Roman" w:cs="Times New Roman"/>
          <w:color w:val="010302"/>
        </w:rPr>
      </w:pPr>
    </w:p>
    <w:p w:rsidR="00F6466A" w:rsidP="00F6466A" w:rsidRDefault="00F6466A" w14:paraId="48B01625" w14:textId="77777777">
      <w:pPr>
        <w:pStyle w:val="Prrafodelista"/>
        <w:ind w:left="1296"/>
        <w:rPr>
          <w:rFonts w:ascii="Times New Roman" w:hAnsi="Times New Roman" w:cs="Times New Roman"/>
          <w:color w:val="010302"/>
        </w:rPr>
      </w:pPr>
    </w:p>
    <w:p w:rsidR="00F6466A" w:rsidP="00F6466A" w:rsidRDefault="00F6466A" w14:paraId="264E6455" w14:textId="77777777">
      <w:pPr>
        <w:pStyle w:val="Prrafodelista"/>
        <w:ind w:left="1296"/>
        <w:rPr>
          <w:rFonts w:ascii="Times New Roman" w:hAnsi="Times New Roman" w:cs="Times New Roman"/>
          <w:color w:val="010302"/>
        </w:rPr>
      </w:pPr>
    </w:p>
    <w:p w:rsidR="00F6466A" w:rsidP="00F6466A" w:rsidRDefault="00F6466A" w14:paraId="286BD105" w14:textId="77777777">
      <w:pPr>
        <w:pStyle w:val="Prrafodelista"/>
        <w:ind w:left="1296"/>
        <w:rPr>
          <w:rFonts w:ascii="Times New Roman" w:hAnsi="Times New Roman" w:cs="Times New Roman"/>
          <w:color w:val="010302"/>
        </w:rPr>
      </w:pPr>
    </w:p>
    <w:p w:rsidR="00F6466A" w:rsidP="00F6466A" w:rsidRDefault="00F6466A" w14:paraId="4B3E72E0" w14:textId="77777777">
      <w:pPr>
        <w:pStyle w:val="Prrafodelista"/>
        <w:ind w:left="1296"/>
        <w:rPr>
          <w:rFonts w:ascii="Times New Roman" w:hAnsi="Times New Roman" w:cs="Times New Roman"/>
          <w:color w:val="010302"/>
        </w:rPr>
      </w:pPr>
    </w:p>
    <w:p w:rsidR="00F6466A" w:rsidP="00F6466A" w:rsidRDefault="00F6466A" w14:paraId="35C9CED9" w14:textId="77777777">
      <w:pPr>
        <w:pStyle w:val="Prrafodelista"/>
        <w:ind w:left="1296"/>
        <w:rPr>
          <w:rFonts w:ascii="Times New Roman" w:hAnsi="Times New Roman" w:cs="Times New Roman"/>
          <w:color w:val="010302"/>
        </w:rPr>
      </w:pPr>
    </w:p>
    <w:p w:rsidR="00F6466A" w:rsidP="00F6466A" w:rsidRDefault="00F6466A" w14:paraId="1A111BA6" w14:textId="77777777">
      <w:pPr>
        <w:pStyle w:val="Prrafodelista"/>
        <w:ind w:left="1296"/>
        <w:rPr>
          <w:rFonts w:ascii="Times New Roman" w:hAnsi="Times New Roman" w:cs="Times New Roman"/>
          <w:color w:val="010302"/>
        </w:rPr>
      </w:pPr>
    </w:p>
    <w:p w:rsidRPr="00B32D90" w:rsidR="00F6466A" w:rsidP="00F6466A" w:rsidRDefault="00F6466A" w14:paraId="1D5E675A" w14:textId="77777777">
      <w:pPr>
        <w:pStyle w:val="Prrafodelista"/>
        <w:ind w:left="1296"/>
        <w:rPr>
          <w:rFonts w:ascii="Times New Roman" w:hAnsi="Times New Roman" w:cs="Times New Roman"/>
          <w:color w:val="010302"/>
        </w:rPr>
      </w:pPr>
    </w:p>
    <w:p w:rsidR="00F6466A" w:rsidP="00F6466A" w:rsidRDefault="00F6466A" w14:paraId="49AFBC70" w14:textId="5CDBE4D2">
      <w:pPr>
        <w:pStyle w:val="Ttulo2"/>
        <w:numPr>
          <w:ilvl w:val="0"/>
          <w:numId w:val="0"/>
        </w:numPr>
      </w:pPr>
      <w:bookmarkStart w:name="_Toc75209691" w:id="716"/>
      <w:bookmarkStart w:name="_Toc79671826" w:id="717"/>
      <w:r>
        <w:t>9.4 Weekly Model Sharing &amp; Clash Detection Road Map</w:t>
      </w:r>
      <w:bookmarkEnd w:id="716"/>
      <w:bookmarkEnd w:id="717"/>
    </w:p>
    <w:p w:rsidRPr="0006420B" w:rsidR="00F6466A" w:rsidP="00F6466A" w:rsidRDefault="00F6466A" w14:paraId="75DCFF3C" w14:textId="77777777">
      <w:pPr>
        <w:spacing w:line="242" w:lineRule="exact"/>
        <w:ind w:left="920" w:right="129"/>
      </w:pPr>
      <w:r w:rsidRPr="0006420B">
        <w:t xml:space="preserve">All Navisworks models are shared on a weekly basis in BIM360 by the consultants. Those models will be used to run clash detection analysis.  </w:t>
      </w:r>
    </w:p>
    <w:p w:rsidRPr="0006420B" w:rsidR="00F6466A" w:rsidP="00F6466A" w:rsidRDefault="00F6466A" w14:paraId="3A3885E0" w14:textId="77777777">
      <w:pPr>
        <w:ind w:left="920"/>
      </w:pPr>
      <w:r w:rsidRPr="0006420B">
        <w:t xml:space="preserve">All disciplines model mapping,  </w:t>
      </w:r>
    </w:p>
    <w:p w:rsidRPr="0006420B" w:rsidR="00F6466A" w:rsidP="00F6466A" w:rsidRDefault="00F6466A" w14:paraId="2574BD91" w14:textId="77777777"/>
    <w:p w:rsidR="00F6466A" w:rsidP="00F6466A" w:rsidRDefault="00F6466A" w14:paraId="0A991954" w14:textId="77777777">
      <w:r>
        <w:rPr>
          <w:noProof/>
        </w:rPr>
        <w:drawing>
          <wp:anchor distT="0" distB="0" distL="114300" distR="114300" simplePos="0" relativeHeight="251660289" behindDoc="0" locked="0" layoutInCell="1" allowOverlap="1" wp14:anchorId="2C19DF6D" wp14:editId="779D1FED">
            <wp:simplePos x="0" y="0"/>
            <wp:positionH relativeFrom="page">
              <wp:posOffset>685800</wp:posOffset>
            </wp:positionH>
            <wp:positionV relativeFrom="paragraph">
              <wp:posOffset>0</wp:posOffset>
            </wp:positionV>
            <wp:extent cx="5714619" cy="330771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714619" cy="3307715"/>
                    </a:xfrm>
                    <a:prstGeom prst="rect">
                      <a:avLst/>
                    </a:prstGeom>
                    <a:noFill/>
                  </pic:spPr>
                </pic:pic>
              </a:graphicData>
            </a:graphic>
          </wp:anchor>
        </w:drawing>
      </w:r>
      <w:r>
        <w:rPr>
          <w:noProof/>
        </w:rPr>
        <w:t xml:space="preserve">    </w:t>
      </w:r>
    </w:p>
    <w:p w:rsidR="00F6466A" w:rsidP="00F6466A" w:rsidRDefault="00F6466A" w14:paraId="2E6D6117" w14:textId="77777777"/>
    <w:p w:rsidR="00F6466A" w:rsidP="00F6466A" w:rsidRDefault="00F6466A" w14:paraId="35328453" w14:textId="77777777"/>
    <w:p w:rsidR="00F6466A" w:rsidP="00F6466A" w:rsidRDefault="00F6466A" w14:paraId="6E0B3D3D" w14:textId="77777777"/>
    <w:p w:rsidR="00F6466A" w:rsidP="00F6466A" w:rsidRDefault="00F6466A" w14:paraId="40394C3D" w14:textId="77777777"/>
    <w:p w:rsidR="00F6466A" w:rsidP="00F6466A" w:rsidRDefault="00F6466A" w14:paraId="712E9C65" w14:textId="77777777"/>
    <w:p w:rsidR="00F6466A" w:rsidP="00F6466A" w:rsidRDefault="00F6466A" w14:paraId="2432BF89" w14:textId="77777777"/>
    <w:p w:rsidR="00F6466A" w:rsidP="00F6466A" w:rsidRDefault="00F6466A" w14:paraId="49EAB386" w14:textId="77777777"/>
    <w:p w:rsidR="00F6466A" w:rsidP="00F6466A" w:rsidRDefault="00F6466A" w14:paraId="4BF603D4" w14:textId="77777777"/>
    <w:p w:rsidR="00F6466A" w:rsidP="00F6466A" w:rsidRDefault="00F6466A" w14:paraId="37FDC84A" w14:textId="77777777"/>
    <w:p w:rsidR="00F6466A" w:rsidP="00F6466A" w:rsidRDefault="00F6466A" w14:paraId="1DF9846B" w14:textId="77777777"/>
    <w:p w:rsidR="00F6466A" w:rsidP="00F6466A" w:rsidRDefault="00F6466A" w14:paraId="0859C5EE" w14:textId="77777777"/>
    <w:p w:rsidR="00F6466A" w:rsidP="00F6466A" w:rsidRDefault="00F6466A" w14:paraId="770AF2C1" w14:textId="77777777"/>
    <w:p w:rsidR="00F6466A" w:rsidP="00F6466A" w:rsidRDefault="00F6466A" w14:paraId="7A0FD843" w14:textId="77777777"/>
    <w:p w:rsidR="00F6466A" w:rsidP="00F6466A" w:rsidRDefault="00F6466A" w14:paraId="4CE86FCF" w14:textId="77777777"/>
    <w:p w:rsidR="00F6466A" w:rsidP="00F6466A" w:rsidRDefault="00F6466A" w14:paraId="0C164094" w14:textId="77777777"/>
    <w:p w:rsidRPr="0006420B" w:rsidR="00F6466A" w:rsidP="00F6466A" w:rsidRDefault="00F6466A" w14:paraId="4CB82237" w14:textId="77777777">
      <w:pPr>
        <w:spacing w:line="242" w:lineRule="exact"/>
        <w:ind w:left="920" w:right="129"/>
      </w:pPr>
      <w:r w:rsidRPr="0006420B">
        <w:t>Clash d</w:t>
      </w:r>
      <w:r>
        <w:t>etection</w:t>
      </w:r>
      <w:r w:rsidRPr="0006420B">
        <w:t xml:space="preserve"> life cycle,</w:t>
      </w:r>
    </w:p>
    <w:p w:rsidR="00F6466A" w:rsidP="00F6466A" w:rsidRDefault="00F6466A" w14:paraId="4F057783" w14:textId="77777777">
      <w:r>
        <w:rPr>
          <w:noProof/>
        </w:rPr>
        <w:drawing>
          <wp:anchor distT="0" distB="0" distL="114300" distR="114300" simplePos="0" relativeHeight="251661313" behindDoc="1" locked="0" layoutInCell="1" allowOverlap="1" wp14:anchorId="61DEC44D" wp14:editId="3A1DABE5">
            <wp:simplePos x="0" y="0"/>
            <wp:positionH relativeFrom="page">
              <wp:posOffset>685800</wp:posOffset>
            </wp:positionH>
            <wp:positionV relativeFrom="paragraph">
              <wp:posOffset>-635</wp:posOffset>
            </wp:positionV>
            <wp:extent cx="5713729" cy="2566670"/>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713729" cy="2566670"/>
                    </a:xfrm>
                    <a:prstGeom prst="rect">
                      <a:avLst/>
                    </a:prstGeom>
                    <a:noFill/>
                  </pic:spPr>
                </pic:pic>
              </a:graphicData>
            </a:graphic>
          </wp:anchor>
        </w:drawing>
      </w:r>
    </w:p>
    <w:p w:rsidR="00F6466A" w:rsidP="00F6466A" w:rsidRDefault="00F6466A" w14:paraId="1FC6CD22" w14:textId="77777777"/>
    <w:p w:rsidR="00F6466A" w:rsidP="00F6466A" w:rsidRDefault="00F6466A" w14:paraId="28B86473" w14:textId="77777777"/>
    <w:p w:rsidR="00F6466A" w:rsidP="00F6466A" w:rsidRDefault="00F6466A" w14:paraId="44F2541D" w14:textId="77777777"/>
    <w:p w:rsidR="00F6466A" w:rsidP="00F6466A" w:rsidRDefault="00F6466A" w14:paraId="1F91A930" w14:textId="77777777"/>
    <w:p w:rsidR="00F6466A" w:rsidP="00F6466A" w:rsidRDefault="00F6466A" w14:paraId="3214694F" w14:textId="77777777"/>
    <w:p w:rsidR="00F6466A" w:rsidP="00F6466A" w:rsidRDefault="00F6466A" w14:paraId="5418D17E" w14:textId="77777777"/>
    <w:p w:rsidR="00F6466A" w:rsidP="00F6466A" w:rsidRDefault="00F6466A" w14:paraId="5729A7CA" w14:textId="77777777"/>
    <w:p w:rsidR="00F6466A" w:rsidP="00F6466A" w:rsidRDefault="00F6466A" w14:paraId="7416C220" w14:textId="77777777"/>
    <w:p w:rsidR="00F6466A" w:rsidP="00F6466A" w:rsidRDefault="00F6466A" w14:paraId="28224C59" w14:textId="77777777"/>
    <w:p w:rsidR="00F6466A" w:rsidP="00F6466A" w:rsidRDefault="00F6466A" w14:paraId="46D7BC96" w14:textId="77777777"/>
    <w:p w:rsidR="00F6466A" w:rsidP="00F6466A" w:rsidRDefault="00F6466A" w14:paraId="5D6AA08E" w14:textId="77777777"/>
    <w:p w:rsidR="00F6466A" w:rsidP="00F6466A" w:rsidRDefault="00F6466A" w14:paraId="5E9E4E29" w14:textId="77777777"/>
    <w:p w:rsidR="00F6466A" w:rsidP="00F6466A" w:rsidRDefault="00F6466A" w14:paraId="7A296E48" w14:textId="77777777"/>
    <w:p w:rsidR="00F6466A" w:rsidP="00F6466A" w:rsidRDefault="00F6466A" w14:paraId="2278B5DF" w14:textId="77777777"/>
    <w:p w:rsidR="00F6466A" w:rsidP="00F6466A" w:rsidRDefault="00F6466A" w14:paraId="0BE5ED47" w14:textId="77777777"/>
    <w:p w:rsidR="00F6466A" w:rsidP="00F6466A" w:rsidRDefault="00F6466A" w14:paraId="0ECC784A" w14:textId="77777777"/>
    <w:p w:rsidR="00F6466A" w:rsidP="00F6466A" w:rsidRDefault="00F6466A" w14:paraId="552F6AE6" w14:textId="77777777"/>
    <w:p w:rsidR="00F6466A" w:rsidP="00F6466A" w:rsidRDefault="00F6466A" w14:paraId="1724E65A" w14:textId="77777777"/>
    <w:p w:rsidR="00F6466A" w:rsidP="00F6466A" w:rsidRDefault="00F6466A" w14:paraId="7DA5DAA4" w14:textId="77777777"/>
    <w:p w:rsidR="00F6466A" w:rsidP="00F6466A" w:rsidRDefault="00F6466A" w14:paraId="5EC1BE83" w14:textId="7AE642BF">
      <w:pPr>
        <w:pStyle w:val="Ttulo2"/>
        <w:numPr>
          <w:ilvl w:val="0"/>
          <w:numId w:val="0"/>
        </w:numPr>
      </w:pPr>
      <w:bookmarkStart w:name="_Toc75209692" w:id="718"/>
      <w:bookmarkStart w:name="_Toc79671827" w:id="719"/>
      <w:r>
        <w:t xml:space="preserve">9.5 </w:t>
      </w:r>
      <w:r w:rsidRPr="0030224C">
        <w:t xml:space="preserve">Clash Detection </w:t>
      </w:r>
      <w:r>
        <w:t>Criteria</w:t>
      </w:r>
      <w:bookmarkEnd w:id="718"/>
      <w:bookmarkEnd w:id="719"/>
    </w:p>
    <w:p w:rsidRPr="0006420B" w:rsidR="00F6466A" w:rsidP="00F6466A" w:rsidRDefault="00F6466A" w14:paraId="49B68806" w14:textId="77777777">
      <w:pPr>
        <w:spacing w:line="242" w:lineRule="exact"/>
        <w:ind w:left="920" w:right="924"/>
      </w:pPr>
      <w:r w:rsidRPr="0006420B">
        <w:t xml:space="preserve">Discipline clashes are prioritized based on categories sets. Clash tolerance value are change when </w:t>
      </w:r>
      <w:r>
        <w:t xml:space="preserve">design </w:t>
      </w:r>
      <w:r w:rsidRPr="0006420B">
        <w:t xml:space="preserve">reaches to next stage.  </w:t>
      </w:r>
    </w:p>
    <w:p w:rsidRPr="0006420B" w:rsidR="00F6466A" w:rsidP="00F6466A" w:rsidRDefault="00F6466A" w14:paraId="7A8D1F40" w14:textId="77777777">
      <w:pPr>
        <w:spacing w:after="17"/>
      </w:pPr>
    </w:p>
    <w:p w:rsidRPr="0006420B" w:rsidR="00F6466A" w:rsidP="00F6466A" w:rsidRDefault="00F6466A" w14:paraId="12F4C89F" w14:textId="77777777">
      <w:pPr>
        <w:ind w:left="920"/>
        <w:rPr>
          <w:b/>
        </w:rPr>
      </w:pPr>
      <w:r w:rsidRPr="0006420B">
        <w:rPr>
          <w:b/>
        </w:rPr>
        <w:t xml:space="preserve">Type of Clashes  </w:t>
      </w:r>
    </w:p>
    <w:p w:rsidRPr="0006420B" w:rsidR="00F6466A" w:rsidP="00DF4F70" w:rsidRDefault="00F6466A" w14:paraId="53C144AB" w14:textId="77777777">
      <w:pPr>
        <w:pStyle w:val="Prrafodelista"/>
        <w:numPr>
          <w:ilvl w:val="0"/>
          <w:numId w:val="40"/>
        </w:numPr>
      </w:pPr>
      <w:r w:rsidRPr="0006420B">
        <w:t xml:space="preserve">Hard Clash\Duplicated elements  </w:t>
      </w:r>
    </w:p>
    <w:p w:rsidRPr="0006420B" w:rsidR="00F6466A" w:rsidP="00DF4F70" w:rsidRDefault="00F6466A" w14:paraId="387423D8" w14:textId="77777777">
      <w:pPr>
        <w:pStyle w:val="Prrafodelista"/>
        <w:numPr>
          <w:ilvl w:val="0"/>
          <w:numId w:val="40"/>
        </w:numPr>
      </w:pPr>
      <w:r w:rsidRPr="0006420B">
        <w:t xml:space="preserve">Soft Clash\Clearance Clash  </w:t>
      </w:r>
    </w:p>
    <w:p w:rsidRPr="0006420B" w:rsidR="00F6466A" w:rsidP="00F6466A" w:rsidRDefault="00F6466A" w14:paraId="5A8FF97F" w14:textId="77777777">
      <w:pPr>
        <w:ind w:left="920"/>
      </w:pPr>
      <w:r w:rsidRPr="0006420B">
        <w:t xml:space="preserve">Hard clash\Duplicated elements  </w:t>
      </w:r>
    </w:p>
    <w:p w:rsidRPr="0006420B" w:rsidR="00F6466A" w:rsidP="00F6466A" w:rsidRDefault="00F6466A" w14:paraId="606369C8" w14:textId="77777777">
      <w:pPr>
        <w:spacing w:line="244" w:lineRule="exact"/>
        <w:ind w:left="920" w:right="335"/>
      </w:pPr>
      <w:r w:rsidRPr="0006420B">
        <w:t xml:space="preserve">When two objects occupying the same space, it will be considered as a hard clash. For example, a duct placed where a beam designed or, a number of </w:t>
      </w:r>
      <w:proofErr w:type="gramStart"/>
      <w:r w:rsidRPr="0006420B">
        <w:t>pipe</w:t>
      </w:r>
      <w:proofErr w:type="gramEnd"/>
      <w:r w:rsidRPr="0006420B">
        <w:t xml:space="preserve"> running through a structural wall. Duplicated elements can show in the report and that’s when two elements had been placed in the same places which causes double count and generates a clash. For example, structural column copied on top of each other.  </w:t>
      </w:r>
    </w:p>
    <w:p w:rsidRPr="0006420B" w:rsidR="00F6466A" w:rsidP="00F6466A" w:rsidRDefault="00F6466A" w14:paraId="60DE0608" w14:textId="34D26984">
      <w:pPr>
        <w:spacing w:line="243" w:lineRule="exact"/>
        <w:ind w:left="920" w:right="409"/>
      </w:pPr>
      <w:r w:rsidRPr="0006420B">
        <w:t>Soft clash\clearance refers to objects that demand certain spatial/geometric tolerances or buffers having objects within their buffer zone of access, insulation, maintenance or safety. For e</w:t>
      </w:r>
      <w:r>
        <w:t xml:space="preserve">xample, equipment placed </w:t>
      </w:r>
      <w:r w:rsidR="008C0F42">
        <w:t>in an</w:t>
      </w:r>
      <w:r>
        <w:t xml:space="preserve"> </w:t>
      </w:r>
      <w:r w:rsidRPr="0006420B">
        <w:t xml:space="preserve">unaccusable zone, access zones for maintenance of MEP systems.  </w:t>
      </w:r>
    </w:p>
    <w:p w:rsidR="00F6466A" w:rsidP="00F6466A" w:rsidRDefault="00F6466A" w14:paraId="409A3BB8" w14:textId="77777777"/>
    <w:p w:rsidR="00F6466A" w:rsidP="00F6466A" w:rsidRDefault="00F6466A" w14:paraId="77F1E160" w14:textId="6E9BA041">
      <w:pPr>
        <w:pStyle w:val="Ttulo2"/>
        <w:numPr>
          <w:ilvl w:val="0"/>
          <w:numId w:val="0"/>
        </w:numPr>
      </w:pPr>
      <w:bookmarkStart w:name="_Toc75209693" w:id="720"/>
      <w:bookmarkStart w:name="_Toc79671828" w:id="721"/>
      <w:r>
        <w:t>9.6 Matrix and Tolerance</w:t>
      </w:r>
      <w:bookmarkEnd w:id="720"/>
      <w:bookmarkEnd w:id="721"/>
      <w:r>
        <w:t xml:space="preserve"> </w:t>
      </w:r>
    </w:p>
    <w:p w:rsidR="00F6466A" w:rsidP="00F6466A" w:rsidRDefault="00F6466A" w14:paraId="1560106C" w14:textId="77777777">
      <w:pPr>
        <w:ind w:left="920"/>
        <w:rPr>
          <w:rFonts w:hint="eastAsia" w:ascii="Calibri-Light" w:hAnsi="Calibri-Light" w:cs="Calibri-Light"/>
          <w:color w:val="000000"/>
          <w:sz w:val="20"/>
        </w:rPr>
      </w:pPr>
      <w:r>
        <w:rPr>
          <w:rFonts w:ascii="Calibri-Light" w:hAnsi="Calibri-Light" w:cs="Calibri-Light"/>
          <w:color w:val="000000"/>
          <w:sz w:val="20"/>
        </w:rPr>
        <w:t xml:space="preserve">Current clash matrix </w:t>
      </w:r>
      <w:proofErr w:type="gramStart"/>
      <w:r>
        <w:rPr>
          <w:rFonts w:ascii="Calibri-Light" w:hAnsi="Calibri-Light" w:cs="Calibri-Light"/>
          <w:color w:val="000000"/>
          <w:sz w:val="20"/>
        </w:rPr>
        <w:t>are</w:t>
      </w:r>
      <w:proofErr w:type="gramEnd"/>
      <w:r>
        <w:rPr>
          <w:rFonts w:ascii="Calibri-Light" w:hAnsi="Calibri-Light" w:cs="Calibri-Light"/>
          <w:color w:val="000000"/>
          <w:sz w:val="20"/>
        </w:rPr>
        <w:t xml:space="preserve"> using discipline clash method,  </w:t>
      </w:r>
    </w:p>
    <w:p w:rsidR="00F6466A" w:rsidP="00F6466A" w:rsidRDefault="00F6466A" w14:paraId="2162AC1E" w14:textId="77777777">
      <w:pPr>
        <w:ind w:left="0"/>
        <w:rPr>
          <w:rFonts w:hint="eastAsia" w:ascii="Calibri-Light" w:hAnsi="Calibri-Light" w:cs="Calibri-Light"/>
          <w:color w:val="000000"/>
          <w:sz w:val="20"/>
        </w:rPr>
      </w:pPr>
    </w:p>
    <w:p w:rsidR="00F6466A" w:rsidP="00F6466A" w:rsidRDefault="00F6466A" w14:paraId="6171CD2B" w14:textId="77777777">
      <w:pPr>
        <w:ind w:left="920"/>
        <w:rPr>
          <w:rFonts w:hint="eastAsia" w:ascii="Calibri-Light" w:hAnsi="Calibri-Light" w:cs="Calibri-Light"/>
          <w:color w:val="000000"/>
          <w:sz w:val="20"/>
        </w:rPr>
      </w:pPr>
      <w:r>
        <w:rPr>
          <w:rFonts w:ascii="Times New Roman" w:hAnsi="Times New Roman" w:cs="Times New Roman"/>
          <w:noProof/>
          <w:color w:val="010302"/>
        </w:rPr>
        <w:lastRenderedPageBreak/>
        <w:drawing>
          <wp:inline distT="0" distB="0" distL="0" distR="0" wp14:anchorId="1F583594" wp14:editId="160C29E3">
            <wp:extent cx="5934075" cy="2943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JPG"/>
                    <pic:cNvPicPr/>
                  </pic:nvPicPr>
                  <pic:blipFill>
                    <a:blip r:embed="rId50">
                      <a:extLst>
                        <a:ext uri="{28A0092B-C50C-407E-A947-70E740481C1C}">
                          <a14:useLocalDpi xmlns:a14="http://schemas.microsoft.com/office/drawing/2010/main" val="0"/>
                        </a:ext>
                      </a:extLst>
                    </a:blip>
                    <a:stretch>
                      <a:fillRect/>
                    </a:stretch>
                  </pic:blipFill>
                  <pic:spPr>
                    <a:xfrm>
                      <a:off x="0" y="0"/>
                      <a:ext cx="5934075" cy="2943225"/>
                    </a:xfrm>
                    <a:prstGeom prst="rect">
                      <a:avLst/>
                    </a:prstGeom>
                  </pic:spPr>
                </pic:pic>
              </a:graphicData>
            </a:graphic>
          </wp:inline>
        </w:drawing>
      </w:r>
    </w:p>
    <w:p w:rsidRPr="000D1CBB" w:rsidR="00F6466A" w:rsidP="00F6466A" w:rsidRDefault="00F6466A" w14:paraId="65D8D564" w14:textId="77777777">
      <w:pPr>
        <w:spacing w:line="263" w:lineRule="exact"/>
        <w:ind w:left="920" w:right="285"/>
      </w:pPr>
    </w:p>
    <w:p w:rsidRPr="000D1CBB" w:rsidR="00F6466A" w:rsidP="00F6466A" w:rsidRDefault="00F6466A" w14:paraId="4A7F5750" w14:textId="77777777">
      <w:pPr>
        <w:spacing w:line="263" w:lineRule="exact"/>
        <w:ind w:right="285"/>
        <w:sectPr w:rsidRPr="000D1CBB" w:rsidR="00F6466A" w:rsidSect="006046E0">
          <w:pgSz w:w="11916" w:h="16848" w:orient="portrait"/>
          <w:pgMar w:top="500" w:right="338" w:bottom="227" w:left="500" w:header="708" w:footer="708" w:gutter="0"/>
          <w:cols w:space="720"/>
          <w:docGrid w:linePitch="360"/>
        </w:sectPr>
      </w:pPr>
      <w:r w:rsidRPr="000D1CBB">
        <w:t xml:space="preserve">Recent clash detective schedule </w:t>
      </w:r>
      <w:proofErr w:type="gramStart"/>
      <w:r w:rsidRPr="000D1CBB">
        <w:t>are</w:t>
      </w:r>
      <w:proofErr w:type="gramEnd"/>
      <w:r w:rsidRPr="000D1CBB">
        <w:t xml:space="preserve"> presenting “Discipline A” vs “Discipline B” a detail matrix with clash tolerance. Each face of the design, KA will be </w:t>
      </w:r>
      <w:proofErr w:type="gramStart"/>
      <w:r w:rsidRPr="000D1CBB">
        <w:t>update</w:t>
      </w:r>
      <w:proofErr w:type="gramEnd"/>
      <w:r w:rsidRPr="000D1CBB">
        <w:t xml:space="preserve"> the stage code and Tolerance.   Currently KA is using 50mm tolerance.</w:t>
      </w:r>
    </w:p>
    <w:p w:rsidR="00F6466A" w:rsidP="00F6466A" w:rsidRDefault="00F6466A" w14:paraId="124566D1" w14:textId="77777777">
      <w:pPr>
        <w:tabs>
          <w:tab w:val="left" w:pos="4050"/>
        </w:tabs>
        <w:ind w:left="0"/>
      </w:pPr>
      <w:r>
        <w:lastRenderedPageBreak/>
        <w:tab/>
      </w:r>
    </w:p>
    <w:p w:rsidR="00F6466A" w:rsidP="00F6466A" w:rsidRDefault="00F6466A" w14:paraId="0B860FBC" w14:textId="635FDC04">
      <w:pPr>
        <w:pStyle w:val="Ttulo2"/>
        <w:numPr>
          <w:ilvl w:val="0"/>
          <w:numId w:val="0"/>
        </w:numPr>
      </w:pPr>
      <w:bookmarkStart w:name="_Toc75209694" w:id="722"/>
      <w:bookmarkStart w:name="_Toc79671829" w:id="723"/>
      <w:r>
        <w:t xml:space="preserve">9.7 </w:t>
      </w:r>
      <w:r w:rsidRPr="0030224C">
        <w:t>Clash Detection Rules</w:t>
      </w:r>
      <w:bookmarkEnd w:id="722"/>
      <w:bookmarkEnd w:id="723"/>
      <w:r w:rsidRPr="0030224C">
        <w:t xml:space="preserve"> </w:t>
      </w:r>
    </w:p>
    <w:p w:rsidR="00F6466A" w:rsidP="00F6466A" w:rsidRDefault="00F6466A" w14:paraId="31164E6E" w14:textId="77777777">
      <w:r w:rsidRPr="0030224C">
        <w:t>Below is an example of the type of clash detection rules and tolerances that may be undertaken.</w:t>
      </w:r>
    </w:p>
    <w:p w:rsidR="00F6466A" w:rsidP="00F6466A" w:rsidRDefault="00F6466A" w14:paraId="3FCB8F1A" w14:textId="77777777">
      <w:r>
        <w:t>Note: All grey highlighted clashes will be managed by consultants.</w:t>
      </w:r>
    </w:p>
    <w:p w:rsidRPr="000D1CBB" w:rsidR="00F6466A" w:rsidP="00B57321" w:rsidRDefault="00F6466A" w14:paraId="7F3DBAAC" w14:textId="76FD879C">
      <w:r>
        <w:t xml:space="preserve">Note: </w:t>
      </w:r>
      <w:r w:rsidR="00B57321">
        <w:t xml:space="preserve">Khatib and </w:t>
      </w:r>
      <w:proofErr w:type="spellStart"/>
      <w:r w:rsidR="00B57321">
        <w:t>Alami</w:t>
      </w:r>
      <w:proofErr w:type="spellEnd"/>
      <w:r>
        <w:t xml:space="preserve"> to share Clash tolerances as per previou</w:t>
      </w:r>
      <w:r>
        <w:rPr>
          <w:rFonts w:hint="eastAsia"/>
        </w:rPr>
        <w:t>s</w:t>
      </w:r>
      <w:r>
        <w:t xml:space="preserve"> TRSDC projects based on Stages.</w:t>
      </w:r>
    </w:p>
    <w:tbl>
      <w:tblPr>
        <w:tblStyle w:val="GridTable441"/>
        <w:tblW w:w="9450" w:type="dxa"/>
        <w:tblInd w:w="625" w:type="dxa"/>
        <w:tblLayout w:type="fixed"/>
        <w:tblLook w:val="04A0" w:firstRow="1" w:lastRow="0" w:firstColumn="1" w:lastColumn="0" w:noHBand="0" w:noVBand="1"/>
      </w:tblPr>
      <w:tblGrid>
        <w:gridCol w:w="2925"/>
        <w:gridCol w:w="2745"/>
        <w:gridCol w:w="2610"/>
        <w:gridCol w:w="1170"/>
      </w:tblGrid>
      <w:tr w:rsidRPr="00B340FD" w:rsidR="00F6466A" w:rsidTr="006046E0" w14:paraId="50A4CE46" w14:textId="7777777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CE7933" w:rsidR="00F6466A" w:rsidP="006046E0" w:rsidRDefault="00F6466A" w14:paraId="7E2F5DB4" w14:textId="77777777">
            <w:pPr>
              <w:spacing w:after="120"/>
              <w:ind w:left="0"/>
              <w:jc w:val="left"/>
              <w:rPr>
                <w:rFonts w:eastAsia="Times New Roman"/>
                <w:szCs w:val="18"/>
              </w:rPr>
            </w:pPr>
            <w:r w:rsidRPr="7E264DF9">
              <w:rPr>
                <w:rFonts w:eastAsia="Times New Roman"/>
              </w:rPr>
              <w:t>Clash Reference Stage Code</w:t>
            </w:r>
          </w:p>
        </w:tc>
        <w:tc>
          <w:tcPr>
            <w:tcW w:w="2745"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00F6466A" w:rsidP="006046E0" w:rsidRDefault="00F6466A" w14:paraId="7A2AC117" w14:textId="77777777">
            <w:pPr>
              <w:ind w:left="0"/>
              <w:jc w:val="left"/>
              <w:cnfStyle w:val="100000000000" w:firstRow="1" w:lastRow="0" w:firstColumn="0" w:lastColumn="0" w:oddVBand="0" w:evenVBand="0" w:oddHBand="0" w:evenHBand="0" w:firstRowFirstColumn="0" w:firstRowLastColumn="0" w:lastRowFirstColumn="0" w:lastRowLastColumn="0"/>
            </w:pPr>
            <w:r w:rsidRPr="7E264DF9">
              <w:rPr>
                <w:rFonts w:eastAsia="Times New Roman"/>
              </w:rPr>
              <w:t>Discipline A</w:t>
            </w:r>
          </w:p>
        </w:tc>
        <w:tc>
          <w:tcPr>
            <w:tcW w:w="2610"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00F6466A" w:rsidP="006046E0" w:rsidRDefault="00F6466A" w14:paraId="553E958D" w14:textId="77777777">
            <w:pPr>
              <w:spacing w:after="120"/>
              <w:ind w:left="0"/>
              <w:jc w:val="left"/>
              <w:cnfStyle w:val="100000000000" w:firstRow="1" w:lastRow="0" w:firstColumn="0" w:lastColumn="0" w:oddVBand="0" w:evenVBand="0" w:oddHBand="0" w:evenHBand="0" w:firstRowFirstColumn="0" w:firstRowLastColumn="0" w:lastRowFirstColumn="0" w:lastRowLastColumn="0"/>
              <w:rPr>
                <w:rFonts w:eastAsia="Times New Roman"/>
                <w:szCs w:val="18"/>
              </w:rPr>
            </w:pPr>
            <w:r w:rsidRPr="7E264DF9">
              <w:rPr>
                <w:rFonts w:eastAsia="Times New Roman"/>
              </w:rPr>
              <w:t>Discipline B</w:t>
            </w:r>
          </w:p>
        </w:tc>
        <w:tc>
          <w:tcPr>
            <w:tcW w:w="1170"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CE7933" w:rsidR="00F6466A" w:rsidP="006046E0" w:rsidRDefault="00F6466A" w14:paraId="5CFC2859" w14:textId="77777777">
            <w:pPr>
              <w:ind w:left="0"/>
              <w:jc w:val="left"/>
              <w:cnfStyle w:val="100000000000" w:firstRow="1" w:lastRow="0" w:firstColumn="0" w:lastColumn="0" w:oddVBand="0" w:evenVBand="0" w:oddHBand="0" w:evenHBand="0" w:firstRowFirstColumn="0" w:firstRowLastColumn="0" w:lastRowFirstColumn="0" w:lastRowLastColumn="0"/>
            </w:pPr>
            <w:r w:rsidRPr="00CE7933">
              <w:rPr>
                <w:rFonts w:eastAsia="Times New Roman" w:cstheme="minorHAnsi"/>
              </w:rPr>
              <w:t>Tolerance</w:t>
            </w:r>
          </w:p>
        </w:tc>
      </w:tr>
      <w:tr w:rsidRPr="00B340FD" w:rsidR="00F6466A" w:rsidTr="006046E0" w14:paraId="1B19A92B" w14:textId="77777777">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vAlign w:val="center"/>
          </w:tcPr>
          <w:p w:rsidRPr="00CE7933" w:rsidR="00F6466A" w:rsidP="006046E0" w:rsidRDefault="00F6466A" w14:paraId="5D8A3B81" w14:textId="77777777">
            <w:pPr>
              <w:spacing w:after="120"/>
              <w:ind w:left="0"/>
              <w:jc w:val="left"/>
              <w:rPr>
                <w:color w:val="AE9142" w:themeColor="accent2"/>
                <w:szCs w:val="18"/>
              </w:rPr>
            </w:pPr>
            <w:r w:rsidRPr="7E264DF9">
              <w:rPr>
                <w:color w:val="AE9142" w:themeColor="accent2"/>
              </w:rPr>
              <w:t>01-Architecture</w:t>
            </w:r>
          </w:p>
        </w:tc>
      </w:tr>
      <w:tr w:rsidRPr="009B228E" w:rsidR="00F6466A" w:rsidTr="006046E0" w14:paraId="6D592154"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9B228E" w:rsidR="00F6466A" w:rsidP="006046E0" w:rsidRDefault="00F6466A" w14:paraId="427BA047" w14:textId="77777777">
            <w:pPr>
              <w:ind w:left="0"/>
              <w:jc w:val="left"/>
              <w:rPr>
                <w:b w:val="0"/>
                <w:bCs w:val="0"/>
                <w:i/>
                <w:iCs/>
                <w:color w:val="BFBFBF" w:themeColor="background1" w:themeShade="BF"/>
              </w:rPr>
            </w:pPr>
            <w:r w:rsidRPr="7E264DF9">
              <w:rPr>
                <w:rFonts w:eastAsia="Times New Roman"/>
                <w:b w:val="0"/>
                <w:bCs w:val="0"/>
                <w:i/>
                <w:iCs/>
                <w:color w:val="BFBFBF" w:themeColor="background2" w:themeShade="BF"/>
                <w:szCs w:val="18"/>
              </w:rPr>
              <w:t>01.0</w:t>
            </w:r>
            <w:r>
              <w:rPr>
                <w:rFonts w:eastAsia="Times New Roman"/>
                <w:b w:val="0"/>
                <w:bCs w:val="0"/>
                <w:i/>
                <w:iCs/>
                <w:color w:val="BFBFBF" w:themeColor="background2" w:themeShade="BF"/>
                <w:szCs w:val="18"/>
              </w:rPr>
              <w:t>2</w:t>
            </w:r>
            <w:r w:rsidRPr="7E264DF9">
              <w:rPr>
                <w:rFonts w:eastAsia="Times New Roman"/>
                <w:b w:val="0"/>
                <w:bCs w:val="0"/>
                <w:i/>
                <w:iCs/>
                <w:color w:val="BFBFBF" w:themeColor="background2" w:themeShade="BF"/>
                <w:szCs w:val="18"/>
              </w:rPr>
              <w:t xml:space="preserve">-DISC-STAGE </w:t>
            </w:r>
            <w:r>
              <w:rPr>
                <w:rFonts w:eastAsia="Times New Roman"/>
                <w:b w:val="0"/>
                <w:bCs w:val="0"/>
                <w:i/>
                <w:iCs/>
                <w:color w:val="BFBFBF" w:themeColor="background2" w:themeShade="BF"/>
                <w:szCs w:val="18"/>
              </w:rPr>
              <w:t>B</w:t>
            </w:r>
            <w:r w:rsidRPr="7E264DF9">
              <w:rPr>
                <w:rFonts w:eastAsia="Times New Roman"/>
                <w:b w:val="0"/>
                <w:bCs w:val="0"/>
                <w:i/>
                <w:iCs/>
                <w:color w:val="BFBFBF" w:themeColor="background2" w:themeShade="BF"/>
                <w:szCs w:val="18"/>
              </w:rPr>
              <w:t>-01-01</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BC08C7A" w14:textId="77777777">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7E264DF9">
              <w:rPr>
                <w:rFonts w:eastAsia="Times New Roman"/>
                <w:i/>
                <w:iCs/>
                <w:color w:val="BFBFBF" w:themeColor="background2" w:themeShade="BF"/>
                <w:szCs w:val="18"/>
              </w:rPr>
              <w:t>Architecture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4D9DF24" w14:textId="77777777">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7E264DF9">
              <w:rPr>
                <w:rFonts w:eastAsia="Times New Roman"/>
                <w:i/>
                <w:iCs/>
                <w:color w:val="BFBFBF" w:themeColor="background2" w:themeShade="BF"/>
                <w:szCs w:val="18"/>
              </w:rPr>
              <w:t>Architecture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9B228E" w:rsidR="00F6466A" w:rsidP="006046E0" w:rsidRDefault="00F6466A" w14:paraId="7552321B" w14:textId="77777777">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9B228E">
              <w:rPr>
                <w:rFonts w:eastAsia="Times New Roman" w:cstheme="minorHAnsi"/>
                <w:i/>
                <w:color w:val="BFBFBF" w:themeColor="background1" w:themeShade="BF"/>
              </w:rPr>
              <w:t>50mm</w:t>
            </w:r>
          </w:p>
        </w:tc>
      </w:tr>
      <w:tr w:rsidR="00F6466A" w:rsidTr="006046E0" w14:paraId="11542F2E"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F608689"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-01-02</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515E25B"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3997375"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0EF2466" w14:textId="77777777">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F6466A" w:rsidTr="006046E0" w14:paraId="142407A6"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5A2AE2F"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-DISC-STAGE</w:t>
            </w:r>
            <w:r>
              <w:rPr>
                <w:rFonts w:eastAsia="Times New Roman"/>
                <w:b w:val="0"/>
                <w:bCs w:val="0"/>
                <w:i/>
                <w:iCs/>
                <w:szCs w:val="18"/>
              </w:rPr>
              <w:t xml:space="preserve"> B</w:t>
            </w:r>
            <w:r w:rsidRPr="7E264DF9">
              <w:rPr>
                <w:rFonts w:eastAsia="Times New Roman"/>
                <w:b w:val="0"/>
                <w:bCs w:val="0"/>
                <w:i/>
                <w:iCs/>
                <w:szCs w:val="18"/>
              </w:rPr>
              <w:t xml:space="preserve"> -01-03</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D011CF0"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EBFF131"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Mechanical</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4949BA6" w14:textId="77777777">
            <w:pPr>
              <w:ind w:left="0"/>
              <w:jc w:val="left"/>
              <w:cnfStyle w:val="000000000000" w:firstRow="0" w:lastRow="0" w:firstColumn="0" w:lastColumn="0" w:oddVBand="0" w:evenVBand="0" w:oddHBand="0" w:evenHBand="0" w:firstRowFirstColumn="0" w:firstRowLastColumn="0" w:lastRowFirstColumn="0" w:lastRowLastColumn="0"/>
              <w:rPr>
                <w:i/>
                <w:iCs/>
              </w:rPr>
            </w:pPr>
            <w:r w:rsidRPr="7E264DF9">
              <w:rPr>
                <w:rFonts w:eastAsia="Times New Roman"/>
                <w:i/>
                <w:iCs/>
              </w:rPr>
              <w:t>50mm</w:t>
            </w:r>
          </w:p>
        </w:tc>
      </w:tr>
      <w:tr w:rsidR="00F6466A" w:rsidTr="006046E0" w14:paraId="6D985E21"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54624B3"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-01-03</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EFAC61D"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58F0D44"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Plumbing</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BFCD587" w14:textId="77777777">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F6466A" w:rsidTr="006046E0" w14:paraId="285A8618"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95FF9C6"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-01-04</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1FDD60E"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209A89C"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Electrical</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7963421" w14:textId="77777777">
            <w:pPr>
              <w:ind w:left="0"/>
              <w:jc w:val="left"/>
              <w:cnfStyle w:val="000000000000" w:firstRow="0" w:lastRow="0" w:firstColumn="0" w:lastColumn="0" w:oddVBand="0" w:evenVBand="0" w:oddHBand="0" w:evenHBand="0" w:firstRowFirstColumn="0" w:firstRowLastColumn="0" w:lastRowFirstColumn="0" w:lastRowLastColumn="0"/>
              <w:rPr>
                <w:i/>
                <w:iCs/>
              </w:rPr>
            </w:pPr>
            <w:r w:rsidRPr="7E264DF9">
              <w:rPr>
                <w:rFonts w:eastAsia="Times New Roman"/>
                <w:i/>
                <w:iCs/>
              </w:rPr>
              <w:t>50mm</w:t>
            </w:r>
          </w:p>
        </w:tc>
      </w:tr>
      <w:tr w:rsidR="00F6466A" w:rsidTr="006046E0" w14:paraId="2208D963"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3D711B9"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-01-05</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5CCFB93A"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801C9CD"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Interior</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7A78E3E" w14:textId="77777777">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F6466A" w:rsidTr="006046E0" w14:paraId="25E2FC5F"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8885DEA"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-01-06</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287C7A1"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E023B5D"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Landscape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56AC2A63" w14:textId="77777777">
            <w:pPr>
              <w:ind w:left="0"/>
              <w:jc w:val="left"/>
              <w:cnfStyle w:val="000000000000" w:firstRow="0" w:lastRow="0" w:firstColumn="0" w:lastColumn="0" w:oddVBand="0" w:evenVBand="0" w:oddHBand="0" w:evenHBand="0" w:firstRowFirstColumn="0" w:firstRowLastColumn="0" w:lastRowFirstColumn="0" w:lastRowLastColumn="0"/>
              <w:rPr>
                <w:i/>
                <w:iCs/>
              </w:rPr>
            </w:pPr>
            <w:r w:rsidRPr="7E264DF9">
              <w:rPr>
                <w:rFonts w:eastAsia="Times New Roman"/>
                <w:i/>
                <w:iCs/>
              </w:rPr>
              <w:t>50mm</w:t>
            </w:r>
          </w:p>
        </w:tc>
      </w:tr>
      <w:tr w:rsidR="00F6466A" w:rsidTr="006046E0" w14:paraId="225FF287"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FF88B47"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-01-07</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D03D033"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6571137"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Kitchen &amp; Laundry</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753C38E7" w14:textId="77777777">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F6466A" w:rsidTr="006046E0" w14:paraId="3AD1B355" w14:textId="77777777">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F0E9D7" w:themeFill="text1" w:themeFillTint="33"/>
            <w:vAlign w:val="center"/>
          </w:tcPr>
          <w:p w:rsidR="00F6466A" w:rsidP="006046E0" w:rsidRDefault="00F6466A" w14:paraId="55E7DB37" w14:textId="77777777">
            <w:pPr>
              <w:spacing w:after="120"/>
              <w:ind w:left="0"/>
              <w:jc w:val="left"/>
              <w:rPr>
                <w:color w:val="AE9142" w:themeColor="accent2"/>
                <w:szCs w:val="18"/>
              </w:rPr>
            </w:pPr>
            <w:r w:rsidRPr="7E264DF9">
              <w:rPr>
                <w:color w:val="AE9142" w:themeColor="accent2"/>
              </w:rPr>
              <w:t>0</w:t>
            </w:r>
            <w:r>
              <w:rPr>
                <w:color w:val="AE9142" w:themeColor="accent2"/>
              </w:rPr>
              <w:t>2</w:t>
            </w:r>
            <w:r w:rsidRPr="7E264DF9">
              <w:rPr>
                <w:color w:val="AE9142" w:themeColor="accent2"/>
              </w:rPr>
              <w:t>-Structure</w:t>
            </w:r>
          </w:p>
        </w:tc>
      </w:tr>
      <w:tr w:rsidR="00F6466A" w:rsidTr="006046E0" w14:paraId="376742CC"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9D9A25E" w14:textId="77777777">
            <w:pPr>
              <w:ind w:left="0"/>
              <w:jc w:val="left"/>
              <w:rPr>
                <w:rFonts w:eastAsia="Times New Roman"/>
                <w:b w:val="0"/>
                <w:bCs w:val="0"/>
                <w:i/>
                <w:iCs/>
                <w:color w:val="BFBFBF" w:themeColor="background2" w:themeShade="BF"/>
                <w:szCs w:val="18"/>
              </w:rPr>
            </w:pPr>
            <w:r w:rsidRPr="7E264DF9">
              <w:rPr>
                <w:rFonts w:eastAsia="Times New Roman"/>
                <w:b w:val="0"/>
                <w:bCs w:val="0"/>
                <w:i/>
                <w:iCs/>
                <w:color w:val="BFBFBF" w:themeColor="background2" w:themeShade="BF"/>
                <w:szCs w:val="18"/>
              </w:rPr>
              <w:t>01.0</w:t>
            </w:r>
            <w:r>
              <w:rPr>
                <w:rFonts w:eastAsia="Times New Roman"/>
                <w:b w:val="0"/>
                <w:bCs w:val="0"/>
                <w:i/>
                <w:iCs/>
                <w:color w:val="BFBFBF" w:themeColor="background2" w:themeShade="BF"/>
                <w:szCs w:val="18"/>
              </w:rPr>
              <w:t>2</w:t>
            </w:r>
            <w:r w:rsidRPr="7E264DF9">
              <w:rPr>
                <w:rFonts w:eastAsia="Times New Roman"/>
                <w:b w:val="0"/>
                <w:bCs w:val="0"/>
                <w:i/>
                <w:iCs/>
                <w:color w:val="BFBFBF" w:themeColor="background2" w:themeShade="BF"/>
                <w:szCs w:val="18"/>
              </w:rPr>
              <w:t xml:space="preserve">-DISC-STAGE </w:t>
            </w:r>
            <w:r>
              <w:rPr>
                <w:rFonts w:eastAsia="Times New Roman"/>
                <w:b w:val="0"/>
                <w:bCs w:val="0"/>
                <w:i/>
                <w:iCs/>
                <w:color w:val="BFBFBF" w:themeColor="background2" w:themeShade="BF"/>
                <w:szCs w:val="18"/>
              </w:rPr>
              <w:t>B</w:t>
            </w:r>
            <w:r w:rsidRPr="7E264DF9">
              <w:rPr>
                <w:rFonts w:eastAsia="Times New Roman"/>
                <w:b w:val="0"/>
                <w:bCs w:val="0"/>
                <w:i/>
                <w:iCs/>
                <w:color w:val="BFBFBF" w:themeColor="background2" w:themeShade="BF"/>
                <w:szCs w:val="18"/>
              </w:rPr>
              <w:t>-02-02</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D36A57F"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2" w:themeShade="BF"/>
                <w:szCs w:val="18"/>
              </w:rPr>
            </w:pPr>
            <w:r w:rsidRPr="7E264DF9">
              <w:rPr>
                <w:rFonts w:eastAsia="Times New Roman"/>
                <w:i/>
                <w:iCs/>
                <w:color w:val="BFBFBF" w:themeColor="background2" w:themeShade="BF"/>
                <w:szCs w:val="18"/>
              </w:rPr>
              <w:t>Structure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477DF90"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2" w:themeShade="BF"/>
                <w:szCs w:val="18"/>
              </w:rPr>
            </w:pPr>
            <w:r w:rsidRPr="7E264DF9">
              <w:rPr>
                <w:rFonts w:eastAsia="Times New Roman"/>
                <w:i/>
                <w:iCs/>
                <w:color w:val="BFBFBF" w:themeColor="background2" w:themeShade="BF"/>
                <w:szCs w:val="18"/>
              </w:rPr>
              <w:t>Structure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5C87CC4" w14:textId="77777777">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rPr>
            </w:pPr>
            <w:r w:rsidRPr="7E264DF9">
              <w:rPr>
                <w:rFonts w:eastAsia="Times New Roman"/>
                <w:i/>
                <w:iCs/>
                <w:color w:val="BFBFBF" w:themeColor="background2" w:themeShade="BF"/>
              </w:rPr>
              <w:t>50mm</w:t>
            </w:r>
          </w:p>
        </w:tc>
      </w:tr>
      <w:tr w:rsidR="00F6466A" w:rsidTr="006046E0" w14:paraId="3B291CFF"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F7A4C8D"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-02-03</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1D778CA"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241C6BC"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0F0895">
              <w:rPr>
                <w:rFonts w:eastAsia="Times New Roman"/>
                <w:i/>
                <w:iCs/>
                <w:szCs w:val="18"/>
              </w:rPr>
              <w:t>Mechanical</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5071DC9C"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600B9F2A"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34A31B0"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-02-03</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060F89E"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32E8A68"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0F0895">
              <w:rPr>
                <w:rFonts w:eastAsia="Times New Roman"/>
                <w:i/>
                <w:iCs/>
                <w:szCs w:val="18"/>
              </w:rPr>
              <w:t>Plumbing</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B809CCA"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406147CA"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8E5E76C"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-02-04</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6EBF9EA"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5DF847E"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0F0895">
              <w:rPr>
                <w:rFonts w:eastAsia="Times New Roman"/>
                <w:i/>
                <w:iCs/>
                <w:szCs w:val="18"/>
              </w:rPr>
              <w:t>Electrical</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AEA7A43"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3C16D320"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F0BD623"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-02-05</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423010A"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DEBAE15"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0F0895">
              <w:rPr>
                <w:rFonts w:eastAsia="Times New Roman"/>
                <w:i/>
                <w:iCs/>
                <w:szCs w:val="18"/>
              </w:rPr>
              <w:t>Interior</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582201E"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7239E068"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52AE3D41"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-02-06</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170BD29"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5D157980"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0F0895">
              <w:rPr>
                <w:rFonts w:eastAsia="Times New Roman"/>
                <w:i/>
                <w:iCs/>
                <w:szCs w:val="18"/>
              </w:rPr>
              <w:t>Landscape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BE318C4"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01D02AF6"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162E161" w14:textId="7777777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-02-07</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96D19C9"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982FBCD"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0F0895">
              <w:rPr>
                <w:rFonts w:eastAsia="Times New Roman"/>
                <w:i/>
                <w:iCs/>
                <w:szCs w:val="18"/>
              </w:rPr>
              <w:t>Kitchen &amp; Laundry</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102C1C3"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4AFB6362" w14:textId="77777777">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F0E9D7" w:themeFill="text1" w:themeFillTint="33"/>
            <w:vAlign w:val="center"/>
          </w:tcPr>
          <w:p w:rsidR="00F6466A" w:rsidP="006046E0" w:rsidRDefault="00F6466A" w14:paraId="2A0CE008" w14:textId="77777777">
            <w:pPr>
              <w:ind w:left="0"/>
              <w:jc w:val="left"/>
              <w:rPr>
                <w:rFonts w:eastAsia="Times New Roman"/>
                <w:i/>
                <w:iCs/>
                <w:szCs w:val="18"/>
              </w:rPr>
            </w:pPr>
            <w:r w:rsidRPr="7E264DF9">
              <w:rPr>
                <w:color w:val="AE9142" w:themeColor="accent2"/>
              </w:rPr>
              <w:t>0</w:t>
            </w:r>
            <w:r>
              <w:rPr>
                <w:color w:val="AE9142" w:themeColor="accent2"/>
              </w:rPr>
              <w:t>3</w:t>
            </w:r>
            <w:r w:rsidRPr="7E264DF9">
              <w:rPr>
                <w:color w:val="AE9142" w:themeColor="accent2"/>
              </w:rPr>
              <w:t>-</w:t>
            </w:r>
            <w:r>
              <w:rPr>
                <w:color w:val="AE9142" w:themeColor="accent2"/>
              </w:rPr>
              <w:t>Mechanical</w:t>
            </w:r>
          </w:p>
        </w:tc>
      </w:tr>
      <w:tr w:rsidR="00F6466A" w:rsidTr="006046E0" w14:paraId="6DC180E1"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AA1423" w:rsidR="00F6466A" w:rsidP="006046E0" w:rsidRDefault="00F6466A" w14:paraId="2920743B" w14:textId="77777777">
            <w:pPr>
              <w:ind w:left="0"/>
              <w:jc w:val="left"/>
              <w:rPr>
                <w:rFonts w:eastAsia="Times New Roman"/>
                <w:b w:val="0"/>
                <w:bCs w:val="0"/>
                <w:i/>
                <w:iCs/>
                <w:color w:val="BFBFBF" w:themeColor="background1" w:themeShade="BF"/>
                <w:szCs w:val="18"/>
              </w:rPr>
            </w:pPr>
            <w:r w:rsidRPr="00AA1423">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AA1423">
              <w:rPr>
                <w:rFonts w:eastAsia="Times New Roman"/>
                <w:b w:val="0"/>
                <w:bCs w:val="0"/>
                <w:i/>
                <w:iCs/>
                <w:color w:val="BFBFBF" w:themeColor="background1" w:themeShade="BF"/>
                <w:szCs w:val="18"/>
              </w:rPr>
              <w:t>-DISC-STAGE A-03-03</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AA1423" w:rsidR="00F6466A" w:rsidP="006046E0" w:rsidRDefault="00F6466A" w14:paraId="5D17B5CD"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Mechanical</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AA1423" w:rsidR="00F6466A" w:rsidP="006046E0" w:rsidRDefault="00F6466A" w14:paraId="71A6666A"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Mechanical</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AA1423" w:rsidR="00F6466A" w:rsidP="006046E0" w:rsidRDefault="00F6466A" w14:paraId="17B3F4C2"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rPr>
              <w:t>50m</w:t>
            </w:r>
            <w:r>
              <w:rPr>
                <w:rFonts w:eastAsia="Times New Roman"/>
                <w:i/>
                <w:iCs/>
                <w:color w:val="BFBFBF" w:themeColor="background1" w:themeShade="BF"/>
              </w:rPr>
              <w:t>m</w:t>
            </w:r>
          </w:p>
        </w:tc>
      </w:tr>
      <w:tr w:rsidR="00F6466A" w:rsidTr="006046E0" w14:paraId="0553F503"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37A1FBD"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-03-03</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F2073FE"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B0ECB69"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19E69F7"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20AC0C51"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0EB2420"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-03-04</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57D57D4C"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434A3C1"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27AEB91"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0751D865"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36155D2"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-03-05</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8261D53"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793FD04A"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Interior</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026B09A"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2DE112D3"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9E74300"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-03-06</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8024C8F"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B4009ED"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Landscape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2C9AC3B"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6AA404D5"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E9BF5C1"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-03-07</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02FC36F"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3693664"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Kitchen &amp; Laundry</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6587597"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72C40C4A"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vAlign w:val="center"/>
          </w:tcPr>
          <w:p w:rsidR="00F6466A" w:rsidP="006046E0" w:rsidRDefault="00F6466A" w14:paraId="315A5D8F" w14:textId="77777777">
            <w:pPr>
              <w:ind w:left="0"/>
              <w:jc w:val="left"/>
              <w:rPr>
                <w:rFonts w:eastAsia="Times New Roman"/>
                <w:i/>
                <w:iCs/>
                <w:szCs w:val="18"/>
              </w:rPr>
            </w:pPr>
            <w:r w:rsidRPr="7E264DF9">
              <w:rPr>
                <w:color w:val="AE9142" w:themeColor="accent2"/>
              </w:rPr>
              <w:t>0</w:t>
            </w:r>
            <w:r>
              <w:rPr>
                <w:color w:val="AE9142" w:themeColor="accent2"/>
              </w:rPr>
              <w:t>3</w:t>
            </w:r>
            <w:r w:rsidRPr="7E264DF9">
              <w:rPr>
                <w:color w:val="AE9142" w:themeColor="accent2"/>
              </w:rPr>
              <w:t>-</w:t>
            </w:r>
            <w:r>
              <w:rPr>
                <w:color w:val="AE9142" w:themeColor="accent2"/>
              </w:rPr>
              <w:t>Plumbing</w:t>
            </w:r>
          </w:p>
        </w:tc>
      </w:tr>
      <w:tr w:rsidR="00F6466A" w:rsidTr="006046E0" w14:paraId="5B20CA08"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AA1423" w:rsidR="00F6466A" w:rsidP="006046E0" w:rsidRDefault="00F6466A" w14:paraId="66186ED0" w14:textId="77777777">
            <w:pPr>
              <w:ind w:left="0"/>
              <w:jc w:val="left"/>
              <w:rPr>
                <w:rFonts w:eastAsia="Times New Roman"/>
                <w:b w:val="0"/>
                <w:bCs w:val="0"/>
                <w:i/>
                <w:iCs/>
                <w:color w:val="BFBFBF" w:themeColor="background1" w:themeShade="BF"/>
                <w:szCs w:val="18"/>
              </w:rPr>
            </w:pPr>
            <w:r w:rsidRPr="00AA1423">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AA1423">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AA1423">
              <w:rPr>
                <w:rFonts w:eastAsia="Times New Roman"/>
                <w:b w:val="0"/>
                <w:bCs w:val="0"/>
                <w:i/>
                <w:iCs/>
                <w:color w:val="BFBFBF" w:themeColor="background1" w:themeShade="BF"/>
                <w:szCs w:val="18"/>
              </w:rPr>
              <w:t>-03-03</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AA1423" w:rsidR="00F6466A" w:rsidP="006046E0" w:rsidRDefault="00F6466A" w14:paraId="52600C2F"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Plumbing</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AA1423" w:rsidR="00F6466A" w:rsidP="006046E0" w:rsidRDefault="00F6466A" w14:paraId="49C0531F"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Plumbing</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7241A340"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color w:val="BFBFBF" w:themeColor="background1" w:themeShade="BF"/>
              </w:rPr>
              <w:t>50m</w:t>
            </w:r>
            <w:r>
              <w:rPr>
                <w:rFonts w:eastAsia="Times New Roman"/>
                <w:i/>
                <w:iCs/>
                <w:color w:val="BFBFBF" w:themeColor="background1" w:themeShade="BF"/>
              </w:rPr>
              <w:t>m</w:t>
            </w:r>
          </w:p>
        </w:tc>
      </w:tr>
      <w:tr w:rsidR="00F6466A" w:rsidTr="006046E0" w14:paraId="69A1BAC9"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3F37172"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-03-04</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7D53E266"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62167E8"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A9BE4B5"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30BF04DC"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7C879259"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-03-05</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78065EA8"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76A5CD4"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Interior</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677E5FE"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2243BBCB"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B2A3F9E"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-03-06</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ED7661F"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78755EF1"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Landscape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9C83FC8"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2C3433B9"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B880FF3"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-03-07</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DD88F67"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802501E"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Kitchen &amp; Laundry</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5BC83F60"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4624FF5D"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vAlign w:val="center"/>
          </w:tcPr>
          <w:p w:rsidR="00F6466A" w:rsidP="006046E0" w:rsidRDefault="00F6466A" w14:paraId="69B0FE9F" w14:textId="77777777">
            <w:pPr>
              <w:ind w:left="0"/>
              <w:jc w:val="left"/>
              <w:rPr>
                <w:rFonts w:eastAsia="Times New Roman"/>
                <w:i/>
                <w:iCs/>
                <w:szCs w:val="18"/>
              </w:rPr>
            </w:pPr>
            <w:r w:rsidRPr="7E264DF9">
              <w:rPr>
                <w:color w:val="AE9142" w:themeColor="accent2"/>
              </w:rPr>
              <w:t>0</w:t>
            </w:r>
            <w:r>
              <w:rPr>
                <w:color w:val="AE9142" w:themeColor="accent2"/>
              </w:rPr>
              <w:t>4</w:t>
            </w:r>
            <w:r w:rsidRPr="7E264DF9">
              <w:rPr>
                <w:color w:val="AE9142" w:themeColor="accent2"/>
              </w:rPr>
              <w:t>-</w:t>
            </w:r>
            <w:r>
              <w:rPr>
                <w:color w:val="AE9142" w:themeColor="accent2"/>
              </w:rPr>
              <w:t>Electrical</w:t>
            </w:r>
          </w:p>
        </w:tc>
      </w:tr>
      <w:tr w:rsidR="00F6466A" w:rsidTr="006046E0" w14:paraId="03D99AE4"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B17ADF" w:rsidR="00F6466A" w:rsidP="006046E0" w:rsidRDefault="00F6466A" w14:paraId="14657851" w14:textId="77777777">
            <w:pPr>
              <w:ind w:left="0"/>
              <w:jc w:val="left"/>
              <w:rPr>
                <w:rFonts w:eastAsia="Times New Roman"/>
                <w:b w:val="0"/>
                <w:bCs w:val="0"/>
                <w:i/>
                <w:iCs/>
                <w:color w:val="BFBFBF" w:themeColor="background1" w:themeShade="BF"/>
                <w:szCs w:val="18"/>
              </w:rPr>
            </w:pPr>
            <w:r w:rsidRPr="00B17ADF">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B17ADF">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B17ADF">
              <w:rPr>
                <w:rFonts w:eastAsia="Times New Roman"/>
                <w:b w:val="0"/>
                <w:bCs w:val="0"/>
                <w:i/>
                <w:iCs/>
                <w:color w:val="BFBFBF" w:themeColor="background1" w:themeShade="BF"/>
                <w:szCs w:val="18"/>
              </w:rPr>
              <w:t>-04-04</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B17ADF" w:rsidR="00F6466A" w:rsidP="006046E0" w:rsidRDefault="00F6466A" w14:paraId="13C573A0"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Electrical</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B17ADF" w:rsidR="00F6466A" w:rsidP="006046E0" w:rsidRDefault="00F6466A" w14:paraId="18F17D72"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Electrical</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3663A5C"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color w:val="BFBFBF" w:themeColor="background1" w:themeShade="BF"/>
              </w:rPr>
              <w:t>50m</w:t>
            </w:r>
            <w:r>
              <w:rPr>
                <w:rFonts w:eastAsia="Times New Roman"/>
                <w:i/>
                <w:iCs/>
                <w:color w:val="BFBFBF" w:themeColor="background1" w:themeShade="BF"/>
              </w:rPr>
              <w:t>m</w:t>
            </w:r>
          </w:p>
        </w:tc>
      </w:tr>
      <w:tr w:rsidR="00F6466A" w:rsidTr="006046E0" w14:paraId="78F40FF6"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E17CA89"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-04-05</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1C1BBF8"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054D68A"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Interior</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51B71D83"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w:t>
            </w:r>
            <w:r>
              <w:rPr>
                <w:rFonts w:eastAsia="Times New Roman"/>
                <w:i/>
                <w:iCs/>
              </w:rPr>
              <w:t>0</w:t>
            </w:r>
            <w:r w:rsidRPr="7E264DF9">
              <w:rPr>
                <w:rFonts w:eastAsia="Times New Roman"/>
                <w:i/>
                <w:iCs/>
              </w:rPr>
              <w:t>m</w:t>
            </w:r>
            <w:r>
              <w:rPr>
                <w:rFonts w:eastAsia="Times New Roman"/>
                <w:i/>
                <w:iCs/>
              </w:rPr>
              <w:t>m</w:t>
            </w:r>
          </w:p>
        </w:tc>
      </w:tr>
      <w:tr w:rsidR="00F6466A" w:rsidTr="006046E0" w14:paraId="2C141AA4"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6153718"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-04-06</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6EF6EC2"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A78D68E"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B17ADF">
              <w:rPr>
                <w:rFonts w:eastAsia="Times New Roman"/>
                <w:i/>
                <w:iCs/>
                <w:szCs w:val="18"/>
              </w:rPr>
              <w:t>Landscape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8CBC367"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6C94B01F"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A4EBF5A" w14:textId="7777777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-04-07</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5A0F94E5"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2CFEDAF"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Kitchen &amp; Laundry</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DDE19E9"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62F387BC" w14:textId="77777777">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F0E9D7" w:themeFill="text1" w:themeFillTint="33"/>
            <w:vAlign w:val="center"/>
          </w:tcPr>
          <w:p w:rsidR="00F6466A" w:rsidP="006046E0" w:rsidRDefault="00F6466A" w14:paraId="1F35831C" w14:textId="77777777">
            <w:pPr>
              <w:ind w:left="0"/>
              <w:jc w:val="left"/>
              <w:rPr>
                <w:rFonts w:eastAsia="Times New Roman"/>
                <w:i/>
                <w:iCs/>
                <w:szCs w:val="18"/>
              </w:rPr>
            </w:pPr>
            <w:r w:rsidRPr="7E264DF9">
              <w:rPr>
                <w:color w:val="AE9142" w:themeColor="accent2"/>
              </w:rPr>
              <w:t>0</w:t>
            </w:r>
            <w:r>
              <w:rPr>
                <w:color w:val="AE9142" w:themeColor="accent2"/>
              </w:rPr>
              <w:t>5</w:t>
            </w:r>
            <w:r w:rsidRPr="7E264DF9">
              <w:rPr>
                <w:color w:val="AE9142" w:themeColor="accent2"/>
              </w:rPr>
              <w:t>-</w:t>
            </w:r>
            <w:r>
              <w:rPr>
                <w:color w:val="AE9142" w:themeColor="accent2"/>
              </w:rPr>
              <w:t>Interior</w:t>
            </w:r>
          </w:p>
        </w:tc>
      </w:tr>
      <w:tr w:rsidR="00F6466A" w:rsidTr="006046E0" w14:paraId="0242F0EB"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B17ADF" w:rsidR="00F6466A" w:rsidP="006046E0" w:rsidRDefault="00F6466A" w14:paraId="33AB2AD6" w14:textId="77777777">
            <w:pPr>
              <w:ind w:left="0"/>
              <w:jc w:val="left"/>
              <w:rPr>
                <w:rFonts w:eastAsia="Times New Roman"/>
                <w:b w:val="0"/>
                <w:bCs w:val="0"/>
                <w:i/>
                <w:iCs/>
                <w:color w:val="BFBFBF" w:themeColor="background1" w:themeShade="BF"/>
                <w:szCs w:val="18"/>
              </w:rPr>
            </w:pPr>
            <w:r w:rsidRPr="00B17ADF">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B17ADF">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B17ADF">
              <w:rPr>
                <w:rFonts w:eastAsia="Times New Roman"/>
                <w:b w:val="0"/>
                <w:bCs w:val="0"/>
                <w:i/>
                <w:iCs/>
                <w:color w:val="BFBFBF" w:themeColor="background1" w:themeShade="BF"/>
                <w:szCs w:val="18"/>
              </w:rPr>
              <w:t>-05-05</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B17ADF" w:rsidR="00F6466A" w:rsidP="006046E0" w:rsidRDefault="00F6466A" w14:paraId="48973107"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Interior</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B17ADF" w:rsidR="00F6466A" w:rsidP="006046E0" w:rsidRDefault="00F6466A" w14:paraId="6B40B8D9"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Interior</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B17ADF" w:rsidR="00F6466A" w:rsidP="006046E0" w:rsidRDefault="00F6466A" w14:paraId="2D005ED6"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rPr>
              <w:t>50mm</w:t>
            </w:r>
          </w:p>
        </w:tc>
      </w:tr>
      <w:tr w:rsidR="00F6466A" w:rsidTr="006046E0" w14:paraId="6EE9B12B"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5D210B2F" w14:textId="77777777">
            <w:pPr>
              <w:ind w:left="0"/>
              <w:jc w:val="left"/>
              <w:rPr>
                <w:rFonts w:eastAsia="Times New Roman"/>
                <w:b w:val="0"/>
                <w:bCs w:val="0"/>
                <w:i/>
                <w:iCs/>
                <w:szCs w:val="18"/>
              </w:rPr>
            </w:pPr>
            <w:r w:rsidRPr="00B17ADF">
              <w:rPr>
                <w:rFonts w:eastAsia="Times New Roman"/>
                <w:b w:val="0"/>
                <w:bCs w:val="0"/>
                <w:i/>
                <w:iCs/>
                <w:szCs w:val="18"/>
              </w:rPr>
              <w:t>01.0</w:t>
            </w:r>
            <w:r>
              <w:rPr>
                <w:rFonts w:eastAsia="Times New Roman"/>
                <w:b w:val="0"/>
                <w:bCs w:val="0"/>
                <w:i/>
                <w:iCs/>
                <w:szCs w:val="18"/>
              </w:rPr>
              <w:t>2</w:t>
            </w:r>
            <w:r w:rsidRPr="00B17ADF">
              <w:rPr>
                <w:rFonts w:eastAsia="Times New Roman"/>
                <w:b w:val="0"/>
                <w:bCs w:val="0"/>
                <w:i/>
                <w:iCs/>
                <w:szCs w:val="18"/>
              </w:rPr>
              <w:t xml:space="preserve">-DISC-STAGE </w:t>
            </w:r>
            <w:r>
              <w:rPr>
                <w:rFonts w:eastAsia="Times New Roman"/>
                <w:b w:val="0"/>
                <w:bCs w:val="0"/>
                <w:i/>
                <w:iCs/>
                <w:szCs w:val="18"/>
              </w:rPr>
              <w:t>B</w:t>
            </w:r>
            <w:r w:rsidRPr="00B17ADF">
              <w:rPr>
                <w:rFonts w:eastAsia="Times New Roman"/>
                <w:b w:val="0"/>
                <w:bCs w:val="0"/>
                <w:i/>
                <w:iCs/>
                <w:szCs w:val="18"/>
              </w:rPr>
              <w:t>-05-06</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57B70389"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B17ADF">
              <w:rPr>
                <w:rFonts w:eastAsia="Times New Roman"/>
                <w:i/>
                <w:iCs/>
                <w:szCs w:val="18"/>
              </w:rPr>
              <w:t>Interior</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30F7A1C"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B17ADF">
              <w:rPr>
                <w:rFonts w:eastAsia="Times New Roman"/>
                <w:i/>
                <w:iCs/>
                <w:szCs w:val="18"/>
              </w:rPr>
              <w:t>Landscape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23CC47C2"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w:t>
            </w:r>
            <w:r>
              <w:rPr>
                <w:rFonts w:eastAsia="Times New Roman"/>
                <w:i/>
                <w:iCs/>
              </w:rPr>
              <w:t>0</w:t>
            </w:r>
            <w:r w:rsidRPr="7E264DF9">
              <w:rPr>
                <w:rFonts w:eastAsia="Times New Roman"/>
                <w:i/>
                <w:iCs/>
              </w:rPr>
              <w:t>m</w:t>
            </w:r>
            <w:r>
              <w:rPr>
                <w:rFonts w:eastAsia="Times New Roman"/>
                <w:i/>
                <w:iCs/>
              </w:rPr>
              <w:t>m</w:t>
            </w:r>
          </w:p>
        </w:tc>
      </w:tr>
      <w:tr w:rsidR="00F6466A" w:rsidTr="006046E0" w14:paraId="27AC787C"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63EBAB5" w14:textId="77777777">
            <w:pPr>
              <w:ind w:left="0"/>
              <w:jc w:val="left"/>
              <w:rPr>
                <w:rFonts w:eastAsia="Times New Roman"/>
                <w:b w:val="0"/>
                <w:bCs w:val="0"/>
                <w:i/>
                <w:iCs/>
                <w:szCs w:val="18"/>
              </w:rPr>
            </w:pPr>
            <w:r w:rsidRPr="00B17ADF">
              <w:rPr>
                <w:rFonts w:eastAsia="Times New Roman"/>
                <w:b w:val="0"/>
                <w:bCs w:val="0"/>
                <w:i/>
                <w:iCs/>
                <w:szCs w:val="18"/>
              </w:rPr>
              <w:t>01.0</w:t>
            </w:r>
            <w:r>
              <w:rPr>
                <w:rFonts w:eastAsia="Times New Roman"/>
                <w:b w:val="0"/>
                <w:bCs w:val="0"/>
                <w:i/>
                <w:iCs/>
                <w:szCs w:val="18"/>
              </w:rPr>
              <w:t>2</w:t>
            </w:r>
            <w:r w:rsidRPr="00B17ADF">
              <w:rPr>
                <w:rFonts w:eastAsia="Times New Roman"/>
                <w:b w:val="0"/>
                <w:bCs w:val="0"/>
                <w:i/>
                <w:iCs/>
                <w:szCs w:val="18"/>
              </w:rPr>
              <w:t xml:space="preserve">-DISC-STAGE </w:t>
            </w:r>
            <w:r>
              <w:rPr>
                <w:rFonts w:eastAsia="Times New Roman"/>
                <w:b w:val="0"/>
                <w:bCs w:val="0"/>
                <w:i/>
                <w:iCs/>
                <w:szCs w:val="18"/>
              </w:rPr>
              <w:t>B</w:t>
            </w:r>
            <w:r w:rsidRPr="00B17ADF">
              <w:rPr>
                <w:rFonts w:eastAsia="Times New Roman"/>
                <w:b w:val="0"/>
                <w:bCs w:val="0"/>
                <w:i/>
                <w:iCs/>
                <w:szCs w:val="18"/>
              </w:rPr>
              <w:t>-05-07</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7F8D5D6F"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Interior</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D46678E"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Kitchen &amp; Laundry</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40FF92B8"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1E07DCA8" w14:textId="77777777">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F0E9D7" w:themeFill="text1" w:themeFillTint="33"/>
            <w:vAlign w:val="center"/>
          </w:tcPr>
          <w:p w:rsidR="00F6466A" w:rsidP="006046E0" w:rsidRDefault="00F6466A" w14:paraId="1E96E625" w14:textId="77777777">
            <w:pPr>
              <w:ind w:left="0"/>
              <w:jc w:val="left"/>
              <w:rPr>
                <w:rFonts w:eastAsia="Times New Roman"/>
                <w:i/>
                <w:iCs/>
                <w:szCs w:val="18"/>
              </w:rPr>
            </w:pPr>
            <w:r w:rsidRPr="7E264DF9">
              <w:rPr>
                <w:color w:val="AE9142" w:themeColor="accent2"/>
              </w:rPr>
              <w:t>0</w:t>
            </w:r>
            <w:r>
              <w:rPr>
                <w:color w:val="AE9142" w:themeColor="accent2"/>
              </w:rPr>
              <w:t>6</w:t>
            </w:r>
            <w:r w:rsidRPr="7E264DF9">
              <w:rPr>
                <w:color w:val="AE9142" w:themeColor="accent2"/>
              </w:rPr>
              <w:t>-</w:t>
            </w:r>
            <w:r>
              <w:rPr>
                <w:color w:val="AE9142" w:themeColor="accent2"/>
              </w:rPr>
              <w:t>Landscape</w:t>
            </w:r>
          </w:p>
        </w:tc>
      </w:tr>
      <w:tr w:rsidR="00F6466A" w:rsidTr="006046E0" w14:paraId="22319BA2"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D25D51" w:rsidR="00F6466A" w:rsidP="006046E0" w:rsidRDefault="00F6466A" w14:paraId="2EA8C9E3" w14:textId="77777777">
            <w:pPr>
              <w:ind w:left="0"/>
              <w:jc w:val="left"/>
              <w:rPr>
                <w:rFonts w:eastAsia="Times New Roman"/>
                <w:b w:val="0"/>
                <w:bCs w:val="0"/>
                <w:i/>
                <w:iCs/>
                <w:color w:val="BFBFBF" w:themeColor="background1" w:themeShade="BF"/>
                <w:szCs w:val="18"/>
              </w:rPr>
            </w:pPr>
            <w:r w:rsidRPr="00D25D51">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D25D51">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D25D51">
              <w:rPr>
                <w:rFonts w:eastAsia="Times New Roman"/>
                <w:b w:val="0"/>
                <w:bCs w:val="0"/>
                <w:i/>
                <w:iCs/>
                <w:color w:val="BFBFBF" w:themeColor="background1" w:themeShade="BF"/>
                <w:szCs w:val="18"/>
              </w:rPr>
              <w:t>-06-06</w:t>
            </w:r>
          </w:p>
          <w:p w:rsidRPr="00D25D51" w:rsidR="00F6466A" w:rsidP="006046E0" w:rsidRDefault="00F6466A" w14:paraId="1C55CD6D" w14:textId="77777777">
            <w:pPr>
              <w:ind w:left="0"/>
              <w:jc w:val="left"/>
              <w:rPr>
                <w:rFonts w:eastAsia="Times New Roman"/>
                <w:b w:val="0"/>
                <w:bCs w:val="0"/>
                <w:i/>
                <w:iCs/>
                <w:color w:val="BFBFBF" w:themeColor="background1" w:themeShade="BF"/>
                <w:szCs w:val="18"/>
              </w:rPr>
            </w:pP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D25D51" w:rsidR="00F6466A" w:rsidP="006046E0" w:rsidRDefault="00F6466A" w14:paraId="22B69EC6"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Landscape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D25D51" w:rsidR="00F6466A" w:rsidP="006046E0" w:rsidRDefault="00F6466A" w14:paraId="52F5D30B"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Landscape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BAE20EB"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color w:val="BFBFBF" w:themeColor="background1" w:themeShade="BF"/>
              </w:rPr>
              <w:t>50mm</w:t>
            </w:r>
          </w:p>
        </w:tc>
      </w:tr>
      <w:tr w:rsidR="00F6466A" w:rsidTr="006046E0" w14:paraId="392966F1"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42C5B88" w14:textId="77777777">
            <w:pPr>
              <w:ind w:left="0"/>
              <w:jc w:val="left"/>
              <w:rPr>
                <w:rFonts w:eastAsia="Times New Roman"/>
                <w:b w:val="0"/>
                <w:bCs w:val="0"/>
                <w:i/>
                <w:iCs/>
                <w:szCs w:val="18"/>
              </w:rPr>
            </w:pPr>
            <w:r w:rsidRPr="00D25D51">
              <w:rPr>
                <w:rFonts w:eastAsia="Times New Roman"/>
                <w:b w:val="0"/>
                <w:bCs w:val="0"/>
                <w:i/>
                <w:iCs/>
                <w:szCs w:val="18"/>
              </w:rPr>
              <w:t>01.0</w:t>
            </w:r>
            <w:r>
              <w:rPr>
                <w:rFonts w:eastAsia="Times New Roman"/>
                <w:b w:val="0"/>
                <w:bCs w:val="0"/>
                <w:i/>
                <w:iCs/>
                <w:szCs w:val="18"/>
              </w:rPr>
              <w:t>2</w:t>
            </w:r>
            <w:r w:rsidRPr="00D25D51">
              <w:rPr>
                <w:rFonts w:eastAsia="Times New Roman"/>
                <w:b w:val="0"/>
                <w:bCs w:val="0"/>
                <w:i/>
                <w:iCs/>
                <w:szCs w:val="18"/>
              </w:rPr>
              <w:t xml:space="preserve">-DISC-STAGE </w:t>
            </w:r>
            <w:r>
              <w:rPr>
                <w:rFonts w:eastAsia="Times New Roman"/>
                <w:b w:val="0"/>
                <w:bCs w:val="0"/>
                <w:i/>
                <w:iCs/>
                <w:szCs w:val="18"/>
              </w:rPr>
              <w:t>B</w:t>
            </w:r>
            <w:r w:rsidRPr="00D25D51">
              <w:rPr>
                <w:rFonts w:eastAsia="Times New Roman"/>
                <w:b w:val="0"/>
                <w:bCs w:val="0"/>
                <w:i/>
                <w:iCs/>
                <w:szCs w:val="18"/>
              </w:rPr>
              <w:t>-06-07</w:t>
            </w:r>
            <w:r>
              <w:rPr>
                <w:rFonts w:eastAsia="Times New Roman"/>
                <w:b w:val="0"/>
                <w:bCs w:val="0"/>
                <w:i/>
                <w:iCs/>
                <w:szCs w:val="18"/>
              </w:rPr>
              <w:t xml:space="preserve">                     </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14C06DC4"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D25D51">
              <w:rPr>
                <w:rFonts w:eastAsia="Times New Roman"/>
                <w:i/>
                <w:iCs/>
                <w:szCs w:val="18"/>
              </w:rPr>
              <w:t>Landscape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353FA742"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D25D51">
              <w:rPr>
                <w:rFonts w:eastAsia="Times New Roman"/>
                <w:i/>
                <w:iCs/>
                <w:szCs w:val="18"/>
              </w:rPr>
              <w:t>Kitchen &amp; Laundry</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66006B83"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F6466A" w:rsidTr="006046E0" w14:paraId="4D10D6FB"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00F6466A" w:rsidP="006046E0" w:rsidRDefault="00F6466A" w14:paraId="045F0A0A" w14:textId="77777777">
            <w:pPr>
              <w:ind w:left="0"/>
              <w:jc w:val="left"/>
              <w:rPr>
                <w:rFonts w:eastAsia="Times New Roman"/>
                <w:i/>
                <w:iCs/>
                <w:szCs w:val="18"/>
              </w:rPr>
            </w:pPr>
            <w:r w:rsidRPr="7E264DF9">
              <w:rPr>
                <w:color w:val="AE9142" w:themeColor="accent2"/>
              </w:rPr>
              <w:lastRenderedPageBreak/>
              <w:t>0</w:t>
            </w:r>
            <w:r>
              <w:rPr>
                <w:color w:val="AE9142" w:themeColor="accent2"/>
              </w:rPr>
              <w:t>7</w:t>
            </w:r>
            <w:r w:rsidRPr="7E264DF9">
              <w:rPr>
                <w:color w:val="AE9142" w:themeColor="accent2"/>
              </w:rPr>
              <w:t>-</w:t>
            </w:r>
            <w:r>
              <w:rPr>
                <w:color w:val="AE9142" w:themeColor="accent2"/>
              </w:rPr>
              <w:t>Kitchen &amp; Laundry</w:t>
            </w:r>
          </w:p>
        </w:tc>
      </w:tr>
      <w:tr w:rsidR="00F6466A" w:rsidTr="006046E0" w14:paraId="19765897"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D25D51" w:rsidR="00F6466A" w:rsidP="006046E0" w:rsidRDefault="00F6466A" w14:paraId="1A14419D" w14:textId="77777777">
            <w:pPr>
              <w:ind w:left="0"/>
              <w:jc w:val="left"/>
              <w:rPr>
                <w:rFonts w:eastAsia="Times New Roman"/>
                <w:b w:val="0"/>
                <w:bCs w:val="0"/>
                <w:i/>
                <w:iCs/>
                <w:color w:val="BFBFBF" w:themeColor="background1" w:themeShade="BF"/>
                <w:szCs w:val="18"/>
              </w:rPr>
            </w:pPr>
            <w:r w:rsidRPr="00D25D51">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D25D51">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D25D51">
              <w:rPr>
                <w:rFonts w:eastAsia="Times New Roman"/>
                <w:b w:val="0"/>
                <w:bCs w:val="0"/>
                <w:i/>
                <w:iCs/>
                <w:color w:val="BFBFBF" w:themeColor="background1" w:themeShade="BF"/>
                <w:szCs w:val="18"/>
              </w:rPr>
              <w:t>-07-07</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D25D51" w:rsidR="00F6466A" w:rsidP="006046E0" w:rsidRDefault="00F6466A" w14:paraId="1625E321"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Kitchen &amp; Laundry</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D25D51" w:rsidR="00F6466A" w:rsidP="006046E0" w:rsidRDefault="00F6466A" w14:paraId="46871A37"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Kitchen &amp; Laundry</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D25D51" w:rsidR="00F6466A" w:rsidP="006046E0" w:rsidRDefault="00F6466A" w14:paraId="480596C8"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rPr>
              <w:t>50mm</w:t>
            </w:r>
          </w:p>
        </w:tc>
      </w:tr>
      <w:tr w:rsidR="00F6466A" w:rsidTr="006046E0" w14:paraId="3C9D2FC8"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D25D51" w:rsidR="00F6466A" w:rsidP="006046E0" w:rsidRDefault="00F6466A" w14:paraId="6C315BD7" w14:textId="77777777">
            <w:pPr>
              <w:ind w:left="0"/>
              <w:jc w:val="left"/>
              <w:rPr>
                <w:rFonts w:eastAsia="Times New Roman"/>
                <w:i/>
                <w:iCs/>
                <w:color w:val="BFBFBF" w:themeColor="background1" w:themeShade="BF"/>
              </w:rPr>
            </w:pPr>
            <w:r w:rsidRPr="7E264DF9">
              <w:rPr>
                <w:color w:val="AE9142" w:themeColor="accent2"/>
              </w:rPr>
              <w:t>0</w:t>
            </w:r>
            <w:r>
              <w:rPr>
                <w:color w:val="AE9142" w:themeColor="accent2"/>
              </w:rPr>
              <w:t>8</w:t>
            </w:r>
            <w:r w:rsidRPr="7E264DF9">
              <w:rPr>
                <w:color w:val="AE9142" w:themeColor="accent2"/>
              </w:rPr>
              <w:t>-</w:t>
            </w:r>
            <w:r>
              <w:rPr>
                <w:color w:val="AE9142" w:themeColor="accent2"/>
              </w:rPr>
              <w:t>Civil &amp; Infrastructure</w:t>
            </w:r>
          </w:p>
        </w:tc>
      </w:tr>
      <w:tr w:rsidR="00F6466A" w:rsidTr="006046E0" w14:paraId="3B39C3E3" w14:textId="7777777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586219" w:rsidR="00F6466A" w:rsidP="006046E0" w:rsidRDefault="00F6466A" w14:paraId="753EDC0D" w14:textId="77777777">
            <w:pPr>
              <w:ind w:left="0"/>
              <w:jc w:val="left"/>
              <w:rPr>
                <w:rFonts w:eastAsia="Times New Roman"/>
                <w:i/>
                <w:iCs/>
                <w:color w:val="BFBFBF" w:themeColor="background1" w:themeShade="BF"/>
                <w:szCs w:val="18"/>
              </w:rPr>
            </w:pPr>
            <w:r w:rsidRPr="00586219">
              <w:rPr>
                <w:rFonts w:eastAsia="Times New Roman"/>
                <w:b w:val="0"/>
                <w:bCs w:val="0"/>
                <w:i/>
                <w:iCs/>
                <w:color w:val="BFBFBF" w:themeColor="background1" w:themeShade="BF"/>
                <w:szCs w:val="18"/>
              </w:rPr>
              <w:t xml:space="preserve">01.02_DISC-STAGE B-02-01                     </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586219" w:rsidR="00F6466A" w:rsidP="006046E0" w:rsidRDefault="00F6466A" w14:paraId="078CDB1B"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586219">
              <w:rPr>
                <w:rFonts w:eastAsia="Times New Roman"/>
                <w:i/>
                <w:iCs/>
                <w:color w:val="BFBFBF" w:themeColor="background1" w:themeShade="BF"/>
                <w:szCs w:val="18"/>
              </w:rPr>
              <w:t>Civil &amp; Infrastructure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586219" w:rsidR="00F6466A" w:rsidP="006046E0" w:rsidRDefault="00F6466A" w14:paraId="41BE625E"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586219">
              <w:rPr>
                <w:rFonts w:eastAsia="Times New Roman"/>
                <w:i/>
                <w:iCs/>
                <w:color w:val="BFBFBF" w:themeColor="background1" w:themeShade="BF"/>
                <w:szCs w:val="18"/>
              </w:rPr>
              <w:t>Civil &amp; Infrastructure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586219" w:rsidR="00F6466A" w:rsidP="006046E0" w:rsidRDefault="00F6466A" w14:paraId="3FD07588" w14:textId="7777777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rPr>
            </w:pPr>
            <w:r w:rsidRPr="00586219">
              <w:rPr>
                <w:rFonts w:eastAsia="Times New Roman"/>
                <w:i/>
                <w:iCs/>
                <w:color w:val="BFBFBF" w:themeColor="background1" w:themeShade="BF"/>
              </w:rPr>
              <w:t>50mm</w:t>
            </w:r>
          </w:p>
        </w:tc>
      </w:tr>
      <w:tr w:rsidR="00F6466A" w:rsidTr="006046E0" w14:paraId="629E27C9" w14:textId="7777777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D25D51" w:rsidR="00F6466A" w:rsidP="006046E0" w:rsidRDefault="00F6466A" w14:paraId="321CC15E" w14:textId="77777777">
            <w:pPr>
              <w:ind w:left="0"/>
              <w:jc w:val="left"/>
              <w:rPr>
                <w:rFonts w:eastAsia="Times New Roman"/>
                <w:i/>
                <w:iCs/>
                <w:szCs w:val="18"/>
              </w:rPr>
            </w:pPr>
            <w:r>
              <w:rPr>
                <w:rFonts w:eastAsia="Times New Roman"/>
                <w:b w:val="0"/>
                <w:bCs w:val="0"/>
                <w:i/>
                <w:iCs/>
                <w:szCs w:val="18"/>
              </w:rPr>
              <w:t xml:space="preserve">01.02_DISC-STAGE B-02-02                     </w:t>
            </w:r>
          </w:p>
        </w:tc>
        <w:tc>
          <w:tcPr>
            <w:tcW w:w="2745"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D25D51" w:rsidR="00F6466A" w:rsidP="006046E0" w:rsidRDefault="00F6466A" w14:paraId="14330E30"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Pr>
                <w:rFonts w:eastAsia="Times New Roman"/>
                <w:i/>
                <w:iCs/>
                <w:szCs w:val="18"/>
              </w:rPr>
              <w:t>Civil &amp; Infrastructure</w:t>
            </w:r>
          </w:p>
        </w:tc>
        <w:tc>
          <w:tcPr>
            <w:tcW w:w="261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00D25D51" w:rsidR="00F6466A" w:rsidP="006046E0" w:rsidRDefault="00F6466A" w14:paraId="05B41584"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Pr>
                <w:rFonts w:eastAsia="Times New Roman"/>
                <w:i/>
                <w:iCs/>
                <w:szCs w:val="18"/>
              </w:rPr>
              <w:t>Structure</w:t>
            </w:r>
          </w:p>
        </w:tc>
        <w:tc>
          <w:tcPr>
            <w:tcW w:w="1170" w:type="dxa"/>
            <w:tcBorders>
              <w:top w:val="single" w:color="826C31" w:themeColor="accent2" w:themeShade="BF" w:sz="4" w:space="0"/>
              <w:left w:val="single" w:color="AE9142" w:themeColor="accent2" w:sz="4" w:space="0"/>
              <w:bottom w:val="single" w:color="826C31" w:themeColor="accent2" w:themeShade="BF" w:sz="4" w:space="0"/>
              <w:right w:val="single" w:color="AE9142" w:themeColor="accent2" w:sz="4" w:space="0"/>
            </w:tcBorders>
            <w:shd w:val="clear" w:color="auto" w:fill="auto"/>
            <w:vAlign w:val="center"/>
          </w:tcPr>
          <w:p w:rsidRPr="7E264DF9" w:rsidR="00F6466A" w:rsidP="006046E0" w:rsidRDefault="00F6466A" w14:paraId="68AA26C4" w14:textId="7777777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rPr>
            </w:pPr>
            <w:r w:rsidRPr="7E264DF9">
              <w:rPr>
                <w:rFonts w:eastAsia="Times New Roman"/>
                <w:i/>
                <w:iCs/>
              </w:rPr>
              <w:t>50mm</w:t>
            </w:r>
          </w:p>
        </w:tc>
      </w:tr>
    </w:tbl>
    <w:p w:rsidR="00F6466A" w:rsidP="00F6466A" w:rsidRDefault="00F6466A" w14:paraId="68692A26" w14:textId="77777777"/>
    <w:p w:rsidR="00F6466A" w:rsidP="00F6466A" w:rsidRDefault="00F6466A" w14:paraId="2582F5BB" w14:textId="77777777"/>
    <w:p w:rsidRPr="0030224C" w:rsidR="00F6466A" w:rsidP="00F6466A" w:rsidRDefault="00F6466A" w14:paraId="572D17E3" w14:textId="77777777"/>
    <w:p w:rsidR="003967BD" w:rsidP="00580A42" w:rsidRDefault="3018F093" w14:paraId="039A2D92" w14:textId="4CF36667">
      <w:pPr>
        <w:pStyle w:val="Ttulo2"/>
        <w:numPr>
          <w:ilvl w:val="1"/>
          <w:numId w:val="0"/>
        </w:numPr>
      </w:pPr>
      <w:bookmarkStart w:name="_Ref59124722" w:id="724"/>
      <w:bookmarkStart w:name="_Toc79671830" w:id="725"/>
      <w:r>
        <w:t>9.4 Health and safety/CDM management</w:t>
      </w:r>
      <w:bookmarkEnd w:id="724"/>
      <w:bookmarkEnd w:id="725"/>
    </w:p>
    <w:p w:rsidR="3018F093" w:rsidP="00385DC4" w:rsidRDefault="3018F093" w14:paraId="5F2A7CAC" w14:textId="5680440B">
      <w:pPr>
        <w:rPr>
          <w:szCs w:val="18"/>
        </w:rPr>
      </w:pPr>
    </w:p>
    <w:p w:rsidRPr="003967BD" w:rsidR="003967BD" w:rsidP="003967BD" w:rsidRDefault="003967BD" w14:paraId="0B9630A6" w14:textId="36C9B850">
      <w:r w:rsidRPr="003967BD">
        <w:t>BIM and the CDE should support the management of health and safety and CDM requirements. The CDM meetings are to be integral with the BIM Modelling review process and are to be model based. This is to ensure that compliance with CDM is incorporated as part of the spatial design and modelling process. The review process is to include all relevant project teams to ensure the CDM requirements are met. The interactive coordination workshops allow Health and Safety issues to be visualized and a coordinated mitigation established. Integration of BIM can be incorporated into on-site toolbox talks and site inductions.</w:t>
      </w:r>
    </w:p>
    <w:p w:rsidR="00892B72" w:rsidRDefault="00892B72" w14:paraId="4790EA40" w14:textId="6B140921">
      <w:pPr>
        <w:spacing w:line="264" w:lineRule="auto"/>
        <w:ind w:left="0"/>
        <w:jc w:val="left"/>
        <w:rPr>
          <w:b/>
        </w:rPr>
      </w:pPr>
      <w:r>
        <w:rPr>
          <w:b/>
        </w:rPr>
        <w:br w:type="page"/>
      </w:r>
    </w:p>
    <w:p w:rsidR="001E4595" w:rsidP="0070230C" w:rsidRDefault="0070230C" w14:paraId="69D724C7" w14:textId="11BAF871">
      <w:pPr>
        <w:pStyle w:val="Ttulo1"/>
        <w:numPr>
          <w:ilvl w:val="0"/>
          <w:numId w:val="0"/>
        </w:numPr>
        <w:spacing w:line="276" w:lineRule="auto"/>
        <w:ind w:left="576"/>
        <w:rPr>
          <w:rFonts w:asciiTheme="minorHAnsi" w:hAnsiTheme="minorHAnsi" w:cstheme="minorHAnsi"/>
        </w:rPr>
      </w:pPr>
      <w:bookmarkStart w:name="_Toc3698258" w:id="726"/>
      <w:bookmarkStart w:name="_Toc79671831" w:id="727"/>
      <w:r w:rsidRPr="00D57361">
        <w:rPr>
          <w:rFonts w:asciiTheme="minorHAnsi" w:hAnsiTheme="minorHAnsi" w:cstheme="minorHAnsi"/>
        </w:rPr>
        <w:lastRenderedPageBreak/>
        <w:t xml:space="preserve">APPENDIX </w:t>
      </w:r>
      <w:r w:rsidR="00E91953">
        <w:rPr>
          <w:rFonts w:asciiTheme="minorHAnsi" w:hAnsiTheme="minorHAnsi" w:cstheme="minorHAnsi"/>
        </w:rPr>
        <w:t>A</w:t>
      </w:r>
      <w:r w:rsidRPr="00D57361">
        <w:rPr>
          <w:rFonts w:asciiTheme="minorHAnsi" w:hAnsiTheme="minorHAnsi" w:cstheme="minorHAnsi"/>
        </w:rPr>
        <w:t xml:space="preserve"> - BIM Documentation</w:t>
      </w:r>
      <w:bookmarkEnd w:id="726"/>
      <w:bookmarkEnd w:id="727"/>
      <w:r w:rsidRPr="00D57361">
        <w:rPr>
          <w:rFonts w:asciiTheme="minorHAnsi" w:hAnsiTheme="minorHAnsi" w:cstheme="minorHAnsi"/>
        </w:rPr>
        <w:t xml:space="preserve"> </w:t>
      </w:r>
    </w:p>
    <w:p w:rsidR="0070230C" w:rsidP="0070230C" w:rsidRDefault="0070230C" w14:paraId="2DD2E3A0" w14:textId="56F8D40E">
      <w:r w:rsidRPr="0070230C">
        <w:t xml:space="preserve">The set of BIM Management documents are listed below, the forms are not mandatory for all projects, with the exception of the Model Production Delivery Table which is required for all BIM projects and the use of the various Toolkits is dictated by the project BIM Objectives defined in </w:t>
      </w:r>
      <w:hyperlink w:history="1" w:anchor="_Strategic_Objectives">
        <w:r w:rsidRPr="00391DD5">
          <w:rPr>
            <w:rStyle w:val="Hipervnculo"/>
            <w:color w:val="AE9142"/>
          </w:rPr>
          <w:t xml:space="preserve">Section </w:t>
        </w:r>
        <w:r w:rsidRPr="00391DD5">
          <w:rPr>
            <w:rStyle w:val="Hipervnculo"/>
            <w:b/>
            <w:color w:val="AE9142"/>
          </w:rPr>
          <w:t>3</w:t>
        </w:r>
      </w:hyperlink>
      <w:r w:rsidRPr="00391DD5">
        <w:rPr>
          <w:color w:val="AE9142"/>
        </w:rPr>
        <w:t xml:space="preserve"> </w:t>
      </w:r>
      <w:r w:rsidRPr="0070230C">
        <w:t xml:space="preserve">of this </w:t>
      </w:r>
      <w:r w:rsidRPr="00391DD5">
        <w:rPr>
          <w:color w:val="AE9142"/>
        </w:rPr>
        <w:t>BEP</w:t>
      </w:r>
      <w:r w:rsidRPr="0070230C">
        <w:t xml:space="preserve">. All relevant BIM Toolkits will be available via the CDE.  </w:t>
      </w:r>
    </w:p>
    <w:p w:rsidRPr="00717CAF" w:rsidR="008B5071" w:rsidP="008B5071" w:rsidRDefault="008B5071" w14:paraId="634373E7" w14:textId="77777777"/>
    <w:p w:rsidRPr="008B5071" w:rsidR="008B5071" w:rsidP="008B5071" w:rsidRDefault="008B5071" w14:paraId="22EBF966" w14:textId="7C0A45BB">
      <w:pPr>
        <w:rPr>
          <w:rFonts w:cstheme="minorHAnsi"/>
          <w:i/>
          <w:color w:val="00968F" w:themeColor="accent3"/>
        </w:rPr>
      </w:pPr>
      <w:r>
        <w:rPr>
          <w:rFonts w:cstheme="minorHAnsi"/>
          <w:i/>
          <w:color w:val="00968F" w:themeColor="accent3"/>
          <w:highlight w:val="lightGray"/>
        </w:rPr>
        <w:t xml:space="preserve">The following table has been filled out indicatively. </w:t>
      </w:r>
      <w:r w:rsidRPr="0082034F">
        <w:rPr>
          <w:rFonts w:cstheme="minorHAnsi"/>
          <w:i/>
          <w:color w:val="00968F" w:themeColor="accent3"/>
          <w:highlight w:val="lightGray"/>
        </w:rPr>
        <w:t>Please omit or amend sectio</w:t>
      </w:r>
      <w:r>
        <w:rPr>
          <w:rFonts w:cstheme="minorHAnsi"/>
          <w:i/>
          <w:color w:val="00968F" w:themeColor="accent3"/>
          <w:highlight w:val="lightGray"/>
        </w:rPr>
        <w:t>ns and</w:t>
      </w:r>
      <w:r w:rsidRPr="0082034F">
        <w:rPr>
          <w:rFonts w:cstheme="minorHAnsi"/>
          <w:i/>
          <w:color w:val="00968F" w:themeColor="accent3"/>
          <w:highlight w:val="lightGray"/>
        </w:rPr>
        <w:t xml:space="preserve"> remove this text following any changes.</w:t>
      </w:r>
    </w:p>
    <w:tbl>
      <w:tblPr>
        <w:tblStyle w:val="GridTable441"/>
        <w:tblW w:w="9450" w:type="dxa"/>
        <w:tblInd w:w="625" w:type="dxa"/>
        <w:tblLayout w:type="fixed"/>
        <w:tblLook w:val="04A0" w:firstRow="1" w:lastRow="0" w:firstColumn="1" w:lastColumn="0" w:noHBand="0" w:noVBand="1"/>
      </w:tblPr>
      <w:tblGrid>
        <w:gridCol w:w="3623"/>
        <w:gridCol w:w="5827"/>
      </w:tblGrid>
      <w:tr w:rsidRPr="00B340FD" w:rsidR="00594771" w:rsidTr="2A13437B" w14:paraId="2CBF328A" w14:textId="7777777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623"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594771" w:rsidR="00594771" w:rsidP="00594771" w:rsidRDefault="00594771" w14:paraId="7E2D1550" w14:textId="0C247216">
            <w:pPr>
              <w:ind w:left="0"/>
              <w:jc w:val="left"/>
            </w:pPr>
            <w:r w:rsidRPr="00594771">
              <w:rPr>
                <w:rFonts w:cstheme="minorHAnsi"/>
              </w:rPr>
              <w:t>Title</w:t>
            </w:r>
          </w:p>
        </w:tc>
        <w:tc>
          <w:tcPr>
            <w:tcW w:w="5827" w:type="dxa"/>
            <w:tcBorders>
              <w:top w:val="single" w:color="826C31" w:themeColor="accent2" w:themeShade="BF" w:sz="4" w:space="0"/>
              <w:left w:val="single" w:color="826C31" w:themeColor="accent2" w:themeShade="BF" w:sz="4" w:space="0"/>
              <w:bottom w:val="single" w:color="826C31" w:themeColor="accent2" w:themeShade="BF" w:sz="4" w:space="0"/>
              <w:right w:val="single" w:color="826C31" w:themeColor="accent2" w:themeShade="BF" w:sz="4" w:space="0"/>
            </w:tcBorders>
            <w:vAlign w:val="center"/>
          </w:tcPr>
          <w:p w:rsidRPr="00594771" w:rsidR="00594771" w:rsidP="00594771" w:rsidRDefault="00594771" w14:paraId="2297986C" w14:textId="4F8CE6E2">
            <w:pPr>
              <w:ind w:left="0"/>
              <w:jc w:val="left"/>
              <w:cnfStyle w:val="100000000000" w:firstRow="1" w:lastRow="0" w:firstColumn="0" w:lastColumn="0" w:oddVBand="0" w:evenVBand="0" w:oddHBand="0" w:evenHBand="0" w:firstRowFirstColumn="0" w:firstRowLastColumn="0" w:lastRowFirstColumn="0" w:lastRowLastColumn="0"/>
            </w:pPr>
            <w:r w:rsidRPr="00594771">
              <w:rPr>
                <w:rFonts w:cstheme="minorHAnsi"/>
              </w:rPr>
              <w:t>Document Reference</w:t>
            </w:r>
          </w:p>
        </w:tc>
      </w:tr>
      <w:tr w:rsidRPr="00B340FD" w:rsidR="00113632" w:rsidTr="2A13437B" w14:paraId="06EC5510"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D1923" w:rsidR="00113632" w:rsidP="00113632" w:rsidRDefault="00113632" w14:paraId="1E005C90" w14:textId="5A6043EA">
            <w:pPr>
              <w:ind w:left="0"/>
              <w:jc w:val="left"/>
              <w:rPr>
                <w:rFonts w:cstheme="minorHAnsi"/>
                <w:i/>
              </w:rPr>
            </w:pPr>
            <w:r w:rsidRPr="00ED30E7">
              <w:rPr>
                <w:rFonts w:hint="eastAsia" w:cstheme="minorHAnsi"/>
                <w:i/>
              </w:rPr>
              <w:t>Employer</w:t>
            </w:r>
            <w:r w:rsidRPr="00ED30E7">
              <w:rPr>
                <w:rFonts w:hint="eastAsia" w:cstheme="minorHAnsi"/>
                <w:i/>
              </w:rPr>
              <w:t>’</w:t>
            </w:r>
            <w:r w:rsidRPr="00ED30E7">
              <w:rPr>
                <w:rFonts w:hint="eastAsia" w:cstheme="minorHAnsi"/>
                <w:i/>
              </w:rPr>
              <w:t>s Information Requirements</w:t>
            </w:r>
          </w:p>
        </w:tc>
        <w:tc>
          <w:tcPr>
            <w:tcW w:w="5827" w:type="dxa"/>
            <w:tcBorders>
              <w:top w:val="single" w:color="826C31" w:themeColor="accent2" w:themeShade="BF"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00113632" w:rsidRDefault="00012DAF" w14:paraId="0EEBCB8B" w14:textId="4A575122">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Pr>
                <w:rFonts w:cstheme="minorHAnsi"/>
                <w:i/>
              </w:rPr>
              <w:t>TRS-IM-PLC-0003</w:t>
            </w:r>
          </w:p>
        </w:tc>
      </w:tr>
      <w:tr w:rsidRPr="00B340FD" w:rsidR="00113632" w:rsidTr="2A13437B" w14:paraId="1C853524" w14:textId="77777777">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09A3DEA1" w14:textId="6CB2732A">
            <w:pPr>
              <w:ind w:left="0"/>
              <w:jc w:val="left"/>
              <w:rPr>
                <w:b w:val="0"/>
                <w:bCs w:val="0"/>
                <w:i/>
                <w:iCs/>
                <w:color w:val="B2B2B2" w:themeColor="text2" w:themeTint="99"/>
              </w:rPr>
            </w:pPr>
            <w:r w:rsidRPr="2A13437B">
              <w:rPr>
                <w:i/>
                <w:iCs/>
              </w:rPr>
              <w:t>BIM Execution Plan - Template</w:t>
            </w:r>
          </w:p>
        </w:tc>
        <w:tc>
          <w:tcPr>
            <w:tcW w:w="58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AD1923" w:rsidR="00113632" w:rsidP="2A13437B" w:rsidRDefault="2A13437B" w14:paraId="6EA073BE" w14:textId="750333F7">
            <w:pPr>
              <w:spacing w:after="120"/>
              <w:ind w:left="0"/>
              <w:jc w:val="left"/>
              <w:cnfStyle w:val="000000000000" w:firstRow="0" w:lastRow="0" w:firstColumn="0" w:lastColumn="0" w:oddVBand="0" w:evenVBand="0" w:oddHBand="0" w:evenHBand="0" w:firstRowFirstColumn="0" w:firstRowLastColumn="0" w:lastRowFirstColumn="0" w:lastRowLastColumn="0"/>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TRS-IM-PLC-0004</w:t>
            </w:r>
          </w:p>
        </w:tc>
      </w:tr>
      <w:tr w:rsidRPr="00B340FD" w:rsidR="00113632" w:rsidTr="2A13437B" w14:paraId="35820E72"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79C95D8E" w14:textId="5C8BE5E4">
            <w:pPr>
              <w:spacing w:after="120"/>
              <w:ind w:left="0"/>
              <w:jc w:val="left"/>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Vendor BIM Capability Assessment Procedure</w:t>
            </w:r>
          </w:p>
        </w:tc>
        <w:tc>
          <w:tcPr>
            <w:tcW w:w="58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3D16FA03" w14:textId="73C8C60B">
            <w:pPr>
              <w:spacing w:after="120"/>
              <w:ind w:left="0"/>
              <w:jc w:val="left"/>
              <w:cnfStyle w:val="000000100000" w:firstRow="0" w:lastRow="0" w:firstColumn="0" w:lastColumn="0" w:oddVBand="0" w:evenVBand="0" w:oddHBand="1" w:evenHBand="0" w:firstRowFirstColumn="0" w:firstRowLastColumn="0" w:lastRowFirstColumn="0" w:lastRowLastColumn="0"/>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TRS-IM-PLC-0007</w:t>
            </w:r>
          </w:p>
        </w:tc>
      </w:tr>
      <w:tr w:rsidRPr="00B340FD" w:rsidR="00113632" w:rsidTr="2A13437B" w14:paraId="01E18C96" w14:textId="77777777">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127A4B83" w14:textId="609AC7EE">
            <w:pPr>
              <w:spacing w:after="120"/>
              <w:ind w:left="0"/>
              <w:jc w:val="left"/>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AIR - Asset Information Requirements</w:t>
            </w:r>
          </w:p>
        </w:tc>
        <w:tc>
          <w:tcPr>
            <w:tcW w:w="58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78AF8DD8" w14:textId="2ACFBFFC">
            <w:pPr>
              <w:spacing w:after="120"/>
              <w:ind w:left="0"/>
              <w:jc w:val="left"/>
              <w:cnfStyle w:val="000000000000" w:firstRow="0" w:lastRow="0" w:firstColumn="0" w:lastColumn="0" w:oddVBand="0" w:evenVBand="0" w:oddHBand="0" w:evenHBand="0" w:firstRowFirstColumn="0" w:firstRowLastColumn="0" w:lastRowFirstColumn="0" w:lastRowLastColumn="0"/>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TRS-IM-PLC-0008</w:t>
            </w:r>
          </w:p>
        </w:tc>
      </w:tr>
      <w:tr w:rsidRPr="00B340FD" w:rsidR="00113632" w:rsidTr="2A13437B" w14:paraId="36FFB4D8"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44DB065F" w14:textId="3CC661BF">
            <w:pPr>
              <w:spacing w:after="120"/>
              <w:ind w:left="0"/>
              <w:jc w:val="left"/>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High-Level Responsibility Matrix – Information Deliverables</w:t>
            </w:r>
          </w:p>
        </w:tc>
        <w:tc>
          <w:tcPr>
            <w:tcW w:w="58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219046FA" w14:textId="138DD8BB">
            <w:pPr>
              <w:spacing w:after="120"/>
              <w:ind w:left="0"/>
              <w:jc w:val="left"/>
              <w:cnfStyle w:val="000000100000" w:firstRow="0" w:lastRow="0" w:firstColumn="0" w:lastColumn="0" w:oddVBand="0" w:evenVBand="0" w:oddHBand="1" w:evenHBand="0" w:firstRowFirstColumn="0" w:firstRowLastColumn="0" w:lastRowFirstColumn="0" w:lastRowLastColumn="0"/>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TRS-PM-PLC-0009</w:t>
            </w:r>
          </w:p>
        </w:tc>
      </w:tr>
      <w:tr w:rsidRPr="00B340FD" w:rsidR="00113632" w:rsidTr="2A13437B" w14:paraId="0BB03698" w14:textId="77777777">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175DF257" w14:textId="7D791E3B">
            <w:pPr>
              <w:spacing w:after="120"/>
              <w:ind w:left="0"/>
              <w:jc w:val="left"/>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Model Production Delivery Table (MPDT)</w:t>
            </w:r>
          </w:p>
        </w:tc>
        <w:tc>
          <w:tcPr>
            <w:tcW w:w="58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0A26C069" w14:textId="13F00278">
            <w:pPr>
              <w:spacing w:after="120"/>
              <w:ind w:left="0"/>
              <w:jc w:val="left"/>
              <w:cnfStyle w:val="000000000000" w:firstRow="0" w:lastRow="0" w:firstColumn="0" w:lastColumn="0" w:oddVBand="0" w:evenVBand="0" w:oddHBand="0" w:evenHBand="0" w:firstRowFirstColumn="0" w:firstRowLastColumn="0" w:lastRowFirstColumn="0" w:lastRowLastColumn="0"/>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TRS-IM-PLC-0010</w:t>
            </w:r>
          </w:p>
        </w:tc>
      </w:tr>
      <w:tr w:rsidRPr="00B340FD" w:rsidR="00113632" w:rsidTr="2A13437B" w14:paraId="1C988491"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022B0C69" w14:textId="44D92DCD">
            <w:pPr>
              <w:spacing w:after="120"/>
              <w:ind w:left="0"/>
              <w:jc w:val="left"/>
              <w:rPr>
                <w:rFonts w:ascii="Playfair Display" w:hAnsi="Playfair Display" w:eastAsia="Playfair Display" w:cs="Playfair Display"/>
                <w:i/>
                <w:iCs/>
                <w:color w:val="BFBFBF" w:themeColor="background2" w:themeShade="BF"/>
                <w:szCs w:val="18"/>
              </w:rPr>
            </w:pPr>
            <w:r w:rsidRPr="2A13437B">
              <w:rPr>
                <w:rFonts w:ascii="Playfair Display" w:hAnsi="Playfair Display" w:eastAsia="Playfair Display" w:cs="Playfair Display"/>
                <w:i/>
                <w:iCs/>
                <w:color w:val="000000"/>
                <w:szCs w:val="18"/>
              </w:rPr>
              <w:t>BIM – 3D Model LOI / Parameters List</w:t>
            </w:r>
          </w:p>
        </w:tc>
        <w:tc>
          <w:tcPr>
            <w:tcW w:w="58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4887CB8C" w14:textId="007E926E">
            <w:pPr>
              <w:spacing w:after="120"/>
              <w:ind w:left="0"/>
              <w:jc w:val="left"/>
              <w:cnfStyle w:val="000000100000" w:firstRow="0" w:lastRow="0" w:firstColumn="0" w:lastColumn="0" w:oddVBand="0" w:evenVBand="0" w:oddHBand="1" w:evenHBand="0" w:firstRowFirstColumn="0" w:firstRowLastColumn="0" w:lastRowFirstColumn="0" w:lastRowLastColumn="0"/>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TRS-IM-PLC-0010_1</w:t>
            </w:r>
          </w:p>
        </w:tc>
      </w:tr>
      <w:tr w:rsidRPr="00B340FD" w:rsidR="00113632" w:rsidTr="2A13437B" w14:paraId="0BEFA0E7" w14:textId="77777777">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5D4EA992" w14:textId="6919C20C">
            <w:pPr>
              <w:spacing w:after="120"/>
              <w:ind w:left="0"/>
              <w:jc w:val="left"/>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Parameters Guidance</w:t>
            </w:r>
          </w:p>
        </w:tc>
        <w:tc>
          <w:tcPr>
            <w:tcW w:w="58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2A13437B" w:rsidRDefault="2A13437B" w14:paraId="2DCC268C" w14:textId="2936B98C">
            <w:pPr>
              <w:spacing w:after="120"/>
              <w:ind w:left="0"/>
              <w:jc w:val="left"/>
              <w:cnfStyle w:val="000000000000" w:firstRow="0" w:lastRow="0" w:firstColumn="0" w:lastColumn="0" w:oddVBand="0" w:evenVBand="0" w:oddHBand="0" w:evenHBand="0" w:firstRowFirstColumn="0" w:firstRowLastColumn="0" w:lastRowFirstColumn="0" w:lastRowLastColumn="0"/>
              <w:rPr>
                <w:rFonts w:ascii="Playfair Display" w:hAnsi="Playfair Display" w:eastAsia="Playfair Display" w:cs="Playfair Display"/>
                <w:color w:val="B2B2B2" w:themeColor="text2" w:themeTint="99"/>
                <w:szCs w:val="18"/>
              </w:rPr>
            </w:pPr>
            <w:r w:rsidRPr="2A13437B">
              <w:rPr>
                <w:rFonts w:ascii="Playfair Display" w:hAnsi="Playfair Display" w:eastAsia="Playfair Display" w:cs="Playfair Display"/>
                <w:i/>
                <w:iCs/>
                <w:color w:val="000000"/>
                <w:szCs w:val="18"/>
              </w:rPr>
              <w:t>TRS-IM-PLC-0010_2</w:t>
            </w:r>
          </w:p>
        </w:tc>
      </w:tr>
      <w:tr w:rsidRPr="00B340FD" w:rsidR="00113632" w:rsidTr="2A13437B" w14:paraId="0F077A8B"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00113632" w:rsidRDefault="00113632" w14:paraId="69EF1431" w14:textId="7441D242">
            <w:pPr>
              <w:ind w:left="0"/>
              <w:jc w:val="left"/>
              <w:rPr>
                <w:rFonts w:cstheme="minorHAnsi"/>
                <w:b w:val="0"/>
                <w:i/>
                <w:color w:val="B2B2B2" w:themeColor="text2" w:themeTint="99"/>
              </w:rPr>
            </w:pPr>
          </w:p>
        </w:tc>
        <w:tc>
          <w:tcPr>
            <w:tcW w:w="5827" w:type="dxa"/>
            <w:tcBorders>
              <w:top w:val="single" w:color="AE9142" w:themeColor="accent2" w:sz="4" w:space="0"/>
              <w:left w:val="single" w:color="AE9142" w:themeColor="accent2" w:sz="4" w:space="0"/>
              <w:bottom w:val="single" w:color="AE9142" w:themeColor="accent2" w:sz="4" w:space="0"/>
              <w:right w:val="single" w:color="AE9142" w:themeColor="accent2" w:sz="4" w:space="0"/>
            </w:tcBorders>
            <w:shd w:val="clear" w:color="auto" w:fill="auto"/>
            <w:vAlign w:val="center"/>
          </w:tcPr>
          <w:p w:rsidRPr="00125E87" w:rsidR="00113632" w:rsidP="00113632" w:rsidRDefault="00113632" w14:paraId="13E68EF8" w14:textId="6808BBFC">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r>
    </w:tbl>
    <w:p w:rsidR="001E4595" w:rsidP="00125E87" w:rsidRDefault="001E4595" w14:paraId="109F57DC" w14:textId="4BFA5D1A">
      <w:pPr>
        <w:rPr>
          <w:b/>
        </w:rPr>
      </w:pPr>
    </w:p>
    <w:p w:rsidR="001E4595" w:rsidP="003775D1" w:rsidRDefault="003775D1" w14:paraId="12E30DC7" w14:textId="292428F5">
      <w:pPr>
        <w:pStyle w:val="Ttulo1"/>
        <w:numPr>
          <w:ilvl w:val="0"/>
          <w:numId w:val="0"/>
        </w:numPr>
        <w:spacing w:line="276" w:lineRule="auto"/>
        <w:ind w:left="576"/>
        <w:rPr>
          <w:rFonts w:asciiTheme="minorHAnsi" w:hAnsiTheme="minorHAnsi" w:cstheme="minorHAnsi"/>
        </w:rPr>
      </w:pPr>
      <w:bookmarkStart w:name="_Toc3698259" w:id="728"/>
      <w:bookmarkStart w:name="_Toc79671832" w:id="729"/>
      <w:r w:rsidRPr="00D57361">
        <w:rPr>
          <w:rFonts w:asciiTheme="minorHAnsi" w:hAnsiTheme="minorHAnsi" w:cstheme="minorHAnsi"/>
        </w:rPr>
        <w:t xml:space="preserve">APPENDIX </w:t>
      </w:r>
      <w:r w:rsidR="00E91953">
        <w:rPr>
          <w:rFonts w:asciiTheme="minorHAnsi" w:hAnsiTheme="minorHAnsi" w:cstheme="minorHAnsi"/>
        </w:rPr>
        <w:t>B</w:t>
      </w:r>
      <w:r w:rsidRPr="00D57361">
        <w:rPr>
          <w:rFonts w:asciiTheme="minorHAnsi" w:hAnsiTheme="minorHAnsi" w:cstheme="minorHAnsi"/>
        </w:rPr>
        <w:t xml:space="preserve"> - BIM Capability Assessments</w:t>
      </w:r>
      <w:bookmarkEnd w:id="728"/>
      <w:bookmarkEnd w:id="729"/>
    </w:p>
    <w:p w:rsidR="003775D1" w:rsidP="003775D1" w:rsidRDefault="00E76CC3" w14:paraId="0E8EB282" w14:textId="32221302">
      <w:r>
        <w:rPr>
          <w:b/>
        </w:rPr>
        <w:t>TRSDC</w:t>
      </w:r>
      <w:r w:rsidRPr="00E76CC3">
        <w:t xml:space="preserve"> has </w:t>
      </w:r>
      <w:r w:rsidRPr="00E76CC3" w:rsidR="003775D1">
        <w:t>develop</w:t>
      </w:r>
      <w:r w:rsidRPr="00E76CC3">
        <w:t>ed</w:t>
      </w:r>
      <w:r w:rsidRPr="00E76CC3" w:rsidR="003775D1">
        <w:t xml:space="preserve"> a robust </w:t>
      </w:r>
      <w:r w:rsidR="003775D1">
        <w:t xml:space="preserve">in-house BIM strategy that informs and steers the company’s BIM application within the business. It is based on live BIM project experience and sets out the processes and procedures required for successful BIM project delivery for the entire project team.  </w:t>
      </w:r>
    </w:p>
    <w:p w:rsidR="003775D1" w:rsidP="003775D1" w:rsidRDefault="00E76CC3" w14:paraId="3A71F039" w14:textId="2EB3658E">
      <w:r>
        <w:rPr>
          <w:b/>
        </w:rPr>
        <w:t xml:space="preserve">TRSDC </w:t>
      </w:r>
      <w:r w:rsidRPr="00E76CC3">
        <w:t>regularly reviews and updates their live data base of BIM capabilities</w:t>
      </w:r>
      <w:r w:rsidRPr="00E76CC3" w:rsidR="003775D1">
        <w:t xml:space="preserve"> to identify</w:t>
      </w:r>
      <w:r w:rsidR="003775D1">
        <w:t xml:space="preserve"> and maximize the added value that BIM can bring to them during and after construction. Project specific capability assessments are summarized in the table below</w:t>
      </w:r>
      <w:r>
        <w:t>.</w:t>
      </w:r>
    </w:p>
    <w:tbl>
      <w:tblPr>
        <w:tblStyle w:val="GridTable441"/>
        <w:tblW w:w="9450" w:type="dxa"/>
        <w:tblInd w:w="625" w:type="dxa"/>
        <w:tblLayout w:type="fixed"/>
        <w:tblLook w:val="04A0" w:firstRow="1" w:lastRow="0" w:firstColumn="1" w:lastColumn="0" w:noHBand="0" w:noVBand="1"/>
      </w:tblPr>
      <w:tblGrid>
        <w:gridCol w:w="1890"/>
        <w:gridCol w:w="1890"/>
        <w:gridCol w:w="1890"/>
        <w:gridCol w:w="1890"/>
        <w:gridCol w:w="1890"/>
      </w:tblGrid>
      <w:tr w:rsidRPr="00B340FD" w:rsidR="003775D1" w:rsidTr="003775D1" w14:paraId="78EAD714" w14:textId="7777777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89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3775D1" w:rsidR="003775D1" w:rsidP="003775D1" w:rsidRDefault="003775D1" w14:paraId="67426B27" w14:textId="342DB32C">
            <w:pPr>
              <w:ind w:left="0"/>
              <w:jc w:val="left"/>
              <w:rPr>
                <w:bCs w:val="0"/>
              </w:rPr>
            </w:pPr>
            <w:r w:rsidRPr="003775D1">
              <w:rPr>
                <w:rFonts w:cstheme="minorHAnsi"/>
              </w:rPr>
              <w:t>Reference Number</w:t>
            </w:r>
          </w:p>
        </w:tc>
        <w:tc>
          <w:tcPr>
            <w:tcW w:w="189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3775D1" w:rsidR="003775D1" w:rsidP="003775D1" w:rsidRDefault="003775D1" w14:paraId="461AFC4A" w14:textId="583F706E">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Discipline</w:t>
            </w:r>
          </w:p>
        </w:tc>
        <w:tc>
          <w:tcPr>
            <w:tcW w:w="189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3775D1" w:rsidR="003775D1" w:rsidP="003775D1" w:rsidRDefault="003775D1" w14:paraId="5CF641ED" w14:textId="14C916D0">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Company</w:t>
            </w:r>
          </w:p>
        </w:tc>
        <w:tc>
          <w:tcPr>
            <w:tcW w:w="189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3775D1" w:rsidR="003775D1" w:rsidP="003775D1" w:rsidRDefault="003775D1" w14:paraId="72061CAB" w14:textId="017CDDCB">
            <w:pPr>
              <w:ind w:left="0"/>
              <w:jc w:val="left"/>
              <w:cnfStyle w:val="100000000000" w:firstRow="1" w:lastRow="0" w:firstColumn="0" w:lastColumn="0" w:oddVBand="0" w:evenVBand="0" w:oddHBand="0" w:evenHBand="0" w:firstRowFirstColumn="0" w:firstRowLastColumn="0" w:lastRowFirstColumn="0" w:lastRowLastColumn="0"/>
              <w:rPr>
                <w:bCs w:val="0"/>
              </w:rPr>
            </w:pPr>
            <w:r w:rsidRPr="003775D1">
              <w:rPr>
                <w:rFonts w:cstheme="minorHAnsi"/>
              </w:rPr>
              <w:t>Date Assessment Returned</w:t>
            </w:r>
          </w:p>
        </w:tc>
        <w:tc>
          <w:tcPr>
            <w:tcW w:w="1890" w:type="dxa"/>
            <w:tcBorders>
              <w:top w:val="single" w:color="826C31" w:themeColor="text1" w:themeShade="BF" w:sz="4" w:space="0"/>
              <w:left w:val="single" w:color="826C31" w:themeColor="text1" w:themeShade="BF" w:sz="4" w:space="0"/>
              <w:bottom w:val="single" w:color="826C31" w:themeColor="text1" w:themeShade="BF" w:sz="4" w:space="0"/>
              <w:right w:val="single" w:color="826C31" w:themeColor="text1" w:themeShade="BF" w:sz="4" w:space="0"/>
            </w:tcBorders>
            <w:vAlign w:val="center"/>
          </w:tcPr>
          <w:p w:rsidRPr="003775D1" w:rsidR="003775D1" w:rsidP="003775D1" w:rsidRDefault="003775D1" w14:paraId="144D6A11" w14:textId="2E555903">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Capability Level</w:t>
            </w:r>
          </w:p>
        </w:tc>
      </w:tr>
      <w:tr w:rsidRPr="00B340FD" w:rsidR="003775D1" w:rsidTr="003775D1" w14:paraId="39F415DB"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3775D1" w:rsidP="003775D1" w:rsidRDefault="003775D1" w14:paraId="651E20AD" w14:textId="77777777">
            <w:pPr>
              <w:ind w:left="0"/>
              <w:jc w:val="left"/>
              <w:rPr>
                <w:bCs w:val="0"/>
                <w:i/>
                <w:color w:val="B2B2B2" w:themeColor="text2" w:themeTint="99"/>
              </w:rPr>
            </w:pPr>
          </w:p>
        </w:tc>
        <w:tc>
          <w:tcPr>
            <w:tcW w:w="189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3775D1" w:rsidP="003775D1" w:rsidRDefault="003775D1" w14:paraId="644A105A" w14:textId="3560FEDC">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p>
        </w:tc>
        <w:tc>
          <w:tcPr>
            <w:tcW w:w="189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3775D1" w:rsidP="003775D1" w:rsidRDefault="003775D1" w14:paraId="522DBE9A"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189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3775D1" w:rsidP="003775D1" w:rsidRDefault="003775D1" w14:paraId="564162B0" w14:textId="0C97F1EA">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3775D1" w:rsidP="003775D1" w:rsidRDefault="003775D1" w14:paraId="086230BA" w14:textId="019BEF8B">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Pr="00B340FD" w:rsidR="003775D1" w:rsidTr="003775D1" w14:paraId="49660D79" w14:textId="77777777">
        <w:trPr>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3775D1" w:rsidP="003775D1" w:rsidRDefault="003775D1" w14:paraId="0996AFE2" w14:textId="77777777">
            <w:pPr>
              <w:ind w:left="0"/>
              <w:jc w:val="left"/>
              <w:rPr>
                <w:bCs w:val="0"/>
                <w:i/>
                <w:color w:val="B2B2B2" w:themeColor="text2" w:themeTint="99"/>
              </w:rPr>
            </w:pPr>
          </w:p>
        </w:tc>
        <w:tc>
          <w:tcPr>
            <w:tcW w:w="189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3775D1" w:rsidP="003775D1" w:rsidRDefault="003775D1" w14:paraId="74E62BB1" w14:textId="77777777">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p>
        </w:tc>
        <w:tc>
          <w:tcPr>
            <w:tcW w:w="189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3775D1" w:rsidP="003775D1" w:rsidRDefault="003775D1" w14:paraId="3D272727"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189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3775D1" w:rsidP="003775D1" w:rsidRDefault="003775D1" w14:paraId="2215D4C4" w14:textId="3C2847E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color="826C31" w:themeColor="text1" w:themeShade="BF" w:sz="4" w:space="0"/>
              <w:left w:val="single" w:color="AE9142" w:themeColor="text1" w:sz="4" w:space="0"/>
              <w:bottom w:val="single" w:color="826C31" w:themeColor="text1" w:themeShade="BF" w:sz="4" w:space="0"/>
              <w:right w:val="single" w:color="AE9142" w:themeColor="text1" w:sz="4" w:space="0"/>
            </w:tcBorders>
            <w:shd w:val="clear" w:color="auto" w:fill="auto"/>
            <w:vAlign w:val="center"/>
          </w:tcPr>
          <w:p w:rsidRPr="00125E87" w:rsidR="003775D1" w:rsidP="003775D1" w:rsidRDefault="003775D1" w14:paraId="3A9035A0" w14:textId="77777777">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Pr="00B340FD" w:rsidR="003775D1" w:rsidTr="003775D1" w14:paraId="20553253" w14:textId="7777777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3775D1" w:rsidP="003775D1" w:rsidRDefault="003775D1" w14:paraId="6F58051F" w14:textId="77777777">
            <w:pPr>
              <w:ind w:left="0"/>
              <w:jc w:val="left"/>
              <w:rPr>
                <w:bCs w:val="0"/>
                <w:i/>
                <w:color w:val="B2B2B2" w:themeColor="text2" w:themeTint="99"/>
              </w:rPr>
            </w:pPr>
          </w:p>
        </w:tc>
        <w:tc>
          <w:tcPr>
            <w:tcW w:w="1890"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3775D1" w:rsidP="003775D1" w:rsidRDefault="003775D1" w14:paraId="1EC969BB" w14:textId="77777777">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p>
        </w:tc>
        <w:tc>
          <w:tcPr>
            <w:tcW w:w="1890"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3775D1" w:rsidP="003775D1" w:rsidRDefault="003775D1" w14:paraId="2FE9DAF7"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1890"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3775D1" w:rsidP="003775D1" w:rsidRDefault="003775D1" w14:paraId="3981F9C4" w14:textId="705AE44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color="826C31" w:themeColor="text1" w:themeShade="BF" w:sz="4" w:space="0"/>
              <w:left w:val="single" w:color="AE9142" w:themeColor="text1" w:sz="4" w:space="0"/>
              <w:bottom w:val="single" w:color="AE9142" w:themeColor="text1" w:sz="4" w:space="0"/>
              <w:right w:val="single" w:color="AE9142" w:themeColor="text1" w:sz="4" w:space="0"/>
            </w:tcBorders>
            <w:shd w:val="clear" w:color="auto" w:fill="auto"/>
            <w:vAlign w:val="center"/>
          </w:tcPr>
          <w:p w:rsidRPr="00125E87" w:rsidR="003775D1" w:rsidP="003775D1" w:rsidRDefault="003775D1" w14:paraId="4A57AB58" w14:textId="77777777">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bl>
    <w:p w:rsidR="00787B98" w:rsidP="003775D1" w:rsidRDefault="00787B98" w14:paraId="3D677C5E" w14:textId="10C09692"/>
    <w:p w:rsidR="003775D1" w:rsidP="00787B98" w:rsidRDefault="47819D63" w14:paraId="05A72BDD" w14:textId="3E2F8B52">
      <w:pPr>
        <w:pStyle w:val="Ttulo1"/>
        <w:numPr>
          <w:ilvl w:val="0"/>
          <w:numId w:val="0"/>
        </w:numPr>
        <w:ind w:left="576"/>
      </w:pPr>
      <w:bookmarkStart w:name="_Toc79671833" w:id="730"/>
      <w:r>
        <w:lastRenderedPageBreak/>
        <w:t xml:space="preserve">APPENDIX C – LOD </w:t>
      </w:r>
      <w:r w:rsidR="00192442">
        <w:rPr>
          <w:rFonts w:hint="eastAsia"/>
        </w:rPr>
        <w:t>Descriptions</w:t>
      </w:r>
      <w:bookmarkEnd w:id="730"/>
    </w:p>
    <w:p w:rsidR="00787B98" w:rsidP="47819D63" w:rsidRDefault="47819D63" w14:paraId="02611F2E" w14:textId="2BCB4902">
      <w:r w:rsidRPr="00192442">
        <w:rPr>
          <w:szCs w:val="18"/>
        </w:rPr>
        <w:t>Model LODs will follow the BIM Forum 2019 ‘Level of Development Specification’ document</w:t>
      </w:r>
      <w:r w:rsidRPr="00192442" w:rsidR="00D07D3F">
        <w:rPr>
          <w:szCs w:val="18"/>
        </w:rPr>
        <w:t xml:space="preserve"> </w:t>
      </w:r>
      <w:bookmarkStart w:name="_Hlk63702210" w:id="731"/>
      <w:r w:rsidRPr="00192442" w:rsidR="00D07D3F">
        <w:t>(</w:t>
      </w:r>
      <w:bookmarkStart w:name="_Hlk63711713" w:id="732"/>
      <w:r w:rsidRPr="00192442" w:rsidR="00D07D3F">
        <w:t>Part I and Part II</w:t>
      </w:r>
      <w:bookmarkEnd w:id="732"/>
      <w:r w:rsidRPr="00192442" w:rsidR="00D07D3F">
        <w:t>)</w:t>
      </w:r>
      <w:bookmarkEnd w:id="731"/>
      <w:r w:rsidRPr="00192442">
        <w:rPr>
          <w:szCs w:val="18"/>
        </w:rPr>
        <w:t>, unless stated</w:t>
      </w:r>
      <w:r w:rsidRPr="47819D63">
        <w:rPr>
          <w:szCs w:val="18"/>
        </w:rPr>
        <w:t xml:space="preserve"> </w:t>
      </w:r>
      <w:r w:rsidRPr="00D07D3F">
        <w:rPr>
          <w:szCs w:val="18"/>
        </w:rPr>
        <w:t>otherwise by the Project BIM Team.</w:t>
      </w:r>
      <w:r w:rsidRPr="47819D63">
        <w:rPr>
          <w:szCs w:val="18"/>
        </w:rPr>
        <w:t xml:space="preserve"> </w:t>
      </w:r>
    </w:p>
    <w:p w:rsidR="00787B98" w:rsidP="47819D63" w:rsidRDefault="47819D63" w14:paraId="52FB5B92" w14:textId="7F166E50">
      <w:pPr>
        <w:rPr>
          <w:szCs w:val="18"/>
        </w:rPr>
      </w:pPr>
      <w:r w:rsidRPr="47819D63">
        <w:rPr>
          <w:szCs w:val="18"/>
        </w:rPr>
        <w:t>The definitions and authorized uses for each LOD as required in the BIM Deliverables and Model Production Delivery Table respectively are provided with the differences emboldened for ease of reference.</w:t>
      </w:r>
    </w:p>
    <w:p w:rsidR="00D07D3F" w:rsidP="00D07D3F" w:rsidRDefault="00D07D3F" w14:paraId="11D91179" w14:textId="77777777">
      <w:bookmarkStart w:name="_Hlk63711730" w:id="733"/>
      <w:bookmarkStart w:name="_Hlk63702225" w:id="734"/>
      <w:r w:rsidRPr="00D07D3F">
        <w:t xml:space="preserve">Refer to </w:t>
      </w:r>
      <w:r w:rsidRPr="00D07D3F">
        <w:rPr>
          <w:color w:val="AE9142" w:themeColor="text1"/>
        </w:rPr>
        <w:t>Appendix D – Model Productivity Delivery Table</w:t>
      </w:r>
      <w:r w:rsidRPr="00D07D3F">
        <w:t xml:space="preserve"> for the </w:t>
      </w:r>
      <w:proofErr w:type="spellStart"/>
      <w:r w:rsidRPr="00D07D3F">
        <w:t>LoI</w:t>
      </w:r>
      <w:proofErr w:type="spellEnd"/>
      <w:r w:rsidRPr="00D07D3F">
        <w:t xml:space="preserve"> to be filled into the models.</w:t>
      </w:r>
      <w:bookmarkEnd w:id="733"/>
    </w:p>
    <w:bookmarkEnd w:id="734"/>
    <w:p w:rsidR="00D07D3F" w:rsidP="47819D63" w:rsidRDefault="00D07D3F" w14:paraId="1A92EE9F" w14:textId="77777777">
      <w:pPr>
        <w:rPr>
          <w:szCs w:val="18"/>
        </w:rPr>
      </w:pPr>
    </w:p>
    <w:p w:rsidR="009B228E" w:rsidP="00497581" w:rsidRDefault="47819D63" w14:paraId="252CA97A" w14:textId="508CA0AA">
      <w:pPr>
        <w:pStyle w:val="Ttulo1"/>
        <w:numPr>
          <w:ilvl w:val="0"/>
          <w:numId w:val="0"/>
        </w:numPr>
        <w:ind w:left="576"/>
      </w:pPr>
      <w:bookmarkStart w:name="_Toc79671834" w:id="735"/>
      <w:r w:rsidRPr="00497581">
        <w:t>APPENDIX</w:t>
      </w:r>
      <w:r>
        <w:t xml:space="preserve"> D – Model Production Delivery Table</w:t>
      </w:r>
      <w:bookmarkEnd w:id="735"/>
      <w:r>
        <w:t xml:space="preserve"> </w:t>
      </w:r>
    </w:p>
    <w:p w:rsidRPr="00717CAF" w:rsidR="47819D63" w:rsidP="47819D63" w:rsidRDefault="47819D63" w14:paraId="53028B00" w14:textId="38865F28">
      <w:pPr>
        <w:rPr>
          <w:rFonts w:eastAsia="Segoe UI" w:cs="Segoe UI"/>
          <w:color w:val="000000"/>
          <w:szCs w:val="18"/>
        </w:rPr>
      </w:pPr>
      <w:r w:rsidRPr="00717CAF">
        <w:rPr>
          <w:rFonts w:eastAsia="Segoe UI" w:cs="Segoe UI"/>
          <w:color w:val="000000"/>
          <w:szCs w:val="18"/>
        </w:rPr>
        <w:t xml:space="preserve">The </w:t>
      </w:r>
      <w:r w:rsidRPr="00717CAF">
        <w:rPr>
          <w:rFonts w:eastAsia="Segoe UI" w:cs="Segoe UI"/>
          <w:color w:val="AE9142" w:themeColor="accent2"/>
          <w:szCs w:val="18"/>
        </w:rPr>
        <w:t xml:space="preserve">Model Production Delivery Table </w:t>
      </w:r>
      <w:r w:rsidRPr="00717CAF">
        <w:rPr>
          <w:rFonts w:eastAsia="Segoe UI" w:cs="Segoe UI"/>
          <w:b/>
          <w:bCs/>
          <w:color w:val="AE9142" w:themeColor="accent2"/>
          <w:szCs w:val="18"/>
        </w:rPr>
        <w:t xml:space="preserve">[MPDT] </w:t>
      </w:r>
      <w:r w:rsidRPr="00717CAF">
        <w:rPr>
          <w:rFonts w:eastAsia="Segoe UI" w:cs="Segoe UI"/>
          <w:color w:val="000000"/>
          <w:szCs w:val="18"/>
        </w:rPr>
        <w:t>to be developed by Project Teams as per the specific LOD/LOI requirements for each Sub-Project.</w:t>
      </w:r>
    </w:p>
    <w:p w:rsidRPr="00717CAF" w:rsidR="47819D63" w:rsidP="47819D63" w:rsidRDefault="47819D63" w14:paraId="538FBB58" w14:textId="64FB48ED">
      <w:pPr>
        <w:rPr>
          <w:rFonts w:eastAsia="Segoe UI" w:cs="Segoe UI"/>
          <w:color w:val="000000"/>
          <w:szCs w:val="18"/>
        </w:rPr>
      </w:pPr>
      <w:r w:rsidRPr="00717CAF">
        <w:rPr>
          <w:rFonts w:eastAsia="Segoe UI" w:cs="Segoe UI"/>
          <w:color w:val="000000"/>
          <w:szCs w:val="18"/>
        </w:rPr>
        <w:t xml:space="preserve">The </w:t>
      </w:r>
      <w:r w:rsidRPr="00717CAF">
        <w:rPr>
          <w:rFonts w:eastAsia="Segoe UI" w:cs="Segoe UI"/>
          <w:b/>
          <w:bCs/>
          <w:color w:val="AE9142" w:themeColor="accent2"/>
          <w:szCs w:val="18"/>
        </w:rPr>
        <w:t>MPDT</w:t>
      </w:r>
      <w:r w:rsidRPr="00717CAF">
        <w:rPr>
          <w:rFonts w:eastAsia="Segoe UI" w:cs="Segoe UI"/>
          <w:color w:val="000000"/>
          <w:szCs w:val="18"/>
        </w:rPr>
        <w:t xml:space="preserve"> provides the BIM Forum breakdown of the Levels of Development enabling us to provide a more granular discussion on the requirements for the project.</w:t>
      </w:r>
    </w:p>
    <w:p w:rsidRPr="00717CAF" w:rsidR="47819D63" w:rsidP="00717CAF" w:rsidRDefault="47819D63" w14:paraId="61409A0B" w14:textId="2013FB6F">
      <w:pPr>
        <w:rPr>
          <w:rFonts w:eastAsia="Segoe UI" w:cs="Segoe UI"/>
          <w:color w:val="000000"/>
          <w:szCs w:val="18"/>
        </w:rPr>
      </w:pPr>
    </w:p>
    <w:p w:rsidR="47819D63" w:rsidP="00497581" w:rsidRDefault="47819D63" w14:paraId="7A5890D8" w14:textId="00575EAF">
      <w:pPr>
        <w:pStyle w:val="Ttulo1"/>
        <w:numPr>
          <w:ilvl w:val="0"/>
          <w:numId w:val="0"/>
        </w:numPr>
        <w:ind w:left="576"/>
      </w:pPr>
      <w:bookmarkStart w:name="_Toc79671835" w:id="736"/>
      <w:r>
        <w:t>APPENDIX E – BIM Responsibility Matrix</w:t>
      </w:r>
      <w:bookmarkEnd w:id="736"/>
      <w:r>
        <w:t xml:space="preserve"> </w:t>
      </w:r>
    </w:p>
    <w:p w:rsidRPr="00717CAF" w:rsidR="47819D63" w:rsidP="00717CAF" w:rsidRDefault="47819D63" w14:paraId="2DED48F1" w14:textId="18036FF9">
      <w:pPr>
        <w:rPr>
          <w:rFonts w:eastAsia="Segoe UI" w:cs="Segoe UI"/>
          <w:color w:val="000000"/>
          <w:szCs w:val="18"/>
        </w:rPr>
      </w:pPr>
      <w:r w:rsidRPr="00717CAF">
        <w:rPr>
          <w:rFonts w:eastAsia="Segoe UI" w:cs="Segoe UI"/>
          <w:color w:val="000000"/>
          <w:szCs w:val="18"/>
        </w:rPr>
        <w:t xml:space="preserve">The </w:t>
      </w:r>
      <w:r w:rsidRPr="00717CAF">
        <w:rPr>
          <w:rFonts w:eastAsia="Segoe UI" w:cs="Segoe UI"/>
          <w:color w:val="AE9142" w:themeColor="accent2"/>
          <w:szCs w:val="18"/>
        </w:rPr>
        <w:t xml:space="preserve">BIM Responsibility Matrix </w:t>
      </w:r>
      <w:r w:rsidRPr="00717CAF">
        <w:rPr>
          <w:rFonts w:eastAsia="Segoe UI" w:cs="Segoe UI"/>
          <w:color w:val="000000"/>
          <w:szCs w:val="18"/>
        </w:rPr>
        <w:t>sets out the responsibility to produce the information and models for each defined stage and to what Level of Definition.</w:t>
      </w:r>
    </w:p>
    <w:p w:rsidRPr="00717CAF" w:rsidR="47819D63" w:rsidP="00717CAF" w:rsidRDefault="47819D63" w14:paraId="2E19B45C" w14:textId="56D73F10">
      <w:pPr>
        <w:rPr>
          <w:rFonts w:eastAsia="Segoe UI" w:cs="Segoe UI"/>
          <w:color w:val="000000"/>
          <w:szCs w:val="18"/>
        </w:rPr>
      </w:pPr>
    </w:p>
    <w:p w:rsidRPr="0002579A" w:rsidR="47819D63" w:rsidP="00497581" w:rsidRDefault="47819D63" w14:paraId="2F5FB928" w14:textId="0027A982">
      <w:pPr>
        <w:pStyle w:val="Ttulo1"/>
        <w:numPr>
          <w:ilvl w:val="0"/>
          <w:numId w:val="0"/>
        </w:numPr>
        <w:ind w:left="576"/>
      </w:pPr>
      <w:bookmarkStart w:name="_Toc79671836" w:id="737"/>
      <w:r>
        <w:t xml:space="preserve">APPENDIX F – </w:t>
      </w:r>
      <w:bookmarkStart w:name="_Hlk64301485" w:id="738"/>
      <w:r w:rsidR="00192442">
        <w:t>BIM360 Collaboration and Models Sharing Overview</w:t>
      </w:r>
      <w:bookmarkEnd w:id="737"/>
      <w:bookmarkEnd w:id="738"/>
    </w:p>
    <w:p w:rsidRPr="00717CAF" w:rsidR="47819D63" w:rsidP="00717CAF" w:rsidRDefault="47819D63" w14:paraId="18E285A6" w14:textId="5A884D1F">
      <w:pPr>
        <w:pStyle w:val="Sangra2detindependiente"/>
      </w:pPr>
      <w:r w:rsidRPr="00717CAF">
        <w:t>Sharing the Revit models with other project teams using BIM 360 Design. Through Controlled Sharing Consume Models from Packages. to share using this method:</w:t>
      </w:r>
    </w:p>
    <w:p w:rsidRPr="00717CAF" w:rsidR="47819D63" w:rsidP="00DF4F70" w:rsidRDefault="00A13466" w14:paraId="2BA7E5B5" w14:textId="15C3CCCF">
      <w:pPr>
        <w:pStyle w:val="Prrafodelista"/>
        <w:numPr>
          <w:ilvl w:val="0"/>
          <w:numId w:val="5"/>
        </w:numPr>
        <w:ind w:left="1276"/>
        <w:jc w:val="left"/>
        <w:rPr>
          <w:color w:val="000000"/>
          <w:szCs w:val="18"/>
        </w:rPr>
      </w:pPr>
      <w:hyperlink r:id="rId51">
        <w:r w:rsidRPr="00717CAF" w:rsidR="47819D63">
          <w:rPr>
            <w:rStyle w:val="Hipervnculo"/>
            <w:rFonts w:eastAsia="Segoe UI" w:cs="Segoe UI"/>
            <w:color w:val="000000"/>
            <w:szCs w:val="18"/>
          </w:rPr>
          <w:t>Publish your models from Revit</w:t>
        </w:r>
      </w:hyperlink>
      <w:r w:rsidRPr="00717CAF" w:rsidR="47819D63">
        <w:rPr>
          <w:rFonts w:eastAsia="Segoe UI" w:cs="Segoe UI"/>
          <w:color w:val="000000"/>
          <w:szCs w:val="18"/>
        </w:rPr>
        <w:t xml:space="preserve"> to BIM 360 using Revit Cloud </w:t>
      </w:r>
      <w:proofErr w:type="spellStart"/>
      <w:r w:rsidRPr="00717CAF" w:rsidR="47819D63">
        <w:rPr>
          <w:rFonts w:eastAsia="Segoe UI" w:cs="Segoe UI"/>
          <w:color w:val="000000"/>
          <w:szCs w:val="18"/>
        </w:rPr>
        <w:t>Worksharing</w:t>
      </w:r>
      <w:proofErr w:type="spellEnd"/>
      <w:r w:rsidRPr="00717CAF" w:rsidR="47819D63">
        <w:rPr>
          <w:rFonts w:eastAsia="Segoe UI" w:cs="Segoe UI"/>
          <w:color w:val="000000"/>
          <w:szCs w:val="18"/>
        </w:rPr>
        <w:t xml:space="preserve">. </w:t>
      </w:r>
    </w:p>
    <w:p w:rsidRPr="00717CAF" w:rsidR="47819D63" w:rsidP="00DF4F70" w:rsidRDefault="47819D63" w14:paraId="353A86EB" w14:textId="173FABE9">
      <w:pPr>
        <w:pStyle w:val="Prrafodelista"/>
        <w:numPr>
          <w:ilvl w:val="0"/>
          <w:numId w:val="5"/>
        </w:numPr>
        <w:ind w:left="1276"/>
        <w:jc w:val="left"/>
        <w:rPr>
          <w:color w:val="000000"/>
          <w:szCs w:val="18"/>
        </w:rPr>
      </w:pPr>
      <w:r w:rsidRPr="00717CAF">
        <w:rPr>
          <w:rFonts w:eastAsia="Segoe UI" w:cs="Segoe UI"/>
          <w:color w:val="000000"/>
          <w:szCs w:val="18"/>
        </w:rPr>
        <w:t xml:space="preserve">Use the Design Collaboration module to </w:t>
      </w:r>
      <w:hyperlink w:anchor="create-a-new-package" r:id="rId52">
        <w:r w:rsidRPr="00717CAF">
          <w:rPr>
            <w:rStyle w:val="Hipervnculo"/>
            <w:rFonts w:eastAsia="Segoe UI" w:cs="Segoe UI"/>
            <w:color w:val="000000"/>
            <w:szCs w:val="18"/>
          </w:rPr>
          <w:t>create a package</w:t>
        </w:r>
      </w:hyperlink>
      <w:r w:rsidRPr="00717CAF">
        <w:rPr>
          <w:rFonts w:eastAsia="Segoe UI" w:cs="Segoe UI"/>
          <w:color w:val="000000"/>
          <w:szCs w:val="18"/>
        </w:rPr>
        <w:t xml:space="preserve"> and </w:t>
      </w:r>
      <w:hyperlink w:anchor="share-a-package" r:id="rId53">
        <w:r w:rsidRPr="00717CAF">
          <w:rPr>
            <w:rStyle w:val="Hipervnculo"/>
            <w:rFonts w:eastAsia="Segoe UI" w:cs="Segoe UI"/>
            <w:color w:val="000000"/>
            <w:szCs w:val="18"/>
          </w:rPr>
          <w:t>share your models</w:t>
        </w:r>
      </w:hyperlink>
      <w:r w:rsidRPr="00717CAF">
        <w:rPr>
          <w:rFonts w:eastAsia="Segoe UI" w:cs="Segoe UI"/>
          <w:color w:val="000000"/>
          <w:szCs w:val="18"/>
        </w:rPr>
        <w:t xml:space="preserve"> with other teams.</w:t>
      </w:r>
    </w:p>
    <w:p w:rsidRPr="00717CAF" w:rsidR="47819D63" w:rsidP="00DF4F70" w:rsidRDefault="47819D63" w14:paraId="44DBEE01" w14:textId="2DFEB5B0">
      <w:pPr>
        <w:pStyle w:val="Prrafodelista"/>
        <w:numPr>
          <w:ilvl w:val="0"/>
          <w:numId w:val="5"/>
        </w:numPr>
        <w:ind w:left="1276"/>
        <w:jc w:val="left"/>
        <w:rPr>
          <w:color w:val="000000"/>
          <w:szCs w:val="18"/>
        </w:rPr>
      </w:pPr>
      <w:r w:rsidRPr="00717CAF">
        <w:rPr>
          <w:rFonts w:eastAsia="Segoe UI" w:cs="Segoe UI"/>
          <w:color w:val="000000"/>
          <w:szCs w:val="18"/>
        </w:rPr>
        <w:t xml:space="preserve">Other teams choose to </w:t>
      </w:r>
      <w:hyperlink w:anchor="consume-a-package-from-another-team.html" r:id="rId54">
        <w:r w:rsidRPr="00717CAF">
          <w:rPr>
            <w:rStyle w:val="Hipervnculo"/>
            <w:rFonts w:eastAsia="Segoe UI" w:cs="Segoe UI"/>
            <w:color w:val="000000"/>
            <w:szCs w:val="18"/>
          </w:rPr>
          <w:t>consume the shared models</w:t>
        </w:r>
      </w:hyperlink>
      <w:r w:rsidRPr="00717CAF">
        <w:rPr>
          <w:rFonts w:eastAsia="Segoe UI" w:cs="Segoe UI"/>
          <w:color w:val="000000"/>
          <w:szCs w:val="18"/>
        </w:rPr>
        <w:t>.</w:t>
      </w:r>
    </w:p>
    <w:p w:rsidRPr="00717CAF" w:rsidR="47819D63" w:rsidP="00DF4F70" w:rsidRDefault="47819D63" w14:paraId="6D9381D0" w14:textId="67A4D03E">
      <w:pPr>
        <w:pStyle w:val="Prrafodelista"/>
        <w:numPr>
          <w:ilvl w:val="0"/>
          <w:numId w:val="5"/>
        </w:numPr>
        <w:ind w:left="1276"/>
        <w:jc w:val="left"/>
        <w:rPr>
          <w:color w:val="000000"/>
          <w:szCs w:val="18"/>
        </w:rPr>
      </w:pPr>
      <w:r w:rsidRPr="00717CAF">
        <w:rPr>
          <w:rFonts w:eastAsia="Segoe UI" w:cs="Segoe UI"/>
          <w:color w:val="000000"/>
          <w:szCs w:val="18"/>
        </w:rPr>
        <w:t xml:space="preserve">The teams who have consumed the shared model use Revit to link to the model from their </w:t>
      </w:r>
      <w:hyperlink r:id="rId55">
        <w:r w:rsidRPr="00717CAF">
          <w:rPr>
            <w:rStyle w:val="Hipervnculo"/>
            <w:rFonts w:eastAsia="Segoe UI" w:cs="Segoe UI"/>
            <w:color w:val="000000"/>
            <w:szCs w:val="18"/>
          </w:rPr>
          <w:t>Consumed folder</w:t>
        </w:r>
      </w:hyperlink>
      <w:r w:rsidRPr="00717CAF">
        <w:rPr>
          <w:rFonts w:eastAsia="Segoe UI" w:cs="Segoe UI"/>
          <w:color w:val="000000"/>
          <w:szCs w:val="18"/>
        </w:rPr>
        <w:t xml:space="preserve"> in the Document Management module.</w:t>
      </w:r>
    </w:p>
    <w:p w:rsidR="47819D63" w:rsidP="0002579A" w:rsidRDefault="47819D63" w14:paraId="0F0EF02B" w14:textId="44D0C5BE">
      <w:pPr>
        <w:rPr>
          <w:rFonts w:eastAsia="Segoe UI" w:cs="Segoe UI"/>
          <w:color w:val="000000"/>
          <w:szCs w:val="18"/>
        </w:rPr>
      </w:pPr>
      <w:r w:rsidRPr="00717CAF">
        <w:rPr>
          <w:rFonts w:eastAsia="Segoe UI" w:cs="Segoe UI"/>
          <w:color w:val="000000"/>
          <w:szCs w:val="18"/>
        </w:rPr>
        <w:t>Tip: When adding a link in Revit as a team that has consumed a shared model, navigate to your team's Consumed folder in Document Management (</w:t>
      </w:r>
      <w:r w:rsidRPr="00717CAF">
        <w:rPr>
          <w:rFonts w:eastAsia="Segoe UI" w:cs="Segoe UI"/>
          <w:b/>
          <w:bCs/>
          <w:color w:val="000000"/>
          <w:szCs w:val="18"/>
        </w:rPr>
        <w:t>BIM 360://Project Name/Project Files/Your Team Name/Consumed/</w:t>
      </w:r>
      <w:proofErr w:type="spellStart"/>
      <w:r w:rsidRPr="00717CAF">
        <w:rPr>
          <w:rFonts w:eastAsia="Segoe UI" w:cs="Segoe UI"/>
          <w:b/>
          <w:bCs/>
          <w:color w:val="000000"/>
          <w:szCs w:val="18"/>
        </w:rPr>
        <w:t>TeamName</w:t>
      </w:r>
      <w:proofErr w:type="spellEnd"/>
      <w:r w:rsidRPr="00717CAF">
        <w:rPr>
          <w:rFonts w:eastAsia="Segoe UI" w:cs="Segoe UI"/>
          <w:b/>
          <w:bCs/>
          <w:color w:val="000000"/>
          <w:szCs w:val="18"/>
        </w:rPr>
        <w:t>/</w:t>
      </w:r>
      <w:proofErr w:type="spellStart"/>
      <w:r w:rsidRPr="00717CAF">
        <w:rPr>
          <w:rFonts w:eastAsia="Segoe UI" w:cs="Segoe UI"/>
          <w:b/>
          <w:bCs/>
          <w:color w:val="000000"/>
          <w:szCs w:val="18"/>
        </w:rPr>
        <w:t>FileName.rvt</w:t>
      </w:r>
      <w:proofErr w:type="spellEnd"/>
      <w:r w:rsidRPr="00717CAF">
        <w:rPr>
          <w:rFonts w:eastAsia="Segoe UI" w:cs="Segoe UI"/>
          <w:color w:val="000000"/>
          <w:szCs w:val="18"/>
        </w:rPr>
        <w:t>).</w:t>
      </w:r>
    </w:p>
    <w:p w:rsidR="00F72DAF" w:rsidP="0002579A" w:rsidRDefault="00F72DAF" w14:paraId="183ED105" w14:textId="585A0DF2">
      <w:pPr>
        <w:rPr>
          <w:rFonts w:eastAsia="Segoe UI" w:cs="Segoe UI"/>
          <w:color w:val="000000"/>
          <w:szCs w:val="18"/>
        </w:rPr>
      </w:pPr>
    </w:p>
    <w:p w:rsidRPr="00F72DAF" w:rsidR="00F72DAF" w:rsidP="00F72DAF" w:rsidRDefault="00F72DAF" w14:paraId="11D5F088" w14:textId="7211B032">
      <w:bookmarkStart w:name="_Hlk63692373" w:id="739"/>
      <w:bookmarkStart w:name="_Hlk63698336" w:id="740"/>
      <w:r w:rsidRPr="00F72DAF">
        <w:t xml:space="preserve">For BIM 360 Folder Structure Definitions refer to </w:t>
      </w:r>
      <w:r w:rsidRPr="00F72DAF">
        <w:rPr>
          <w:color w:val="AE9142" w:themeColor="text1"/>
        </w:rPr>
        <w:t>TRS-DS-GDL-0001 PMIS Design Review User Guide</w:t>
      </w:r>
      <w:bookmarkEnd w:id="739"/>
      <w:r w:rsidRPr="00F72DAF">
        <w:t xml:space="preserve"> and </w:t>
      </w:r>
      <w:r w:rsidRPr="00F72DAF">
        <w:rPr>
          <w:color w:val="AE9142" w:themeColor="text1"/>
        </w:rPr>
        <w:t>TRS-PM-MNL-0013_BIM 360 - Design Collaboration user Guide</w:t>
      </w:r>
      <w:r w:rsidRPr="00F72DAF">
        <w:t>.</w:t>
      </w:r>
      <w:bookmarkEnd w:id="740"/>
    </w:p>
    <w:p w:rsidRPr="00717CAF" w:rsidR="47819D63" w:rsidP="00717CAF" w:rsidRDefault="47819D63" w14:paraId="7ECA46A5" w14:textId="47818363">
      <w:pPr>
        <w:rPr>
          <w:rFonts w:eastAsia="Segoe UI" w:cs="Segoe UI"/>
          <w:color w:val="000000"/>
          <w:szCs w:val="18"/>
        </w:rPr>
      </w:pPr>
    </w:p>
    <w:p w:rsidRPr="00717CAF" w:rsidR="47819D63" w:rsidP="00497581" w:rsidRDefault="5F10705B" w14:paraId="4077659B" w14:textId="4EE36B17">
      <w:pPr>
        <w:pStyle w:val="Ttulo1"/>
        <w:numPr>
          <w:ilvl w:val="0"/>
          <w:numId w:val="0"/>
        </w:numPr>
        <w:ind w:left="576"/>
        <w:rPr>
          <w:rFonts w:asciiTheme="minorHAnsi" w:hAnsiTheme="minorHAnsi"/>
        </w:rPr>
      </w:pPr>
      <w:bookmarkStart w:name="_Toc79671837" w:id="741"/>
      <w:r w:rsidRPr="00717CAF">
        <w:rPr>
          <w:rFonts w:asciiTheme="minorHAnsi" w:hAnsiTheme="minorHAnsi"/>
        </w:rPr>
        <w:t>APPENDIX G – Master Shared Parameters</w:t>
      </w:r>
      <w:bookmarkEnd w:id="741"/>
    </w:p>
    <w:p w:rsidRPr="00717CAF" w:rsidR="47819D63" w:rsidP="47819D63" w:rsidRDefault="47819D63" w14:paraId="2ABBF063" w14:textId="39E59581">
      <w:pPr>
        <w:rPr>
          <w:rFonts w:eastAsia="Segoe UI" w:cs="Segoe UI"/>
          <w:color w:val="000000"/>
          <w:szCs w:val="18"/>
        </w:rPr>
      </w:pPr>
      <w:r w:rsidRPr="00717CAF">
        <w:rPr>
          <w:rFonts w:eastAsia="Segoe UI" w:cs="Segoe UI"/>
          <w:color w:val="000000"/>
          <w:szCs w:val="18"/>
        </w:rPr>
        <w:t xml:space="preserve">The </w:t>
      </w:r>
      <w:r w:rsidRPr="00717CAF">
        <w:rPr>
          <w:rFonts w:eastAsia="Segoe UI" w:cs="Segoe UI"/>
          <w:color w:val="AE9142" w:themeColor="accent2"/>
          <w:szCs w:val="18"/>
        </w:rPr>
        <w:t>Master Shared Parameters</w:t>
      </w:r>
      <w:r w:rsidRPr="00717CAF">
        <w:rPr>
          <w:rFonts w:eastAsia="Segoe UI" w:cs="Segoe UI"/>
          <w:color w:val="000000"/>
          <w:szCs w:val="18"/>
        </w:rPr>
        <w:t xml:space="preserve"> table contains all shared parameters required to be added into the BIM model per LOD.</w:t>
      </w:r>
    </w:p>
    <w:p w:rsidRPr="00717CAF" w:rsidR="47819D63" w:rsidP="00717CAF" w:rsidRDefault="47819D63" w14:paraId="23D1F362" w14:textId="6CB09DAF">
      <w:pPr>
        <w:rPr>
          <w:rFonts w:eastAsia="Segoe UI" w:cs="Segoe UI"/>
          <w:color w:val="000000"/>
          <w:szCs w:val="18"/>
        </w:rPr>
      </w:pPr>
    </w:p>
    <w:p w:rsidRPr="00717CAF" w:rsidR="47819D63" w:rsidP="00497581" w:rsidRDefault="47819D63" w14:paraId="0908DD62" w14:textId="3C228AF5">
      <w:pPr>
        <w:pStyle w:val="Ttulo1"/>
        <w:numPr>
          <w:ilvl w:val="0"/>
          <w:numId w:val="0"/>
        </w:numPr>
        <w:ind w:left="576"/>
        <w:rPr>
          <w:rFonts w:asciiTheme="minorHAnsi" w:hAnsiTheme="minorHAnsi"/>
        </w:rPr>
      </w:pPr>
      <w:bookmarkStart w:name="_Toc79671838" w:id="742"/>
      <w:r w:rsidRPr="00717CAF">
        <w:rPr>
          <w:rFonts w:asciiTheme="minorHAnsi" w:hAnsiTheme="minorHAnsi"/>
        </w:rPr>
        <w:lastRenderedPageBreak/>
        <w:t>APPENDIX H – BIM Models QA/QC</w:t>
      </w:r>
      <w:bookmarkEnd w:id="742"/>
      <w:r w:rsidRPr="00717CAF">
        <w:rPr>
          <w:rFonts w:asciiTheme="minorHAnsi" w:hAnsiTheme="minorHAnsi"/>
        </w:rPr>
        <w:t xml:space="preserve">  </w:t>
      </w:r>
    </w:p>
    <w:p w:rsidRPr="00717CAF" w:rsidR="47819D63" w:rsidP="47819D63" w:rsidRDefault="47819D63" w14:paraId="6870745A" w14:textId="0B8BBE62">
      <w:pPr>
        <w:rPr>
          <w:rFonts w:eastAsia="Segoe UI" w:cs="Segoe UI"/>
          <w:color w:val="000000"/>
          <w:szCs w:val="18"/>
        </w:rPr>
      </w:pPr>
      <w:r w:rsidRPr="00717CAF">
        <w:rPr>
          <w:rFonts w:eastAsia="Segoe UI" w:cs="Segoe UI"/>
          <w:color w:val="000000"/>
          <w:szCs w:val="18"/>
        </w:rPr>
        <w:t xml:space="preserve">The </w:t>
      </w:r>
      <w:r w:rsidRPr="00717CAF">
        <w:rPr>
          <w:rFonts w:eastAsia="Segoe UI" w:cs="Segoe UI"/>
          <w:color w:val="AE9142" w:themeColor="accent2"/>
          <w:szCs w:val="18"/>
        </w:rPr>
        <w:t>BIM Models QA/QC</w:t>
      </w:r>
      <w:r w:rsidRPr="00717CAF">
        <w:rPr>
          <w:rFonts w:eastAsia="Segoe UI" w:cs="Segoe UI"/>
          <w:color w:val="000000"/>
          <w:szCs w:val="18"/>
        </w:rPr>
        <w:t xml:space="preserve"> contains all the topics that needs to be checked to be consistent and comply with the BIM Standards used in the Project.</w:t>
      </w:r>
    </w:p>
    <w:p w:rsidRPr="00717CAF" w:rsidR="47819D63" w:rsidP="00717CAF" w:rsidRDefault="47819D63" w14:paraId="46625515" w14:textId="1D32FA96">
      <w:pPr>
        <w:rPr>
          <w:rFonts w:eastAsia="Segoe UI" w:cs="Segoe UI"/>
          <w:color w:val="000000"/>
          <w:szCs w:val="18"/>
        </w:rPr>
      </w:pPr>
    </w:p>
    <w:p w:rsidRPr="00717CAF" w:rsidR="47819D63" w:rsidP="00497581" w:rsidRDefault="47819D63" w14:paraId="72C8B1E3" w14:textId="2405FD78">
      <w:pPr>
        <w:pStyle w:val="Ttulo1"/>
        <w:numPr>
          <w:ilvl w:val="0"/>
          <w:numId w:val="0"/>
        </w:numPr>
        <w:ind w:left="576"/>
        <w:rPr>
          <w:rFonts w:asciiTheme="minorHAnsi" w:hAnsiTheme="minorHAnsi"/>
        </w:rPr>
      </w:pPr>
      <w:bookmarkStart w:name="_Toc79671839" w:id="743"/>
      <w:r w:rsidRPr="00717CAF">
        <w:rPr>
          <w:rFonts w:asciiTheme="minorHAnsi" w:hAnsiTheme="minorHAnsi"/>
        </w:rPr>
        <w:t>APPENDIX I – Models Multiple Shared Location</w:t>
      </w:r>
      <w:bookmarkEnd w:id="743"/>
    </w:p>
    <w:p w:rsidRPr="00717CAF" w:rsidR="47819D63" w:rsidP="47819D63" w:rsidRDefault="47819D63" w14:paraId="3A74FD27" w14:textId="3F441A67">
      <w:pPr>
        <w:rPr>
          <w:rFonts w:eastAsia="Segoe UI" w:cs="Segoe UI"/>
          <w:color w:val="000000"/>
          <w:szCs w:val="18"/>
        </w:rPr>
      </w:pPr>
      <w:r w:rsidRPr="00717CAF">
        <w:rPr>
          <w:rFonts w:eastAsia="Segoe UI" w:cs="Segoe UI"/>
          <w:color w:val="000000"/>
          <w:szCs w:val="18"/>
        </w:rPr>
        <w:t xml:space="preserve">The </w:t>
      </w:r>
      <w:r w:rsidRPr="00717CAF">
        <w:rPr>
          <w:rFonts w:eastAsia="Segoe UI" w:cs="Segoe UI"/>
          <w:color w:val="AE9142" w:themeColor="accent2"/>
          <w:szCs w:val="18"/>
        </w:rPr>
        <w:t>Models Multiple Shared Location</w:t>
      </w:r>
      <w:r w:rsidRPr="00717CAF">
        <w:rPr>
          <w:rFonts w:eastAsia="Segoe UI" w:cs="Segoe UI"/>
          <w:color w:val="000000"/>
          <w:szCs w:val="18"/>
        </w:rPr>
        <w:t xml:space="preserve"> contains all shared coordinates from all buildings.</w:t>
      </w:r>
    </w:p>
    <w:p w:rsidRPr="00717CAF" w:rsidR="47819D63" w:rsidP="00717CAF" w:rsidRDefault="47819D63" w14:paraId="062501E4" w14:textId="5E8A3D06">
      <w:pPr>
        <w:rPr>
          <w:rFonts w:eastAsia="Segoe UI" w:cs="Segoe UI"/>
          <w:color w:val="000000"/>
          <w:szCs w:val="18"/>
        </w:rPr>
      </w:pPr>
    </w:p>
    <w:p w:rsidRPr="00717CAF" w:rsidR="47819D63" w:rsidP="00497581" w:rsidRDefault="47819D63" w14:paraId="028F10E4" w14:textId="645C49E3">
      <w:pPr>
        <w:pStyle w:val="Ttulo1"/>
        <w:numPr>
          <w:ilvl w:val="0"/>
          <w:numId w:val="0"/>
        </w:numPr>
        <w:ind w:left="576"/>
        <w:rPr>
          <w:rFonts w:asciiTheme="minorHAnsi" w:hAnsiTheme="minorHAnsi"/>
        </w:rPr>
      </w:pPr>
      <w:bookmarkStart w:name="_Toc79671840" w:id="744"/>
      <w:r w:rsidRPr="00717CAF">
        <w:rPr>
          <w:rFonts w:asciiTheme="minorHAnsi" w:hAnsiTheme="minorHAnsi"/>
        </w:rPr>
        <w:t>APPENDIX J – Master Information Delivery Table</w:t>
      </w:r>
      <w:bookmarkEnd w:id="744"/>
    </w:p>
    <w:p w:rsidRPr="00717CAF" w:rsidR="47819D63" w:rsidP="47819D63" w:rsidRDefault="47819D63" w14:paraId="0F9B1B6F" w14:textId="2FC38524">
      <w:pPr>
        <w:rPr>
          <w:rFonts w:eastAsia="Segoe UI" w:cs="Segoe UI"/>
          <w:color w:val="000000"/>
          <w:szCs w:val="18"/>
        </w:rPr>
      </w:pPr>
      <w:r w:rsidRPr="00717CAF">
        <w:rPr>
          <w:rFonts w:eastAsia="Segoe UI" w:cs="Segoe UI"/>
          <w:color w:val="000000"/>
          <w:szCs w:val="18"/>
        </w:rPr>
        <w:t>The</w:t>
      </w:r>
      <w:r w:rsidRPr="00717CAF">
        <w:rPr>
          <w:rFonts w:eastAsia="Segoe UI" w:cs="Segoe UI"/>
          <w:color w:val="AE9142" w:themeColor="accent2"/>
          <w:szCs w:val="18"/>
        </w:rPr>
        <w:t xml:space="preserve"> Master Information Delivery Table (MIDP)</w:t>
      </w:r>
      <w:r w:rsidRPr="00717CAF">
        <w:rPr>
          <w:rFonts w:eastAsia="Segoe UI" w:cs="Segoe UI"/>
          <w:color w:val="000000"/>
          <w:szCs w:val="18"/>
        </w:rPr>
        <w:t xml:space="preserve"> contains all information to be delivered per project stage, per consultant. Essentially is a collection of the Task Information Delivery Plans (TIDP) which includes details of when project information is to be prepared: Models, Drawings, Reports, Specifications, …</w:t>
      </w:r>
    </w:p>
    <w:p w:rsidRPr="00717CAF" w:rsidR="47819D63" w:rsidP="47819D63" w:rsidRDefault="47819D63" w14:paraId="6648645A" w14:textId="18E3BB74">
      <w:pPr>
        <w:rPr>
          <w:rFonts w:eastAsia="Segoe UI" w:cs="Segoe UI"/>
          <w:color w:val="000000"/>
          <w:szCs w:val="18"/>
        </w:rPr>
      </w:pPr>
    </w:p>
    <w:p w:rsidRPr="00717CAF" w:rsidR="47819D63" w:rsidP="00497581" w:rsidRDefault="47819D63" w14:paraId="2065BE32" w14:textId="438B80AD">
      <w:pPr>
        <w:pStyle w:val="Ttulo1"/>
        <w:numPr>
          <w:ilvl w:val="0"/>
          <w:numId w:val="0"/>
        </w:numPr>
        <w:ind w:left="576"/>
        <w:rPr>
          <w:rFonts w:asciiTheme="minorHAnsi" w:hAnsiTheme="minorHAnsi"/>
        </w:rPr>
      </w:pPr>
      <w:bookmarkStart w:name="_Toc79671841" w:id="745"/>
      <w:r w:rsidRPr="00717CAF">
        <w:rPr>
          <w:rFonts w:asciiTheme="minorHAnsi" w:hAnsiTheme="minorHAnsi"/>
        </w:rPr>
        <w:t>APPENDIX K – BIM Uses Matrix</w:t>
      </w:r>
      <w:bookmarkEnd w:id="745"/>
    </w:p>
    <w:p w:rsidRPr="00717CAF" w:rsidR="47819D63" w:rsidP="47819D63" w:rsidRDefault="47819D63" w14:paraId="5505D3B3" w14:textId="0A285212">
      <w:pPr>
        <w:rPr>
          <w:rFonts w:eastAsia="Segoe UI" w:cs="Segoe UI"/>
          <w:color w:val="000000"/>
          <w:szCs w:val="18"/>
        </w:rPr>
      </w:pPr>
      <w:r w:rsidRPr="00717CAF">
        <w:rPr>
          <w:rFonts w:eastAsia="Segoe UI" w:cs="Segoe UI"/>
          <w:color w:val="000000"/>
          <w:szCs w:val="18"/>
        </w:rPr>
        <w:t>The BIM Uses Matrix informs which are the BIM uses and how all consultants will drive the process to achieve it.</w:t>
      </w:r>
    </w:p>
    <w:p w:rsidRPr="00717CAF" w:rsidR="47819D63" w:rsidP="00717CAF" w:rsidRDefault="47819D63" w14:paraId="73C1EA5C" w14:textId="3078D985">
      <w:pPr>
        <w:rPr>
          <w:rFonts w:eastAsia="Segoe UI" w:cs="Segoe UI"/>
          <w:color w:val="000000"/>
          <w:szCs w:val="18"/>
        </w:rPr>
      </w:pPr>
    </w:p>
    <w:p w:rsidRPr="00717CAF" w:rsidR="47819D63" w:rsidP="00497581" w:rsidRDefault="47819D63" w14:paraId="670D38AF" w14:textId="79596E57">
      <w:pPr>
        <w:pStyle w:val="Ttulo1"/>
        <w:numPr>
          <w:ilvl w:val="0"/>
          <w:numId w:val="0"/>
        </w:numPr>
        <w:ind w:left="576"/>
        <w:rPr>
          <w:rFonts w:asciiTheme="minorHAnsi" w:hAnsiTheme="minorHAnsi"/>
        </w:rPr>
      </w:pPr>
      <w:bookmarkStart w:name="_Toc79671842" w:id="746"/>
      <w:r w:rsidRPr="00717CAF">
        <w:rPr>
          <w:rFonts w:asciiTheme="minorHAnsi" w:hAnsiTheme="minorHAnsi"/>
        </w:rPr>
        <w:t>APPENDIX L – Specialist Discipline Integration</w:t>
      </w:r>
      <w:bookmarkEnd w:id="746"/>
    </w:p>
    <w:p w:rsidRPr="00717CAF" w:rsidR="47819D63" w:rsidP="47819D63" w:rsidRDefault="47819D63" w14:paraId="47C1E374" w14:textId="09C5C91D">
      <w:pPr>
        <w:rPr>
          <w:rFonts w:eastAsia="Segoe UI" w:cs="Segoe UI"/>
          <w:color w:val="000000"/>
          <w:szCs w:val="18"/>
        </w:rPr>
      </w:pPr>
      <w:r w:rsidRPr="00717CAF">
        <w:rPr>
          <w:rFonts w:eastAsia="Segoe UI" w:cs="Segoe UI"/>
          <w:color w:val="000000"/>
          <w:szCs w:val="18"/>
        </w:rPr>
        <w:t>The Specialist Discipline Integration informs the responsibility chain of all consultants to make sure that the information produced and needed is captured within the final BIM model deliverables, so that every consultant understands what information is provided, when it is provided and by whom.</w:t>
      </w:r>
    </w:p>
    <w:p w:rsidRPr="00717CAF" w:rsidR="47819D63" w:rsidP="00717CAF" w:rsidRDefault="47819D63" w14:paraId="07D380B3" w14:textId="0B6D8C7C">
      <w:pPr>
        <w:rPr>
          <w:rFonts w:eastAsia="Segoe UI" w:cs="Segoe UI"/>
          <w:color w:val="000000"/>
          <w:szCs w:val="18"/>
        </w:rPr>
      </w:pPr>
    </w:p>
    <w:p w:rsidRPr="00717CAF" w:rsidR="47819D63" w:rsidP="00497581" w:rsidRDefault="47819D63" w14:paraId="07B66D1E" w14:textId="76EB0281">
      <w:pPr>
        <w:pStyle w:val="Ttulo1"/>
        <w:numPr>
          <w:ilvl w:val="0"/>
          <w:numId w:val="0"/>
        </w:numPr>
        <w:ind w:left="576"/>
        <w:rPr>
          <w:rFonts w:asciiTheme="minorHAnsi" w:hAnsiTheme="minorHAnsi"/>
        </w:rPr>
      </w:pPr>
      <w:bookmarkStart w:name="_Toc79671843" w:id="747"/>
      <w:r w:rsidRPr="00717CAF">
        <w:rPr>
          <w:rFonts w:asciiTheme="minorHAnsi" w:hAnsiTheme="minorHAnsi"/>
        </w:rPr>
        <w:t>APPENDIX M – BIM Timeline</w:t>
      </w:r>
      <w:bookmarkEnd w:id="747"/>
    </w:p>
    <w:p w:rsidR="47819D63" w:rsidP="47819D63" w:rsidRDefault="47819D63" w14:paraId="39413072" w14:textId="258F0DD6">
      <w:pPr>
        <w:rPr>
          <w:rFonts w:eastAsia="Segoe UI" w:cs="Segoe UI"/>
          <w:color w:val="000000"/>
          <w:szCs w:val="18"/>
        </w:rPr>
      </w:pPr>
      <w:r w:rsidRPr="00717CAF">
        <w:rPr>
          <w:rFonts w:eastAsia="Segoe UI" w:cs="Segoe UI"/>
          <w:color w:val="000000"/>
          <w:szCs w:val="18"/>
        </w:rPr>
        <w:t>BIM Timeline informs when the BIM models should be shared, when models are expected to be used before a submission and when all consultants have the gates submissions.</w:t>
      </w:r>
    </w:p>
    <w:p w:rsidRPr="00F72DAF" w:rsidR="00F72DAF" w:rsidP="00F72DAF" w:rsidRDefault="00F72DAF" w14:paraId="7C129358" w14:textId="00280C82">
      <w:pPr>
        <w:rPr>
          <w:rFonts w:ascii="Playfair Display" w:hAnsi="Playfair Display" w:eastAsia="Playfair Display" w:cs="Playfair Display"/>
          <w:szCs w:val="18"/>
        </w:rPr>
      </w:pPr>
      <w:bookmarkStart w:name="_Hlk63698393" w:id="748"/>
      <w:bookmarkStart w:name="_Hlk63704378" w:id="749"/>
      <w:r w:rsidRPr="00F72DAF">
        <w:t>BIM Timeline should be monitored by the Executive Architect (ARCADIS) for the information sharing frequency, agreed formats, and the level of completeness per the MPDT.</w:t>
      </w:r>
      <w:bookmarkEnd w:id="748"/>
      <w:bookmarkEnd w:id="749"/>
    </w:p>
    <w:p w:rsidRPr="00717CAF" w:rsidR="47819D63" w:rsidP="00717CAF" w:rsidRDefault="47819D63" w14:paraId="71AA52D8" w14:textId="4C172118">
      <w:pPr>
        <w:rPr>
          <w:rFonts w:eastAsia="Segoe UI" w:cs="Segoe UI"/>
          <w:color w:val="000000"/>
          <w:szCs w:val="18"/>
        </w:rPr>
      </w:pPr>
    </w:p>
    <w:p w:rsidRPr="00717CAF" w:rsidR="00500F64" w:rsidP="00497581" w:rsidRDefault="5F10705B" w14:paraId="0E9C05BB" w14:textId="30CBF54B">
      <w:pPr>
        <w:pStyle w:val="Ttulo1"/>
        <w:numPr>
          <w:ilvl w:val="0"/>
          <w:numId w:val="0"/>
        </w:numPr>
        <w:ind w:left="576"/>
        <w:rPr>
          <w:rFonts w:asciiTheme="minorHAnsi" w:hAnsiTheme="minorHAnsi"/>
        </w:rPr>
      </w:pPr>
      <w:bookmarkStart w:name="_Toc79671844" w:id="750"/>
      <w:r w:rsidRPr="00717CAF">
        <w:rPr>
          <w:rFonts w:asciiTheme="minorHAnsi" w:hAnsiTheme="minorHAnsi"/>
        </w:rPr>
        <w:t>APPENDIX N – Consultants Interface</w:t>
      </w:r>
      <w:bookmarkEnd w:id="750"/>
    </w:p>
    <w:p w:rsidR="47819D63" w:rsidP="00F023B2" w:rsidRDefault="5F10705B" w14:paraId="5CB61D1E" w14:textId="6BE24FE2">
      <w:pPr>
        <w:ind w:left="0"/>
        <w:rPr>
          <w:rFonts w:eastAsia="Segoe UI" w:cs="Segoe UI"/>
          <w:color w:val="000000"/>
          <w:szCs w:val="18"/>
        </w:rPr>
      </w:pPr>
      <w:r w:rsidRPr="00717CAF">
        <w:rPr>
          <w:rFonts w:eastAsia="Segoe UI" w:cs="Segoe UI"/>
          <w:color w:val="000000"/>
          <w:szCs w:val="18"/>
        </w:rPr>
        <w:t>The Consultant Interface diagram illustrates the workflow and elements ownership between Architecture, Interior Design and Structural openings/doors.</w:t>
      </w:r>
    </w:p>
    <w:p w:rsidR="0053352F" w:rsidP="00F023B2" w:rsidRDefault="0053352F" w14:paraId="641F8025" w14:textId="2783ECC6">
      <w:pPr>
        <w:ind w:left="0"/>
        <w:rPr>
          <w:rFonts w:eastAsia="Segoe UI" w:cs="Segoe UI"/>
          <w:color w:val="000000"/>
          <w:szCs w:val="18"/>
        </w:rPr>
      </w:pPr>
    </w:p>
    <w:p w:rsidRPr="00717CAF" w:rsidR="0053352F" w:rsidP="0053352F" w:rsidRDefault="0053352F" w14:paraId="48E31779" w14:textId="160D7A13">
      <w:pPr>
        <w:pStyle w:val="Ttulo1"/>
        <w:numPr>
          <w:ilvl w:val="0"/>
          <w:numId w:val="0"/>
        </w:numPr>
        <w:ind w:left="576"/>
        <w:rPr>
          <w:rFonts w:asciiTheme="minorHAnsi" w:hAnsiTheme="minorHAnsi"/>
        </w:rPr>
      </w:pPr>
      <w:bookmarkStart w:name="_Toc79671845" w:id="751"/>
      <w:r w:rsidRPr="00717CAF">
        <w:rPr>
          <w:rFonts w:asciiTheme="minorHAnsi" w:hAnsiTheme="minorHAnsi"/>
        </w:rPr>
        <w:t xml:space="preserve">APPENDIX </w:t>
      </w:r>
      <w:r>
        <w:rPr>
          <w:rFonts w:asciiTheme="minorHAnsi" w:hAnsiTheme="minorHAnsi"/>
        </w:rPr>
        <w:t>O</w:t>
      </w:r>
      <w:r w:rsidRPr="00717CAF">
        <w:rPr>
          <w:rFonts w:asciiTheme="minorHAnsi" w:hAnsiTheme="minorHAnsi"/>
        </w:rPr>
        <w:t xml:space="preserve"> – </w:t>
      </w:r>
      <w:r>
        <w:rPr>
          <w:rFonts w:asciiTheme="minorHAnsi" w:hAnsiTheme="minorHAnsi"/>
        </w:rPr>
        <w:t>Drawing series Numbers</w:t>
      </w:r>
      <w:bookmarkEnd w:id="751"/>
    </w:p>
    <w:p w:rsidRPr="00F72DAF" w:rsidR="0053352F" w:rsidP="00F72DAF" w:rsidRDefault="0053352F" w14:paraId="56C7534C" w14:textId="77777777">
      <w:pPr>
        <w:ind w:left="0"/>
        <w:rPr>
          <w:rFonts w:eastAsia="Segoe UI" w:cs="Segoe UI"/>
          <w:color w:val="000000"/>
          <w:szCs w:val="18"/>
        </w:rPr>
      </w:pPr>
      <w:r w:rsidRPr="00F72DAF">
        <w:rPr>
          <w:rFonts w:eastAsia="Segoe UI" w:cs="Segoe UI"/>
          <w:color w:val="000000"/>
          <w:szCs w:val="18"/>
        </w:rPr>
        <w:t>The Drawing Series Numbers informs which Series Number should be used in the Drawing Numbering Convention.</w:t>
      </w:r>
    </w:p>
    <w:p w:rsidR="0053352F" w:rsidP="00F023B2" w:rsidRDefault="0053352F" w14:paraId="0B1F3FE6" w14:textId="5240F144">
      <w:pPr>
        <w:ind w:left="0"/>
        <w:rPr>
          <w:rFonts w:eastAsia="Segoe UI" w:cs="Segoe UI"/>
          <w:color w:val="000000"/>
          <w:szCs w:val="18"/>
        </w:rPr>
      </w:pPr>
    </w:p>
    <w:p w:rsidRPr="00776805" w:rsidR="00D91294" w:rsidP="00D91294" w:rsidRDefault="00D91294" w14:paraId="375BF057" w14:textId="77777777">
      <w:pPr>
        <w:pStyle w:val="Ttulo1"/>
        <w:numPr>
          <w:ilvl w:val="0"/>
          <w:numId w:val="0"/>
        </w:numPr>
        <w:ind w:left="576"/>
      </w:pPr>
      <w:bookmarkStart w:name="_Toc79671846" w:id="752"/>
      <w:bookmarkStart w:name="_Hlk61996124" w:id="753"/>
      <w:r w:rsidRPr="00776805">
        <w:lastRenderedPageBreak/>
        <w:t xml:space="preserve">APPENDIX </w:t>
      </w:r>
      <w:r>
        <w:t>P</w:t>
      </w:r>
      <w:r w:rsidRPr="00776805">
        <w:t xml:space="preserve"> – </w:t>
      </w:r>
      <w:r>
        <w:t>BIM Guides</w:t>
      </w:r>
      <w:bookmarkEnd w:id="752"/>
    </w:p>
    <w:p w:rsidRPr="00776805" w:rsidR="00D91294" w:rsidP="00D91294" w:rsidRDefault="00D91294" w14:paraId="5D2006A1" w14:textId="77777777">
      <w:pPr>
        <w:rPr>
          <w:rFonts w:ascii="Playfair Display" w:hAnsi="Playfair Display" w:eastAsia="Playfair Display" w:cs="Playfair Display"/>
          <w:szCs w:val="18"/>
        </w:rPr>
      </w:pPr>
      <w:r>
        <w:rPr>
          <w:rFonts w:ascii="Playfair Display" w:hAnsi="Playfair Display" w:eastAsia="Playfair Display" w:cs="Playfair Display"/>
          <w:szCs w:val="18"/>
        </w:rPr>
        <w:t>All BIM Guides regarding workflows used during the project development</w:t>
      </w:r>
      <w:r w:rsidRPr="00776805">
        <w:rPr>
          <w:rFonts w:ascii="Playfair Display" w:hAnsi="Playfair Display" w:eastAsia="Playfair Display" w:cs="Playfair Display"/>
          <w:szCs w:val="18"/>
        </w:rPr>
        <w:t>.</w:t>
      </w:r>
    </w:p>
    <w:bookmarkEnd w:id="753"/>
    <w:p w:rsidRPr="00D91294" w:rsidR="00D91294" w:rsidP="00F023B2" w:rsidRDefault="00D91294" w14:paraId="2074AEA0" w14:textId="77777777">
      <w:pPr>
        <w:ind w:left="0"/>
        <w:rPr>
          <w:rFonts w:eastAsia="Segoe UI" w:cs="Segoe UI"/>
          <w:color w:val="000000"/>
          <w:szCs w:val="18"/>
        </w:rPr>
      </w:pPr>
    </w:p>
    <w:sectPr w:rsidRPr="00D91294" w:rsidR="00D91294" w:rsidSect="00ED30E7">
      <w:pgSz w:w="11906" w:h="16838" w:orient="portrait" w:code="9"/>
      <w:pgMar w:top="1077" w:right="794" w:bottom="431" w:left="1077" w:header="1151" w:footer="28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H" w:author="Mohammad Hamad" w:date="2021-11-09T08:23:00Z" w:id="58">
    <w:p w:rsidR="008D0B91" w:rsidRDefault="008D0B91" w14:paraId="3E2A98DA" w14:textId="5E171324">
      <w:pPr>
        <w:pStyle w:val="Textocomentario"/>
      </w:pPr>
      <w:r>
        <w:rPr>
          <w:rStyle w:val="Refdecomentario"/>
        </w:rPr>
        <w:annotationRef/>
      </w:r>
      <w:r>
        <w:t>To be Filled</w:t>
      </w:r>
    </w:p>
  </w:comment>
  <w:comment w:initials="MH" w:author="Mohammad Hamad" w:date="2021-11-09T08:23:00Z" w:id="59">
    <w:p w:rsidR="008D0B91" w:rsidRDefault="008D0B91" w14:paraId="142D33F6" w14:textId="308666BD">
      <w:pPr>
        <w:pStyle w:val="Textocomentario"/>
      </w:pPr>
      <w:r>
        <w:rPr>
          <w:rStyle w:val="Refdecomentario"/>
        </w:rPr>
        <w:annotationRef/>
      </w:r>
      <w:r>
        <w:t>To be filled</w:t>
      </w:r>
    </w:p>
  </w:comment>
  <w:comment w:initials="MH" w:author="Mohammad Hamad" w:date="2021-08-30T10:45:00Z" w:id="293">
    <w:p w:rsidR="008D0B91" w:rsidRDefault="008D0B91" w14:paraId="6DDF3F66" w14:textId="457DDCE3">
      <w:pPr>
        <w:pStyle w:val="Textocomentario"/>
      </w:pPr>
      <w:r>
        <w:rPr>
          <w:rStyle w:val="Refdecomentario"/>
        </w:rPr>
        <w:annotationRef/>
      </w:r>
      <w:r>
        <w:t>To be filled by all consultants</w:t>
      </w:r>
    </w:p>
  </w:comment>
  <w:comment w:initials="MH" w:author="Mohammad Hamad" w:date="2021-08-30T10:46:00Z" w:id="297">
    <w:p w:rsidR="008D0B91" w:rsidP="0067165C" w:rsidRDefault="008D0B91" w14:paraId="745DCE4D" w14:textId="41001896">
      <w:pPr>
        <w:pStyle w:val="Textocomentario"/>
      </w:pPr>
      <w:r>
        <w:rPr>
          <w:rStyle w:val="Refdecomentario"/>
        </w:rPr>
        <w:annotationRef/>
      </w:r>
      <w:r>
        <w:t xml:space="preserve">To be confirmed and update by all consultants </w:t>
      </w:r>
    </w:p>
  </w:comment>
  <w:comment w:initials="MH" w:author="Mohammad Hamad" w:date="2021-08-30T10:47:00Z" w:id="298">
    <w:p w:rsidR="008D0B91" w:rsidRDefault="008D0B91" w14:paraId="1870CCD3" w14:textId="27D83DFA">
      <w:pPr>
        <w:pStyle w:val="Textocomentario"/>
      </w:pPr>
      <w:r>
        <w:rPr>
          <w:rStyle w:val="Refdecomentario"/>
        </w:rPr>
        <w:annotationRef/>
      </w:r>
      <w:r>
        <w:t>To be updated</w:t>
      </w: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2A98DA" w15:done="0"/>
  <w15:commentEx w15:paraId="142D33F6" w15:done="0"/>
  <w15:commentEx w15:paraId="6DDF3F66" w15:done="0"/>
  <w15:commentEx w15:paraId="745DCE4D" w15:done="0"/>
  <w15:commentEx w15:paraId="1870CC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A5042E2" w16cex:dateUtc="2021-11-09T07:23:00Z"/>
  <w16cex:commentExtensible w16cex:durableId="6E3B4B7C" w16cex:dateUtc="2021-11-09T07:23:00Z"/>
  <w16cex:commentExtensible w16cex:durableId="22BECA04" w16cex:dateUtc="2021-08-30T08:45:00Z"/>
  <w16cex:commentExtensible w16cex:durableId="55DA1011" w16cex:dateUtc="2021-08-30T08:46:00Z"/>
  <w16cex:commentExtensible w16cex:durableId="587BF517" w16cex:dateUtc="2021-08-30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2A98DA" w16cid:durableId="3A5042E2"/>
  <w16cid:commentId w16cid:paraId="142D33F6" w16cid:durableId="6E3B4B7C"/>
  <w16cid:commentId w16cid:paraId="6DDF3F66" w16cid:durableId="22BECA04"/>
  <w16cid:commentId w16cid:paraId="745DCE4D" w16cid:durableId="55DA1011"/>
  <w16cid:commentId w16cid:paraId="1870CCD3" w16cid:durableId="587BF5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13466" w:rsidP="00774989" w:rsidRDefault="00A13466" w14:paraId="6E7722AB" w14:textId="77777777">
      <w:pPr>
        <w:spacing w:after="0"/>
      </w:pPr>
      <w:r>
        <w:separator/>
      </w:r>
    </w:p>
  </w:endnote>
  <w:endnote w:type="continuationSeparator" w:id="0">
    <w:p w:rsidR="00A13466" w:rsidP="00774989" w:rsidRDefault="00A13466" w14:paraId="3F462DC4" w14:textId="77777777">
      <w:pPr>
        <w:spacing w:after="0"/>
      </w:pPr>
      <w:r>
        <w:continuationSeparator/>
      </w:r>
    </w:p>
  </w:endnote>
  <w:endnote w:type="continuationNotice" w:id="1">
    <w:p w:rsidR="00A13466" w:rsidRDefault="00A13466" w14:paraId="4C33986E"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layfair Display">
    <w:altName w:val="Playfair Display"/>
    <w:charset w:val="00"/>
    <w:family w:val="auto"/>
    <w:pitch w:val="variable"/>
    <w:sig w:usb0="20000207" w:usb1="00000000"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Verdana"/>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Dutch801 Rm BT">
    <w:charset w:val="00"/>
    <w:family w:val="roman"/>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Condensed">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AkzidenzGroteskStd-Light">
    <w:altName w:val="Franklin Gothic Medium Cond"/>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Akzidenz-Grotesk Std Bold">
    <w:altName w:val="Calibri"/>
    <w:panose1 w:val="00000000000000000000"/>
    <w:charset w:val="00"/>
    <w:family w:val="modern"/>
    <w:notTrueType/>
    <w:pitch w:val="variable"/>
    <w:sig w:usb0="8000002F" w:usb1="5000204A" w:usb2="00000000" w:usb3="00000000" w:csb0="00000001" w:csb1="00000000"/>
  </w:font>
  <w:font w:name="Akzidenz-Grotesk Std Light">
    <w:altName w:val="Franklin Gothic Medium Cond"/>
    <w:panose1 w:val="00000000000000000000"/>
    <w:charset w:val="00"/>
    <w:family w:val="modern"/>
    <w:notTrueType/>
    <w:pitch w:val="variable"/>
    <w:sig w:usb0="8000002F" w:usb1="5000204A" w:usb2="00000000" w:usb3="00000000" w:csb0="00000001" w:csb1="00000000"/>
  </w:font>
  <w:font w:name="Calibri-Light">
    <w:altName w:val="Times New Roman"/>
    <w:charset w:val="00"/>
    <w:family w:val="auto"/>
    <w:pitch w:val="variable"/>
    <w:sig w:usb0="8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tbl>
    <w:tblPr>
      <w:tblW w:w="10165" w:type="dxa"/>
      <w:tblLook w:val="04A0" w:firstRow="1" w:lastRow="0" w:firstColumn="1" w:lastColumn="0" w:noHBand="0" w:noVBand="1"/>
    </w:tblPr>
    <w:tblGrid>
      <w:gridCol w:w="7560"/>
      <w:gridCol w:w="2605"/>
    </w:tblGrid>
    <w:tr w:rsidRPr="00265316" w:rsidR="008D0B91" w:rsidTr="00BC7B46" w14:paraId="5A7D13FD" w14:textId="77777777">
      <w:tc>
        <w:tcPr>
          <w:tcW w:w="7560" w:type="dxa"/>
        </w:tcPr>
        <w:p w:rsidRPr="00265316" w:rsidR="008D0B91" w:rsidP="00BC7B46" w:rsidRDefault="008D0B91" w14:paraId="2CC3D075" w14:textId="77777777">
          <w:pPr>
            <w:pStyle w:val="Piedepgina"/>
            <w:rPr>
              <w:b/>
              <w:bCs/>
              <w:color w:val="AE9142"/>
              <w:sz w:val="4"/>
              <w:szCs w:val="6"/>
            </w:rPr>
          </w:pPr>
          <w:r>
            <w:rPr>
              <w:b/>
              <w:bCs/>
              <w:noProof/>
              <w:color w:val="AE9142"/>
              <w:sz w:val="4"/>
              <w:szCs w:val="6"/>
            </w:rPr>
            <mc:AlternateContent>
              <mc:Choice Requires="wps">
                <w:drawing>
                  <wp:anchor distT="0" distB="0" distL="114300" distR="114300" simplePos="0" relativeHeight="251658242" behindDoc="0" locked="0" layoutInCell="1" allowOverlap="1" wp14:anchorId="7D042558" wp14:editId="23199B2E">
                    <wp:simplePos x="0" y="0"/>
                    <wp:positionH relativeFrom="column">
                      <wp:posOffset>4744</wp:posOffset>
                    </wp:positionH>
                    <wp:positionV relativeFrom="paragraph">
                      <wp:posOffset>6350</wp:posOffset>
                    </wp:positionV>
                    <wp:extent cx="6349041"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49041"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C40406E">
                  <v:line id="Straight Connector 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ae9142 [3204]" strokeweight=".25pt" from=".35pt,.5pt" to="500.25pt,.5pt" w14:anchorId="396FFE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">
                    <v:stroke joinstyle="miter"/>
                  </v:line>
                </w:pict>
              </mc:Fallback>
            </mc:AlternateContent>
          </w:r>
        </w:p>
      </w:tc>
      <w:tc>
        <w:tcPr>
          <w:tcW w:w="2605" w:type="dxa"/>
        </w:tcPr>
        <w:p w:rsidRPr="00265316" w:rsidR="008D0B91" w:rsidP="00BC7B46" w:rsidRDefault="008D0B91" w14:paraId="6F20DAF6" w14:textId="77777777">
          <w:pPr>
            <w:pStyle w:val="Piedepgina"/>
            <w:jc w:val="right"/>
            <w:rPr>
              <w:color w:val="AE9142"/>
              <w:sz w:val="4"/>
              <w:szCs w:val="6"/>
            </w:rPr>
          </w:pPr>
        </w:p>
      </w:tc>
    </w:tr>
    <w:tr w:rsidRPr="00BC7B46" w:rsidR="008D0B91" w:rsidTr="00BC7B46" w14:paraId="1B41E933" w14:textId="77777777">
      <w:tc>
        <w:tcPr>
          <w:tcW w:w="7560" w:type="dxa"/>
        </w:tcPr>
        <w:p w:rsidRPr="00BC7B46" w:rsidR="008D0B91" w:rsidP="00BC7B46" w:rsidRDefault="00A13466" w14:paraId="0B74BE3C" w14:textId="1EFD292B">
          <w:pPr>
            <w:pStyle w:val="Piedepgina"/>
            <w:tabs>
              <w:tab w:val="clear" w:pos="4680"/>
              <w:tab w:val="clear" w:pos="9360"/>
              <w:tab w:val="left" w:pos="1331"/>
            </w:tabs>
            <w:ind w:left="0"/>
            <w:jc w:val="left"/>
            <w:rPr>
              <w:bCs/>
              <w:color w:val="AE9142"/>
              <w:sz w:val="14"/>
            </w:rPr>
          </w:pPr>
          <w:sdt>
            <w:sdtPr>
              <w:rPr>
                <w:bCs/>
                <w:color w:val="AE9142"/>
                <w:sz w:val="14"/>
              </w:rPr>
              <w:alias w:val="Title"/>
              <w:tag w:val=""/>
              <w:id w:val="-193856556"/>
              <w:dataBinding w:prefixMappings="xmlns:ns0='http://purl.org/dc/elements/1.1/' xmlns:ns1='http://schemas.openxmlformats.org/package/2006/metadata/core-properties' " w:xpath="/ns1:coreProperties[1]/ns0:title[1]" w:storeItemID="{6C3C8BC8-F283-45AE-878A-BAB7291924A1}"/>
              <w:text/>
            </w:sdtPr>
            <w:sdtEndPr/>
            <w:sdtContent>
              <w:r w:rsidR="008D0B91">
                <w:rPr>
                  <w:bCs/>
                  <w:color w:val="AE9142"/>
                  <w:sz w:val="14"/>
                </w:rPr>
                <w:t>BIM EXECUTION PLAN</w:t>
              </w:r>
            </w:sdtContent>
          </w:sdt>
          <w:r w:rsidR="008D0B91">
            <w:rPr>
              <w:bCs/>
              <w:color w:val="AE9142"/>
              <w:sz w:val="14"/>
            </w:rPr>
            <w:tab/>
          </w:r>
          <w:sdt>
            <w:sdtPr>
              <w:rPr>
                <w:bCs/>
                <w:color w:val="AE9142"/>
                <w:sz w:val="14"/>
              </w:rPr>
              <w:alias w:val="Keywords"/>
              <w:tag w:val=""/>
              <w:id w:val="1936550237"/>
              <w:dataBinding w:prefixMappings="xmlns:ns0='http://purl.org/dc/elements/1.1/' xmlns:ns1='http://schemas.openxmlformats.org/package/2006/metadata/core-properties' " w:xpath="/ns1:coreProperties[1]/ns1:keywords[1]" w:storeItemID="{6C3C8BC8-F283-45AE-878A-BAB7291924A1}"/>
              <w:text/>
            </w:sdtPr>
            <w:sdtEndPr/>
            <w:sdtContent>
              <w:r w:rsidR="008D0B91">
                <w:rPr>
                  <w:bCs/>
                  <w:color w:val="AE9142"/>
                  <w:sz w:val="14"/>
                </w:rPr>
                <w:t>R08-HE2-KAA-PLN-AR-0001</w:t>
              </w:r>
            </w:sdtContent>
          </w:sdt>
        </w:p>
      </w:tc>
      <w:tc>
        <w:tcPr>
          <w:tcW w:w="2605" w:type="dxa"/>
        </w:tcPr>
        <w:p w:rsidRPr="00BC7B46" w:rsidR="008D0B91" w:rsidP="00BC7B46" w:rsidRDefault="008D0B91" w14:paraId="18B2B7CD" w14:textId="77777777">
          <w:pPr>
            <w:pStyle w:val="Piedepgina"/>
            <w:jc w:val="right"/>
            <w:rPr>
              <w:bCs/>
              <w:color w:val="AE9142"/>
            </w:rPr>
          </w:pPr>
        </w:p>
      </w:tc>
    </w:tr>
    <w:tr w:rsidRPr="00265316" w:rsidR="008D0B91" w:rsidTr="00BC7B46" w14:paraId="7C1EFC6D" w14:textId="77777777">
      <w:tc>
        <w:tcPr>
          <w:tcW w:w="7560" w:type="dxa"/>
        </w:tcPr>
        <w:p w:rsidRPr="00265316" w:rsidR="008D0B91" w:rsidP="00BC7B46" w:rsidRDefault="00A13466" w14:paraId="4A9C0612" w14:textId="77396B34">
          <w:pPr>
            <w:pStyle w:val="Piedepgina"/>
            <w:ind w:left="0"/>
            <w:rPr>
              <w:color w:val="AE9142"/>
              <w:sz w:val="14"/>
            </w:rPr>
          </w:pPr>
          <w:sdt>
            <w:sdtPr>
              <w:rPr>
                <w:color w:val="AE9142"/>
                <w:sz w:val="14"/>
              </w:rPr>
              <w:id w:val="1547574124"/>
              <w:text/>
            </w:sdtPr>
            <w:sdtEndPr/>
            <w:sdtContent>
              <w:r w:rsidRPr="00ED30E7" w:rsidR="008D0B91">
                <w:rPr>
                  <w:rFonts w:hint="eastAsia"/>
                  <w:color w:val="AE9142"/>
                  <w:sz w:val="14"/>
                </w:rPr>
                <w:t>Revision (</w:t>
              </w:r>
              <w:r w:rsidR="008D0B91">
                <w:rPr>
                  <w:color w:val="AE9142"/>
                  <w:sz w:val="14"/>
                </w:rPr>
                <w:t>1</w:t>
              </w:r>
              <w:r w:rsidRPr="00ED30E7" w:rsidR="008D0B91">
                <w:rPr>
                  <w:rFonts w:hint="eastAsia"/>
                  <w:color w:val="AE9142"/>
                  <w:sz w:val="14"/>
                </w:rPr>
                <w:t>0)</w:t>
              </w:r>
            </w:sdtContent>
          </w:sdt>
          <w:r w:rsidRPr="00CD43F8" w:rsidR="008D0B91">
            <w:rPr>
              <w:rFonts w:hint="eastAsia"/>
              <w:color w:val="AE9142"/>
              <w:sz w:val="14"/>
              <w:szCs w:val="14"/>
            </w:rPr>
            <w:t xml:space="preserve">, </w:t>
          </w:r>
          <w:sdt>
            <w:sdtPr>
              <w:rPr>
                <w:color w:val="AE9142"/>
                <w:sz w:val="14"/>
                <w:szCs w:val="14"/>
              </w:rPr>
              <w:id w:val="1375580705"/>
              <w:text/>
            </w:sdtPr>
            <w:sdtEndPr/>
            <w:sdtContent>
              <w:r w:rsidRPr="0028170A" w:rsidR="008D0B91">
                <w:rPr>
                  <w:rFonts w:hint="eastAsia"/>
                  <w:color w:val="AE9142"/>
                  <w:sz w:val="14"/>
                  <w:szCs w:val="14"/>
                </w:rPr>
                <w:t>Rev. Date (</w:t>
              </w:r>
              <w:r w:rsidR="008D0B91">
                <w:rPr>
                  <w:color w:val="AE9142"/>
                  <w:sz w:val="14"/>
                  <w:szCs w:val="14"/>
                </w:rPr>
                <w:t>1</w:t>
              </w:r>
              <w:r w:rsidRPr="0028170A" w:rsidR="008D0B91">
                <w:rPr>
                  <w:color w:val="AE9142"/>
                  <w:sz w:val="14"/>
                  <w:szCs w:val="14"/>
                </w:rPr>
                <w:t>2</w:t>
              </w:r>
              <w:r w:rsidRPr="0028170A" w:rsidR="008D0B91">
                <w:rPr>
                  <w:rFonts w:hint="eastAsia"/>
                  <w:color w:val="AE9142"/>
                  <w:sz w:val="14"/>
                  <w:szCs w:val="14"/>
                </w:rPr>
                <w:t>-</w:t>
              </w:r>
              <w:r w:rsidRPr="0028170A" w:rsidR="008D0B91">
                <w:rPr>
                  <w:color w:val="AE9142"/>
                  <w:sz w:val="14"/>
                  <w:szCs w:val="14"/>
                </w:rPr>
                <w:t>0</w:t>
              </w:r>
              <w:r w:rsidR="008D0B91">
                <w:rPr>
                  <w:color w:val="AE9142"/>
                  <w:sz w:val="14"/>
                  <w:szCs w:val="14"/>
                </w:rPr>
                <w:t>8</w:t>
              </w:r>
              <w:r w:rsidRPr="0028170A" w:rsidR="008D0B91">
                <w:rPr>
                  <w:rFonts w:hint="eastAsia"/>
                  <w:color w:val="AE9142"/>
                  <w:sz w:val="14"/>
                  <w:szCs w:val="14"/>
                </w:rPr>
                <w:t>-202</w:t>
              </w:r>
              <w:r w:rsidRPr="0028170A" w:rsidR="008D0B91">
                <w:rPr>
                  <w:color w:val="AE9142"/>
                  <w:sz w:val="14"/>
                  <w:szCs w:val="14"/>
                </w:rPr>
                <w:t>1</w:t>
              </w:r>
              <w:r w:rsidRPr="0028170A" w:rsidR="008D0B91">
                <w:rPr>
                  <w:rFonts w:hint="eastAsia"/>
                  <w:color w:val="AE9142"/>
                  <w:sz w:val="14"/>
                  <w:szCs w:val="14"/>
                </w:rPr>
                <w:t>)</w:t>
              </w:r>
            </w:sdtContent>
          </w:sdt>
        </w:p>
      </w:tc>
      <w:tc>
        <w:tcPr>
          <w:tcW w:w="2605" w:type="dxa"/>
        </w:tcPr>
        <w:p w:rsidRPr="00265316" w:rsidR="008D0B91" w:rsidP="00BC7B46" w:rsidRDefault="008D0B91" w14:paraId="5EA1B163" w14:textId="5C32893B">
          <w:pPr>
            <w:pStyle w:val="Piedepgina"/>
            <w:jc w:val="right"/>
            <w:rPr>
              <w:color w:val="AE9142"/>
            </w:rPr>
          </w:pPr>
          <w:r w:rsidRPr="00265316">
            <w:rPr>
              <w:color w:val="AE9142"/>
              <w:sz w:val="14"/>
            </w:rPr>
            <w:t xml:space="preserve">Page </w:t>
          </w:r>
          <w:r w:rsidRPr="00265316">
            <w:rPr>
              <w:color w:val="AE9142"/>
              <w:sz w:val="14"/>
            </w:rPr>
            <w:fldChar w:fldCharType="begin"/>
          </w:r>
          <w:r w:rsidRPr="00265316">
            <w:rPr>
              <w:color w:val="AE9142"/>
              <w:sz w:val="14"/>
            </w:rPr>
            <w:instrText xml:space="preserve"> PAGE  \* Arabic  \* MERGEFORMAT </w:instrText>
          </w:r>
          <w:r w:rsidRPr="00265316">
            <w:rPr>
              <w:color w:val="AE9142"/>
              <w:sz w:val="14"/>
            </w:rPr>
            <w:fldChar w:fldCharType="separate"/>
          </w:r>
          <w:r w:rsidR="00957D1B">
            <w:rPr>
              <w:noProof/>
              <w:color w:val="AE9142"/>
              <w:sz w:val="14"/>
            </w:rPr>
            <w:t>66</w:t>
          </w:r>
          <w:r w:rsidRPr="00265316">
            <w:rPr>
              <w:color w:val="AE9142"/>
              <w:sz w:val="14"/>
            </w:rPr>
            <w:fldChar w:fldCharType="end"/>
          </w:r>
          <w:r w:rsidRPr="00265316">
            <w:rPr>
              <w:color w:val="AE9142"/>
              <w:sz w:val="14"/>
            </w:rPr>
            <w:t xml:space="preserve"> of </w:t>
          </w:r>
          <w:r w:rsidRPr="00265316">
            <w:rPr>
              <w:color w:val="AE9142"/>
              <w:sz w:val="14"/>
            </w:rPr>
            <w:fldChar w:fldCharType="begin"/>
          </w:r>
          <w:r w:rsidRPr="00265316">
            <w:rPr>
              <w:color w:val="AE9142"/>
              <w:sz w:val="14"/>
            </w:rPr>
            <w:instrText xml:space="preserve"> NUMPAGES  \* Arabic  \* MERGEFORMAT </w:instrText>
          </w:r>
          <w:r w:rsidRPr="00265316">
            <w:rPr>
              <w:color w:val="AE9142"/>
              <w:sz w:val="14"/>
            </w:rPr>
            <w:fldChar w:fldCharType="separate"/>
          </w:r>
          <w:r w:rsidR="00957D1B">
            <w:rPr>
              <w:noProof/>
              <w:color w:val="AE9142"/>
              <w:sz w:val="14"/>
            </w:rPr>
            <w:t>70</w:t>
          </w:r>
          <w:r w:rsidRPr="00265316">
            <w:rPr>
              <w:color w:val="AE9142"/>
              <w:sz w:val="14"/>
            </w:rPr>
            <w:fldChar w:fldCharType="end"/>
          </w:r>
        </w:p>
      </w:tc>
    </w:tr>
  </w:tbl>
  <w:p w:rsidR="008D0B91" w:rsidRDefault="008D0B91" w14:paraId="4BC6DD27"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13466" w:rsidP="00774989" w:rsidRDefault="00A13466" w14:paraId="71F5DE47" w14:textId="77777777">
      <w:pPr>
        <w:spacing w:after="0"/>
      </w:pPr>
      <w:r>
        <w:separator/>
      </w:r>
    </w:p>
  </w:footnote>
  <w:footnote w:type="continuationSeparator" w:id="0">
    <w:p w:rsidR="00A13466" w:rsidP="00774989" w:rsidRDefault="00A13466" w14:paraId="165CA86B" w14:textId="77777777">
      <w:pPr>
        <w:spacing w:after="0"/>
      </w:pPr>
      <w:r>
        <w:continuationSeparator/>
      </w:r>
    </w:p>
  </w:footnote>
  <w:footnote w:type="continuationNotice" w:id="1">
    <w:p w:rsidR="00A13466" w:rsidRDefault="00A13466" w14:paraId="0828FFA4"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0" w:type="auto"/>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119"/>
    </w:tblGrid>
    <w:tr w:rsidRPr="00BC7B46" w:rsidR="008D0B91" w:rsidTr="00BC7B46" w14:paraId="307EC4AD" w14:textId="77777777">
      <w:trPr>
        <w:trHeight w:val="357"/>
      </w:trPr>
      <w:sdt>
        <w:sdtPr>
          <w:rPr>
            <w:color w:val="AE9142" w:themeColor="accent2"/>
            <w:sz w:val="24"/>
            <w:szCs w:val="24"/>
          </w:rPr>
          <w:alias w:val="Title"/>
          <w:tag w:val=""/>
          <w:id w:val="2104292229"/>
          <w:dataBinding w:prefixMappings="xmlns:ns0='http://purl.org/dc/elements/1.1/' xmlns:ns1='http://schemas.openxmlformats.org/package/2006/metadata/core-properties' " w:xpath="/ns1:coreProperties[1]/ns0:title[1]" w:storeItemID="{6C3C8BC8-F283-45AE-878A-BAB7291924A1}"/>
          <w:text/>
        </w:sdtPr>
        <w:sdtEndPr/>
        <w:sdtContent>
          <w:tc>
            <w:tcPr>
              <w:tcW w:w="10119" w:type="dxa"/>
            </w:tcPr>
            <w:p w:rsidRPr="00BC7B46" w:rsidR="008D0B91" w:rsidP="00774989" w:rsidRDefault="008D0B91" w14:paraId="21C57DFB" w14:textId="38116BA5">
              <w:pPr>
                <w:pStyle w:val="Encabezado"/>
                <w:ind w:left="0"/>
                <w:rPr>
                  <w:color w:val="AE9142" w:themeColor="accent2"/>
                  <w:sz w:val="24"/>
                  <w:szCs w:val="24"/>
                </w:rPr>
              </w:pPr>
              <w:r>
                <w:rPr>
                  <w:color w:val="AE9142" w:themeColor="accent2"/>
                  <w:sz w:val="24"/>
                  <w:szCs w:val="24"/>
                </w:rPr>
                <w:t>BIM EXECUTION PLAN</w:t>
              </w:r>
            </w:p>
          </w:tc>
        </w:sdtContent>
      </w:sdt>
    </w:tr>
    <w:tr w:rsidRPr="00385DC4" w:rsidR="008D0B91" w:rsidTr="00BC7B46" w14:paraId="1CEBE57F" w14:textId="77777777">
      <w:sdt>
        <w:sdtPr>
          <w:rPr>
            <w:i/>
            <w:iCs/>
            <w:color w:val="AD9142"/>
            <w:sz w:val="16"/>
            <w:szCs w:val="16"/>
            <w:lang w:val="pt-PT"/>
          </w:rPr>
          <w:alias w:val="Keywords"/>
          <w:tag w:val=""/>
          <w:id w:val="-1724063129"/>
          <w:dataBinding w:prefixMappings="xmlns:ns0='http://purl.org/dc/elements/1.1/' xmlns:ns1='http://schemas.openxmlformats.org/package/2006/metadata/core-properties' " w:xpath="/ns1:coreProperties[1]/ns1:keywords[1]" w:storeItemID="{6C3C8BC8-F283-45AE-878A-BAB7291924A1}"/>
          <w:text/>
        </w:sdtPr>
        <w:sdtEndPr/>
        <w:sdtContent>
          <w:tc>
            <w:tcPr>
              <w:tcW w:w="10119" w:type="dxa"/>
            </w:tcPr>
            <w:p w:rsidRPr="00BE7895" w:rsidR="008D0B91" w:rsidP="00633F92" w:rsidRDefault="008D0B91" w14:paraId="0A4BE70F" w14:textId="7C9CA3B4">
              <w:pPr>
                <w:pStyle w:val="Encabezado"/>
                <w:ind w:left="0"/>
                <w:rPr>
                  <w:color w:val="AE9142" w:themeColor="accent2"/>
                  <w:sz w:val="16"/>
                  <w:szCs w:val="16"/>
                  <w:lang w:val="pt-PT"/>
                </w:rPr>
              </w:pPr>
              <w:r w:rsidRPr="00BE7895">
                <w:rPr>
                  <w:i/>
                  <w:iCs/>
                  <w:color w:val="AD9142"/>
                  <w:sz w:val="16"/>
                  <w:szCs w:val="16"/>
                  <w:lang w:val="pt-PT"/>
                </w:rPr>
                <w:t>R08-HE2-</w:t>
              </w:r>
              <w:r>
                <w:rPr>
                  <w:i/>
                  <w:iCs/>
                  <w:color w:val="AD9142"/>
                  <w:sz w:val="16"/>
                  <w:szCs w:val="16"/>
                  <w:lang w:val="pt-PT"/>
                </w:rPr>
                <w:t>KAA</w:t>
              </w:r>
              <w:r w:rsidRPr="00BE7895">
                <w:rPr>
                  <w:i/>
                  <w:iCs/>
                  <w:color w:val="AD9142"/>
                  <w:sz w:val="16"/>
                  <w:szCs w:val="16"/>
                  <w:lang w:val="pt-PT"/>
                </w:rPr>
                <w:t>-</w:t>
              </w:r>
              <w:r>
                <w:rPr>
                  <w:i/>
                  <w:iCs/>
                  <w:color w:val="AD9142"/>
                  <w:sz w:val="16"/>
                  <w:szCs w:val="16"/>
                  <w:lang w:val="pt-PT"/>
                </w:rPr>
                <w:t>PLN</w:t>
              </w:r>
              <w:r w:rsidRPr="00BE7895">
                <w:rPr>
                  <w:i/>
                  <w:iCs/>
                  <w:color w:val="AD9142"/>
                  <w:sz w:val="16"/>
                  <w:szCs w:val="16"/>
                  <w:lang w:val="pt-PT"/>
                </w:rPr>
                <w:t>-AR-000</w:t>
              </w:r>
              <w:r>
                <w:rPr>
                  <w:i/>
                  <w:iCs/>
                  <w:color w:val="AD9142"/>
                  <w:sz w:val="16"/>
                  <w:szCs w:val="16"/>
                  <w:lang w:val="pt-PT"/>
                </w:rPr>
                <w:t>1</w:t>
              </w:r>
            </w:p>
          </w:tc>
        </w:sdtContent>
      </w:sdt>
    </w:tr>
  </w:tbl>
  <w:p w:rsidRPr="00BE7895" w:rsidR="008D0B91" w:rsidP="00774989" w:rsidRDefault="008D0B91" w14:paraId="20CFF1B6" w14:textId="77777777">
    <w:pPr>
      <w:pStyle w:val="Encabezado"/>
      <w:rPr>
        <w:szCs w:val="18"/>
        <w:lang w:val="pt-PT"/>
      </w:rPr>
    </w:pPr>
    <w:r>
      <w:rPr>
        <w:noProof/>
      </w:rPr>
      <mc:AlternateContent>
        <mc:Choice Requires="wps">
          <w:drawing>
            <wp:anchor distT="0" distB="0" distL="114300" distR="114300" simplePos="0" relativeHeight="251658241" behindDoc="0" locked="0" layoutInCell="1" allowOverlap="1" wp14:anchorId="0B39C9ED" wp14:editId="43044976">
              <wp:simplePos x="0" y="0"/>
              <wp:positionH relativeFrom="column">
                <wp:posOffset>23495</wp:posOffset>
              </wp:positionH>
              <wp:positionV relativeFrom="paragraph">
                <wp:posOffset>41275</wp:posOffset>
              </wp:positionV>
              <wp:extent cx="52120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212080" cy="0"/>
                      </a:xfrm>
                      <a:prstGeom prst="line">
                        <a:avLst/>
                      </a:prstGeom>
                      <a:ln>
                        <a:solidFill>
                          <a:srgbClr val="AE914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3D7C3AB2">
            <v:line id="Straight Connector 1"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ae9142" strokeweight=".5pt" from="1.85pt,3.25pt" to="412.25pt,3.25pt" w14:anchorId="52733A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">
              <v:stroke joinstyle="miter"/>
            </v:line>
          </w:pict>
        </mc:Fallback>
      </mc:AlternateContent>
    </w:r>
    <w:r>
      <w:rPr>
        <w:noProof/>
      </w:rPr>
      <w:drawing>
        <wp:anchor distT="0" distB="0" distL="114300" distR="114300" simplePos="0" relativeHeight="251658240" behindDoc="0" locked="0" layoutInCell="1" allowOverlap="1" wp14:anchorId="16830ED5" wp14:editId="3CDCC87D">
          <wp:simplePos x="0" y="0"/>
          <wp:positionH relativeFrom="column">
            <wp:posOffset>4962525</wp:posOffset>
          </wp:positionH>
          <wp:positionV relativeFrom="paragraph">
            <wp:posOffset>-560705</wp:posOffset>
          </wp:positionV>
          <wp:extent cx="1600200" cy="784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SDevCo - Final Identity - English + NoColor.jpg"/>
                  <pic:cNvPicPr/>
                </pic:nvPicPr>
                <pic:blipFill>
                  <a:blip r:embed="rId1">
                    <a:extLst>
                      <a:ext uri="{28A0092B-C50C-407E-A947-70E740481C1C}">
                        <a14:useLocalDpi xmlns:a14="http://schemas.microsoft.com/office/drawing/2010/main" val="0"/>
                      </a:ext>
                    </a:extLst>
                  </a:blip>
                  <a:stretch>
                    <a:fillRect/>
                  </a:stretch>
                </pic:blipFill>
                <pic:spPr>
                  <a:xfrm>
                    <a:off x="0" y="0"/>
                    <a:ext cx="1600200" cy="784225"/>
                  </a:xfrm>
                  <a:prstGeom prst="rect">
                    <a:avLst/>
                  </a:prstGeom>
                </pic:spPr>
              </pic:pic>
            </a:graphicData>
          </a:graphic>
          <wp14:sizeRelH relativeFrom="page">
            <wp14:pctWidth>0</wp14:pctWidth>
          </wp14:sizeRelH>
          <wp14:sizeRelV relativeFrom="page">
            <wp14:pctHeight>0</wp14:pctHeight>
          </wp14:sizeRelV>
        </wp:anchor>
      </w:drawing>
    </w:r>
  </w:p>
  <w:p w:rsidRPr="00BE7895" w:rsidR="008D0B91" w:rsidRDefault="008D0B91" w14:paraId="64788BE9" w14:textId="77777777">
    <w:pPr>
      <w:pStyle w:val="Encabezado"/>
      <w:rPr>
        <w:sz w:val="2"/>
        <w:szCs w:val="2"/>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95EAB"/>
    <w:multiLevelType w:val="hybridMultilevel"/>
    <w:tmpl w:val="176CDCB6"/>
    <w:lvl w:ilvl="0" w:tplc="8042E178">
      <w:numFmt w:val="bullet"/>
      <w:lvlText w:val="•"/>
      <w:lvlJc w:val="left"/>
      <w:pPr>
        <w:ind w:left="1296" w:hanging="360"/>
      </w:pPr>
      <w:rPr>
        <w:rFonts w:hint="default" w:ascii="Playfair Display" w:hAnsi="Playfair Display" w:eastAsiaTheme="minorEastAsia" w:cstheme="minorBidi"/>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1" w15:restartNumberingAfterBreak="0">
    <w:nsid w:val="072C4503"/>
    <w:multiLevelType w:val="hybridMultilevel"/>
    <w:tmpl w:val="5D62E6EE"/>
    <w:lvl w:ilvl="0" w:tplc="BBDA1442">
      <w:start w:val="1"/>
      <w:numFmt w:val="lowerLetter"/>
      <w:pStyle w:val="TRSDC-BulletLevel1"/>
      <w:lvlText w:val="%1)"/>
      <w:lvlJc w:val="left"/>
      <w:pPr>
        <w:ind w:left="936" w:hanging="360"/>
      </w:pPr>
      <w:rPr>
        <w:color w:val="AE9142" w:themeColor="accent2"/>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07946D73"/>
    <w:multiLevelType w:val="hybridMultilevel"/>
    <w:tmpl w:val="4546F2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87653D5"/>
    <w:multiLevelType w:val="hybridMultilevel"/>
    <w:tmpl w:val="D2300672"/>
    <w:lvl w:ilvl="0" w:tplc="0C30FB34">
      <w:start w:val="1"/>
      <w:numFmt w:val="bullet"/>
      <w:lvlText w:val="ᵒ"/>
      <w:lvlJc w:val="left"/>
      <w:pPr>
        <w:ind w:left="2160" w:hanging="360"/>
      </w:pPr>
      <w:rPr>
        <w:rFonts w:hint="default" w:ascii="Courier New" w:hAnsi="Courier New"/>
        <w:color w:val="AE9142" w:themeColor="accent2"/>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 w15:restartNumberingAfterBreak="0">
    <w:nsid w:val="12410243"/>
    <w:multiLevelType w:val="multilevel"/>
    <w:tmpl w:val="53962508"/>
    <w:lvl w:ilvl="0">
      <w:start w:val="1"/>
      <w:numFmt w:val="decimal"/>
      <w:pStyle w:val="BulletAlpha"/>
      <w:lvlText w:val="SECTION %1"/>
      <w:lvlJc w:val="left"/>
      <w:pPr>
        <w:ind w:left="432" w:hanging="432"/>
      </w:pPr>
      <w:rPr>
        <w:rFonts w:hint="default"/>
      </w:rPr>
    </w:lvl>
    <w:lvl w:ilvl="1">
      <w:start w:val="1"/>
      <w:numFmt w:val="decimal"/>
      <w:pStyle w:val="SECTIONH2"/>
      <w:lvlText w:val="%1.%2"/>
      <w:lvlJc w:val="left"/>
      <w:pPr>
        <w:ind w:left="576" w:hanging="576"/>
      </w:pPr>
      <w:rPr>
        <w:rFonts w:hint="default"/>
      </w:rPr>
    </w:lvl>
    <w:lvl w:ilvl="2">
      <w:start w:val="1"/>
      <w:numFmt w:val="decimal"/>
      <w:pStyle w:val="SECTIONH3"/>
      <w:lvlText w:val="%1.%2.%3"/>
      <w:lvlJc w:val="left"/>
      <w:pPr>
        <w:ind w:left="720" w:hanging="720"/>
      </w:pPr>
      <w:rPr>
        <w:rFonts w:hint="default"/>
        <w:b w:val="0"/>
        <w:bCs/>
      </w:rPr>
    </w:lvl>
    <w:lvl w:ilvl="3">
      <w:start w:val="1"/>
      <w:numFmt w:val="decimal"/>
      <w:pStyle w:val="SECTIONH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7CA502C"/>
    <w:multiLevelType w:val="hybridMultilevel"/>
    <w:tmpl w:val="37BCA804"/>
    <w:lvl w:ilvl="0" w:tplc="C5B08D7C">
      <w:start w:val="1"/>
      <w:numFmt w:val="bullet"/>
      <w:lvlText w:val=""/>
      <w:lvlJc w:val="left"/>
      <w:pPr>
        <w:ind w:left="720" w:hanging="360"/>
      </w:pPr>
      <w:rPr>
        <w:rFonts w:hint="default" w:ascii="Symbol" w:hAnsi="Symbol"/>
      </w:rPr>
    </w:lvl>
    <w:lvl w:ilvl="1" w:tplc="615ECF62">
      <w:start w:val="1"/>
      <w:numFmt w:val="bullet"/>
      <w:lvlText w:val="o"/>
      <w:lvlJc w:val="left"/>
      <w:pPr>
        <w:ind w:left="1440" w:hanging="360"/>
      </w:pPr>
      <w:rPr>
        <w:rFonts w:hint="default" w:ascii="Courier New" w:hAnsi="Courier New"/>
      </w:rPr>
    </w:lvl>
    <w:lvl w:ilvl="2" w:tplc="62468CA8">
      <w:start w:val="1"/>
      <w:numFmt w:val="bullet"/>
      <w:lvlText w:val=""/>
      <w:lvlJc w:val="left"/>
      <w:pPr>
        <w:ind w:left="2160" w:hanging="360"/>
      </w:pPr>
      <w:rPr>
        <w:rFonts w:hint="default" w:ascii="Wingdings" w:hAnsi="Wingdings"/>
      </w:rPr>
    </w:lvl>
    <w:lvl w:ilvl="3" w:tplc="7846A48A" w:tentative="1">
      <w:start w:val="1"/>
      <w:numFmt w:val="bullet"/>
      <w:lvlText w:val=""/>
      <w:lvlJc w:val="left"/>
      <w:pPr>
        <w:ind w:left="2880" w:hanging="360"/>
      </w:pPr>
      <w:rPr>
        <w:rFonts w:hint="default" w:ascii="Symbol" w:hAnsi="Symbol"/>
      </w:rPr>
    </w:lvl>
    <w:lvl w:ilvl="4" w:tplc="AC769E36" w:tentative="1">
      <w:start w:val="1"/>
      <w:numFmt w:val="bullet"/>
      <w:lvlText w:val="o"/>
      <w:lvlJc w:val="left"/>
      <w:pPr>
        <w:ind w:left="3600" w:hanging="360"/>
      </w:pPr>
      <w:rPr>
        <w:rFonts w:hint="default" w:ascii="Courier New" w:hAnsi="Courier New"/>
      </w:rPr>
    </w:lvl>
    <w:lvl w:ilvl="5" w:tplc="E9E82126" w:tentative="1">
      <w:start w:val="1"/>
      <w:numFmt w:val="bullet"/>
      <w:lvlText w:val=""/>
      <w:lvlJc w:val="left"/>
      <w:pPr>
        <w:ind w:left="4320" w:hanging="360"/>
      </w:pPr>
      <w:rPr>
        <w:rFonts w:hint="default" w:ascii="Wingdings" w:hAnsi="Wingdings"/>
      </w:rPr>
    </w:lvl>
    <w:lvl w:ilvl="6" w:tplc="19DA3100" w:tentative="1">
      <w:start w:val="1"/>
      <w:numFmt w:val="bullet"/>
      <w:lvlText w:val=""/>
      <w:lvlJc w:val="left"/>
      <w:pPr>
        <w:ind w:left="5040" w:hanging="360"/>
      </w:pPr>
      <w:rPr>
        <w:rFonts w:hint="default" w:ascii="Symbol" w:hAnsi="Symbol"/>
      </w:rPr>
    </w:lvl>
    <w:lvl w:ilvl="7" w:tplc="1422CA22" w:tentative="1">
      <w:start w:val="1"/>
      <w:numFmt w:val="bullet"/>
      <w:lvlText w:val="o"/>
      <w:lvlJc w:val="left"/>
      <w:pPr>
        <w:ind w:left="5760" w:hanging="360"/>
      </w:pPr>
      <w:rPr>
        <w:rFonts w:hint="default" w:ascii="Courier New" w:hAnsi="Courier New"/>
      </w:rPr>
    </w:lvl>
    <w:lvl w:ilvl="8" w:tplc="1EF6130A" w:tentative="1">
      <w:start w:val="1"/>
      <w:numFmt w:val="bullet"/>
      <w:lvlText w:val=""/>
      <w:lvlJc w:val="left"/>
      <w:pPr>
        <w:ind w:left="6480" w:hanging="360"/>
      </w:pPr>
      <w:rPr>
        <w:rFonts w:hint="default" w:ascii="Wingdings" w:hAnsi="Wingdings"/>
      </w:rPr>
    </w:lvl>
  </w:abstractNum>
  <w:abstractNum w:abstractNumId="6" w15:restartNumberingAfterBreak="0">
    <w:nsid w:val="26210A53"/>
    <w:multiLevelType w:val="hybridMultilevel"/>
    <w:tmpl w:val="70A4CB54"/>
    <w:lvl w:ilvl="0" w:tplc="5642B5CE">
      <w:start w:val="1"/>
      <w:numFmt w:val="bullet"/>
      <w:lvlText w:val="·"/>
      <w:lvlJc w:val="left"/>
      <w:pPr>
        <w:ind w:left="720" w:hanging="360"/>
      </w:pPr>
      <w:rPr>
        <w:rFonts w:hint="default" w:ascii="Symbol" w:hAnsi="Symbol"/>
      </w:rPr>
    </w:lvl>
    <w:lvl w:ilvl="1" w:tplc="117E9226">
      <w:start w:val="1"/>
      <w:numFmt w:val="bullet"/>
      <w:lvlText w:val="o"/>
      <w:lvlJc w:val="left"/>
      <w:pPr>
        <w:ind w:left="1440" w:hanging="360"/>
      </w:pPr>
      <w:rPr>
        <w:rFonts w:hint="default" w:ascii="Courier New" w:hAnsi="Courier New"/>
      </w:rPr>
    </w:lvl>
    <w:lvl w:ilvl="2" w:tplc="2A76621C">
      <w:start w:val="1"/>
      <w:numFmt w:val="bullet"/>
      <w:lvlText w:val=""/>
      <w:lvlJc w:val="left"/>
      <w:pPr>
        <w:ind w:left="2160" w:hanging="360"/>
      </w:pPr>
      <w:rPr>
        <w:rFonts w:hint="default" w:ascii="Wingdings" w:hAnsi="Wingdings"/>
      </w:rPr>
    </w:lvl>
    <w:lvl w:ilvl="3" w:tplc="363C047C">
      <w:start w:val="1"/>
      <w:numFmt w:val="bullet"/>
      <w:lvlText w:val=""/>
      <w:lvlJc w:val="left"/>
      <w:pPr>
        <w:ind w:left="2880" w:hanging="360"/>
      </w:pPr>
      <w:rPr>
        <w:rFonts w:hint="default" w:ascii="Symbol" w:hAnsi="Symbol"/>
      </w:rPr>
    </w:lvl>
    <w:lvl w:ilvl="4" w:tplc="65E44574">
      <w:start w:val="1"/>
      <w:numFmt w:val="bullet"/>
      <w:lvlText w:val="o"/>
      <w:lvlJc w:val="left"/>
      <w:pPr>
        <w:ind w:left="3600" w:hanging="360"/>
      </w:pPr>
      <w:rPr>
        <w:rFonts w:hint="default" w:ascii="Courier New" w:hAnsi="Courier New"/>
      </w:rPr>
    </w:lvl>
    <w:lvl w:ilvl="5" w:tplc="D8A6EA3E">
      <w:start w:val="1"/>
      <w:numFmt w:val="bullet"/>
      <w:lvlText w:val=""/>
      <w:lvlJc w:val="left"/>
      <w:pPr>
        <w:ind w:left="4320" w:hanging="360"/>
      </w:pPr>
      <w:rPr>
        <w:rFonts w:hint="default" w:ascii="Wingdings" w:hAnsi="Wingdings"/>
      </w:rPr>
    </w:lvl>
    <w:lvl w:ilvl="6" w:tplc="CC1018A4">
      <w:start w:val="1"/>
      <w:numFmt w:val="bullet"/>
      <w:lvlText w:val=""/>
      <w:lvlJc w:val="left"/>
      <w:pPr>
        <w:ind w:left="5040" w:hanging="360"/>
      </w:pPr>
      <w:rPr>
        <w:rFonts w:hint="default" w:ascii="Symbol" w:hAnsi="Symbol"/>
      </w:rPr>
    </w:lvl>
    <w:lvl w:ilvl="7" w:tplc="AE44EE42">
      <w:start w:val="1"/>
      <w:numFmt w:val="bullet"/>
      <w:lvlText w:val="o"/>
      <w:lvlJc w:val="left"/>
      <w:pPr>
        <w:ind w:left="5760" w:hanging="360"/>
      </w:pPr>
      <w:rPr>
        <w:rFonts w:hint="default" w:ascii="Courier New" w:hAnsi="Courier New"/>
      </w:rPr>
    </w:lvl>
    <w:lvl w:ilvl="8" w:tplc="E850D370">
      <w:start w:val="1"/>
      <w:numFmt w:val="bullet"/>
      <w:lvlText w:val=""/>
      <w:lvlJc w:val="left"/>
      <w:pPr>
        <w:ind w:left="6480" w:hanging="360"/>
      </w:pPr>
      <w:rPr>
        <w:rFonts w:hint="default" w:ascii="Wingdings" w:hAnsi="Wingdings"/>
      </w:rPr>
    </w:lvl>
  </w:abstractNum>
  <w:abstractNum w:abstractNumId="7" w15:restartNumberingAfterBreak="0">
    <w:nsid w:val="2EA822EE"/>
    <w:multiLevelType w:val="hybridMultilevel"/>
    <w:tmpl w:val="9E628772"/>
    <w:lvl w:ilvl="0" w:tplc="04090001">
      <w:start w:val="1"/>
      <w:numFmt w:val="bullet"/>
      <w:lvlText w:val=""/>
      <w:lvlJc w:val="left"/>
      <w:pPr>
        <w:ind w:left="1296" w:hanging="360"/>
      </w:pPr>
      <w:rPr>
        <w:rFonts w:hint="default" w:ascii="Symbol" w:hAnsi="Symbol"/>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8" w15:restartNumberingAfterBreak="0">
    <w:nsid w:val="2EB469DC"/>
    <w:multiLevelType w:val="hybridMultilevel"/>
    <w:tmpl w:val="71E01AB4"/>
    <w:lvl w:ilvl="0" w:tplc="08090001">
      <w:start w:val="1"/>
      <w:numFmt w:val="bullet"/>
      <w:lvlText w:val=""/>
      <w:lvlJc w:val="left"/>
      <w:pPr>
        <w:ind w:left="1296" w:hanging="360"/>
      </w:pPr>
      <w:rPr>
        <w:rFonts w:hint="default" w:ascii="Symbol" w:hAnsi="Symbol"/>
      </w:rPr>
    </w:lvl>
    <w:lvl w:ilvl="1" w:tplc="08090003">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9" w15:restartNumberingAfterBreak="0">
    <w:nsid w:val="31B23408"/>
    <w:multiLevelType w:val="hybridMultilevel"/>
    <w:tmpl w:val="A92EC2F2"/>
    <w:lvl w:ilvl="0" w:tplc="74C07552">
      <w:start w:val="1"/>
      <w:numFmt w:val="decimal"/>
      <w:lvlText w:val="%1."/>
      <w:lvlJc w:val="left"/>
      <w:pPr>
        <w:ind w:left="720" w:hanging="360"/>
      </w:pPr>
    </w:lvl>
    <w:lvl w:ilvl="1" w:tplc="399C77BE">
      <w:start w:val="1"/>
      <w:numFmt w:val="lowerLetter"/>
      <w:lvlText w:val="%2."/>
      <w:lvlJc w:val="left"/>
      <w:pPr>
        <w:ind w:left="1440" w:hanging="360"/>
      </w:pPr>
    </w:lvl>
    <w:lvl w:ilvl="2" w:tplc="1BD07AF4">
      <w:start w:val="1"/>
      <w:numFmt w:val="lowerRoman"/>
      <w:lvlText w:val="%3."/>
      <w:lvlJc w:val="right"/>
      <w:pPr>
        <w:ind w:left="2160" w:hanging="180"/>
      </w:pPr>
    </w:lvl>
    <w:lvl w:ilvl="3" w:tplc="6E00922A">
      <w:start w:val="1"/>
      <w:numFmt w:val="decimal"/>
      <w:lvlText w:val="%4."/>
      <w:lvlJc w:val="left"/>
      <w:pPr>
        <w:ind w:left="2880" w:hanging="360"/>
      </w:pPr>
    </w:lvl>
    <w:lvl w:ilvl="4" w:tplc="C73037F4">
      <w:start w:val="1"/>
      <w:numFmt w:val="lowerLetter"/>
      <w:lvlText w:val="%5."/>
      <w:lvlJc w:val="left"/>
      <w:pPr>
        <w:ind w:left="3600" w:hanging="360"/>
      </w:pPr>
    </w:lvl>
    <w:lvl w:ilvl="5" w:tplc="09D0E39C">
      <w:start w:val="1"/>
      <w:numFmt w:val="lowerRoman"/>
      <w:lvlText w:val="%6."/>
      <w:lvlJc w:val="right"/>
      <w:pPr>
        <w:ind w:left="4320" w:hanging="180"/>
      </w:pPr>
    </w:lvl>
    <w:lvl w:ilvl="6" w:tplc="8F0AD606">
      <w:start w:val="1"/>
      <w:numFmt w:val="decimal"/>
      <w:lvlText w:val="%7."/>
      <w:lvlJc w:val="left"/>
      <w:pPr>
        <w:ind w:left="5040" w:hanging="360"/>
      </w:pPr>
    </w:lvl>
    <w:lvl w:ilvl="7" w:tplc="62829478">
      <w:start w:val="1"/>
      <w:numFmt w:val="lowerLetter"/>
      <w:lvlText w:val="%8."/>
      <w:lvlJc w:val="left"/>
      <w:pPr>
        <w:ind w:left="5760" w:hanging="360"/>
      </w:pPr>
    </w:lvl>
    <w:lvl w:ilvl="8" w:tplc="6212C832">
      <w:start w:val="1"/>
      <w:numFmt w:val="lowerRoman"/>
      <w:lvlText w:val="%9."/>
      <w:lvlJc w:val="right"/>
      <w:pPr>
        <w:ind w:left="6480" w:hanging="180"/>
      </w:pPr>
    </w:lvl>
  </w:abstractNum>
  <w:abstractNum w:abstractNumId="10" w15:restartNumberingAfterBreak="0">
    <w:nsid w:val="34DF093B"/>
    <w:multiLevelType w:val="multilevel"/>
    <w:tmpl w:val="25488C68"/>
    <w:lvl w:ilvl="0">
      <w:start w:val="1"/>
      <w:numFmt w:val="decimal"/>
      <w:pStyle w:val="TRSDC-BulletRound"/>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96337E4"/>
    <w:multiLevelType w:val="hybridMultilevel"/>
    <w:tmpl w:val="B4DA83FC"/>
    <w:lvl w:ilvl="0" w:tplc="04090001">
      <w:start w:val="1"/>
      <w:numFmt w:val="bullet"/>
      <w:lvlText w:val=""/>
      <w:lvlJc w:val="left"/>
      <w:pPr>
        <w:ind w:left="2000" w:hanging="360"/>
      </w:pPr>
      <w:rPr>
        <w:rFonts w:hint="default" w:ascii="Symbol" w:hAnsi="Symbol"/>
      </w:rPr>
    </w:lvl>
    <w:lvl w:ilvl="1" w:tplc="04090003" w:tentative="1">
      <w:start w:val="1"/>
      <w:numFmt w:val="bullet"/>
      <w:lvlText w:val="o"/>
      <w:lvlJc w:val="left"/>
      <w:pPr>
        <w:ind w:left="2720" w:hanging="360"/>
      </w:pPr>
      <w:rPr>
        <w:rFonts w:hint="default" w:ascii="Courier New" w:hAnsi="Courier New" w:cs="Courier New"/>
      </w:rPr>
    </w:lvl>
    <w:lvl w:ilvl="2" w:tplc="04090005" w:tentative="1">
      <w:start w:val="1"/>
      <w:numFmt w:val="bullet"/>
      <w:lvlText w:val=""/>
      <w:lvlJc w:val="left"/>
      <w:pPr>
        <w:ind w:left="3440" w:hanging="360"/>
      </w:pPr>
      <w:rPr>
        <w:rFonts w:hint="default" w:ascii="Wingdings" w:hAnsi="Wingdings"/>
      </w:rPr>
    </w:lvl>
    <w:lvl w:ilvl="3" w:tplc="04090001" w:tentative="1">
      <w:start w:val="1"/>
      <w:numFmt w:val="bullet"/>
      <w:lvlText w:val=""/>
      <w:lvlJc w:val="left"/>
      <w:pPr>
        <w:ind w:left="4160" w:hanging="360"/>
      </w:pPr>
      <w:rPr>
        <w:rFonts w:hint="default" w:ascii="Symbol" w:hAnsi="Symbol"/>
      </w:rPr>
    </w:lvl>
    <w:lvl w:ilvl="4" w:tplc="04090003" w:tentative="1">
      <w:start w:val="1"/>
      <w:numFmt w:val="bullet"/>
      <w:lvlText w:val="o"/>
      <w:lvlJc w:val="left"/>
      <w:pPr>
        <w:ind w:left="4880" w:hanging="360"/>
      </w:pPr>
      <w:rPr>
        <w:rFonts w:hint="default" w:ascii="Courier New" w:hAnsi="Courier New" w:cs="Courier New"/>
      </w:rPr>
    </w:lvl>
    <w:lvl w:ilvl="5" w:tplc="04090005" w:tentative="1">
      <w:start w:val="1"/>
      <w:numFmt w:val="bullet"/>
      <w:lvlText w:val=""/>
      <w:lvlJc w:val="left"/>
      <w:pPr>
        <w:ind w:left="5600" w:hanging="360"/>
      </w:pPr>
      <w:rPr>
        <w:rFonts w:hint="default" w:ascii="Wingdings" w:hAnsi="Wingdings"/>
      </w:rPr>
    </w:lvl>
    <w:lvl w:ilvl="6" w:tplc="04090001" w:tentative="1">
      <w:start w:val="1"/>
      <w:numFmt w:val="bullet"/>
      <w:lvlText w:val=""/>
      <w:lvlJc w:val="left"/>
      <w:pPr>
        <w:ind w:left="6320" w:hanging="360"/>
      </w:pPr>
      <w:rPr>
        <w:rFonts w:hint="default" w:ascii="Symbol" w:hAnsi="Symbol"/>
      </w:rPr>
    </w:lvl>
    <w:lvl w:ilvl="7" w:tplc="04090003" w:tentative="1">
      <w:start w:val="1"/>
      <w:numFmt w:val="bullet"/>
      <w:lvlText w:val="o"/>
      <w:lvlJc w:val="left"/>
      <w:pPr>
        <w:ind w:left="7040" w:hanging="360"/>
      </w:pPr>
      <w:rPr>
        <w:rFonts w:hint="default" w:ascii="Courier New" w:hAnsi="Courier New" w:cs="Courier New"/>
      </w:rPr>
    </w:lvl>
    <w:lvl w:ilvl="8" w:tplc="04090005" w:tentative="1">
      <w:start w:val="1"/>
      <w:numFmt w:val="bullet"/>
      <w:lvlText w:val=""/>
      <w:lvlJc w:val="left"/>
      <w:pPr>
        <w:ind w:left="7760" w:hanging="360"/>
      </w:pPr>
      <w:rPr>
        <w:rFonts w:hint="default" w:ascii="Wingdings" w:hAnsi="Wingdings"/>
      </w:rPr>
    </w:lvl>
  </w:abstractNum>
  <w:abstractNum w:abstractNumId="12" w15:restartNumberingAfterBreak="0">
    <w:nsid w:val="3E44669A"/>
    <w:multiLevelType w:val="hybridMultilevel"/>
    <w:tmpl w:val="E654BD7A"/>
    <w:lvl w:ilvl="0" w:tplc="08090001">
      <w:start w:val="1"/>
      <w:numFmt w:val="bullet"/>
      <w:lvlText w:val=""/>
      <w:lvlJc w:val="left"/>
      <w:pPr>
        <w:ind w:left="1296" w:hanging="360"/>
      </w:pPr>
      <w:rPr>
        <w:rFonts w:hint="default" w:ascii="Symbol" w:hAnsi="Symbol"/>
      </w:rPr>
    </w:lvl>
    <w:lvl w:ilvl="1" w:tplc="08090003">
      <w:start w:val="1"/>
      <w:numFmt w:val="bullet"/>
      <w:lvlText w:val="o"/>
      <w:lvlJc w:val="left"/>
      <w:pPr>
        <w:ind w:left="2016" w:hanging="360"/>
      </w:pPr>
      <w:rPr>
        <w:rFonts w:hint="default" w:ascii="Courier New" w:hAnsi="Courier New" w:cs="Courier New"/>
      </w:rPr>
    </w:lvl>
    <w:lvl w:ilvl="2" w:tplc="08090005">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13" w15:restartNumberingAfterBreak="0">
    <w:nsid w:val="3EF87A42"/>
    <w:multiLevelType w:val="hybridMultilevel"/>
    <w:tmpl w:val="F8464D78"/>
    <w:lvl w:ilvl="0" w:tplc="04090001">
      <w:start w:val="1"/>
      <w:numFmt w:val="bullet"/>
      <w:lvlText w:val=""/>
      <w:lvlJc w:val="left"/>
      <w:pPr>
        <w:ind w:left="1296" w:hanging="360"/>
      </w:pPr>
      <w:rPr>
        <w:rFonts w:hint="default" w:ascii="Symbol" w:hAnsi="Symbol"/>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14" w15:restartNumberingAfterBreak="0">
    <w:nsid w:val="4055426F"/>
    <w:multiLevelType w:val="hybridMultilevel"/>
    <w:tmpl w:val="1A6C1A18"/>
    <w:lvl w:ilvl="0" w:tplc="6DD4F0F6">
      <w:start w:val="1"/>
      <w:numFmt w:val="decimal"/>
      <w:pStyle w:val="SECTIONH1"/>
      <w:lvlText w:val="%1."/>
      <w:lvlJc w:val="left"/>
      <w:pPr>
        <w:tabs>
          <w:tab w:val="num" w:pos="720"/>
        </w:tabs>
        <w:ind w:left="720" w:hanging="720"/>
      </w:pPr>
    </w:lvl>
    <w:lvl w:ilvl="1" w:tplc="A10A9E7C">
      <w:start w:val="1"/>
      <w:numFmt w:val="decimal"/>
      <w:lvlText w:val="%2."/>
      <w:lvlJc w:val="left"/>
      <w:pPr>
        <w:tabs>
          <w:tab w:val="num" w:pos="1440"/>
        </w:tabs>
        <w:ind w:left="1440" w:hanging="720"/>
      </w:pPr>
    </w:lvl>
    <w:lvl w:ilvl="2" w:tplc="66566008">
      <w:start w:val="1"/>
      <w:numFmt w:val="decimal"/>
      <w:pStyle w:val="SECTIONH3BOLD"/>
      <w:lvlText w:val="%3."/>
      <w:lvlJc w:val="left"/>
      <w:pPr>
        <w:tabs>
          <w:tab w:val="num" w:pos="2160"/>
        </w:tabs>
        <w:ind w:left="2160" w:hanging="720"/>
      </w:pPr>
    </w:lvl>
    <w:lvl w:ilvl="3" w:tplc="79D671F6">
      <w:start w:val="1"/>
      <w:numFmt w:val="decimal"/>
      <w:lvlText w:val="%4."/>
      <w:lvlJc w:val="left"/>
      <w:pPr>
        <w:tabs>
          <w:tab w:val="num" w:pos="2880"/>
        </w:tabs>
        <w:ind w:left="2880" w:hanging="720"/>
      </w:pPr>
    </w:lvl>
    <w:lvl w:ilvl="4" w:tplc="4C5E01D0">
      <w:start w:val="1"/>
      <w:numFmt w:val="decimal"/>
      <w:lvlText w:val="%5."/>
      <w:lvlJc w:val="left"/>
      <w:pPr>
        <w:tabs>
          <w:tab w:val="num" w:pos="3600"/>
        </w:tabs>
        <w:ind w:left="3600" w:hanging="720"/>
      </w:pPr>
    </w:lvl>
    <w:lvl w:ilvl="5" w:tplc="C21EA816">
      <w:start w:val="1"/>
      <w:numFmt w:val="decimal"/>
      <w:lvlText w:val="%6."/>
      <w:lvlJc w:val="left"/>
      <w:pPr>
        <w:tabs>
          <w:tab w:val="num" w:pos="4320"/>
        </w:tabs>
        <w:ind w:left="4320" w:hanging="720"/>
      </w:pPr>
    </w:lvl>
    <w:lvl w:ilvl="6" w:tplc="E0501AB2">
      <w:start w:val="1"/>
      <w:numFmt w:val="decimal"/>
      <w:lvlText w:val="%7."/>
      <w:lvlJc w:val="left"/>
      <w:pPr>
        <w:tabs>
          <w:tab w:val="num" w:pos="5040"/>
        </w:tabs>
        <w:ind w:left="5040" w:hanging="720"/>
      </w:pPr>
    </w:lvl>
    <w:lvl w:ilvl="7" w:tplc="66624250">
      <w:start w:val="1"/>
      <w:numFmt w:val="decimal"/>
      <w:lvlText w:val="%8."/>
      <w:lvlJc w:val="left"/>
      <w:pPr>
        <w:tabs>
          <w:tab w:val="num" w:pos="5760"/>
        </w:tabs>
        <w:ind w:left="5760" w:hanging="720"/>
      </w:pPr>
    </w:lvl>
    <w:lvl w:ilvl="8" w:tplc="8B244CBA">
      <w:start w:val="1"/>
      <w:numFmt w:val="decimal"/>
      <w:lvlText w:val="%9."/>
      <w:lvlJc w:val="left"/>
      <w:pPr>
        <w:tabs>
          <w:tab w:val="num" w:pos="6480"/>
        </w:tabs>
        <w:ind w:left="6480" w:hanging="720"/>
      </w:pPr>
    </w:lvl>
  </w:abstractNum>
  <w:abstractNum w:abstractNumId="15" w15:restartNumberingAfterBreak="0">
    <w:nsid w:val="41F044B3"/>
    <w:multiLevelType w:val="hybridMultilevel"/>
    <w:tmpl w:val="A7829698"/>
    <w:lvl w:ilvl="0" w:tplc="08090001">
      <w:start w:val="1"/>
      <w:numFmt w:val="bullet"/>
      <w:lvlText w:val=""/>
      <w:lvlJc w:val="left"/>
      <w:pPr>
        <w:ind w:left="1296" w:hanging="360"/>
      </w:pPr>
      <w:rPr>
        <w:rFonts w:hint="default" w:ascii="Symbol" w:hAnsi="Symbol"/>
      </w:rPr>
    </w:lvl>
    <w:lvl w:ilvl="1" w:tplc="08090003" w:tentative="1">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16" w15:restartNumberingAfterBreak="0">
    <w:nsid w:val="45807159"/>
    <w:multiLevelType w:val="hybridMultilevel"/>
    <w:tmpl w:val="0D54B568"/>
    <w:lvl w:ilvl="0" w:tplc="0C0A2BBE">
      <w:start w:val="1"/>
      <w:numFmt w:val="decimal"/>
      <w:pStyle w:val="TRSDC-BulletLevel1Option"/>
      <w:lvlText w:val="%1)"/>
      <w:lvlJc w:val="left"/>
      <w:pPr>
        <w:ind w:left="1296" w:hanging="360"/>
      </w:pPr>
      <w:rPr>
        <w:color w:val="AE9142" w:themeColor="accent2"/>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7" w15:restartNumberingAfterBreak="0">
    <w:nsid w:val="45D9638F"/>
    <w:multiLevelType w:val="multilevel"/>
    <w:tmpl w:val="010C6140"/>
    <w:lvl w:ilvl="0">
      <w:start w:val="1"/>
      <w:numFmt w:val="decimal"/>
      <w:pStyle w:val="H1TRS"/>
      <w:lvlText w:val="%1"/>
      <w:lvlJc w:val="left"/>
      <w:pPr>
        <w:ind w:left="432" w:hanging="432"/>
      </w:pPr>
    </w:lvl>
    <w:lvl w:ilvl="1">
      <w:start w:val="1"/>
      <w:numFmt w:val="decimal"/>
      <w:pStyle w:val="H2TRS"/>
      <w:lvlText w:val="%1.%2"/>
      <w:lvlJc w:val="left"/>
      <w:pPr>
        <w:ind w:left="576" w:hanging="576"/>
      </w:pPr>
      <w:rPr>
        <w:b w:val="0"/>
        <w:bCs w:val="0"/>
      </w:rPr>
    </w:lvl>
    <w:lvl w:ilvl="2">
      <w:start w:val="1"/>
      <w:numFmt w:val="decimal"/>
      <w:pStyle w:val="H3TRS"/>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76C2ED6"/>
    <w:multiLevelType w:val="hybridMultilevel"/>
    <w:tmpl w:val="38800B20"/>
    <w:lvl w:ilvl="0" w:tplc="04090001">
      <w:start w:val="1"/>
      <w:numFmt w:val="bullet"/>
      <w:lvlText w:val=""/>
      <w:lvlJc w:val="left"/>
      <w:pPr>
        <w:ind w:left="1296" w:hanging="360"/>
      </w:pPr>
      <w:rPr>
        <w:rFonts w:hint="default" w:ascii="Symbol" w:hAnsi="Symbol"/>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19" w15:restartNumberingAfterBreak="0">
    <w:nsid w:val="4962069D"/>
    <w:multiLevelType w:val="hybridMultilevel"/>
    <w:tmpl w:val="6DB2A474"/>
    <w:lvl w:ilvl="0" w:tplc="730AE904">
      <w:start w:val="1"/>
      <w:numFmt w:val="bullet"/>
      <w:lvlText w:val=""/>
      <w:lvlJc w:val="left"/>
      <w:pPr>
        <w:ind w:left="1296" w:hanging="360"/>
      </w:pPr>
      <w:rPr>
        <w:rFonts w:hint="default" w:ascii="Symbol" w:hAnsi="Symbol"/>
        <w:color w:val="auto"/>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20" w15:restartNumberingAfterBreak="0">
    <w:nsid w:val="497E2EC3"/>
    <w:multiLevelType w:val="hybridMultilevel"/>
    <w:tmpl w:val="5DB67338"/>
    <w:lvl w:ilvl="0" w:tplc="08090001">
      <w:start w:val="1"/>
      <w:numFmt w:val="bullet"/>
      <w:lvlText w:val=""/>
      <w:lvlJc w:val="left"/>
      <w:pPr>
        <w:ind w:left="1296" w:hanging="360"/>
      </w:pPr>
      <w:rPr>
        <w:rFonts w:hint="default" w:ascii="Symbol" w:hAnsi="Symbol"/>
      </w:rPr>
    </w:lvl>
    <w:lvl w:ilvl="1" w:tplc="08090003" w:tentative="1">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21" w15:restartNumberingAfterBreak="0">
    <w:nsid w:val="4AA969F7"/>
    <w:multiLevelType w:val="hybridMultilevel"/>
    <w:tmpl w:val="DCD0AEE8"/>
    <w:lvl w:ilvl="0" w:tplc="04090001">
      <w:start w:val="1"/>
      <w:numFmt w:val="bullet"/>
      <w:lvlText w:val=""/>
      <w:lvlJc w:val="left"/>
      <w:pPr>
        <w:ind w:left="1296" w:hanging="360"/>
      </w:pPr>
      <w:rPr>
        <w:rFonts w:hint="default" w:ascii="Symbol" w:hAnsi="Symbol"/>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22" w15:restartNumberingAfterBreak="0">
    <w:nsid w:val="4ECC3E01"/>
    <w:multiLevelType w:val="hybridMultilevel"/>
    <w:tmpl w:val="E23E2800"/>
    <w:lvl w:ilvl="0" w:tplc="08090001">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4FC9134A"/>
    <w:multiLevelType w:val="hybridMultilevel"/>
    <w:tmpl w:val="8304B51E"/>
    <w:lvl w:ilvl="0" w:tplc="F3082FF8">
      <w:start w:val="1"/>
      <w:numFmt w:val="bullet"/>
      <w:lvlText w:val=""/>
      <w:lvlJc w:val="left"/>
      <w:pPr>
        <w:tabs>
          <w:tab w:val="num" w:pos="720"/>
        </w:tabs>
        <w:ind w:left="720" w:hanging="360"/>
      </w:pPr>
      <w:rPr>
        <w:rFonts w:hint="default" w:ascii="Symbol" w:hAnsi="Symbol"/>
        <w:sz w:val="20"/>
      </w:rPr>
    </w:lvl>
    <w:lvl w:ilvl="1" w:tplc="B3567DCC">
      <w:start w:val="1"/>
      <w:numFmt w:val="bullet"/>
      <w:lvlText w:val=""/>
      <w:lvlJc w:val="left"/>
      <w:pPr>
        <w:tabs>
          <w:tab w:val="num" w:pos="1440"/>
        </w:tabs>
        <w:ind w:left="1440" w:hanging="360"/>
      </w:pPr>
      <w:rPr>
        <w:rFonts w:hint="default" w:ascii="Symbol" w:hAnsi="Symbol"/>
        <w:sz w:val="20"/>
      </w:rPr>
    </w:lvl>
    <w:lvl w:ilvl="2" w:tplc="84C03CC4">
      <w:start w:val="1"/>
      <w:numFmt w:val="bullet"/>
      <w:lvlText w:val=""/>
      <w:lvlJc w:val="left"/>
      <w:pPr>
        <w:tabs>
          <w:tab w:val="num" w:pos="2160"/>
        </w:tabs>
        <w:ind w:left="2160" w:hanging="360"/>
      </w:pPr>
      <w:rPr>
        <w:rFonts w:hint="default" w:ascii="Symbol" w:hAnsi="Symbol"/>
        <w:sz w:val="20"/>
      </w:rPr>
    </w:lvl>
    <w:lvl w:ilvl="3" w:tplc="8CA03972">
      <w:start w:val="1"/>
      <w:numFmt w:val="bullet"/>
      <w:lvlText w:val=""/>
      <w:lvlJc w:val="left"/>
      <w:pPr>
        <w:tabs>
          <w:tab w:val="num" w:pos="2880"/>
        </w:tabs>
        <w:ind w:left="2880" w:hanging="360"/>
      </w:pPr>
      <w:rPr>
        <w:rFonts w:hint="default" w:ascii="Symbol" w:hAnsi="Symbol"/>
        <w:sz w:val="20"/>
      </w:rPr>
    </w:lvl>
    <w:lvl w:ilvl="4" w:tplc="23283080">
      <w:start w:val="1"/>
      <w:numFmt w:val="bullet"/>
      <w:lvlText w:val=""/>
      <w:lvlJc w:val="left"/>
      <w:pPr>
        <w:tabs>
          <w:tab w:val="num" w:pos="3600"/>
        </w:tabs>
        <w:ind w:left="3600" w:hanging="360"/>
      </w:pPr>
      <w:rPr>
        <w:rFonts w:hint="default" w:ascii="Symbol" w:hAnsi="Symbol"/>
        <w:sz w:val="20"/>
      </w:rPr>
    </w:lvl>
    <w:lvl w:ilvl="5" w:tplc="E7CE6BE2">
      <w:start w:val="1"/>
      <w:numFmt w:val="bullet"/>
      <w:lvlText w:val=""/>
      <w:lvlJc w:val="left"/>
      <w:pPr>
        <w:tabs>
          <w:tab w:val="num" w:pos="4320"/>
        </w:tabs>
        <w:ind w:left="4320" w:hanging="360"/>
      </w:pPr>
      <w:rPr>
        <w:rFonts w:hint="default" w:ascii="Symbol" w:hAnsi="Symbol"/>
        <w:sz w:val="20"/>
      </w:rPr>
    </w:lvl>
    <w:lvl w:ilvl="6" w:tplc="27FC6F5A">
      <w:start w:val="1"/>
      <w:numFmt w:val="bullet"/>
      <w:lvlText w:val=""/>
      <w:lvlJc w:val="left"/>
      <w:pPr>
        <w:tabs>
          <w:tab w:val="num" w:pos="5040"/>
        </w:tabs>
        <w:ind w:left="5040" w:hanging="360"/>
      </w:pPr>
      <w:rPr>
        <w:rFonts w:hint="default" w:ascii="Symbol" w:hAnsi="Symbol"/>
        <w:sz w:val="20"/>
      </w:rPr>
    </w:lvl>
    <w:lvl w:ilvl="7" w:tplc="34701A22">
      <w:start w:val="1"/>
      <w:numFmt w:val="bullet"/>
      <w:lvlText w:val=""/>
      <w:lvlJc w:val="left"/>
      <w:pPr>
        <w:tabs>
          <w:tab w:val="num" w:pos="5760"/>
        </w:tabs>
        <w:ind w:left="5760" w:hanging="360"/>
      </w:pPr>
      <w:rPr>
        <w:rFonts w:hint="default" w:ascii="Symbol" w:hAnsi="Symbol"/>
        <w:sz w:val="20"/>
      </w:rPr>
    </w:lvl>
    <w:lvl w:ilvl="8" w:tplc="E11CAF8A">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3313DC7"/>
    <w:multiLevelType w:val="hybridMultilevel"/>
    <w:tmpl w:val="91B2EEA2"/>
    <w:lvl w:ilvl="0" w:tplc="8042E178">
      <w:numFmt w:val="bullet"/>
      <w:lvlText w:val="•"/>
      <w:lvlJc w:val="left"/>
      <w:pPr>
        <w:ind w:left="1296" w:hanging="360"/>
      </w:pPr>
      <w:rPr>
        <w:rFonts w:hint="default" w:ascii="Playfair Display" w:hAnsi="Playfair Display" w:eastAsiaTheme="minorEastAsia" w:cstheme="minorBidi"/>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25" w15:restartNumberingAfterBreak="0">
    <w:nsid w:val="539005A1"/>
    <w:multiLevelType w:val="hybridMultilevel"/>
    <w:tmpl w:val="EB7823B0"/>
    <w:lvl w:ilvl="0" w:tplc="0809000F">
      <w:start w:val="1"/>
      <w:numFmt w:val="decimal"/>
      <w:lvlText w:val="%1."/>
      <w:lvlJc w:val="left"/>
      <w:pPr>
        <w:ind w:left="1296" w:hanging="360"/>
      </w:pPr>
      <w:rPr>
        <w:rFonts w:hint="default"/>
      </w:rPr>
    </w:lvl>
    <w:lvl w:ilvl="1" w:tplc="08090003" w:tentative="1">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26" w15:restartNumberingAfterBreak="0">
    <w:nsid w:val="5460367B"/>
    <w:multiLevelType w:val="hybridMultilevel"/>
    <w:tmpl w:val="C00C08CC"/>
    <w:lvl w:ilvl="0" w:tplc="04090001">
      <w:start w:val="1"/>
      <w:numFmt w:val="bullet"/>
      <w:lvlText w:val=""/>
      <w:lvlJc w:val="left"/>
      <w:pPr>
        <w:ind w:left="1296" w:hanging="360"/>
      </w:pPr>
      <w:rPr>
        <w:rFonts w:hint="default" w:ascii="Symbol" w:hAnsi="Symbol"/>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27" w15:restartNumberingAfterBreak="0">
    <w:nsid w:val="56971656"/>
    <w:multiLevelType w:val="hybridMultilevel"/>
    <w:tmpl w:val="4D46DF74"/>
    <w:lvl w:ilvl="0" w:tplc="04090001">
      <w:start w:val="1"/>
      <w:numFmt w:val="bullet"/>
      <w:lvlText w:val=""/>
      <w:lvlJc w:val="left"/>
      <w:pPr>
        <w:ind w:left="1296" w:hanging="360"/>
      </w:pPr>
      <w:rPr>
        <w:rFonts w:hint="default" w:ascii="Symbol" w:hAnsi="Symbol"/>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28" w15:restartNumberingAfterBreak="0">
    <w:nsid w:val="58686150"/>
    <w:multiLevelType w:val="hybridMultilevel"/>
    <w:tmpl w:val="F54CED36"/>
    <w:lvl w:ilvl="0" w:tplc="8042E178">
      <w:numFmt w:val="bullet"/>
      <w:lvlText w:val="•"/>
      <w:lvlJc w:val="left"/>
      <w:pPr>
        <w:ind w:left="1296" w:hanging="360"/>
      </w:pPr>
      <w:rPr>
        <w:rFonts w:hint="default" w:ascii="Playfair Display" w:hAnsi="Playfair Display" w:eastAsiaTheme="minorEastAsia" w:cstheme="minorBidi"/>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29" w15:restartNumberingAfterBreak="0">
    <w:nsid w:val="59A143AB"/>
    <w:multiLevelType w:val="hybridMultilevel"/>
    <w:tmpl w:val="F29E42A0"/>
    <w:lvl w:ilvl="0" w:tplc="04090001">
      <w:start w:val="1"/>
      <w:numFmt w:val="bullet"/>
      <w:lvlText w:val=""/>
      <w:lvlJc w:val="left"/>
      <w:pPr>
        <w:ind w:left="1296" w:hanging="360"/>
      </w:pPr>
      <w:rPr>
        <w:rFonts w:hint="default" w:ascii="Symbol" w:hAnsi="Symbol"/>
      </w:rPr>
    </w:lvl>
    <w:lvl w:ilvl="1" w:tplc="8042E178">
      <w:numFmt w:val="bullet"/>
      <w:lvlText w:val="•"/>
      <w:lvlJc w:val="left"/>
      <w:pPr>
        <w:ind w:left="2016" w:hanging="360"/>
      </w:pPr>
      <w:rPr>
        <w:rFonts w:hint="default" w:ascii="Playfair Display" w:hAnsi="Playfair Display" w:eastAsiaTheme="minorEastAsia" w:cstheme="minorBidi"/>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30" w15:restartNumberingAfterBreak="0">
    <w:nsid w:val="5C4E574C"/>
    <w:multiLevelType w:val="hybridMultilevel"/>
    <w:tmpl w:val="A15CDB02"/>
    <w:lvl w:ilvl="0" w:tplc="08090001">
      <w:start w:val="1"/>
      <w:numFmt w:val="bullet"/>
      <w:lvlText w:val=""/>
      <w:lvlJc w:val="left"/>
      <w:pPr>
        <w:ind w:left="1296" w:hanging="360"/>
      </w:pPr>
      <w:rPr>
        <w:rFonts w:hint="default" w:ascii="Symbol" w:hAnsi="Symbol"/>
      </w:rPr>
    </w:lvl>
    <w:lvl w:ilvl="1" w:tplc="08090003" w:tentative="1">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31" w15:restartNumberingAfterBreak="0">
    <w:nsid w:val="5E616B00"/>
    <w:multiLevelType w:val="hybridMultilevel"/>
    <w:tmpl w:val="6B08ADDA"/>
    <w:lvl w:ilvl="0" w:tplc="04090001">
      <w:start w:val="1"/>
      <w:numFmt w:val="bullet"/>
      <w:lvlText w:val=""/>
      <w:lvlJc w:val="left"/>
      <w:pPr>
        <w:ind w:left="1296" w:hanging="360"/>
      </w:pPr>
      <w:rPr>
        <w:rFonts w:hint="default" w:ascii="Symbol" w:hAnsi="Symbol"/>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32" w15:restartNumberingAfterBreak="0">
    <w:nsid w:val="623A1181"/>
    <w:multiLevelType w:val="hybridMultilevel"/>
    <w:tmpl w:val="56E4FE36"/>
    <w:lvl w:ilvl="0" w:tplc="F4727B5E">
      <w:numFmt w:val="bullet"/>
      <w:pStyle w:val="TRSDC-BulletLevel3"/>
      <w:lvlText w:val="-"/>
      <w:lvlJc w:val="left"/>
      <w:pPr>
        <w:ind w:left="2376" w:hanging="360"/>
      </w:pPr>
      <w:rPr>
        <w:rFonts w:hint="default" w:ascii="Playfair Display" w:hAnsi="Playfair Display" w:eastAsiaTheme="minorEastAsia" w:cstheme="minorBidi"/>
        <w:color w:val="AE9142" w:themeColor="accent2"/>
      </w:rPr>
    </w:lvl>
    <w:lvl w:ilvl="1" w:tplc="04090003" w:tentative="1">
      <w:start w:val="1"/>
      <w:numFmt w:val="bullet"/>
      <w:lvlText w:val="o"/>
      <w:lvlJc w:val="left"/>
      <w:pPr>
        <w:ind w:left="3096" w:hanging="360"/>
      </w:pPr>
      <w:rPr>
        <w:rFonts w:hint="default" w:ascii="Courier New" w:hAnsi="Courier New" w:cs="Courier New"/>
      </w:rPr>
    </w:lvl>
    <w:lvl w:ilvl="2" w:tplc="04090005" w:tentative="1">
      <w:start w:val="1"/>
      <w:numFmt w:val="bullet"/>
      <w:lvlText w:val=""/>
      <w:lvlJc w:val="left"/>
      <w:pPr>
        <w:ind w:left="3816" w:hanging="360"/>
      </w:pPr>
      <w:rPr>
        <w:rFonts w:hint="default" w:ascii="Wingdings" w:hAnsi="Wingdings"/>
      </w:rPr>
    </w:lvl>
    <w:lvl w:ilvl="3" w:tplc="04090001" w:tentative="1">
      <w:start w:val="1"/>
      <w:numFmt w:val="bullet"/>
      <w:lvlText w:val=""/>
      <w:lvlJc w:val="left"/>
      <w:pPr>
        <w:ind w:left="4536" w:hanging="360"/>
      </w:pPr>
      <w:rPr>
        <w:rFonts w:hint="default" w:ascii="Symbol" w:hAnsi="Symbol"/>
      </w:rPr>
    </w:lvl>
    <w:lvl w:ilvl="4" w:tplc="04090003" w:tentative="1">
      <w:start w:val="1"/>
      <w:numFmt w:val="bullet"/>
      <w:lvlText w:val="o"/>
      <w:lvlJc w:val="left"/>
      <w:pPr>
        <w:ind w:left="5256" w:hanging="360"/>
      </w:pPr>
      <w:rPr>
        <w:rFonts w:hint="default" w:ascii="Courier New" w:hAnsi="Courier New" w:cs="Courier New"/>
      </w:rPr>
    </w:lvl>
    <w:lvl w:ilvl="5" w:tplc="04090005" w:tentative="1">
      <w:start w:val="1"/>
      <w:numFmt w:val="bullet"/>
      <w:lvlText w:val=""/>
      <w:lvlJc w:val="left"/>
      <w:pPr>
        <w:ind w:left="5976" w:hanging="360"/>
      </w:pPr>
      <w:rPr>
        <w:rFonts w:hint="default" w:ascii="Wingdings" w:hAnsi="Wingdings"/>
      </w:rPr>
    </w:lvl>
    <w:lvl w:ilvl="6" w:tplc="04090001" w:tentative="1">
      <w:start w:val="1"/>
      <w:numFmt w:val="bullet"/>
      <w:lvlText w:val=""/>
      <w:lvlJc w:val="left"/>
      <w:pPr>
        <w:ind w:left="6696" w:hanging="360"/>
      </w:pPr>
      <w:rPr>
        <w:rFonts w:hint="default" w:ascii="Symbol" w:hAnsi="Symbol"/>
      </w:rPr>
    </w:lvl>
    <w:lvl w:ilvl="7" w:tplc="04090003" w:tentative="1">
      <w:start w:val="1"/>
      <w:numFmt w:val="bullet"/>
      <w:lvlText w:val="o"/>
      <w:lvlJc w:val="left"/>
      <w:pPr>
        <w:ind w:left="7416" w:hanging="360"/>
      </w:pPr>
      <w:rPr>
        <w:rFonts w:hint="default" w:ascii="Courier New" w:hAnsi="Courier New" w:cs="Courier New"/>
      </w:rPr>
    </w:lvl>
    <w:lvl w:ilvl="8" w:tplc="04090005" w:tentative="1">
      <w:start w:val="1"/>
      <w:numFmt w:val="bullet"/>
      <w:lvlText w:val=""/>
      <w:lvlJc w:val="left"/>
      <w:pPr>
        <w:ind w:left="8136" w:hanging="360"/>
      </w:pPr>
      <w:rPr>
        <w:rFonts w:hint="default" w:ascii="Wingdings" w:hAnsi="Wingdings"/>
      </w:rPr>
    </w:lvl>
  </w:abstractNum>
  <w:abstractNum w:abstractNumId="33" w15:restartNumberingAfterBreak="0">
    <w:nsid w:val="630D286D"/>
    <w:multiLevelType w:val="multilevel"/>
    <w:tmpl w:val="3D36D3FC"/>
    <w:lvl w:ilvl="0">
      <w:start w:val="1"/>
      <w:numFmt w:val="decimal"/>
      <w:pStyle w:val="Ttulo1"/>
      <w:lvlText w:val="%1"/>
      <w:lvlJc w:val="left"/>
      <w:pPr>
        <w:ind w:left="432" w:hanging="432"/>
      </w:pPr>
    </w:lvl>
    <w:lvl w:ilvl="1">
      <w:start w:val="1"/>
      <w:numFmt w:val="decimal"/>
      <w:pStyle w:val="Ttulo2"/>
      <w:lvlText w:val="%1"/>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4" w15:restartNumberingAfterBreak="0">
    <w:nsid w:val="66286713"/>
    <w:multiLevelType w:val="hybridMultilevel"/>
    <w:tmpl w:val="4726F202"/>
    <w:lvl w:ilvl="0" w:tplc="0FCA3C32">
      <w:start w:val="1"/>
      <w:numFmt w:val="bullet"/>
      <w:lvlText w:val="o"/>
      <w:lvlJc w:val="left"/>
      <w:pPr>
        <w:ind w:left="720" w:hanging="360"/>
      </w:pPr>
      <w:rPr>
        <w:rFonts w:hint="default" w:ascii="Courier New" w:hAnsi="Courier New"/>
      </w:rPr>
    </w:lvl>
    <w:lvl w:ilvl="1" w:tplc="A94AE8CC">
      <w:start w:val="1"/>
      <w:numFmt w:val="bullet"/>
      <w:lvlText w:val="o"/>
      <w:lvlJc w:val="left"/>
      <w:pPr>
        <w:ind w:left="1440" w:hanging="360"/>
      </w:pPr>
      <w:rPr>
        <w:rFonts w:hint="default" w:ascii="Courier New" w:hAnsi="Courier New"/>
      </w:rPr>
    </w:lvl>
    <w:lvl w:ilvl="2" w:tplc="74322752">
      <w:start w:val="1"/>
      <w:numFmt w:val="bullet"/>
      <w:lvlText w:val=""/>
      <w:lvlJc w:val="left"/>
      <w:pPr>
        <w:ind w:left="2160" w:hanging="360"/>
      </w:pPr>
      <w:rPr>
        <w:rFonts w:hint="default" w:ascii="Wingdings" w:hAnsi="Wingdings"/>
      </w:rPr>
    </w:lvl>
    <w:lvl w:ilvl="3" w:tplc="CB3682CA">
      <w:start w:val="1"/>
      <w:numFmt w:val="bullet"/>
      <w:lvlText w:val=""/>
      <w:lvlJc w:val="left"/>
      <w:pPr>
        <w:ind w:left="2880" w:hanging="360"/>
      </w:pPr>
      <w:rPr>
        <w:rFonts w:hint="default" w:ascii="Symbol" w:hAnsi="Symbol"/>
      </w:rPr>
    </w:lvl>
    <w:lvl w:ilvl="4" w:tplc="0CE04470">
      <w:start w:val="1"/>
      <w:numFmt w:val="bullet"/>
      <w:lvlText w:val="o"/>
      <w:lvlJc w:val="left"/>
      <w:pPr>
        <w:ind w:left="3600" w:hanging="360"/>
      </w:pPr>
      <w:rPr>
        <w:rFonts w:hint="default" w:ascii="Courier New" w:hAnsi="Courier New"/>
      </w:rPr>
    </w:lvl>
    <w:lvl w:ilvl="5" w:tplc="13A893BC">
      <w:start w:val="1"/>
      <w:numFmt w:val="bullet"/>
      <w:lvlText w:val=""/>
      <w:lvlJc w:val="left"/>
      <w:pPr>
        <w:ind w:left="4320" w:hanging="360"/>
      </w:pPr>
      <w:rPr>
        <w:rFonts w:hint="default" w:ascii="Wingdings" w:hAnsi="Wingdings"/>
      </w:rPr>
    </w:lvl>
    <w:lvl w:ilvl="6" w:tplc="39E0B488">
      <w:start w:val="1"/>
      <w:numFmt w:val="bullet"/>
      <w:lvlText w:val=""/>
      <w:lvlJc w:val="left"/>
      <w:pPr>
        <w:ind w:left="5040" w:hanging="360"/>
      </w:pPr>
      <w:rPr>
        <w:rFonts w:hint="default" w:ascii="Symbol" w:hAnsi="Symbol"/>
      </w:rPr>
    </w:lvl>
    <w:lvl w:ilvl="7" w:tplc="4DC4C788">
      <w:start w:val="1"/>
      <w:numFmt w:val="bullet"/>
      <w:lvlText w:val="o"/>
      <w:lvlJc w:val="left"/>
      <w:pPr>
        <w:ind w:left="5760" w:hanging="360"/>
      </w:pPr>
      <w:rPr>
        <w:rFonts w:hint="default" w:ascii="Courier New" w:hAnsi="Courier New"/>
      </w:rPr>
    </w:lvl>
    <w:lvl w:ilvl="8" w:tplc="2B10796E">
      <w:start w:val="1"/>
      <w:numFmt w:val="bullet"/>
      <w:lvlText w:val=""/>
      <w:lvlJc w:val="left"/>
      <w:pPr>
        <w:ind w:left="6480" w:hanging="360"/>
      </w:pPr>
      <w:rPr>
        <w:rFonts w:hint="default" w:ascii="Wingdings" w:hAnsi="Wingdings"/>
      </w:rPr>
    </w:lvl>
  </w:abstractNum>
  <w:abstractNum w:abstractNumId="35" w15:restartNumberingAfterBreak="0">
    <w:nsid w:val="67DE7C54"/>
    <w:multiLevelType w:val="hybridMultilevel"/>
    <w:tmpl w:val="04860208"/>
    <w:lvl w:ilvl="0" w:tplc="8042E178">
      <w:numFmt w:val="bullet"/>
      <w:lvlText w:val="•"/>
      <w:lvlJc w:val="left"/>
      <w:pPr>
        <w:ind w:left="1296" w:hanging="360"/>
      </w:pPr>
      <w:rPr>
        <w:rFonts w:hint="default" w:ascii="Playfair Display" w:hAnsi="Playfair Display" w:eastAsiaTheme="minorEastAsia" w:cstheme="minorBidi"/>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36" w15:restartNumberingAfterBreak="0">
    <w:nsid w:val="6B7B2B54"/>
    <w:multiLevelType w:val="hybridMultilevel"/>
    <w:tmpl w:val="C53C1422"/>
    <w:lvl w:ilvl="0" w:tplc="840AD2CC">
      <w:start w:val="1"/>
      <w:numFmt w:val="bullet"/>
      <w:lvlText w:val=""/>
      <w:lvlJc w:val="left"/>
      <w:pPr>
        <w:ind w:left="720" w:hanging="360"/>
      </w:pPr>
      <w:rPr>
        <w:rFonts w:hint="default" w:ascii="Symbol" w:hAnsi="Symbol"/>
      </w:rPr>
    </w:lvl>
    <w:lvl w:ilvl="1" w:tplc="929E3B96">
      <w:start w:val="1"/>
      <w:numFmt w:val="bullet"/>
      <w:lvlText w:val="o"/>
      <w:lvlJc w:val="left"/>
      <w:pPr>
        <w:ind w:left="1440" w:hanging="360"/>
      </w:pPr>
      <w:rPr>
        <w:rFonts w:hint="default" w:ascii="Courier New" w:hAnsi="Courier New"/>
      </w:rPr>
    </w:lvl>
    <w:lvl w:ilvl="2" w:tplc="513E3E00">
      <w:start w:val="1"/>
      <w:numFmt w:val="bullet"/>
      <w:lvlText w:val=""/>
      <w:lvlJc w:val="left"/>
      <w:pPr>
        <w:ind w:left="2160" w:hanging="360"/>
      </w:pPr>
      <w:rPr>
        <w:rFonts w:hint="default" w:ascii="Wingdings" w:hAnsi="Wingdings"/>
      </w:rPr>
    </w:lvl>
    <w:lvl w:ilvl="3" w:tplc="10D62E3C">
      <w:start w:val="1"/>
      <w:numFmt w:val="bullet"/>
      <w:lvlText w:val=""/>
      <w:lvlJc w:val="left"/>
      <w:pPr>
        <w:ind w:left="2880" w:hanging="360"/>
      </w:pPr>
      <w:rPr>
        <w:rFonts w:hint="default" w:ascii="Symbol" w:hAnsi="Symbol"/>
      </w:rPr>
    </w:lvl>
    <w:lvl w:ilvl="4" w:tplc="20AAA0A8">
      <w:start w:val="1"/>
      <w:numFmt w:val="bullet"/>
      <w:lvlText w:val="o"/>
      <w:lvlJc w:val="left"/>
      <w:pPr>
        <w:ind w:left="3600" w:hanging="360"/>
      </w:pPr>
      <w:rPr>
        <w:rFonts w:hint="default" w:ascii="Courier New" w:hAnsi="Courier New"/>
      </w:rPr>
    </w:lvl>
    <w:lvl w:ilvl="5" w:tplc="D5107B96">
      <w:start w:val="1"/>
      <w:numFmt w:val="bullet"/>
      <w:lvlText w:val=""/>
      <w:lvlJc w:val="left"/>
      <w:pPr>
        <w:ind w:left="4320" w:hanging="360"/>
      </w:pPr>
      <w:rPr>
        <w:rFonts w:hint="default" w:ascii="Wingdings" w:hAnsi="Wingdings"/>
      </w:rPr>
    </w:lvl>
    <w:lvl w:ilvl="6" w:tplc="85FA6470">
      <w:start w:val="1"/>
      <w:numFmt w:val="bullet"/>
      <w:lvlText w:val=""/>
      <w:lvlJc w:val="left"/>
      <w:pPr>
        <w:ind w:left="5040" w:hanging="360"/>
      </w:pPr>
      <w:rPr>
        <w:rFonts w:hint="default" w:ascii="Symbol" w:hAnsi="Symbol"/>
      </w:rPr>
    </w:lvl>
    <w:lvl w:ilvl="7" w:tplc="78828CBE">
      <w:start w:val="1"/>
      <w:numFmt w:val="bullet"/>
      <w:lvlText w:val="o"/>
      <w:lvlJc w:val="left"/>
      <w:pPr>
        <w:ind w:left="5760" w:hanging="360"/>
      </w:pPr>
      <w:rPr>
        <w:rFonts w:hint="default" w:ascii="Courier New" w:hAnsi="Courier New"/>
      </w:rPr>
    </w:lvl>
    <w:lvl w:ilvl="8" w:tplc="C3F63E86">
      <w:start w:val="1"/>
      <w:numFmt w:val="bullet"/>
      <w:lvlText w:val=""/>
      <w:lvlJc w:val="left"/>
      <w:pPr>
        <w:ind w:left="6480" w:hanging="360"/>
      </w:pPr>
      <w:rPr>
        <w:rFonts w:hint="default" w:ascii="Wingdings" w:hAnsi="Wingdings"/>
      </w:rPr>
    </w:lvl>
  </w:abstractNum>
  <w:abstractNum w:abstractNumId="37" w15:restartNumberingAfterBreak="0">
    <w:nsid w:val="744E148E"/>
    <w:multiLevelType w:val="hybridMultilevel"/>
    <w:tmpl w:val="90547D3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7BF23DE3"/>
    <w:multiLevelType w:val="hybridMultilevel"/>
    <w:tmpl w:val="E58A8496"/>
    <w:lvl w:ilvl="0" w:tplc="04090001">
      <w:start w:val="1"/>
      <w:numFmt w:val="bullet"/>
      <w:lvlText w:val=""/>
      <w:lvlJc w:val="left"/>
      <w:pPr>
        <w:ind w:left="1296" w:hanging="360"/>
      </w:pPr>
      <w:rPr>
        <w:rFonts w:hint="default" w:ascii="Symbol" w:hAnsi="Symbol"/>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39" w15:restartNumberingAfterBreak="0">
    <w:nsid w:val="7CF87B26"/>
    <w:multiLevelType w:val="hybridMultilevel"/>
    <w:tmpl w:val="D08041D6"/>
    <w:lvl w:ilvl="0" w:tplc="3FB0CFB0">
      <w:start w:val="1"/>
      <w:numFmt w:val="bullet"/>
      <w:pStyle w:val="TRSDC-BulletLevel2"/>
      <w:lvlText w:val=""/>
      <w:lvlJc w:val="left"/>
      <w:pPr>
        <w:ind w:left="1656" w:hanging="360"/>
      </w:pPr>
      <w:rPr>
        <w:rFonts w:hint="default" w:ascii="Symbol" w:hAnsi="Symbol" w:cs="Symbol"/>
        <w:color w:val="AE9142" w:themeColor="accent2"/>
      </w:rPr>
    </w:lvl>
    <w:lvl w:ilvl="1" w:tplc="4CB4FF9A">
      <w:start w:val="1"/>
      <w:numFmt w:val="bullet"/>
      <w:lvlText w:val="o"/>
      <w:lvlJc w:val="left"/>
      <w:pPr>
        <w:ind w:left="2376" w:hanging="360"/>
      </w:pPr>
      <w:rPr>
        <w:rFonts w:hint="default" w:ascii="Courier New" w:hAnsi="Courier New" w:cs="Courier New"/>
        <w:color w:val="AE9142" w:themeColor="accent2"/>
      </w:rPr>
    </w:lvl>
    <w:lvl w:ilvl="2" w:tplc="04090005" w:tentative="1">
      <w:start w:val="1"/>
      <w:numFmt w:val="bullet"/>
      <w:lvlText w:val=""/>
      <w:lvlJc w:val="left"/>
      <w:pPr>
        <w:ind w:left="3096" w:hanging="360"/>
      </w:pPr>
      <w:rPr>
        <w:rFonts w:hint="default" w:ascii="Wingdings" w:hAnsi="Wingdings"/>
      </w:rPr>
    </w:lvl>
    <w:lvl w:ilvl="3" w:tplc="04090001" w:tentative="1">
      <w:start w:val="1"/>
      <w:numFmt w:val="bullet"/>
      <w:lvlText w:val=""/>
      <w:lvlJc w:val="left"/>
      <w:pPr>
        <w:ind w:left="3816" w:hanging="360"/>
      </w:pPr>
      <w:rPr>
        <w:rFonts w:hint="default" w:ascii="Symbol" w:hAnsi="Symbol"/>
      </w:rPr>
    </w:lvl>
    <w:lvl w:ilvl="4" w:tplc="04090003" w:tentative="1">
      <w:start w:val="1"/>
      <w:numFmt w:val="bullet"/>
      <w:lvlText w:val="o"/>
      <w:lvlJc w:val="left"/>
      <w:pPr>
        <w:ind w:left="4536" w:hanging="360"/>
      </w:pPr>
      <w:rPr>
        <w:rFonts w:hint="default" w:ascii="Courier New" w:hAnsi="Courier New" w:cs="Courier New"/>
      </w:rPr>
    </w:lvl>
    <w:lvl w:ilvl="5" w:tplc="04090005" w:tentative="1">
      <w:start w:val="1"/>
      <w:numFmt w:val="bullet"/>
      <w:lvlText w:val=""/>
      <w:lvlJc w:val="left"/>
      <w:pPr>
        <w:ind w:left="5256" w:hanging="360"/>
      </w:pPr>
      <w:rPr>
        <w:rFonts w:hint="default" w:ascii="Wingdings" w:hAnsi="Wingdings"/>
      </w:rPr>
    </w:lvl>
    <w:lvl w:ilvl="6" w:tplc="04090001" w:tentative="1">
      <w:start w:val="1"/>
      <w:numFmt w:val="bullet"/>
      <w:lvlText w:val=""/>
      <w:lvlJc w:val="left"/>
      <w:pPr>
        <w:ind w:left="5976" w:hanging="360"/>
      </w:pPr>
      <w:rPr>
        <w:rFonts w:hint="default" w:ascii="Symbol" w:hAnsi="Symbol"/>
      </w:rPr>
    </w:lvl>
    <w:lvl w:ilvl="7" w:tplc="04090003" w:tentative="1">
      <w:start w:val="1"/>
      <w:numFmt w:val="bullet"/>
      <w:lvlText w:val="o"/>
      <w:lvlJc w:val="left"/>
      <w:pPr>
        <w:ind w:left="6696" w:hanging="360"/>
      </w:pPr>
      <w:rPr>
        <w:rFonts w:hint="default" w:ascii="Courier New" w:hAnsi="Courier New" w:cs="Courier New"/>
      </w:rPr>
    </w:lvl>
    <w:lvl w:ilvl="8" w:tplc="04090005" w:tentative="1">
      <w:start w:val="1"/>
      <w:numFmt w:val="bullet"/>
      <w:lvlText w:val=""/>
      <w:lvlJc w:val="left"/>
      <w:pPr>
        <w:ind w:left="7416" w:hanging="360"/>
      </w:pPr>
      <w:rPr>
        <w:rFonts w:hint="default" w:ascii="Wingdings" w:hAnsi="Wingdings"/>
      </w:rPr>
    </w:lvl>
  </w:abstractNum>
  <w:abstractNum w:abstractNumId="40" w15:restartNumberingAfterBreak="0">
    <w:nsid w:val="7D00304E"/>
    <w:multiLevelType w:val="hybridMultilevel"/>
    <w:tmpl w:val="CE726B90"/>
    <w:lvl w:ilvl="0" w:tplc="E8E681BE">
      <w:start w:val="1"/>
      <w:numFmt w:val="bullet"/>
      <w:lvlText w:val=""/>
      <w:lvlJc w:val="left"/>
      <w:pPr>
        <w:ind w:left="720" w:hanging="360"/>
      </w:pPr>
      <w:rPr>
        <w:rFonts w:hint="default" w:ascii="Symbol" w:hAnsi="Symbol"/>
      </w:rPr>
    </w:lvl>
    <w:lvl w:ilvl="1" w:tplc="C778BC6E">
      <w:start w:val="1"/>
      <w:numFmt w:val="bullet"/>
      <w:lvlText w:val="o"/>
      <w:lvlJc w:val="left"/>
      <w:pPr>
        <w:ind w:left="1440" w:hanging="360"/>
      </w:pPr>
      <w:rPr>
        <w:rFonts w:hint="default" w:ascii="Courier New" w:hAnsi="Courier New"/>
      </w:rPr>
    </w:lvl>
    <w:lvl w:ilvl="2" w:tplc="4C360182">
      <w:start w:val="1"/>
      <w:numFmt w:val="bullet"/>
      <w:lvlText w:val=""/>
      <w:lvlJc w:val="left"/>
      <w:pPr>
        <w:ind w:left="2160" w:hanging="360"/>
      </w:pPr>
      <w:rPr>
        <w:rFonts w:hint="default" w:ascii="Wingdings" w:hAnsi="Wingdings"/>
      </w:rPr>
    </w:lvl>
    <w:lvl w:ilvl="3" w:tplc="1D687AB2">
      <w:start w:val="1"/>
      <w:numFmt w:val="bullet"/>
      <w:lvlText w:val=""/>
      <w:lvlJc w:val="left"/>
      <w:pPr>
        <w:ind w:left="2880" w:hanging="360"/>
      </w:pPr>
      <w:rPr>
        <w:rFonts w:hint="default" w:ascii="Symbol" w:hAnsi="Symbol"/>
      </w:rPr>
    </w:lvl>
    <w:lvl w:ilvl="4" w:tplc="6220BDDE">
      <w:start w:val="1"/>
      <w:numFmt w:val="bullet"/>
      <w:lvlText w:val="o"/>
      <w:lvlJc w:val="left"/>
      <w:pPr>
        <w:ind w:left="3600" w:hanging="360"/>
      </w:pPr>
      <w:rPr>
        <w:rFonts w:hint="default" w:ascii="Courier New" w:hAnsi="Courier New"/>
      </w:rPr>
    </w:lvl>
    <w:lvl w:ilvl="5" w:tplc="5F7C77EC">
      <w:start w:val="1"/>
      <w:numFmt w:val="bullet"/>
      <w:lvlText w:val=""/>
      <w:lvlJc w:val="left"/>
      <w:pPr>
        <w:ind w:left="4320" w:hanging="360"/>
      </w:pPr>
      <w:rPr>
        <w:rFonts w:hint="default" w:ascii="Wingdings" w:hAnsi="Wingdings"/>
      </w:rPr>
    </w:lvl>
    <w:lvl w:ilvl="6" w:tplc="058870FC">
      <w:start w:val="1"/>
      <w:numFmt w:val="bullet"/>
      <w:lvlText w:val=""/>
      <w:lvlJc w:val="left"/>
      <w:pPr>
        <w:ind w:left="5040" w:hanging="360"/>
      </w:pPr>
      <w:rPr>
        <w:rFonts w:hint="default" w:ascii="Symbol" w:hAnsi="Symbol"/>
      </w:rPr>
    </w:lvl>
    <w:lvl w:ilvl="7" w:tplc="CE622B70">
      <w:start w:val="1"/>
      <w:numFmt w:val="bullet"/>
      <w:lvlText w:val="o"/>
      <w:lvlJc w:val="left"/>
      <w:pPr>
        <w:ind w:left="5760" w:hanging="360"/>
      </w:pPr>
      <w:rPr>
        <w:rFonts w:hint="default" w:ascii="Courier New" w:hAnsi="Courier New"/>
      </w:rPr>
    </w:lvl>
    <w:lvl w:ilvl="8" w:tplc="EF0AF04C">
      <w:start w:val="1"/>
      <w:numFmt w:val="bullet"/>
      <w:lvlText w:val=""/>
      <w:lvlJc w:val="left"/>
      <w:pPr>
        <w:ind w:left="6480" w:hanging="360"/>
      </w:pPr>
      <w:rPr>
        <w:rFonts w:hint="default" w:ascii="Wingdings" w:hAnsi="Wingdings"/>
      </w:rPr>
    </w:lvl>
  </w:abstractNum>
  <w:num w:numId="1">
    <w:abstractNumId w:val="40"/>
  </w:num>
  <w:num w:numId="2">
    <w:abstractNumId w:val="6"/>
  </w:num>
  <w:num w:numId="3">
    <w:abstractNumId w:val="34"/>
  </w:num>
  <w:num w:numId="4">
    <w:abstractNumId w:val="36"/>
  </w:num>
  <w:num w:numId="5">
    <w:abstractNumId w:val="9"/>
  </w:num>
  <w:num w:numId="6">
    <w:abstractNumId w:val="10"/>
  </w:num>
  <w:num w:numId="7">
    <w:abstractNumId w:val="4"/>
  </w:num>
  <w:num w:numId="8">
    <w:abstractNumId w:val="14"/>
  </w:num>
  <w:num w:numId="9">
    <w:abstractNumId w:val="14"/>
  </w:num>
  <w:num w:numId="10">
    <w:abstractNumId w:val="4"/>
  </w:num>
  <w:num w:numId="11">
    <w:abstractNumId w:val="33"/>
  </w:num>
  <w:num w:numId="12">
    <w:abstractNumId w:val="1"/>
  </w:num>
  <w:num w:numId="13">
    <w:abstractNumId w:val="39"/>
  </w:num>
  <w:num w:numId="14">
    <w:abstractNumId w:val="32"/>
  </w:num>
  <w:num w:numId="15">
    <w:abstractNumId w:val="16"/>
  </w:num>
  <w:num w:numId="16">
    <w:abstractNumId w:val="31"/>
  </w:num>
  <w:num w:numId="17">
    <w:abstractNumId w:val="29"/>
  </w:num>
  <w:num w:numId="18">
    <w:abstractNumId w:val="19"/>
  </w:num>
  <w:num w:numId="19">
    <w:abstractNumId w:val="38"/>
  </w:num>
  <w:num w:numId="20">
    <w:abstractNumId w:val="7"/>
  </w:num>
  <w:num w:numId="21">
    <w:abstractNumId w:val="21"/>
  </w:num>
  <w:num w:numId="22">
    <w:abstractNumId w:val="3"/>
  </w:num>
  <w:num w:numId="23">
    <w:abstractNumId w:val="13"/>
  </w:num>
  <w:num w:numId="24">
    <w:abstractNumId w:val="27"/>
  </w:num>
  <w:num w:numId="25">
    <w:abstractNumId w:val="18"/>
  </w:num>
  <w:num w:numId="26">
    <w:abstractNumId w:val="28"/>
  </w:num>
  <w:num w:numId="27">
    <w:abstractNumId w:val="35"/>
  </w:num>
  <w:num w:numId="28">
    <w:abstractNumId w:val="0"/>
  </w:num>
  <w:num w:numId="29">
    <w:abstractNumId w:val="24"/>
  </w:num>
  <w:num w:numId="30">
    <w:abstractNumId w:val="5"/>
  </w:num>
  <w:num w:numId="31">
    <w:abstractNumId w:val="17"/>
  </w:num>
  <w:num w:numId="32">
    <w:abstractNumId w:val="8"/>
  </w:num>
  <w:num w:numId="33">
    <w:abstractNumId w:val="23"/>
  </w:num>
  <w:num w:numId="34">
    <w:abstractNumId w:val="22"/>
  </w:num>
  <w:num w:numId="35">
    <w:abstractNumId w:val="37"/>
  </w:num>
  <w:num w:numId="36">
    <w:abstractNumId w:val="12"/>
  </w:num>
  <w:num w:numId="37">
    <w:abstractNumId w:val="25"/>
  </w:num>
  <w:num w:numId="38">
    <w:abstractNumId w:val="2"/>
  </w:num>
  <w:num w:numId="39">
    <w:abstractNumId w:val="26"/>
  </w:num>
  <w:num w:numId="40">
    <w:abstractNumId w:val="11"/>
  </w:num>
  <w:num w:numId="41">
    <w:abstractNumId w:val="30"/>
  </w:num>
  <w:num w:numId="42">
    <w:abstractNumId w:val="15"/>
  </w:num>
  <w:num w:numId="43">
    <w:abstractNumId w:val="20"/>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Aita">
    <w15:presenceInfo w15:providerId="AD" w15:userId="S-1-5-21-2257460656-423289079-3582961141-1663"/>
  </w15:person>
  <w15:person w15:author="Mohammad Hamad">
    <w15:presenceInfo w15:providerId="AD" w15:userId="S-1-5-21-1993962763-492894223-839522115-1227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activeWritingStyle w:lang="en-GB" w:vendorID="64" w:dllVersion="4096" w:nlCheck="1" w:checkStyle="0" w:appName="MSWord"/>
  <w:attachedTemplate r:id="rId1"/>
  <w:trackRevisions w:val="false"/>
  <w:defaultTabStop w:val="720"/>
  <w:hyphenationZone w:val="425"/>
  <w:drawingGridHorizontalSpacing w:val="9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3CE6"/>
    <w:rsid w:val="000003AD"/>
    <w:rsid w:val="00000A72"/>
    <w:rsid w:val="00000EE5"/>
    <w:rsid w:val="0000189A"/>
    <w:rsid w:val="00005987"/>
    <w:rsid w:val="00010260"/>
    <w:rsid w:val="0001071B"/>
    <w:rsid w:val="00010B67"/>
    <w:rsid w:val="000126B2"/>
    <w:rsid w:val="00012DAF"/>
    <w:rsid w:val="000133B3"/>
    <w:rsid w:val="000154EB"/>
    <w:rsid w:val="000165FD"/>
    <w:rsid w:val="000169D4"/>
    <w:rsid w:val="000217B0"/>
    <w:rsid w:val="0002182E"/>
    <w:rsid w:val="0002437B"/>
    <w:rsid w:val="000247B7"/>
    <w:rsid w:val="00024DCC"/>
    <w:rsid w:val="0002579A"/>
    <w:rsid w:val="00026D37"/>
    <w:rsid w:val="000278A2"/>
    <w:rsid w:val="00030E85"/>
    <w:rsid w:val="00032642"/>
    <w:rsid w:val="00033C87"/>
    <w:rsid w:val="00033F1E"/>
    <w:rsid w:val="00036EFF"/>
    <w:rsid w:val="00037606"/>
    <w:rsid w:val="00041D1B"/>
    <w:rsid w:val="00041D69"/>
    <w:rsid w:val="000431B7"/>
    <w:rsid w:val="0004563D"/>
    <w:rsid w:val="0004671C"/>
    <w:rsid w:val="00046901"/>
    <w:rsid w:val="00046D4F"/>
    <w:rsid w:val="00047B3C"/>
    <w:rsid w:val="000501C7"/>
    <w:rsid w:val="000512F1"/>
    <w:rsid w:val="00051788"/>
    <w:rsid w:val="0005324E"/>
    <w:rsid w:val="0005389A"/>
    <w:rsid w:val="00055EDB"/>
    <w:rsid w:val="00060952"/>
    <w:rsid w:val="00060D81"/>
    <w:rsid w:val="000625D6"/>
    <w:rsid w:val="00062CE5"/>
    <w:rsid w:val="00064E38"/>
    <w:rsid w:val="000701DF"/>
    <w:rsid w:val="00070576"/>
    <w:rsid w:val="0007089E"/>
    <w:rsid w:val="000719B2"/>
    <w:rsid w:val="00073043"/>
    <w:rsid w:val="0007579B"/>
    <w:rsid w:val="00080CBB"/>
    <w:rsid w:val="000817E2"/>
    <w:rsid w:val="00081B85"/>
    <w:rsid w:val="000822E9"/>
    <w:rsid w:val="00083061"/>
    <w:rsid w:val="00083DD2"/>
    <w:rsid w:val="00085607"/>
    <w:rsid w:val="0008765A"/>
    <w:rsid w:val="00090F5A"/>
    <w:rsid w:val="00091234"/>
    <w:rsid w:val="00093A52"/>
    <w:rsid w:val="00094405"/>
    <w:rsid w:val="00094FED"/>
    <w:rsid w:val="00095396"/>
    <w:rsid w:val="000A16BE"/>
    <w:rsid w:val="000A3675"/>
    <w:rsid w:val="000A42F8"/>
    <w:rsid w:val="000B0111"/>
    <w:rsid w:val="000B4843"/>
    <w:rsid w:val="000B5979"/>
    <w:rsid w:val="000C0225"/>
    <w:rsid w:val="000C02D2"/>
    <w:rsid w:val="000C0C34"/>
    <w:rsid w:val="000C3797"/>
    <w:rsid w:val="000C55AD"/>
    <w:rsid w:val="000C5696"/>
    <w:rsid w:val="000C658E"/>
    <w:rsid w:val="000D0881"/>
    <w:rsid w:val="000D2B07"/>
    <w:rsid w:val="000D4318"/>
    <w:rsid w:val="000D78ED"/>
    <w:rsid w:val="000E0670"/>
    <w:rsid w:val="000E11BD"/>
    <w:rsid w:val="000E1778"/>
    <w:rsid w:val="000E2860"/>
    <w:rsid w:val="000E2C06"/>
    <w:rsid w:val="000E6200"/>
    <w:rsid w:val="000E6DE2"/>
    <w:rsid w:val="000F0819"/>
    <w:rsid w:val="000F103E"/>
    <w:rsid w:val="000F1ECC"/>
    <w:rsid w:val="000F265D"/>
    <w:rsid w:val="000F279E"/>
    <w:rsid w:val="000F4AB3"/>
    <w:rsid w:val="000F7A97"/>
    <w:rsid w:val="00101F8C"/>
    <w:rsid w:val="0010364A"/>
    <w:rsid w:val="00104F46"/>
    <w:rsid w:val="00107BBC"/>
    <w:rsid w:val="001117F1"/>
    <w:rsid w:val="00111AE5"/>
    <w:rsid w:val="00113632"/>
    <w:rsid w:val="001139F9"/>
    <w:rsid w:val="00113DE7"/>
    <w:rsid w:val="00115569"/>
    <w:rsid w:val="00115DC7"/>
    <w:rsid w:val="00117055"/>
    <w:rsid w:val="001201C7"/>
    <w:rsid w:val="00121779"/>
    <w:rsid w:val="00122217"/>
    <w:rsid w:val="001230F9"/>
    <w:rsid w:val="00125E87"/>
    <w:rsid w:val="00127D9C"/>
    <w:rsid w:val="001327E7"/>
    <w:rsid w:val="00135A31"/>
    <w:rsid w:val="00135C07"/>
    <w:rsid w:val="0013691B"/>
    <w:rsid w:val="00137244"/>
    <w:rsid w:val="00141697"/>
    <w:rsid w:val="00142EBA"/>
    <w:rsid w:val="001431C2"/>
    <w:rsid w:val="00143A7D"/>
    <w:rsid w:val="00143E00"/>
    <w:rsid w:val="001454AC"/>
    <w:rsid w:val="00145723"/>
    <w:rsid w:val="00145FA5"/>
    <w:rsid w:val="0015014D"/>
    <w:rsid w:val="00153809"/>
    <w:rsid w:val="00156E73"/>
    <w:rsid w:val="00156E7F"/>
    <w:rsid w:val="001574C8"/>
    <w:rsid w:val="00157BA6"/>
    <w:rsid w:val="001633D0"/>
    <w:rsid w:val="00164B5F"/>
    <w:rsid w:val="00170741"/>
    <w:rsid w:val="00171B6F"/>
    <w:rsid w:val="001724A6"/>
    <w:rsid w:val="00177DBD"/>
    <w:rsid w:val="0018087A"/>
    <w:rsid w:val="00181E60"/>
    <w:rsid w:val="001825BB"/>
    <w:rsid w:val="00183467"/>
    <w:rsid w:val="00190F02"/>
    <w:rsid w:val="00192442"/>
    <w:rsid w:val="00192D87"/>
    <w:rsid w:val="00193824"/>
    <w:rsid w:val="00193E0E"/>
    <w:rsid w:val="00195BC3"/>
    <w:rsid w:val="0019652D"/>
    <w:rsid w:val="00196968"/>
    <w:rsid w:val="001A029A"/>
    <w:rsid w:val="001A1FAB"/>
    <w:rsid w:val="001A3650"/>
    <w:rsid w:val="001A3711"/>
    <w:rsid w:val="001A49E0"/>
    <w:rsid w:val="001A58DD"/>
    <w:rsid w:val="001A62D4"/>
    <w:rsid w:val="001A7D8B"/>
    <w:rsid w:val="001B099B"/>
    <w:rsid w:val="001B416B"/>
    <w:rsid w:val="001B6074"/>
    <w:rsid w:val="001B6FA6"/>
    <w:rsid w:val="001B7D36"/>
    <w:rsid w:val="001B7FBB"/>
    <w:rsid w:val="001C1FED"/>
    <w:rsid w:val="001C2574"/>
    <w:rsid w:val="001C3384"/>
    <w:rsid w:val="001C363C"/>
    <w:rsid w:val="001C3772"/>
    <w:rsid w:val="001C4BA6"/>
    <w:rsid w:val="001C704B"/>
    <w:rsid w:val="001C7247"/>
    <w:rsid w:val="001D19A4"/>
    <w:rsid w:val="001D488B"/>
    <w:rsid w:val="001D5DD4"/>
    <w:rsid w:val="001D70BB"/>
    <w:rsid w:val="001D7AEE"/>
    <w:rsid w:val="001E11CA"/>
    <w:rsid w:val="001E368F"/>
    <w:rsid w:val="001E3A0A"/>
    <w:rsid w:val="001E3F19"/>
    <w:rsid w:val="001E409C"/>
    <w:rsid w:val="001E4595"/>
    <w:rsid w:val="001E5107"/>
    <w:rsid w:val="001E533A"/>
    <w:rsid w:val="001E5EB4"/>
    <w:rsid w:val="001E70C3"/>
    <w:rsid w:val="001E7B37"/>
    <w:rsid w:val="001F4657"/>
    <w:rsid w:val="001F59D9"/>
    <w:rsid w:val="001F6FEA"/>
    <w:rsid w:val="002004AC"/>
    <w:rsid w:val="002022F5"/>
    <w:rsid w:val="0020309F"/>
    <w:rsid w:val="00204E6A"/>
    <w:rsid w:val="0020518F"/>
    <w:rsid w:val="0020772E"/>
    <w:rsid w:val="00211EAB"/>
    <w:rsid w:val="0021400E"/>
    <w:rsid w:val="0021584F"/>
    <w:rsid w:val="00215DBC"/>
    <w:rsid w:val="0021644A"/>
    <w:rsid w:val="0021716C"/>
    <w:rsid w:val="00222117"/>
    <w:rsid w:val="00222626"/>
    <w:rsid w:val="00223B12"/>
    <w:rsid w:val="0022436A"/>
    <w:rsid w:val="002253D2"/>
    <w:rsid w:val="0023008B"/>
    <w:rsid w:val="00230702"/>
    <w:rsid w:val="00230790"/>
    <w:rsid w:val="002333C0"/>
    <w:rsid w:val="00233D9F"/>
    <w:rsid w:val="00234A54"/>
    <w:rsid w:val="00235B8B"/>
    <w:rsid w:val="0023625E"/>
    <w:rsid w:val="002367B3"/>
    <w:rsid w:val="00236EA5"/>
    <w:rsid w:val="00237617"/>
    <w:rsid w:val="002405AD"/>
    <w:rsid w:val="00240AF9"/>
    <w:rsid w:val="00247439"/>
    <w:rsid w:val="0024785F"/>
    <w:rsid w:val="00250640"/>
    <w:rsid w:val="00255277"/>
    <w:rsid w:val="002559A5"/>
    <w:rsid w:val="00261967"/>
    <w:rsid w:val="002642E0"/>
    <w:rsid w:val="0026513F"/>
    <w:rsid w:val="002659AB"/>
    <w:rsid w:val="0026658B"/>
    <w:rsid w:val="00271D3C"/>
    <w:rsid w:val="0027347F"/>
    <w:rsid w:val="002734EF"/>
    <w:rsid w:val="0027353F"/>
    <w:rsid w:val="00273A4A"/>
    <w:rsid w:val="00273F0F"/>
    <w:rsid w:val="00274731"/>
    <w:rsid w:val="002750D0"/>
    <w:rsid w:val="0027694C"/>
    <w:rsid w:val="0027716E"/>
    <w:rsid w:val="0027752F"/>
    <w:rsid w:val="0028131B"/>
    <w:rsid w:val="0028170A"/>
    <w:rsid w:val="0028304E"/>
    <w:rsid w:val="002836FC"/>
    <w:rsid w:val="00283CE3"/>
    <w:rsid w:val="00285B0A"/>
    <w:rsid w:val="0028773E"/>
    <w:rsid w:val="00290D3F"/>
    <w:rsid w:val="00292055"/>
    <w:rsid w:val="0029341E"/>
    <w:rsid w:val="00293A78"/>
    <w:rsid w:val="00295ACC"/>
    <w:rsid w:val="00295ECB"/>
    <w:rsid w:val="00296A21"/>
    <w:rsid w:val="002A0490"/>
    <w:rsid w:val="002A1893"/>
    <w:rsid w:val="002A65C3"/>
    <w:rsid w:val="002A722C"/>
    <w:rsid w:val="002B1595"/>
    <w:rsid w:val="002B1641"/>
    <w:rsid w:val="002B2A17"/>
    <w:rsid w:val="002B4D35"/>
    <w:rsid w:val="002B70EE"/>
    <w:rsid w:val="002B790D"/>
    <w:rsid w:val="002B7B57"/>
    <w:rsid w:val="002C0519"/>
    <w:rsid w:val="002C08A3"/>
    <w:rsid w:val="002C1269"/>
    <w:rsid w:val="002C2625"/>
    <w:rsid w:val="002C2902"/>
    <w:rsid w:val="002C5E76"/>
    <w:rsid w:val="002C6E6D"/>
    <w:rsid w:val="002D00BF"/>
    <w:rsid w:val="002D028C"/>
    <w:rsid w:val="002D0902"/>
    <w:rsid w:val="002D142B"/>
    <w:rsid w:val="002D33CD"/>
    <w:rsid w:val="002D33D4"/>
    <w:rsid w:val="002D4E02"/>
    <w:rsid w:val="002D6AC3"/>
    <w:rsid w:val="002E13F0"/>
    <w:rsid w:val="002E3BF4"/>
    <w:rsid w:val="002E6784"/>
    <w:rsid w:val="002F1880"/>
    <w:rsid w:val="002F1E33"/>
    <w:rsid w:val="002F3B45"/>
    <w:rsid w:val="002F3F19"/>
    <w:rsid w:val="002F4B57"/>
    <w:rsid w:val="002F4CC3"/>
    <w:rsid w:val="002F5F32"/>
    <w:rsid w:val="002F7C88"/>
    <w:rsid w:val="00300836"/>
    <w:rsid w:val="00301163"/>
    <w:rsid w:val="0030224C"/>
    <w:rsid w:val="003039AC"/>
    <w:rsid w:val="003062B1"/>
    <w:rsid w:val="003067C9"/>
    <w:rsid w:val="00307B2A"/>
    <w:rsid w:val="00307D39"/>
    <w:rsid w:val="00310C29"/>
    <w:rsid w:val="00312A88"/>
    <w:rsid w:val="00314235"/>
    <w:rsid w:val="003153E2"/>
    <w:rsid w:val="003161B6"/>
    <w:rsid w:val="003164D0"/>
    <w:rsid w:val="003168C7"/>
    <w:rsid w:val="003174C2"/>
    <w:rsid w:val="00320D28"/>
    <w:rsid w:val="00321E80"/>
    <w:rsid w:val="00322AB5"/>
    <w:rsid w:val="00323932"/>
    <w:rsid w:val="00323EB9"/>
    <w:rsid w:val="0032459E"/>
    <w:rsid w:val="0032537A"/>
    <w:rsid w:val="003276FA"/>
    <w:rsid w:val="003319A1"/>
    <w:rsid w:val="003325C5"/>
    <w:rsid w:val="00332BB2"/>
    <w:rsid w:val="00334E24"/>
    <w:rsid w:val="00337D0B"/>
    <w:rsid w:val="003403B0"/>
    <w:rsid w:val="003420ED"/>
    <w:rsid w:val="00344127"/>
    <w:rsid w:val="003465F3"/>
    <w:rsid w:val="00346942"/>
    <w:rsid w:val="003500F5"/>
    <w:rsid w:val="0035142C"/>
    <w:rsid w:val="00352446"/>
    <w:rsid w:val="00352FEC"/>
    <w:rsid w:val="003546C1"/>
    <w:rsid w:val="00356CE7"/>
    <w:rsid w:val="003607E5"/>
    <w:rsid w:val="0036244C"/>
    <w:rsid w:val="00363C70"/>
    <w:rsid w:val="00365241"/>
    <w:rsid w:val="00365901"/>
    <w:rsid w:val="00365C96"/>
    <w:rsid w:val="00366694"/>
    <w:rsid w:val="0037427B"/>
    <w:rsid w:val="003759A2"/>
    <w:rsid w:val="003762C5"/>
    <w:rsid w:val="003775D1"/>
    <w:rsid w:val="00380BA8"/>
    <w:rsid w:val="003824A5"/>
    <w:rsid w:val="00382E44"/>
    <w:rsid w:val="00383969"/>
    <w:rsid w:val="00385079"/>
    <w:rsid w:val="00385DC4"/>
    <w:rsid w:val="00386665"/>
    <w:rsid w:val="003871A9"/>
    <w:rsid w:val="00390190"/>
    <w:rsid w:val="003914C9"/>
    <w:rsid w:val="00391DD5"/>
    <w:rsid w:val="00395C43"/>
    <w:rsid w:val="003967BD"/>
    <w:rsid w:val="0039693A"/>
    <w:rsid w:val="00396DA6"/>
    <w:rsid w:val="003A521C"/>
    <w:rsid w:val="003A550B"/>
    <w:rsid w:val="003A5891"/>
    <w:rsid w:val="003A6245"/>
    <w:rsid w:val="003B1A12"/>
    <w:rsid w:val="003B2834"/>
    <w:rsid w:val="003B2A63"/>
    <w:rsid w:val="003B6A69"/>
    <w:rsid w:val="003B6DC0"/>
    <w:rsid w:val="003B6FFF"/>
    <w:rsid w:val="003B7BE1"/>
    <w:rsid w:val="003C2219"/>
    <w:rsid w:val="003C3E94"/>
    <w:rsid w:val="003C4A37"/>
    <w:rsid w:val="003C7721"/>
    <w:rsid w:val="003D0F88"/>
    <w:rsid w:val="003D10AF"/>
    <w:rsid w:val="003D220A"/>
    <w:rsid w:val="003D292B"/>
    <w:rsid w:val="003D383A"/>
    <w:rsid w:val="003D4345"/>
    <w:rsid w:val="003D5803"/>
    <w:rsid w:val="003D5CED"/>
    <w:rsid w:val="003D7A1F"/>
    <w:rsid w:val="003E110A"/>
    <w:rsid w:val="003E21FE"/>
    <w:rsid w:val="003E30B6"/>
    <w:rsid w:val="003F0F1E"/>
    <w:rsid w:val="003F23F5"/>
    <w:rsid w:val="003F2512"/>
    <w:rsid w:val="003F2773"/>
    <w:rsid w:val="003F3830"/>
    <w:rsid w:val="003F504A"/>
    <w:rsid w:val="0040124A"/>
    <w:rsid w:val="00401CFF"/>
    <w:rsid w:val="00401DE8"/>
    <w:rsid w:val="00404186"/>
    <w:rsid w:val="00404524"/>
    <w:rsid w:val="00406241"/>
    <w:rsid w:val="004064B9"/>
    <w:rsid w:val="0040794D"/>
    <w:rsid w:val="00410886"/>
    <w:rsid w:val="00413950"/>
    <w:rsid w:val="00414BFA"/>
    <w:rsid w:val="00424BD7"/>
    <w:rsid w:val="00425594"/>
    <w:rsid w:val="00425BF6"/>
    <w:rsid w:val="0043017A"/>
    <w:rsid w:val="00430AE2"/>
    <w:rsid w:val="00430E9F"/>
    <w:rsid w:val="00431478"/>
    <w:rsid w:val="00431CEC"/>
    <w:rsid w:val="00433A64"/>
    <w:rsid w:val="00441846"/>
    <w:rsid w:val="00442661"/>
    <w:rsid w:val="004438DC"/>
    <w:rsid w:val="00444D73"/>
    <w:rsid w:val="0044563A"/>
    <w:rsid w:val="004457CE"/>
    <w:rsid w:val="00445D4F"/>
    <w:rsid w:val="00455CBF"/>
    <w:rsid w:val="00456238"/>
    <w:rsid w:val="004570FB"/>
    <w:rsid w:val="0045765D"/>
    <w:rsid w:val="00462C83"/>
    <w:rsid w:val="00462E9B"/>
    <w:rsid w:val="00466FE6"/>
    <w:rsid w:val="0046735B"/>
    <w:rsid w:val="00470CA4"/>
    <w:rsid w:val="0047368E"/>
    <w:rsid w:val="0047431B"/>
    <w:rsid w:val="004750CC"/>
    <w:rsid w:val="00475A3C"/>
    <w:rsid w:val="00476C7A"/>
    <w:rsid w:val="00477C2C"/>
    <w:rsid w:val="00477EDA"/>
    <w:rsid w:val="0048167E"/>
    <w:rsid w:val="0048237E"/>
    <w:rsid w:val="00484487"/>
    <w:rsid w:val="00485BA1"/>
    <w:rsid w:val="00486B46"/>
    <w:rsid w:val="00487766"/>
    <w:rsid w:val="00487D60"/>
    <w:rsid w:val="00491BB1"/>
    <w:rsid w:val="0049209E"/>
    <w:rsid w:val="004930DF"/>
    <w:rsid w:val="00493EBD"/>
    <w:rsid w:val="0049564C"/>
    <w:rsid w:val="00495F23"/>
    <w:rsid w:val="00497581"/>
    <w:rsid w:val="00497AFD"/>
    <w:rsid w:val="004A03CC"/>
    <w:rsid w:val="004A0706"/>
    <w:rsid w:val="004A11B1"/>
    <w:rsid w:val="004A16F8"/>
    <w:rsid w:val="004A1D40"/>
    <w:rsid w:val="004A27D7"/>
    <w:rsid w:val="004A3CEB"/>
    <w:rsid w:val="004A68ED"/>
    <w:rsid w:val="004A6B39"/>
    <w:rsid w:val="004A6DF6"/>
    <w:rsid w:val="004A7759"/>
    <w:rsid w:val="004A7809"/>
    <w:rsid w:val="004A7B1C"/>
    <w:rsid w:val="004B0290"/>
    <w:rsid w:val="004B335E"/>
    <w:rsid w:val="004B4E19"/>
    <w:rsid w:val="004B5F4D"/>
    <w:rsid w:val="004B7FDF"/>
    <w:rsid w:val="004C00BE"/>
    <w:rsid w:val="004C1AE5"/>
    <w:rsid w:val="004C501E"/>
    <w:rsid w:val="004C586D"/>
    <w:rsid w:val="004C619F"/>
    <w:rsid w:val="004C627F"/>
    <w:rsid w:val="004C69A1"/>
    <w:rsid w:val="004D0D2C"/>
    <w:rsid w:val="004D15E4"/>
    <w:rsid w:val="004D3832"/>
    <w:rsid w:val="004D5304"/>
    <w:rsid w:val="004D7821"/>
    <w:rsid w:val="004D7AF8"/>
    <w:rsid w:val="004E08FE"/>
    <w:rsid w:val="004E0E95"/>
    <w:rsid w:val="004E0F81"/>
    <w:rsid w:val="004E310F"/>
    <w:rsid w:val="004E4678"/>
    <w:rsid w:val="004E6430"/>
    <w:rsid w:val="004E6468"/>
    <w:rsid w:val="004E6A64"/>
    <w:rsid w:val="004E705E"/>
    <w:rsid w:val="004E714E"/>
    <w:rsid w:val="004F246E"/>
    <w:rsid w:val="004F26A3"/>
    <w:rsid w:val="004F4564"/>
    <w:rsid w:val="00500062"/>
    <w:rsid w:val="005002EA"/>
    <w:rsid w:val="00500F64"/>
    <w:rsid w:val="005015B5"/>
    <w:rsid w:val="005020E9"/>
    <w:rsid w:val="005075E3"/>
    <w:rsid w:val="00512851"/>
    <w:rsid w:val="0051402E"/>
    <w:rsid w:val="00514530"/>
    <w:rsid w:val="00515697"/>
    <w:rsid w:val="00515FF5"/>
    <w:rsid w:val="0051662D"/>
    <w:rsid w:val="00516E77"/>
    <w:rsid w:val="00517549"/>
    <w:rsid w:val="0052016C"/>
    <w:rsid w:val="00521165"/>
    <w:rsid w:val="00521C15"/>
    <w:rsid w:val="00526F85"/>
    <w:rsid w:val="00531398"/>
    <w:rsid w:val="00531C1D"/>
    <w:rsid w:val="00531E77"/>
    <w:rsid w:val="0053352F"/>
    <w:rsid w:val="005411A3"/>
    <w:rsid w:val="00541C77"/>
    <w:rsid w:val="00542D1F"/>
    <w:rsid w:val="00543666"/>
    <w:rsid w:val="005439F9"/>
    <w:rsid w:val="00543B9F"/>
    <w:rsid w:val="00545C1B"/>
    <w:rsid w:val="00546699"/>
    <w:rsid w:val="00547EA0"/>
    <w:rsid w:val="00550523"/>
    <w:rsid w:val="00551583"/>
    <w:rsid w:val="00552678"/>
    <w:rsid w:val="00553D8D"/>
    <w:rsid w:val="00554448"/>
    <w:rsid w:val="00554B49"/>
    <w:rsid w:val="00555A4E"/>
    <w:rsid w:val="00557C3E"/>
    <w:rsid w:val="00560AF9"/>
    <w:rsid w:val="00562E0C"/>
    <w:rsid w:val="00565919"/>
    <w:rsid w:val="00566CAB"/>
    <w:rsid w:val="00566D39"/>
    <w:rsid w:val="00567120"/>
    <w:rsid w:val="00571C58"/>
    <w:rsid w:val="005720B0"/>
    <w:rsid w:val="005721DD"/>
    <w:rsid w:val="00572629"/>
    <w:rsid w:val="005729F0"/>
    <w:rsid w:val="0057343C"/>
    <w:rsid w:val="00574AB0"/>
    <w:rsid w:val="005752DA"/>
    <w:rsid w:val="0057677E"/>
    <w:rsid w:val="00580A42"/>
    <w:rsid w:val="00580F28"/>
    <w:rsid w:val="0058156D"/>
    <w:rsid w:val="00581D86"/>
    <w:rsid w:val="005830DF"/>
    <w:rsid w:val="00586BD7"/>
    <w:rsid w:val="00587510"/>
    <w:rsid w:val="005931CC"/>
    <w:rsid w:val="005939B0"/>
    <w:rsid w:val="005941FE"/>
    <w:rsid w:val="00594771"/>
    <w:rsid w:val="00594E10"/>
    <w:rsid w:val="0059798F"/>
    <w:rsid w:val="005A37F2"/>
    <w:rsid w:val="005A752A"/>
    <w:rsid w:val="005B0E91"/>
    <w:rsid w:val="005B4D08"/>
    <w:rsid w:val="005B6D8B"/>
    <w:rsid w:val="005C2338"/>
    <w:rsid w:val="005C34A1"/>
    <w:rsid w:val="005C5572"/>
    <w:rsid w:val="005D0006"/>
    <w:rsid w:val="005D07AD"/>
    <w:rsid w:val="005D08B1"/>
    <w:rsid w:val="005D6B92"/>
    <w:rsid w:val="005D7B5A"/>
    <w:rsid w:val="005E3EE4"/>
    <w:rsid w:val="005E56A5"/>
    <w:rsid w:val="005E6215"/>
    <w:rsid w:val="005E62B8"/>
    <w:rsid w:val="005E6E09"/>
    <w:rsid w:val="005E7521"/>
    <w:rsid w:val="005F037D"/>
    <w:rsid w:val="005F0497"/>
    <w:rsid w:val="005F21F2"/>
    <w:rsid w:val="005F37F4"/>
    <w:rsid w:val="005F3DC5"/>
    <w:rsid w:val="005F6E15"/>
    <w:rsid w:val="005F7A3F"/>
    <w:rsid w:val="006046DC"/>
    <w:rsid w:val="006046E0"/>
    <w:rsid w:val="006048F4"/>
    <w:rsid w:val="00606D70"/>
    <w:rsid w:val="0060752C"/>
    <w:rsid w:val="00607FFC"/>
    <w:rsid w:val="006123AD"/>
    <w:rsid w:val="00613106"/>
    <w:rsid w:val="00613D28"/>
    <w:rsid w:val="0061643A"/>
    <w:rsid w:val="006233FD"/>
    <w:rsid w:val="006277E8"/>
    <w:rsid w:val="00627B4C"/>
    <w:rsid w:val="00627B64"/>
    <w:rsid w:val="00633233"/>
    <w:rsid w:val="00633B7A"/>
    <w:rsid w:val="00633C42"/>
    <w:rsid w:val="00633F92"/>
    <w:rsid w:val="00635E06"/>
    <w:rsid w:val="006367DC"/>
    <w:rsid w:val="00637B1F"/>
    <w:rsid w:val="00640834"/>
    <w:rsid w:val="00641CEF"/>
    <w:rsid w:val="00642BB0"/>
    <w:rsid w:val="00643996"/>
    <w:rsid w:val="006448E0"/>
    <w:rsid w:val="006456C8"/>
    <w:rsid w:val="00647908"/>
    <w:rsid w:val="006507DB"/>
    <w:rsid w:val="00651678"/>
    <w:rsid w:val="00651752"/>
    <w:rsid w:val="00656B31"/>
    <w:rsid w:val="00656ED9"/>
    <w:rsid w:val="00657517"/>
    <w:rsid w:val="00657F58"/>
    <w:rsid w:val="00660256"/>
    <w:rsid w:val="00663C26"/>
    <w:rsid w:val="00667B39"/>
    <w:rsid w:val="00670976"/>
    <w:rsid w:val="00670C9E"/>
    <w:rsid w:val="0067165C"/>
    <w:rsid w:val="0067281F"/>
    <w:rsid w:val="00672AD7"/>
    <w:rsid w:val="00676905"/>
    <w:rsid w:val="00677106"/>
    <w:rsid w:val="00677BC6"/>
    <w:rsid w:val="00677E5B"/>
    <w:rsid w:val="0068075C"/>
    <w:rsid w:val="006809A1"/>
    <w:rsid w:val="006813BA"/>
    <w:rsid w:val="00682700"/>
    <w:rsid w:val="006827EF"/>
    <w:rsid w:val="00682A52"/>
    <w:rsid w:val="00683FD3"/>
    <w:rsid w:val="00685C80"/>
    <w:rsid w:val="0068683C"/>
    <w:rsid w:val="00686D30"/>
    <w:rsid w:val="00690090"/>
    <w:rsid w:val="00690E34"/>
    <w:rsid w:val="00692239"/>
    <w:rsid w:val="0069442C"/>
    <w:rsid w:val="0069537F"/>
    <w:rsid w:val="006971BF"/>
    <w:rsid w:val="006A11E3"/>
    <w:rsid w:val="006A3503"/>
    <w:rsid w:val="006A3C89"/>
    <w:rsid w:val="006A4475"/>
    <w:rsid w:val="006A73AA"/>
    <w:rsid w:val="006A76AB"/>
    <w:rsid w:val="006A791E"/>
    <w:rsid w:val="006B010C"/>
    <w:rsid w:val="006B0B62"/>
    <w:rsid w:val="006B1412"/>
    <w:rsid w:val="006B4BCF"/>
    <w:rsid w:val="006B4D0F"/>
    <w:rsid w:val="006B4FF6"/>
    <w:rsid w:val="006B5434"/>
    <w:rsid w:val="006C19E4"/>
    <w:rsid w:val="006C1FD6"/>
    <w:rsid w:val="006C21DD"/>
    <w:rsid w:val="006C2B0E"/>
    <w:rsid w:val="006C44AD"/>
    <w:rsid w:val="006C4B22"/>
    <w:rsid w:val="006C77CB"/>
    <w:rsid w:val="006D0F73"/>
    <w:rsid w:val="006D17DE"/>
    <w:rsid w:val="006D510C"/>
    <w:rsid w:val="006D6400"/>
    <w:rsid w:val="006D68AB"/>
    <w:rsid w:val="006E419A"/>
    <w:rsid w:val="006E58AA"/>
    <w:rsid w:val="006F0123"/>
    <w:rsid w:val="006F2B87"/>
    <w:rsid w:val="0070038A"/>
    <w:rsid w:val="007005F2"/>
    <w:rsid w:val="0070080F"/>
    <w:rsid w:val="0070230C"/>
    <w:rsid w:val="007034C7"/>
    <w:rsid w:val="0070363D"/>
    <w:rsid w:val="00703CE6"/>
    <w:rsid w:val="00705FC4"/>
    <w:rsid w:val="00710272"/>
    <w:rsid w:val="007107D2"/>
    <w:rsid w:val="00710FC9"/>
    <w:rsid w:val="00711C2A"/>
    <w:rsid w:val="00711D86"/>
    <w:rsid w:val="00711E98"/>
    <w:rsid w:val="007135A6"/>
    <w:rsid w:val="00714909"/>
    <w:rsid w:val="007160E1"/>
    <w:rsid w:val="00717CAF"/>
    <w:rsid w:val="00717D3B"/>
    <w:rsid w:val="00722CFB"/>
    <w:rsid w:val="00722E38"/>
    <w:rsid w:val="00723299"/>
    <w:rsid w:val="00723EEC"/>
    <w:rsid w:val="0072481F"/>
    <w:rsid w:val="007263D1"/>
    <w:rsid w:val="007273B5"/>
    <w:rsid w:val="00730DD3"/>
    <w:rsid w:val="0073489D"/>
    <w:rsid w:val="00734D32"/>
    <w:rsid w:val="00737471"/>
    <w:rsid w:val="00737E62"/>
    <w:rsid w:val="00741F6B"/>
    <w:rsid w:val="007427AC"/>
    <w:rsid w:val="00742BE9"/>
    <w:rsid w:val="007459E2"/>
    <w:rsid w:val="00745A27"/>
    <w:rsid w:val="0075222B"/>
    <w:rsid w:val="007524A4"/>
    <w:rsid w:val="00752E4B"/>
    <w:rsid w:val="00753D3B"/>
    <w:rsid w:val="00754032"/>
    <w:rsid w:val="007554B0"/>
    <w:rsid w:val="00755DB4"/>
    <w:rsid w:val="007573A4"/>
    <w:rsid w:val="007604A7"/>
    <w:rsid w:val="0076056D"/>
    <w:rsid w:val="00760AF6"/>
    <w:rsid w:val="00760F9E"/>
    <w:rsid w:val="00761171"/>
    <w:rsid w:val="0076140B"/>
    <w:rsid w:val="00761952"/>
    <w:rsid w:val="00765015"/>
    <w:rsid w:val="00765163"/>
    <w:rsid w:val="00765F73"/>
    <w:rsid w:val="00767033"/>
    <w:rsid w:val="00767FDE"/>
    <w:rsid w:val="00768C3D"/>
    <w:rsid w:val="00771069"/>
    <w:rsid w:val="00771FD6"/>
    <w:rsid w:val="007726CB"/>
    <w:rsid w:val="00772A5D"/>
    <w:rsid w:val="007746FE"/>
    <w:rsid w:val="00774989"/>
    <w:rsid w:val="00774B6E"/>
    <w:rsid w:val="00776635"/>
    <w:rsid w:val="007773AD"/>
    <w:rsid w:val="0078051F"/>
    <w:rsid w:val="00787B98"/>
    <w:rsid w:val="007910ED"/>
    <w:rsid w:val="00795B7B"/>
    <w:rsid w:val="007965F8"/>
    <w:rsid w:val="007A0D94"/>
    <w:rsid w:val="007A28DB"/>
    <w:rsid w:val="007A30C6"/>
    <w:rsid w:val="007A3D76"/>
    <w:rsid w:val="007A77A1"/>
    <w:rsid w:val="007B1B93"/>
    <w:rsid w:val="007B47F6"/>
    <w:rsid w:val="007B5A2C"/>
    <w:rsid w:val="007B7140"/>
    <w:rsid w:val="007C005E"/>
    <w:rsid w:val="007C09AC"/>
    <w:rsid w:val="007C19E8"/>
    <w:rsid w:val="007C394B"/>
    <w:rsid w:val="007C6123"/>
    <w:rsid w:val="007C6C9F"/>
    <w:rsid w:val="007D1A6F"/>
    <w:rsid w:val="007D1FF4"/>
    <w:rsid w:val="007D336A"/>
    <w:rsid w:val="007D5C98"/>
    <w:rsid w:val="007D695A"/>
    <w:rsid w:val="007D79F7"/>
    <w:rsid w:val="007E2E4F"/>
    <w:rsid w:val="007E421B"/>
    <w:rsid w:val="007E6379"/>
    <w:rsid w:val="007F2895"/>
    <w:rsid w:val="007F4C73"/>
    <w:rsid w:val="007F5301"/>
    <w:rsid w:val="007F60F9"/>
    <w:rsid w:val="007F676E"/>
    <w:rsid w:val="007F73E4"/>
    <w:rsid w:val="007F772B"/>
    <w:rsid w:val="00800C3B"/>
    <w:rsid w:val="008029EF"/>
    <w:rsid w:val="0080307A"/>
    <w:rsid w:val="00803B4B"/>
    <w:rsid w:val="00804E77"/>
    <w:rsid w:val="00804FF8"/>
    <w:rsid w:val="00805C3D"/>
    <w:rsid w:val="00807138"/>
    <w:rsid w:val="00811D6D"/>
    <w:rsid w:val="00813984"/>
    <w:rsid w:val="008145F0"/>
    <w:rsid w:val="00814891"/>
    <w:rsid w:val="00814EEE"/>
    <w:rsid w:val="00815A03"/>
    <w:rsid w:val="00816A53"/>
    <w:rsid w:val="00817A72"/>
    <w:rsid w:val="0082034F"/>
    <w:rsid w:val="008211D2"/>
    <w:rsid w:val="00821FA0"/>
    <w:rsid w:val="008233F1"/>
    <w:rsid w:val="00823711"/>
    <w:rsid w:val="00823BFC"/>
    <w:rsid w:val="00824FB8"/>
    <w:rsid w:val="0082546B"/>
    <w:rsid w:val="0082764C"/>
    <w:rsid w:val="0083004A"/>
    <w:rsid w:val="00830129"/>
    <w:rsid w:val="0083410A"/>
    <w:rsid w:val="00835487"/>
    <w:rsid w:val="00835697"/>
    <w:rsid w:val="008379EF"/>
    <w:rsid w:val="008413CA"/>
    <w:rsid w:val="00841CEF"/>
    <w:rsid w:val="008430A1"/>
    <w:rsid w:val="00843994"/>
    <w:rsid w:val="008464E9"/>
    <w:rsid w:val="00850C87"/>
    <w:rsid w:val="00850E3A"/>
    <w:rsid w:val="00853F29"/>
    <w:rsid w:val="00856699"/>
    <w:rsid w:val="00861BE3"/>
    <w:rsid w:val="0086298A"/>
    <w:rsid w:val="008639DE"/>
    <w:rsid w:val="0086427A"/>
    <w:rsid w:val="00864939"/>
    <w:rsid w:val="00865BEA"/>
    <w:rsid w:val="00867459"/>
    <w:rsid w:val="008700F0"/>
    <w:rsid w:val="00870682"/>
    <w:rsid w:val="00871749"/>
    <w:rsid w:val="0087778C"/>
    <w:rsid w:val="00882965"/>
    <w:rsid w:val="00883075"/>
    <w:rsid w:val="008837E2"/>
    <w:rsid w:val="00884CCB"/>
    <w:rsid w:val="00886CFC"/>
    <w:rsid w:val="00887D2A"/>
    <w:rsid w:val="00891A79"/>
    <w:rsid w:val="00892B72"/>
    <w:rsid w:val="00892B86"/>
    <w:rsid w:val="00893119"/>
    <w:rsid w:val="008943D5"/>
    <w:rsid w:val="00895995"/>
    <w:rsid w:val="00897999"/>
    <w:rsid w:val="008A049D"/>
    <w:rsid w:val="008A281D"/>
    <w:rsid w:val="008A5215"/>
    <w:rsid w:val="008A7899"/>
    <w:rsid w:val="008B0F05"/>
    <w:rsid w:val="008B0F9A"/>
    <w:rsid w:val="008B3425"/>
    <w:rsid w:val="008B373A"/>
    <w:rsid w:val="008B3A17"/>
    <w:rsid w:val="008B5071"/>
    <w:rsid w:val="008C074C"/>
    <w:rsid w:val="008C0F42"/>
    <w:rsid w:val="008C12F1"/>
    <w:rsid w:val="008C1321"/>
    <w:rsid w:val="008C16D5"/>
    <w:rsid w:val="008C33C8"/>
    <w:rsid w:val="008C38B4"/>
    <w:rsid w:val="008C4013"/>
    <w:rsid w:val="008D014E"/>
    <w:rsid w:val="008D08F3"/>
    <w:rsid w:val="008D0B91"/>
    <w:rsid w:val="008D0DD6"/>
    <w:rsid w:val="008D299C"/>
    <w:rsid w:val="008D5C26"/>
    <w:rsid w:val="008E1CE4"/>
    <w:rsid w:val="008E32AA"/>
    <w:rsid w:val="008E40E7"/>
    <w:rsid w:val="008E413C"/>
    <w:rsid w:val="008E514C"/>
    <w:rsid w:val="008E6CE3"/>
    <w:rsid w:val="008E7264"/>
    <w:rsid w:val="008E7C7A"/>
    <w:rsid w:val="008F168C"/>
    <w:rsid w:val="008F3B13"/>
    <w:rsid w:val="008F7464"/>
    <w:rsid w:val="00903F25"/>
    <w:rsid w:val="00904857"/>
    <w:rsid w:val="00907CA0"/>
    <w:rsid w:val="009127EB"/>
    <w:rsid w:val="009141C2"/>
    <w:rsid w:val="0091468C"/>
    <w:rsid w:val="00916FCC"/>
    <w:rsid w:val="00917771"/>
    <w:rsid w:val="00917B75"/>
    <w:rsid w:val="009204B8"/>
    <w:rsid w:val="009209DB"/>
    <w:rsid w:val="00922686"/>
    <w:rsid w:val="0092330F"/>
    <w:rsid w:val="009233FE"/>
    <w:rsid w:val="00924E84"/>
    <w:rsid w:val="00925810"/>
    <w:rsid w:val="0092588A"/>
    <w:rsid w:val="00925977"/>
    <w:rsid w:val="00925E08"/>
    <w:rsid w:val="00931906"/>
    <w:rsid w:val="00931EB1"/>
    <w:rsid w:val="00934BAB"/>
    <w:rsid w:val="00934F72"/>
    <w:rsid w:val="0093505D"/>
    <w:rsid w:val="00935387"/>
    <w:rsid w:val="00935FDC"/>
    <w:rsid w:val="00937928"/>
    <w:rsid w:val="009400A9"/>
    <w:rsid w:val="00942196"/>
    <w:rsid w:val="0094272D"/>
    <w:rsid w:val="00944523"/>
    <w:rsid w:val="009458E9"/>
    <w:rsid w:val="00946501"/>
    <w:rsid w:val="009501E4"/>
    <w:rsid w:val="009533BB"/>
    <w:rsid w:val="00953543"/>
    <w:rsid w:val="00953B6A"/>
    <w:rsid w:val="009551CB"/>
    <w:rsid w:val="00956AF3"/>
    <w:rsid w:val="0095761A"/>
    <w:rsid w:val="00957D1B"/>
    <w:rsid w:val="0096004D"/>
    <w:rsid w:val="00963843"/>
    <w:rsid w:val="00963FCA"/>
    <w:rsid w:val="009649CE"/>
    <w:rsid w:val="00971072"/>
    <w:rsid w:val="0097146E"/>
    <w:rsid w:val="0097253D"/>
    <w:rsid w:val="00975C7B"/>
    <w:rsid w:val="009765A8"/>
    <w:rsid w:val="00976829"/>
    <w:rsid w:val="00976E8D"/>
    <w:rsid w:val="00977DE8"/>
    <w:rsid w:val="00980B41"/>
    <w:rsid w:val="0098355A"/>
    <w:rsid w:val="00984E80"/>
    <w:rsid w:val="00984F53"/>
    <w:rsid w:val="009923E6"/>
    <w:rsid w:val="00992752"/>
    <w:rsid w:val="0099329E"/>
    <w:rsid w:val="00993A19"/>
    <w:rsid w:val="0099797E"/>
    <w:rsid w:val="009A0C4E"/>
    <w:rsid w:val="009A3EA9"/>
    <w:rsid w:val="009A5484"/>
    <w:rsid w:val="009A7A45"/>
    <w:rsid w:val="009B1763"/>
    <w:rsid w:val="009B228E"/>
    <w:rsid w:val="009B3F05"/>
    <w:rsid w:val="009B440C"/>
    <w:rsid w:val="009B5645"/>
    <w:rsid w:val="009C0503"/>
    <w:rsid w:val="009C1C4E"/>
    <w:rsid w:val="009C28D1"/>
    <w:rsid w:val="009C388D"/>
    <w:rsid w:val="009C4D22"/>
    <w:rsid w:val="009C64AE"/>
    <w:rsid w:val="009C68F6"/>
    <w:rsid w:val="009C7F5E"/>
    <w:rsid w:val="009D0722"/>
    <w:rsid w:val="009D0C4C"/>
    <w:rsid w:val="009D185D"/>
    <w:rsid w:val="009D1A04"/>
    <w:rsid w:val="009D406F"/>
    <w:rsid w:val="009D418A"/>
    <w:rsid w:val="009D43A8"/>
    <w:rsid w:val="009D57BC"/>
    <w:rsid w:val="009D5B46"/>
    <w:rsid w:val="009D714B"/>
    <w:rsid w:val="009E0AED"/>
    <w:rsid w:val="009E3AE9"/>
    <w:rsid w:val="009E4636"/>
    <w:rsid w:val="009E48A4"/>
    <w:rsid w:val="009E4AEE"/>
    <w:rsid w:val="009E56B1"/>
    <w:rsid w:val="009E6758"/>
    <w:rsid w:val="009F4FBE"/>
    <w:rsid w:val="009F6A85"/>
    <w:rsid w:val="00A02E44"/>
    <w:rsid w:val="00A06571"/>
    <w:rsid w:val="00A06D33"/>
    <w:rsid w:val="00A073A4"/>
    <w:rsid w:val="00A073AA"/>
    <w:rsid w:val="00A101C2"/>
    <w:rsid w:val="00A116D1"/>
    <w:rsid w:val="00A12DEE"/>
    <w:rsid w:val="00A13466"/>
    <w:rsid w:val="00A16003"/>
    <w:rsid w:val="00A169D8"/>
    <w:rsid w:val="00A175DB"/>
    <w:rsid w:val="00A22386"/>
    <w:rsid w:val="00A22469"/>
    <w:rsid w:val="00A23474"/>
    <w:rsid w:val="00A25DB0"/>
    <w:rsid w:val="00A2611F"/>
    <w:rsid w:val="00A2675C"/>
    <w:rsid w:val="00A26C85"/>
    <w:rsid w:val="00A30B01"/>
    <w:rsid w:val="00A34443"/>
    <w:rsid w:val="00A35A1F"/>
    <w:rsid w:val="00A364D3"/>
    <w:rsid w:val="00A365EA"/>
    <w:rsid w:val="00A36E91"/>
    <w:rsid w:val="00A37DF0"/>
    <w:rsid w:val="00A37E01"/>
    <w:rsid w:val="00A411EE"/>
    <w:rsid w:val="00A4233A"/>
    <w:rsid w:val="00A43123"/>
    <w:rsid w:val="00A44888"/>
    <w:rsid w:val="00A45EEE"/>
    <w:rsid w:val="00A462B9"/>
    <w:rsid w:val="00A47CD5"/>
    <w:rsid w:val="00A50A54"/>
    <w:rsid w:val="00A50FCE"/>
    <w:rsid w:val="00A52AC0"/>
    <w:rsid w:val="00A52C3D"/>
    <w:rsid w:val="00A62278"/>
    <w:rsid w:val="00A652C8"/>
    <w:rsid w:val="00A65959"/>
    <w:rsid w:val="00A6657D"/>
    <w:rsid w:val="00A6760B"/>
    <w:rsid w:val="00A71113"/>
    <w:rsid w:val="00A714DB"/>
    <w:rsid w:val="00A758E1"/>
    <w:rsid w:val="00A77821"/>
    <w:rsid w:val="00A81549"/>
    <w:rsid w:val="00A82970"/>
    <w:rsid w:val="00A83431"/>
    <w:rsid w:val="00A83D14"/>
    <w:rsid w:val="00A84587"/>
    <w:rsid w:val="00A85B58"/>
    <w:rsid w:val="00A87693"/>
    <w:rsid w:val="00A876F3"/>
    <w:rsid w:val="00A87FD1"/>
    <w:rsid w:val="00A9355D"/>
    <w:rsid w:val="00A93ED9"/>
    <w:rsid w:val="00AA17A8"/>
    <w:rsid w:val="00AA2E8B"/>
    <w:rsid w:val="00AA3722"/>
    <w:rsid w:val="00AA3C75"/>
    <w:rsid w:val="00AA42C6"/>
    <w:rsid w:val="00AA5270"/>
    <w:rsid w:val="00AA529C"/>
    <w:rsid w:val="00AA5E43"/>
    <w:rsid w:val="00AA7E33"/>
    <w:rsid w:val="00AA7F4B"/>
    <w:rsid w:val="00AB0112"/>
    <w:rsid w:val="00AB09F6"/>
    <w:rsid w:val="00AB1D8D"/>
    <w:rsid w:val="00AB39D0"/>
    <w:rsid w:val="00AB5BB0"/>
    <w:rsid w:val="00AB5F67"/>
    <w:rsid w:val="00AC0A2A"/>
    <w:rsid w:val="00AC21BA"/>
    <w:rsid w:val="00AC4083"/>
    <w:rsid w:val="00AD1873"/>
    <w:rsid w:val="00AD1923"/>
    <w:rsid w:val="00AD262E"/>
    <w:rsid w:val="00AD4978"/>
    <w:rsid w:val="00AD6961"/>
    <w:rsid w:val="00AE0877"/>
    <w:rsid w:val="00AE0A95"/>
    <w:rsid w:val="00AE13CF"/>
    <w:rsid w:val="00AE294D"/>
    <w:rsid w:val="00AE2BC5"/>
    <w:rsid w:val="00AE2EC5"/>
    <w:rsid w:val="00AE6BBA"/>
    <w:rsid w:val="00AF027B"/>
    <w:rsid w:val="00AF0A73"/>
    <w:rsid w:val="00AF225B"/>
    <w:rsid w:val="00AF3474"/>
    <w:rsid w:val="00AF414A"/>
    <w:rsid w:val="00AF79DF"/>
    <w:rsid w:val="00AF7E1A"/>
    <w:rsid w:val="00B01B56"/>
    <w:rsid w:val="00B03E31"/>
    <w:rsid w:val="00B0693B"/>
    <w:rsid w:val="00B075C5"/>
    <w:rsid w:val="00B1112F"/>
    <w:rsid w:val="00B133B1"/>
    <w:rsid w:val="00B133D5"/>
    <w:rsid w:val="00B136FC"/>
    <w:rsid w:val="00B13D77"/>
    <w:rsid w:val="00B14DD1"/>
    <w:rsid w:val="00B14E1C"/>
    <w:rsid w:val="00B152D1"/>
    <w:rsid w:val="00B15859"/>
    <w:rsid w:val="00B16483"/>
    <w:rsid w:val="00B21E17"/>
    <w:rsid w:val="00B22582"/>
    <w:rsid w:val="00B23A4F"/>
    <w:rsid w:val="00B244F9"/>
    <w:rsid w:val="00B25DB5"/>
    <w:rsid w:val="00B26B79"/>
    <w:rsid w:val="00B26D7C"/>
    <w:rsid w:val="00B31497"/>
    <w:rsid w:val="00B31F9E"/>
    <w:rsid w:val="00B340FD"/>
    <w:rsid w:val="00B342F1"/>
    <w:rsid w:val="00B35B41"/>
    <w:rsid w:val="00B36346"/>
    <w:rsid w:val="00B365FC"/>
    <w:rsid w:val="00B41DCD"/>
    <w:rsid w:val="00B439E2"/>
    <w:rsid w:val="00B4404D"/>
    <w:rsid w:val="00B4691D"/>
    <w:rsid w:val="00B475C4"/>
    <w:rsid w:val="00B504BF"/>
    <w:rsid w:val="00B50C8C"/>
    <w:rsid w:val="00B513F7"/>
    <w:rsid w:val="00B51C69"/>
    <w:rsid w:val="00B539B4"/>
    <w:rsid w:val="00B53A65"/>
    <w:rsid w:val="00B548E3"/>
    <w:rsid w:val="00B57321"/>
    <w:rsid w:val="00B57F24"/>
    <w:rsid w:val="00B60F26"/>
    <w:rsid w:val="00B61B33"/>
    <w:rsid w:val="00B640A1"/>
    <w:rsid w:val="00B659ED"/>
    <w:rsid w:val="00B661A9"/>
    <w:rsid w:val="00B661E2"/>
    <w:rsid w:val="00B736E6"/>
    <w:rsid w:val="00B779A5"/>
    <w:rsid w:val="00B8058E"/>
    <w:rsid w:val="00B8075C"/>
    <w:rsid w:val="00B809E0"/>
    <w:rsid w:val="00B8233F"/>
    <w:rsid w:val="00B83397"/>
    <w:rsid w:val="00B8348C"/>
    <w:rsid w:val="00B84FAD"/>
    <w:rsid w:val="00B862A0"/>
    <w:rsid w:val="00B87739"/>
    <w:rsid w:val="00B87B59"/>
    <w:rsid w:val="00B90B9B"/>
    <w:rsid w:val="00B921BE"/>
    <w:rsid w:val="00B95D0C"/>
    <w:rsid w:val="00B97257"/>
    <w:rsid w:val="00B97B3F"/>
    <w:rsid w:val="00B97BDE"/>
    <w:rsid w:val="00B97BE2"/>
    <w:rsid w:val="00BA0893"/>
    <w:rsid w:val="00BA46A6"/>
    <w:rsid w:val="00BA636C"/>
    <w:rsid w:val="00BA63B5"/>
    <w:rsid w:val="00BB04E3"/>
    <w:rsid w:val="00BB174C"/>
    <w:rsid w:val="00BB2E43"/>
    <w:rsid w:val="00BB3B2F"/>
    <w:rsid w:val="00BB55FC"/>
    <w:rsid w:val="00BC0B12"/>
    <w:rsid w:val="00BC20E8"/>
    <w:rsid w:val="00BC262B"/>
    <w:rsid w:val="00BC31B1"/>
    <w:rsid w:val="00BC367A"/>
    <w:rsid w:val="00BC6A5B"/>
    <w:rsid w:val="00BC7B46"/>
    <w:rsid w:val="00BD0C32"/>
    <w:rsid w:val="00BD0E7D"/>
    <w:rsid w:val="00BD1532"/>
    <w:rsid w:val="00BD2C1D"/>
    <w:rsid w:val="00BD387D"/>
    <w:rsid w:val="00BD4D70"/>
    <w:rsid w:val="00BD511B"/>
    <w:rsid w:val="00BD6D29"/>
    <w:rsid w:val="00BD7322"/>
    <w:rsid w:val="00BD7759"/>
    <w:rsid w:val="00BE015C"/>
    <w:rsid w:val="00BE35A5"/>
    <w:rsid w:val="00BE3918"/>
    <w:rsid w:val="00BE4584"/>
    <w:rsid w:val="00BE4B61"/>
    <w:rsid w:val="00BE7633"/>
    <w:rsid w:val="00BE777C"/>
    <w:rsid w:val="00BE77EA"/>
    <w:rsid w:val="00BE7895"/>
    <w:rsid w:val="00BE79B1"/>
    <w:rsid w:val="00BE7C99"/>
    <w:rsid w:val="00BF0D15"/>
    <w:rsid w:val="00BF0FE7"/>
    <w:rsid w:val="00BF2AFA"/>
    <w:rsid w:val="00BF3513"/>
    <w:rsid w:val="00BF3A04"/>
    <w:rsid w:val="00BF503E"/>
    <w:rsid w:val="00BF55EE"/>
    <w:rsid w:val="00BF6334"/>
    <w:rsid w:val="00BF759D"/>
    <w:rsid w:val="00C001E1"/>
    <w:rsid w:val="00C052B9"/>
    <w:rsid w:val="00C05D89"/>
    <w:rsid w:val="00C10EC8"/>
    <w:rsid w:val="00C15494"/>
    <w:rsid w:val="00C16629"/>
    <w:rsid w:val="00C16CD3"/>
    <w:rsid w:val="00C16FE4"/>
    <w:rsid w:val="00C204B2"/>
    <w:rsid w:val="00C24151"/>
    <w:rsid w:val="00C243F8"/>
    <w:rsid w:val="00C24C48"/>
    <w:rsid w:val="00C30297"/>
    <w:rsid w:val="00C30C9A"/>
    <w:rsid w:val="00C324C0"/>
    <w:rsid w:val="00C330A7"/>
    <w:rsid w:val="00C33368"/>
    <w:rsid w:val="00C336DB"/>
    <w:rsid w:val="00C34630"/>
    <w:rsid w:val="00C361EB"/>
    <w:rsid w:val="00C373BD"/>
    <w:rsid w:val="00C41F85"/>
    <w:rsid w:val="00C44350"/>
    <w:rsid w:val="00C44614"/>
    <w:rsid w:val="00C45905"/>
    <w:rsid w:val="00C46025"/>
    <w:rsid w:val="00C46255"/>
    <w:rsid w:val="00C47699"/>
    <w:rsid w:val="00C477FB"/>
    <w:rsid w:val="00C508EF"/>
    <w:rsid w:val="00C5163E"/>
    <w:rsid w:val="00C528AD"/>
    <w:rsid w:val="00C52F2B"/>
    <w:rsid w:val="00C551CE"/>
    <w:rsid w:val="00C568D3"/>
    <w:rsid w:val="00C56D4F"/>
    <w:rsid w:val="00C56FB0"/>
    <w:rsid w:val="00C60901"/>
    <w:rsid w:val="00C63BF1"/>
    <w:rsid w:val="00C64517"/>
    <w:rsid w:val="00C70A18"/>
    <w:rsid w:val="00C728FA"/>
    <w:rsid w:val="00C73A99"/>
    <w:rsid w:val="00C75760"/>
    <w:rsid w:val="00C76959"/>
    <w:rsid w:val="00C82811"/>
    <w:rsid w:val="00C82CE4"/>
    <w:rsid w:val="00C84186"/>
    <w:rsid w:val="00C8569C"/>
    <w:rsid w:val="00C87123"/>
    <w:rsid w:val="00C87860"/>
    <w:rsid w:val="00C94AB5"/>
    <w:rsid w:val="00C95E9F"/>
    <w:rsid w:val="00CA0F52"/>
    <w:rsid w:val="00CA566F"/>
    <w:rsid w:val="00CA6EF6"/>
    <w:rsid w:val="00CA73AE"/>
    <w:rsid w:val="00CB1946"/>
    <w:rsid w:val="00CB1955"/>
    <w:rsid w:val="00CB4D2A"/>
    <w:rsid w:val="00CB5FBD"/>
    <w:rsid w:val="00CC0694"/>
    <w:rsid w:val="00CC2F00"/>
    <w:rsid w:val="00CC5017"/>
    <w:rsid w:val="00CC5E6F"/>
    <w:rsid w:val="00CC7AFD"/>
    <w:rsid w:val="00CC7D67"/>
    <w:rsid w:val="00CD1E51"/>
    <w:rsid w:val="00CD2141"/>
    <w:rsid w:val="00CD29EB"/>
    <w:rsid w:val="00CD2ADB"/>
    <w:rsid w:val="00CD43F8"/>
    <w:rsid w:val="00CD452A"/>
    <w:rsid w:val="00CD6A22"/>
    <w:rsid w:val="00CE51FD"/>
    <w:rsid w:val="00CE665A"/>
    <w:rsid w:val="00CE7481"/>
    <w:rsid w:val="00CE7933"/>
    <w:rsid w:val="00CE7A0A"/>
    <w:rsid w:val="00CF2CAD"/>
    <w:rsid w:val="00CF2D39"/>
    <w:rsid w:val="00CF502E"/>
    <w:rsid w:val="00CF5CED"/>
    <w:rsid w:val="00CF6BFF"/>
    <w:rsid w:val="00CF70D6"/>
    <w:rsid w:val="00CF7E5E"/>
    <w:rsid w:val="00D00ABD"/>
    <w:rsid w:val="00D020CD"/>
    <w:rsid w:val="00D025FA"/>
    <w:rsid w:val="00D02FA3"/>
    <w:rsid w:val="00D048C3"/>
    <w:rsid w:val="00D07D3F"/>
    <w:rsid w:val="00D118E1"/>
    <w:rsid w:val="00D147AF"/>
    <w:rsid w:val="00D157CA"/>
    <w:rsid w:val="00D17786"/>
    <w:rsid w:val="00D220BA"/>
    <w:rsid w:val="00D24150"/>
    <w:rsid w:val="00D24AF4"/>
    <w:rsid w:val="00D250BD"/>
    <w:rsid w:val="00D254D4"/>
    <w:rsid w:val="00D25BBB"/>
    <w:rsid w:val="00D2682B"/>
    <w:rsid w:val="00D27D2F"/>
    <w:rsid w:val="00D27DF8"/>
    <w:rsid w:val="00D30F64"/>
    <w:rsid w:val="00D31909"/>
    <w:rsid w:val="00D31F1F"/>
    <w:rsid w:val="00D346BB"/>
    <w:rsid w:val="00D3714A"/>
    <w:rsid w:val="00D42335"/>
    <w:rsid w:val="00D42881"/>
    <w:rsid w:val="00D43BB3"/>
    <w:rsid w:val="00D4417F"/>
    <w:rsid w:val="00D467DD"/>
    <w:rsid w:val="00D47727"/>
    <w:rsid w:val="00D51868"/>
    <w:rsid w:val="00D51B94"/>
    <w:rsid w:val="00D51E83"/>
    <w:rsid w:val="00D55239"/>
    <w:rsid w:val="00D55590"/>
    <w:rsid w:val="00D55BB8"/>
    <w:rsid w:val="00D57111"/>
    <w:rsid w:val="00D574F8"/>
    <w:rsid w:val="00D5766C"/>
    <w:rsid w:val="00D5792E"/>
    <w:rsid w:val="00D57EF2"/>
    <w:rsid w:val="00D62A4F"/>
    <w:rsid w:val="00D62A77"/>
    <w:rsid w:val="00D631F4"/>
    <w:rsid w:val="00D63959"/>
    <w:rsid w:val="00D64176"/>
    <w:rsid w:val="00D64685"/>
    <w:rsid w:val="00D65382"/>
    <w:rsid w:val="00D662AC"/>
    <w:rsid w:val="00D66EB9"/>
    <w:rsid w:val="00D70933"/>
    <w:rsid w:val="00D75D1B"/>
    <w:rsid w:val="00D77871"/>
    <w:rsid w:val="00D802DD"/>
    <w:rsid w:val="00D806EE"/>
    <w:rsid w:val="00D808AF"/>
    <w:rsid w:val="00D80E28"/>
    <w:rsid w:val="00D8138D"/>
    <w:rsid w:val="00D841F6"/>
    <w:rsid w:val="00D867E1"/>
    <w:rsid w:val="00D874B3"/>
    <w:rsid w:val="00D87CB3"/>
    <w:rsid w:val="00D90116"/>
    <w:rsid w:val="00D91294"/>
    <w:rsid w:val="00D9187B"/>
    <w:rsid w:val="00D92180"/>
    <w:rsid w:val="00D92703"/>
    <w:rsid w:val="00D92847"/>
    <w:rsid w:val="00D93426"/>
    <w:rsid w:val="00D969D4"/>
    <w:rsid w:val="00DA0AEE"/>
    <w:rsid w:val="00DA1027"/>
    <w:rsid w:val="00DA2502"/>
    <w:rsid w:val="00DA317C"/>
    <w:rsid w:val="00DA3F43"/>
    <w:rsid w:val="00DA69F5"/>
    <w:rsid w:val="00DA7A68"/>
    <w:rsid w:val="00DA7B08"/>
    <w:rsid w:val="00DB0F63"/>
    <w:rsid w:val="00DB11D1"/>
    <w:rsid w:val="00DB27EB"/>
    <w:rsid w:val="00DB40AB"/>
    <w:rsid w:val="00DB55F0"/>
    <w:rsid w:val="00DB61E7"/>
    <w:rsid w:val="00DB6256"/>
    <w:rsid w:val="00DB654D"/>
    <w:rsid w:val="00DB6EC4"/>
    <w:rsid w:val="00DC12D1"/>
    <w:rsid w:val="00DC1D8E"/>
    <w:rsid w:val="00DC5C64"/>
    <w:rsid w:val="00DC728F"/>
    <w:rsid w:val="00DD0A1B"/>
    <w:rsid w:val="00DD11C8"/>
    <w:rsid w:val="00DD33B9"/>
    <w:rsid w:val="00DD3D18"/>
    <w:rsid w:val="00DD513D"/>
    <w:rsid w:val="00DD5DD3"/>
    <w:rsid w:val="00DD7322"/>
    <w:rsid w:val="00DE0727"/>
    <w:rsid w:val="00DE0A38"/>
    <w:rsid w:val="00DE283C"/>
    <w:rsid w:val="00DE2BFA"/>
    <w:rsid w:val="00DE302F"/>
    <w:rsid w:val="00DE35F4"/>
    <w:rsid w:val="00DE6865"/>
    <w:rsid w:val="00DE68CC"/>
    <w:rsid w:val="00DE7CDB"/>
    <w:rsid w:val="00DF0876"/>
    <w:rsid w:val="00DF0A06"/>
    <w:rsid w:val="00DF2A69"/>
    <w:rsid w:val="00DF3838"/>
    <w:rsid w:val="00DF3B08"/>
    <w:rsid w:val="00DF3D29"/>
    <w:rsid w:val="00DF3F86"/>
    <w:rsid w:val="00DF4F70"/>
    <w:rsid w:val="00E00AEB"/>
    <w:rsid w:val="00E00DC8"/>
    <w:rsid w:val="00E01940"/>
    <w:rsid w:val="00E01C8B"/>
    <w:rsid w:val="00E0386C"/>
    <w:rsid w:val="00E04BD0"/>
    <w:rsid w:val="00E067EB"/>
    <w:rsid w:val="00E06BC9"/>
    <w:rsid w:val="00E0705D"/>
    <w:rsid w:val="00E12AD2"/>
    <w:rsid w:val="00E1614F"/>
    <w:rsid w:val="00E16744"/>
    <w:rsid w:val="00E16A11"/>
    <w:rsid w:val="00E211D1"/>
    <w:rsid w:val="00E22EF2"/>
    <w:rsid w:val="00E247CC"/>
    <w:rsid w:val="00E2543E"/>
    <w:rsid w:val="00E2656D"/>
    <w:rsid w:val="00E30929"/>
    <w:rsid w:val="00E30D62"/>
    <w:rsid w:val="00E34186"/>
    <w:rsid w:val="00E35AAD"/>
    <w:rsid w:val="00E36550"/>
    <w:rsid w:val="00E36CED"/>
    <w:rsid w:val="00E379D7"/>
    <w:rsid w:val="00E40658"/>
    <w:rsid w:val="00E41B66"/>
    <w:rsid w:val="00E423AD"/>
    <w:rsid w:val="00E43609"/>
    <w:rsid w:val="00E443C5"/>
    <w:rsid w:val="00E44885"/>
    <w:rsid w:val="00E453D1"/>
    <w:rsid w:val="00E45952"/>
    <w:rsid w:val="00E45D00"/>
    <w:rsid w:val="00E464FC"/>
    <w:rsid w:val="00E50977"/>
    <w:rsid w:val="00E51962"/>
    <w:rsid w:val="00E527A5"/>
    <w:rsid w:val="00E53503"/>
    <w:rsid w:val="00E53ABD"/>
    <w:rsid w:val="00E53B8B"/>
    <w:rsid w:val="00E54774"/>
    <w:rsid w:val="00E551A9"/>
    <w:rsid w:val="00E573EB"/>
    <w:rsid w:val="00E60B94"/>
    <w:rsid w:val="00E6233A"/>
    <w:rsid w:val="00E63AE0"/>
    <w:rsid w:val="00E70BED"/>
    <w:rsid w:val="00E72426"/>
    <w:rsid w:val="00E7668A"/>
    <w:rsid w:val="00E76852"/>
    <w:rsid w:val="00E76CC3"/>
    <w:rsid w:val="00E80C1C"/>
    <w:rsid w:val="00E81C9F"/>
    <w:rsid w:val="00E835FE"/>
    <w:rsid w:val="00E843CD"/>
    <w:rsid w:val="00E847CE"/>
    <w:rsid w:val="00E85204"/>
    <w:rsid w:val="00E86B22"/>
    <w:rsid w:val="00E87BA7"/>
    <w:rsid w:val="00E91953"/>
    <w:rsid w:val="00E93216"/>
    <w:rsid w:val="00E95326"/>
    <w:rsid w:val="00EA02CC"/>
    <w:rsid w:val="00EA1684"/>
    <w:rsid w:val="00EA1AF7"/>
    <w:rsid w:val="00EA1BA3"/>
    <w:rsid w:val="00EA24C8"/>
    <w:rsid w:val="00EA267B"/>
    <w:rsid w:val="00EA3FDF"/>
    <w:rsid w:val="00EA4003"/>
    <w:rsid w:val="00EA4F95"/>
    <w:rsid w:val="00EA6956"/>
    <w:rsid w:val="00EB023F"/>
    <w:rsid w:val="00EB1374"/>
    <w:rsid w:val="00EB2561"/>
    <w:rsid w:val="00EB3522"/>
    <w:rsid w:val="00EB3A67"/>
    <w:rsid w:val="00EB3AC1"/>
    <w:rsid w:val="00EB4763"/>
    <w:rsid w:val="00EB4D28"/>
    <w:rsid w:val="00EB6A36"/>
    <w:rsid w:val="00EB7D9F"/>
    <w:rsid w:val="00EC06C1"/>
    <w:rsid w:val="00EC08F8"/>
    <w:rsid w:val="00EC3B6A"/>
    <w:rsid w:val="00EC4ADA"/>
    <w:rsid w:val="00EC4F71"/>
    <w:rsid w:val="00EC5E7D"/>
    <w:rsid w:val="00EC5F46"/>
    <w:rsid w:val="00EC63C3"/>
    <w:rsid w:val="00EC64F6"/>
    <w:rsid w:val="00EC71C8"/>
    <w:rsid w:val="00ED30E7"/>
    <w:rsid w:val="00ED34B7"/>
    <w:rsid w:val="00ED3878"/>
    <w:rsid w:val="00ED5144"/>
    <w:rsid w:val="00ED6AD2"/>
    <w:rsid w:val="00EE26D7"/>
    <w:rsid w:val="00EE2E79"/>
    <w:rsid w:val="00EE3953"/>
    <w:rsid w:val="00EE45F0"/>
    <w:rsid w:val="00EE538F"/>
    <w:rsid w:val="00EE597D"/>
    <w:rsid w:val="00EE781B"/>
    <w:rsid w:val="00EF0B19"/>
    <w:rsid w:val="00EF3249"/>
    <w:rsid w:val="00EF4220"/>
    <w:rsid w:val="00EF4C47"/>
    <w:rsid w:val="00EF7A79"/>
    <w:rsid w:val="00F00DDD"/>
    <w:rsid w:val="00F023B2"/>
    <w:rsid w:val="00F028AB"/>
    <w:rsid w:val="00F05364"/>
    <w:rsid w:val="00F05BB6"/>
    <w:rsid w:val="00F05F16"/>
    <w:rsid w:val="00F06C02"/>
    <w:rsid w:val="00F0790A"/>
    <w:rsid w:val="00F07EE6"/>
    <w:rsid w:val="00F10C6C"/>
    <w:rsid w:val="00F11BC9"/>
    <w:rsid w:val="00F12E8C"/>
    <w:rsid w:val="00F1339C"/>
    <w:rsid w:val="00F17F58"/>
    <w:rsid w:val="00F20DC9"/>
    <w:rsid w:val="00F22950"/>
    <w:rsid w:val="00F22D87"/>
    <w:rsid w:val="00F238C8"/>
    <w:rsid w:val="00F251D7"/>
    <w:rsid w:val="00F25A58"/>
    <w:rsid w:val="00F25AA1"/>
    <w:rsid w:val="00F25DC7"/>
    <w:rsid w:val="00F302BB"/>
    <w:rsid w:val="00F3224E"/>
    <w:rsid w:val="00F34D63"/>
    <w:rsid w:val="00F35E0B"/>
    <w:rsid w:val="00F37B2C"/>
    <w:rsid w:val="00F403BF"/>
    <w:rsid w:val="00F40DBA"/>
    <w:rsid w:val="00F43F19"/>
    <w:rsid w:val="00F44AB2"/>
    <w:rsid w:val="00F4659B"/>
    <w:rsid w:val="00F50D52"/>
    <w:rsid w:val="00F52F7E"/>
    <w:rsid w:val="00F5420B"/>
    <w:rsid w:val="00F543C7"/>
    <w:rsid w:val="00F545B4"/>
    <w:rsid w:val="00F54ED1"/>
    <w:rsid w:val="00F55FD2"/>
    <w:rsid w:val="00F56E17"/>
    <w:rsid w:val="00F57A2F"/>
    <w:rsid w:val="00F610AB"/>
    <w:rsid w:val="00F61C7A"/>
    <w:rsid w:val="00F6466A"/>
    <w:rsid w:val="00F66C8C"/>
    <w:rsid w:val="00F67967"/>
    <w:rsid w:val="00F71CF5"/>
    <w:rsid w:val="00F71D45"/>
    <w:rsid w:val="00F7242C"/>
    <w:rsid w:val="00F72892"/>
    <w:rsid w:val="00F7297E"/>
    <w:rsid w:val="00F72DAF"/>
    <w:rsid w:val="00F76BE3"/>
    <w:rsid w:val="00F81859"/>
    <w:rsid w:val="00F83AE5"/>
    <w:rsid w:val="00F84AAA"/>
    <w:rsid w:val="00F86581"/>
    <w:rsid w:val="00F8745C"/>
    <w:rsid w:val="00F917BE"/>
    <w:rsid w:val="00F91CA5"/>
    <w:rsid w:val="00F94554"/>
    <w:rsid w:val="00F94FD9"/>
    <w:rsid w:val="00F97050"/>
    <w:rsid w:val="00F97604"/>
    <w:rsid w:val="00FA0424"/>
    <w:rsid w:val="00FA0EDD"/>
    <w:rsid w:val="00FA4D0F"/>
    <w:rsid w:val="00FA5F3C"/>
    <w:rsid w:val="00FA6CCC"/>
    <w:rsid w:val="00FA6E0A"/>
    <w:rsid w:val="00FA7CF7"/>
    <w:rsid w:val="00FB091F"/>
    <w:rsid w:val="00FB0CF9"/>
    <w:rsid w:val="00FB1CF5"/>
    <w:rsid w:val="00FB2C45"/>
    <w:rsid w:val="00FB6561"/>
    <w:rsid w:val="00FB6C86"/>
    <w:rsid w:val="00FB7521"/>
    <w:rsid w:val="00FC02FF"/>
    <w:rsid w:val="00FC0565"/>
    <w:rsid w:val="00FC05EE"/>
    <w:rsid w:val="00FC09F2"/>
    <w:rsid w:val="00FC114D"/>
    <w:rsid w:val="00FC27F8"/>
    <w:rsid w:val="00FC373F"/>
    <w:rsid w:val="00FC3E23"/>
    <w:rsid w:val="00FC5C39"/>
    <w:rsid w:val="00FC79DC"/>
    <w:rsid w:val="00FD13E1"/>
    <w:rsid w:val="00FD1A66"/>
    <w:rsid w:val="00FD1D13"/>
    <w:rsid w:val="00FD26BE"/>
    <w:rsid w:val="00FD45F5"/>
    <w:rsid w:val="00FD6095"/>
    <w:rsid w:val="00FD75F7"/>
    <w:rsid w:val="00FD781A"/>
    <w:rsid w:val="00FE1164"/>
    <w:rsid w:val="00FE2D43"/>
    <w:rsid w:val="00FE356E"/>
    <w:rsid w:val="00FE45BC"/>
    <w:rsid w:val="00FE46B2"/>
    <w:rsid w:val="00FE5A61"/>
    <w:rsid w:val="00FE6BF6"/>
    <w:rsid w:val="00FE73F6"/>
    <w:rsid w:val="00FE7BC4"/>
    <w:rsid w:val="00FE7F81"/>
    <w:rsid w:val="00FF1C42"/>
    <w:rsid w:val="00FF4BD1"/>
    <w:rsid w:val="00FF60C3"/>
    <w:rsid w:val="00FF75EF"/>
    <w:rsid w:val="014758E5"/>
    <w:rsid w:val="024900BC"/>
    <w:rsid w:val="028779B9"/>
    <w:rsid w:val="033717E6"/>
    <w:rsid w:val="036DBA98"/>
    <w:rsid w:val="03FCF3AE"/>
    <w:rsid w:val="073AE32B"/>
    <w:rsid w:val="0757B4B3"/>
    <w:rsid w:val="08ACDEDC"/>
    <w:rsid w:val="09E162F8"/>
    <w:rsid w:val="0BA232C8"/>
    <w:rsid w:val="0F8CFF0E"/>
    <w:rsid w:val="106F9EB5"/>
    <w:rsid w:val="10F7AF93"/>
    <w:rsid w:val="13BAFC45"/>
    <w:rsid w:val="17B4B317"/>
    <w:rsid w:val="1CA0471B"/>
    <w:rsid w:val="1CAA6C72"/>
    <w:rsid w:val="1CAE0FD7"/>
    <w:rsid w:val="1DB2B200"/>
    <w:rsid w:val="20874963"/>
    <w:rsid w:val="23068318"/>
    <w:rsid w:val="24E7F45E"/>
    <w:rsid w:val="25812850"/>
    <w:rsid w:val="26C506AA"/>
    <w:rsid w:val="2739AB91"/>
    <w:rsid w:val="2845CBD2"/>
    <w:rsid w:val="29A4EFB8"/>
    <w:rsid w:val="2A13437B"/>
    <w:rsid w:val="2A89E076"/>
    <w:rsid w:val="2B3E5CB9"/>
    <w:rsid w:val="2F26C92E"/>
    <w:rsid w:val="2F65EB2D"/>
    <w:rsid w:val="3018F093"/>
    <w:rsid w:val="3031B3A7"/>
    <w:rsid w:val="31397FE5"/>
    <w:rsid w:val="341ABC4D"/>
    <w:rsid w:val="3672FA54"/>
    <w:rsid w:val="37BC3E2A"/>
    <w:rsid w:val="38F966AB"/>
    <w:rsid w:val="393C9841"/>
    <w:rsid w:val="3A3F0DF5"/>
    <w:rsid w:val="3AF551BD"/>
    <w:rsid w:val="3C0365A7"/>
    <w:rsid w:val="3C251BEF"/>
    <w:rsid w:val="3C258B04"/>
    <w:rsid w:val="3D2D5A07"/>
    <w:rsid w:val="3D84FEFD"/>
    <w:rsid w:val="3FEB42E6"/>
    <w:rsid w:val="440994D9"/>
    <w:rsid w:val="44DC9487"/>
    <w:rsid w:val="45544561"/>
    <w:rsid w:val="4574126F"/>
    <w:rsid w:val="46B6E60E"/>
    <w:rsid w:val="47819D63"/>
    <w:rsid w:val="4D885A35"/>
    <w:rsid w:val="4F696946"/>
    <w:rsid w:val="5009A3A5"/>
    <w:rsid w:val="5660F2EA"/>
    <w:rsid w:val="56853416"/>
    <w:rsid w:val="568BD4F6"/>
    <w:rsid w:val="57790AAB"/>
    <w:rsid w:val="57EF0F70"/>
    <w:rsid w:val="57FB93AD"/>
    <w:rsid w:val="5ABA5A2A"/>
    <w:rsid w:val="5AC3F5A3"/>
    <w:rsid w:val="5ACA28EB"/>
    <w:rsid w:val="5BD26170"/>
    <w:rsid w:val="5F10705B"/>
    <w:rsid w:val="63EDF6A1"/>
    <w:rsid w:val="64ED8AC7"/>
    <w:rsid w:val="67F7D69C"/>
    <w:rsid w:val="68F2F0D6"/>
    <w:rsid w:val="690E7EAE"/>
    <w:rsid w:val="6A616178"/>
    <w:rsid w:val="6BA0D62C"/>
    <w:rsid w:val="6C4EE2F7"/>
    <w:rsid w:val="6F7C927B"/>
    <w:rsid w:val="6FE59D33"/>
    <w:rsid w:val="70DD7088"/>
    <w:rsid w:val="7168A2CC"/>
    <w:rsid w:val="72C6C6E3"/>
    <w:rsid w:val="73157A21"/>
    <w:rsid w:val="76442B22"/>
    <w:rsid w:val="7A785691"/>
    <w:rsid w:val="7E451FA5"/>
    <w:rsid w:val="7FAB95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20086"/>
  <w15:docId w15:val="{00DBA049-6FCE-487D-84CD-4333004216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31CEC"/>
    <w:pPr>
      <w:spacing w:line="240" w:lineRule="auto"/>
      <w:ind w:left="576"/>
      <w:jc w:val="both"/>
    </w:pPr>
    <w:rPr>
      <w:sz w:val="18"/>
    </w:rPr>
  </w:style>
  <w:style w:type="paragraph" w:styleId="Ttulo1">
    <w:name w:val="heading 1"/>
    <w:aliases w:val="TRSDC - Heading 1"/>
    <w:basedOn w:val="Normal"/>
    <w:next w:val="Normal"/>
    <w:link w:val="Ttulo1Car"/>
    <w:uiPriority w:val="9"/>
    <w:qFormat/>
    <w:rsid w:val="003B7BE1"/>
    <w:pPr>
      <w:keepNext/>
      <w:keepLines/>
      <w:numPr>
        <w:numId w:val="11"/>
      </w:numPr>
      <w:spacing w:before="240" w:after="180"/>
      <w:outlineLvl w:val="0"/>
    </w:pPr>
    <w:rPr>
      <w:rFonts w:asciiTheme="majorHAnsi" w:hAnsiTheme="majorHAnsi" w:eastAsiaTheme="majorEastAsia" w:cstheme="majorBidi"/>
      <w:color w:val="AE9142" w:themeColor="accent1"/>
      <w:sz w:val="28"/>
      <w:szCs w:val="32"/>
    </w:rPr>
  </w:style>
  <w:style w:type="paragraph" w:styleId="Ttulo2">
    <w:name w:val="heading 2"/>
    <w:aliases w:val="TRSDC - Heading 2"/>
    <w:basedOn w:val="Normal"/>
    <w:next w:val="Normal"/>
    <w:link w:val="Ttulo2Car"/>
    <w:uiPriority w:val="9"/>
    <w:unhideWhenUsed/>
    <w:qFormat/>
    <w:rsid w:val="001A3650"/>
    <w:pPr>
      <w:keepNext/>
      <w:keepLines/>
      <w:numPr>
        <w:ilvl w:val="1"/>
        <w:numId w:val="11"/>
      </w:numPr>
      <w:spacing w:before="240" w:after="180"/>
      <w:outlineLvl w:val="1"/>
    </w:pPr>
    <w:rPr>
      <w:rFonts w:asciiTheme="majorHAnsi" w:hAnsiTheme="majorHAnsi" w:eastAsiaTheme="majorEastAsia" w:cstheme="majorBidi"/>
      <w:color w:val="AE9142" w:themeColor="accent1"/>
      <w:sz w:val="24"/>
      <w:szCs w:val="28"/>
    </w:rPr>
  </w:style>
  <w:style w:type="paragraph" w:styleId="Ttulo3">
    <w:name w:val="heading 3"/>
    <w:aliases w:val="TRSDC - Heading 3"/>
    <w:basedOn w:val="Normal"/>
    <w:next w:val="Normal"/>
    <w:link w:val="Ttulo3Car"/>
    <w:uiPriority w:val="9"/>
    <w:unhideWhenUsed/>
    <w:qFormat/>
    <w:rsid w:val="00567120"/>
    <w:pPr>
      <w:keepNext/>
      <w:keepLines/>
      <w:numPr>
        <w:ilvl w:val="2"/>
        <w:numId w:val="11"/>
      </w:numPr>
      <w:spacing w:before="180"/>
      <w:outlineLvl w:val="2"/>
    </w:pPr>
    <w:rPr>
      <w:rFonts w:asciiTheme="majorHAnsi" w:hAnsiTheme="majorHAnsi" w:eastAsiaTheme="majorEastAsia" w:cstheme="majorBidi"/>
      <w:szCs w:val="24"/>
    </w:rPr>
  </w:style>
  <w:style w:type="paragraph" w:styleId="Ttulo4">
    <w:name w:val="heading 4"/>
    <w:aliases w:val="TRSDC - Heading 4"/>
    <w:basedOn w:val="Normal"/>
    <w:next w:val="Normal"/>
    <w:link w:val="Ttulo4Car"/>
    <w:uiPriority w:val="9"/>
    <w:unhideWhenUsed/>
    <w:qFormat/>
    <w:rsid w:val="00567120"/>
    <w:pPr>
      <w:keepNext/>
      <w:keepLines/>
      <w:numPr>
        <w:ilvl w:val="3"/>
        <w:numId w:val="11"/>
      </w:numPr>
      <w:spacing w:before="180"/>
      <w:ind w:left="576" w:hanging="576"/>
      <w:outlineLvl w:val="3"/>
    </w:pPr>
    <w:rPr>
      <w:rFonts w:asciiTheme="majorHAnsi" w:hAnsiTheme="majorHAnsi" w:eastAsiaTheme="majorEastAsia" w:cstheme="majorBidi"/>
      <w:szCs w:val="22"/>
    </w:rPr>
  </w:style>
  <w:style w:type="paragraph" w:styleId="Ttulo5">
    <w:name w:val="heading 5"/>
    <w:basedOn w:val="Normal"/>
    <w:next w:val="Normal"/>
    <w:link w:val="Ttulo5Car"/>
    <w:uiPriority w:val="9"/>
    <w:unhideWhenUsed/>
    <w:qFormat/>
    <w:rsid w:val="009400A9"/>
    <w:pPr>
      <w:keepNext/>
      <w:keepLines/>
      <w:numPr>
        <w:ilvl w:val="4"/>
        <w:numId w:val="11"/>
      </w:numPr>
      <w:spacing w:before="180"/>
      <w:ind w:left="576" w:hanging="576"/>
      <w:outlineLvl w:val="4"/>
    </w:pPr>
    <w:rPr>
      <w:rFonts w:asciiTheme="majorHAnsi" w:hAnsiTheme="majorHAnsi" w:eastAsiaTheme="majorEastAsia" w:cstheme="majorBidi"/>
      <w:szCs w:val="22"/>
    </w:rPr>
  </w:style>
  <w:style w:type="paragraph" w:styleId="Ttulo6">
    <w:name w:val="heading 6"/>
    <w:basedOn w:val="Normal"/>
    <w:next w:val="Normal"/>
    <w:link w:val="Ttulo6Car"/>
    <w:uiPriority w:val="9"/>
    <w:semiHidden/>
    <w:unhideWhenUsed/>
    <w:qFormat/>
    <w:rsid w:val="001A3650"/>
    <w:pPr>
      <w:keepNext/>
      <w:keepLines/>
      <w:numPr>
        <w:ilvl w:val="5"/>
        <w:numId w:val="11"/>
      </w:numPr>
      <w:spacing w:before="40" w:after="0"/>
      <w:outlineLvl w:val="5"/>
    </w:pPr>
    <w:rPr>
      <w:rFonts w:asciiTheme="majorHAnsi" w:hAnsiTheme="majorHAnsi" w:eastAsiaTheme="majorEastAsia" w:cstheme="majorBidi"/>
      <w:i/>
      <w:iCs/>
      <w:color w:val="7F7F7F" w:themeColor="text2"/>
      <w:sz w:val="21"/>
      <w:szCs w:val="21"/>
    </w:rPr>
  </w:style>
  <w:style w:type="paragraph" w:styleId="Ttulo7">
    <w:name w:val="heading 7"/>
    <w:basedOn w:val="Normal"/>
    <w:next w:val="Normal"/>
    <w:link w:val="Ttulo7Car"/>
    <w:uiPriority w:val="9"/>
    <w:semiHidden/>
    <w:unhideWhenUsed/>
    <w:qFormat/>
    <w:rsid w:val="001A3650"/>
    <w:pPr>
      <w:keepNext/>
      <w:keepLines/>
      <w:numPr>
        <w:ilvl w:val="6"/>
        <w:numId w:val="11"/>
      </w:numPr>
      <w:spacing w:before="40" w:after="0"/>
      <w:ind w:left="5616" w:hanging="360"/>
      <w:outlineLvl w:val="6"/>
    </w:pPr>
    <w:rPr>
      <w:rFonts w:asciiTheme="majorHAnsi" w:hAnsiTheme="majorHAnsi" w:eastAsiaTheme="majorEastAsia" w:cstheme="majorBidi"/>
      <w:i/>
      <w:iCs/>
      <w:color w:val="574821" w:themeColor="accent1" w:themeShade="80"/>
      <w:sz w:val="21"/>
      <w:szCs w:val="21"/>
    </w:rPr>
  </w:style>
  <w:style w:type="paragraph" w:styleId="Ttulo8">
    <w:name w:val="heading 8"/>
    <w:basedOn w:val="Normal"/>
    <w:next w:val="Normal"/>
    <w:link w:val="Ttulo8Car"/>
    <w:uiPriority w:val="9"/>
    <w:semiHidden/>
    <w:unhideWhenUsed/>
    <w:qFormat/>
    <w:rsid w:val="001A3650"/>
    <w:pPr>
      <w:keepNext/>
      <w:keepLines/>
      <w:numPr>
        <w:ilvl w:val="7"/>
        <w:numId w:val="11"/>
      </w:numPr>
      <w:spacing w:before="40" w:after="0"/>
      <w:ind w:left="6336" w:hanging="360"/>
      <w:outlineLvl w:val="7"/>
    </w:pPr>
    <w:rPr>
      <w:rFonts w:asciiTheme="majorHAnsi" w:hAnsiTheme="majorHAnsi" w:eastAsiaTheme="majorEastAsia" w:cstheme="majorBidi"/>
      <w:b/>
      <w:bCs/>
      <w:color w:val="7F7F7F" w:themeColor="text2"/>
    </w:rPr>
  </w:style>
  <w:style w:type="paragraph" w:styleId="Ttulo9">
    <w:name w:val="heading 9"/>
    <w:basedOn w:val="Normal"/>
    <w:next w:val="Normal"/>
    <w:link w:val="Ttulo9Car"/>
    <w:uiPriority w:val="9"/>
    <w:semiHidden/>
    <w:unhideWhenUsed/>
    <w:qFormat/>
    <w:rsid w:val="001A3650"/>
    <w:pPr>
      <w:keepNext/>
      <w:keepLines/>
      <w:numPr>
        <w:ilvl w:val="8"/>
        <w:numId w:val="11"/>
      </w:numPr>
      <w:spacing w:before="40" w:after="0"/>
      <w:ind w:left="7056" w:hanging="360"/>
      <w:outlineLvl w:val="8"/>
    </w:pPr>
    <w:rPr>
      <w:rFonts w:asciiTheme="majorHAnsi" w:hAnsiTheme="majorHAnsi" w:eastAsiaTheme="majorEastAsia" w:cstheme="majorBidi"/>
      <w:b/>
      <w:bCs/>
      <w:i/>
      <w:iCs/>
      <w:color w:val="7F7F7F" w:themeColor="text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ECTIONH1" w:customStyle="1">
    <w:name w:val="SECTION H1"/>
    <w:basedOn w:val="Prrafodelista"/>
    <w:link w:val="SECTIONH1Char"/>
    <w:rsid w:val="0057677E"/>
    <w:pPr>
      <w:numPr>
        <w:numId w:val="8"/>
      </w:numPr>
      <w:spacing w:before="240" w:after="240"/>
      <w:ind w:left="432" w:hanging="432"/>
    </w:pPr>
    <w:rPr>
      <w:b/>
    </w:rPr>
  </w:style>
  <w:style w:type="character" w:styleId="SECTIONH1Char" w:customStyle="1">
    <w:name w:val="SECTION H1 Char"/>
    <w:basedOn w:val="Fuentedeprrafopredeter"/>
    <w:link w:val="SECTIONH1"/>
    <w:rsid w:val="0057677E"/>
    <w:rPr>
      <w:b/>
      <w:sz w:val="18"/>
    </w:rPr>
  </w:style>
  <w:style w:type="character" w:styleId="Ttulo1Car" w:customStyle="1">
    <w:name w:val="Título 1 Car"/>
    <w:aliases w:val="TRSDC - Heading 1 Car"/>
    <w:basedOn w:val="Fuentedeprrafopredeter"/>
    <w:link w:val="Ttulo1"/>
    <w:uiPriority w:val="9"/>
    <w:rsid w:val="003B7BE1"/>
    <w:rPr>
      <w:rFonts w:asciiTheme="majorHAnsi" w:hAnsiTheme="majorHAnsi" w:eastAsiaTheme="majorEastAsia" w:cstheme="majorBidi"/>
      <w:color w:val="AE9142" w:themeColor="accent1"/>
      <w:sz w:val="28"/>
      <w:szCs w:val="32"/>
    </w:rPr>
  </w:style>
  <w:style w:type="paragraph" w:styleId="Prrafodelista">
    <w:name w:val="List Paragraph"/>
    <w:basedOn w:val="Normal"/>
    <w:link w:val="PrrafodelistaCar"/>
    <w:uiPriority w:val="34"/>
    <w:qFormat/>
    <w:rsid w:val="00F302BB"/>
    <w:pPr>
      <w:ind w:left="720"/>
    </w:pPr>
  </w:style>
  <w:style w:type="paragraph" w:styleId="SECTIONH2" w:customStyle="1">
    <w:name w:val="SECTION H2"/>
    <w:basedOn w:val="Prrafodelista"/>
    <w:link w:val="SECTIONH2Char"/>
    <w:rsid w:val="0057677E"/>
    <w:pPr>
      <w:numPr>
        <w:ilvl w:val="1"/>
        <w:numId w:val="10"/>
      </w:numPr>
      <w:spacing w:before="240" w:after="240"/>
    </w:pPr>
    <w:rPr>
      <w:b/>
    </w:rPr>
  </w:style>
  <w:style w:type="character" w:styleId="SECTIONH2Char" w:customStyle="1">
    <w:name w:val="SECTION H2 Char"/>
    <w:basedOn w:val="Fuentedeprrafopredeter"/>
    <w:link w:val="SECTIONH2"/>
    <w:rsid w:val="0057677E"/>
    <w:rPr>
      <w:b/>
      <w:sz w:val="18"/>
    </w:rPr>
  </w:style>
  <w:style w:type="paragraph" w:styleId="SECTIONH3" w:customStyle="1">
    <w:name w:val="SECTION H3"/>
    <w:basedOn w:val="Prrafodelista"/>
    <w:link w:val="SECTIONH3Char"/>
    <w:rsid w:val="0057677E"/>
    <w:pPr>
      <w:numPr>
        <w:ilvl w:val="2"/>
        <w:numId w:val="10"/>
      </w:numPr>
      <w:spacing w:before="240" w:after="240"/>
    </w:pPr>
  </w:style>
  <w:style w:type="character" w:styleId="SECTIONH3Char" w:customStyle="1">
    <w:name w:val="SECTION H3 Char"/>
    <w:basedOn w:val="Fuentedeprrafopredeter"/>
    <w:link w:val="SECTIONH3"/>
    <w:rsid w:val="0057677E"/>
    <w:rPr>
      <w:sz w:val="18"/>
    </w:rPr>
  </w:style>
  <w:style w:type="paragraph" w:styleId="SECTIONH4" w:customStyle="1">
    <w:name w:val="SECTION H4"/>
    <w:basedOn w:val="Prrafodelista"/>
    <w:link w:val="SECTIONH4Char"/>
    <w:rsid w:val="0057677E"/>
    <w:pPr>
      <w:numPr>
        <w:ilvl w:val="3"/>
        <w:numId w:val="7"/>
      </w:numPr>
      <w:spacing w:before="240" w:after="240"/>
    </w:pPr>
  </w:style>
  <w:style w:type="character" w:styleId="SECTIONH4Char" w:customStyle="1">
    <w:name w:val="SECTION H4 Char"/>
    <w:basedOn w:val="Fuentedeprrafopredeter"/>
    <w:link w:val="SECTIONH4"/>
    <w:rsid w:val="0057677E"/>
    <w:rPr>
      <w:sz w:val="18"/>
    </w:rPr>
  </w:style>
  <w:style w:type="paragraph" w:styleId="SECTIONH3BOLD" w:customStyle="1">
    <w:name w:val="SECTION H3 BOLD"/>
    <w:basedOn w:val="SECTIONH3"/>
    <w:link w:val="SECTIONH3BOLDChar"/>
    <w:rsid w:val="0057677E"/>
    <w:pPr>
      <w:numPr>
        <w:numId w:val="9"/>
      </w:numPr>
    </w:pPr>
    <w:rPr>
      <w:b/>
    </w:rPr>
  </w:style>
  <w:style w:type="character" w:styleId="SECTIONH3BOLDChar" w:customStyle="1">
    <w:name w:val="SECTION H3 BOLD Char"/>
    <w:basedOn w:val="SECTIONH3Char"/>
    <w:link w:val="SECTIONH3BOLD"/>
    <w:rsid w:val="007B7140"/>
    <w:rPr>
      <w:b/>
      <w:sz w:val="18"/>
    </w:rPr>
  </w:style>
  <w:style w:type="paragraph" w:styleId="BulletAlpha" w:customStyle="1">
    <w:name w:val="Bullet Alpha"/>
    <w:basedOn w:val="Prrafodelista"/>
    <w:link w:val="BulletAlphaChar"/>
    <w:rsid w:val="0057677E"/>
    <w:pPr>
      <w:numPr>
        <w:numId w:val="10"/>
      </w:numPr>
    </w:pPr>
    <w:rPr>
      <w:rFonts w:asciiTheme="minorBidi" w:hAnsiTheme="minorBidi"/>
      <w:b/>
      <w:bCs/>
    </w:rPr>
  </w:style>
  <w:style w:type="character" w:styleId="BulletAlphaChar" w:customStyle="1">
    <w:name w:val="Bullet Alpha Char"/>
    <w:basedOn w:val="Fuentedeprrafopredeter"/>
    <w:link w:val="BulletAlpha"/>
    <w:rsid w:val="007B7140"/>
    <w:rPr>
      <w:rFonts w:asciiTheme="minorBidi" w:hAnsiTheme="minorBidi"/>
      <w:b/>
      <w:bCs/>
      <w:sz w:val="18"/>
    </w:rPr>
  </w:style>
  <w:style w:type="paragraph" w:styleId="TDC2">
    <w:name w:val="toc 2"/>
    <w:basedOn w:val="Normal"/>
    <w:next w:val="Normal"/>
    <w:autoRedefine/>
    <w:uiPriority w:val="39"/>
    <w:unhideWhenUsed/>
    <w:rsid w:val="0032459E"/>
    <w:pPr>
      <w:tabs>
        <w:tab w:val="left" w:pos="864"/>
        <w:tab w:val="right" w:leader="dot" w:pos="9990"/>
      </w:tabs>
      <w:ind w:left="864" w:hanging="432"/>
    </w:pPr>
    <w:rPr>
      <w:rFonts w:cstheme="minorHAnsi"/>
      <w:szCs w:val="24"/>
    </w:rPr>
  </w:style>
  <w:style w:type="paragraph" w:styleId="TDC1">
    <w:name w:val="toc 1"/>
    <w:basedOn w:val="Normal"/>
    <w:next w:val="Normal"/>
    <w:autoRedefine/>
    <w:uiPriority w:val="39"/>
    <w:unhideWhenUsed/>
    <w:rsid w:val="00AD4978"/>
    <w:pPr>
      <w:tabs>
        <w:tab w:val="right" w:leader="dot" w:pos="9990"/>
      </w:tabs>
      <w:ind w:left="432" w:hanging="432"/>
    </w:pPr>
    <w:rPr>
      <w:rFonts w:cstheme="minorHAnsi"/>
      <w:bCs/>
      <w:color w:val="AE9142" w:themeColor="accent1"/>
      <w:szCs w:val="24"/>
    </w:rPr>
  </w:style>
  <w:style w:type="paragraph" w:styleId="Appendix" w:customStyle="1">
    <w:name w:val="Appendix"/>
    <w:basedOn w:val="Ttulo1"/>
    <w:link w:val="AppendixChar"/>
    <w:rsid w:val="007B7140"/>
    <w:pPr>
      <w:numPr>
        <w:numId w:val="0"/>
      </w:numPr>
      <w:spacing w:after="240"/>
      <w:ind w:left="432" w:hanging="432"/>
    </w:pPr>
    <w:rPr>
      <w:rFonts w:ascii="Arial" w:hAnsi="Arial"/>
      <w:b/>
      <w:color w:val="AE9142" w:themeColor="text1"/>
      <w:sz w:val="20"/>
    </w:rPr>
  </w:style>
  <w:style w:type="character" w:styleId="AppendixChar" w:customStyle="1">
    <w:name w:val="Appendix Char"/>
    <w:basedOn w:val="Ttulo1Car"/>
    <w:link w:val="Appendix"/>
    <w:rsid w:val="007B7140"/>
    <w:rPr>
      <w:rFonts w:ascii="Arial" w:hAnsi="Arial" w:eastAsiaTheme="majorEastAsia" w:cstheme="majorBidi"/>
      <w:b/>
      <w:bCs w:val="0"/>
      <w:color w:val="AE9142" w:themeColor="text1"/>
      <w:kern w:val="18"/>
      <w:sz w:val="32"/>
      <w:szCs w:val="32"/>
      <w:lang w:val="en-CA"/>
    </w:rPr>
  </w:style>
  <w:style w:type="paragraph" w:styleId="Heading3Bold" w:customStyle="1">
    <w:name w:val="Heading 3 Bold"/>
    <w:basedOn w:val="Ttulo3"/>
    <w:link w:val="Heading3BoldChar"/>
    <w:rsid w:val="007B7140"/>
    <w:pPr>
      <w:numPr>
        <w:ilvl w:val="0"/>
        <w:numId w:val="0"/>
      </w:numPr>
      <w:tabs>
        <w:tab w:val="num" w:pos="2160"/>
      </w:tabs>
      <w:ind w:left="2160" w:hanging="720"/>
    </w:pPr>
    <w:rPr>
      <w:rFonts w:ascii="Arial" w:hAnsi="Arial"/>
      <w:b/>
      <w:color w:val="AE9142" w:themeColor="text1"/>
      <w:sz w:val="20"/>
    </w:rPr>
  </w:style>
  <w:style w:type="character" w:styleId="Heading3BoldChar" w:customStyle="1">
    <w:name w:val="Heading 3 Bold Char"/>
    <w:basedOn w:val="Ttulo3Car"/>
    <w:link w:val="Heading3Bold"/>
    <w:rsid w:val="007B7140"/>
    <w:rPr>
      <w:rFonts w:ascii="Arial" w:hAnsi="Arial" w:eastAsiaTheme="majorEastAsia" w:cstheme="majorBidi"/>
      <w:b/>
      <w:bCs w:val="0"/>
      <w:color w:val="AE9142" w:themeColor="text1"/>
      <w:kern w:val="18"/>
      <w:sz w:val="24"/>
      <w:szCs w:val="24"/>
      <w:lang w:val="en-CA"/>
    </w:rPr>
  </w:style>
  <w:style w:type="character" w:styleId="Ttulo3Car" w:customStyle="1">
    <w:name w:val="Título 3 Car"/>
    <w:aliases w:val="TRSDC - Heading 3 Car"/>
    <w:basedOn w:val="Fuentedeprrafopredeter"/>
    <w:link w:val="Ttulo3"/>
    <w:uiPriority w:val="9"/>
    <w:rsid w:val="00567120"/>
    <w:rPr>
      <w:rFonts w:asciiTheme="majorHAnsi" w:hAnsiTheme="majorHAnsi" w:eastAsiaTheme="majorEastAsia" w:cstheme="majorBidi"/>
      <w:sz w:val="18"/>
      <w:szCs w:val="24"/>
    </w:rPr>
  </w:style>
  <w:style w:type="paragraph" w:styleId="BulletArrow" w:customStyle="1">
    <w:name w:val="Bullet Arrow"/>
    <w:basedOn w:val="Normal"/>
    <w:link w:val="BulletArrowChar"/>
    <w:rsid w:val="007B7140"/>
    <w:pPr>
      <w:tabs>
        <w:tab w:val="num" w:pos="2160"/>
      </w:tabs>
      <w:ind w:left="2952" w:hanging="360"/>
    </w:pPr>
    <w:rPr>
      <w:rFonts w:eastAsia="Times New Roman" w:asciiTheme="minorBidi" w:hAnsiTheme="minorBidi"/>
      <w:spacing w:val="-10"/>
      <w:kern w:val="32"/>
      <w:lang w:val="en-GB"/>
    </w:rPr>
  </w:style>
  <w:style w:type="character" w:styleId="BulletArrowChar" w:customStyle="1">
    <w:name w:val="Bullet Arrow Char"/>
    <w:basedOn w:val="Fuentedeprrafopredeter"/>
    <w:link w:val="BulletArrow"/>
    <w:rsid w:val="007B7140"/>
    <w:rPr>
      <w:rFonts w:eastAsia="Times New Roman" w:asciiTheme="minorBidi" w:hAnsiTheme="minorBidi"/>
      <w:spacing w:val="-10"/>
      <w:kern w:val="32"/>
      <w:lang w:val="en-GB"/>
    </w:rPr>
  </w:style>
  <w:style w:type="paragraph" w:styleId="Body" w:customStyle="1">
    <w:name w:val="Body"/>
    <w:basedOn w:val="Prrafodelista"/>
    <w:link w:val="BodyChar"/>
    <w:rsid w:val="007B7140"/>
    <w:rPr>
      <w:rFonts w:ascii="Arial" w:hAnsi="Arial" w:cs="Arial"/>
    </w:rPr>
  </w:style>
  <w:style w:type="character" w:styleId="BodyChar" w:customStyle="1">
    <w:name w:val="Body Char"/>
    <w:basedOn w:val="Fuentedeprrafopredeter"/>
    <w:link w:val="Body"/>
    <w:rsid w:val="007B7140"/>
    <w:rPr>
      <w:rFonts w:ascii="Arial" w:hAnsi="Arial" w:cs="Arial"/>
    </w:rPr>
  </w:style>
  <w:style w:type="character" w:styleId="Ttulo4Car" w:customStyle="1">
    <w:name w:val="Título 4 Car"/>
    <w:aliases w:val="TRSDC - Heading 4 Car"/>
    <w:basedOn w:val="Fuentedeprrafopredeter"/>
    <w:link w:val="Ttulo4"/>
    <w:uiPriority w:val="9"/>
    <w:rsid w:val="00567120"/>
    <w:rPr>
      <w:rFonts w:asciiTheme="majorHAnsi" w:hAnsiTheme="majorHAnsi" w:eastAsiaTheme="majorEastAsia" w:cstheme="majorBidi"/>
      <w:sz w:val="18"/>
      <w:szCs w:val="22"/>
    </w:rPr>
  </w:style>
  <w:style w:type="paragraph" w:styleId="Textoindependiente">
    <w:name w:val="Body Text"/>
    <w:aliases w:val="TRSDC - Body Text"/>
    <w:basedOn w:val="Normal"/>
    <w:link w:val="TextoindependienteCar"/>
    <w:rsid w:val="00F56E17"/>
    <w:pPr>
      <w:tabs>
        <w:tab w:val="left" w:pos="425"/>
      </w:tabs>
    </w:pPr>
    <w:rPr>
      <w:bCs/>
      <w:kern w:val="18"/>
      <w:szCs w:val="16"/>
      <w:lang w:val="en-CA"/>
    </w:rPr>
  </w:style>
  <w:style w:type="character" w:styleId="TextoindependienteCar" w:customStyle="1">
    <w:name w:val="Texto independiente Car"/>
    <w:aliases w:val="TRSDC - Body Text Car"/>
    <w:basedOn w:val="Fuentedeprrafopredeter"/>
    <w:link w:val="Textoindependiente"/>
    <w:rsid w:val="00F56E17"/>
    <w:rPr>
      <w:rFonts w:cstheme="minorBidi"/>
      <w:bCs/>
      <w:kern w:val="18"/>
      <w:szCs w:val="16"/>
      <w:lang w:val="en-CA"/>
    </w:rPr>
  </w:style>
  <w:style w:type="paragraph" w:styleId="TRSDC-BulletRound" w:customStyle="1">
    <w:name w:val="TRSDC - Bullet Round"/>
    <w:basedOn w:val="Textoindependiente"/>
    <w:link w:val="TRSDC-BulletRoundChar"/>
    <w:rsid w:val="002F4CC3"/>
    <w:pPr>
      <w:numPr>
        <w:numId w:val="6"/>
      </w:numPr>
      <w:ind w:left="936" w:hanging="360"/>
      <w:jc w:val="lowKashida"/>
    </w:pPr>
    <w:rPr>
      <w:bCs w:val="0"/>
      <w:szCs w:val="18"/>
    </w:rPr>
  </w:style>
  <w:style w:type="character" w:styleId="TRSDC-BulletRoundChar" w:customStyle="1">
    <w:name w:val="TRSDC - Bullet Round Char"/>
    <w:basedOn w:val="TextoindependienteCar"/>
    <w:link w:val="TRSDC-BulletRound"/>
    <w:rsid w:val="002F4CC3"/>
    <w:rPr>
      <w:rFonts w:cstheme="minorBidi"/>
      <w:bCs w:val="0"/>
      <w:kern w:val="18"/>
      <w:sz w:val="18"/>
      <w:szCs w:val="18"/>
      <w:lang w:val="en-CA"/>
    </w:rPr>
  </w:style>
  <w:style w:type="character" w:styleId="Ttulo2Car" w:customStyle="1">
    <w:name w:val="Título 2 Car"/>
    <w:aliases w:val="TRSDC - Heading 2 Car"/>
    <w:basedOn w:val="Fuentedeprrafopredeter"/>
    <w:link w:val="Ttulo2"/>
    <w:uiPriority w:val="9"/>
    <w:rsid w:val="001A3650"/>
    <w:rPr>
      <w:rFonts w:asciiTheme="majorHAnsi" w:hAnsiTheme="majorHAnsi" w:eastAsiaTheme="majorEastAsia" w:cstheme="majorBidi"/>
      <w:color w:val="AE9142" w:themeColor="accent1"/>
      <w:sz w:val="24"/>
      <w:szCs w:val="28"/>
    </w:rPr>
  </w:style>
  <w:style w:type="paragraph" w:styleId="TDC3">
    <w:name w:val="toc 3"/>
    <w:basedOn w:val="Normal"/>
    <w:next w:val="Normal"/>
    <w:autoRedefine/>
    <w:uiPriority w:val="39"/>
    <w:unhideWhenUsed/>
    <w:rsid w:val="00DE2BFA"/>
    <w:pPr>
      <w:tabs>
        <w:tab w:val="left" w:pos="1320"/>
        <w:tab w:val="right" w:leader="dot" w:pos="9990"/>
      </w:tabs>
      <w:ind w:left="1296" w:hanging="432"/>
      <w:jc w:val="lowKashida"/>
    </w:pPr>
    <w:rPr>
      <w:bCs/>
      <w:szCs w:val="16"/>
    </w:rPr>
  </w:style>
  <w:style w:type="character" w:styleId="Ttulo5Car" w:customStyle="1">
    <w:name w:val="Título 5 Car"/>
    <w:basedOn w:val="Fuentedeprrafopredeter"/>
    <w:link w:val="Ttulo5"/>
    <w:uiPriority w:val="9"/>
    <w:rsid w:val="009400A9"/>
    <w:rPr>
      <w:rFonts w:asciiTheme="majorHAnsi" w:hAnsiTheme="majorHAnsi" w:eastAsiaTheme="majorEastAsia" w:cstheme="majorBidi"/>
      <w:sz w:val="18"/>
      <w:szCs w:val="22"/>
    </w:rPr>
  </w:style>
  <w:style w:type="character" w:styleId="Ttulo6Car" w:customStyle="1">
    <w:name w:val="Título 6 Car"/>
    <w:basedOn w:val="Fuentedeprrafopredeter"/>
    <w:link w:val="Ttulo6"/>
    <w:uiPriority w:val="9"/>
    <w:semiHidden/>
    <w:rsid w:val="001A3650"/>
    <w:rPr>
      <w:rFonts w:asciiTheme="majorHAnsi" w:hAnsiTheme="majorHAnsi" w:eastAsiaTheme="majorEastAsia" w:cstheme="majorBidi"/>
      <w:i/>
      <w:iCs/>
      <w:color w:val="7F7F7F" w:themeColor="text2"/>
      <w:sz w:val="21"/>
      <w:szCs w:val="21"/>
    </w:rPr>
  </w:style>
  <w:style w:type="character" w:styleId="Ttulo7Car" w:customStyle="1">
    <w:name w:val="Título 7 Car"/>
    <w:basedOn w:val="Fuentedeprrafopredeter"/>
    <w:link w:val="Ttulo7"/>
    <w:uiPriority w:val="9"/>
    <w:semiHidden/>
    <w:rsid w:val="001A3650"/>
    <w:rPr>
      <w:rFonts w:asciiTheme="majorHAnsi" w:hAnsiTheme="majorHAnsi" w:eastAsiaTheme="majorEastAsia" w:cstheme="majorBidi"/>
      <w:i/>
      <w:iCs/>
      <w:color w:val="574821" w:themeColor="accent1" w:themeShade="80"/>
      <w:sz w:val="21"/>
      <w:szCs w:val="21"/>
    </w:rPr>
  </w:style>
  <w:style w:type="character" w:styleId="Ttulo8Car" w:customStyle="1">
    <w:name w:val="Título 8 Car"/>
    <w:basedOn w:val="Fuentedeprrafopredeter"/>
    <w:link w:val="Ttulo8"/>
    <w:uiPriority w:val="9"/>
    <w:semiHidden/>
    <w:rsid w:val="001A3650"/>
    <w:rPr>
      <w:rFonts w:asciiTheme="majorHAnsi" w:hAnsiTheme="majorHAnsi" w:eastAsiaTheme="majorEastAsia" w:cstheme="majorBidi"/>
      <w:b/>
      <w:bCs/>
      <w:color w:val="7F7F7F" w:themeColor="text2"/>
      <w:sz w:val="18"/>
    </w:rPr>
  </w:style>
  <w:style w:type="character" w:styleId="Ttulo9Car" w:customStyle="1">
    <w:name w:val="Título 9 Car"/>
    <w:basedOn w:val="Fuentedeprrafopredeter"/>
    <w:link w:val="Ttulo9"/>
    <w:uiPriority w:val="9"/>
    <w:semiHidden/>
    <w:rsid w:val="001A3650"/>
    <w:rPr>
      <w:rFonts w:asciiTheme="majorHAnsi" w:hAnsiTheme="majorHAnsi" w:eastAsiaTheme="majorEastAsia" w:cstheme="majorBidi"/>
      <w:b/>
      <w:bCs/>
      <w:i/>
      <w:iCs/>
      <w:color w:val="7F7F7F" w:themeColor="text2"/>
      <w:sz w:val="18"/>
    </w:rPr>
  </w:style>
  <w:style w:type="paragraph" w:styleId="Descripcin">
    <w:name w:val="caption"/>
    <w:basedOn w:val="Normal"/>
    <w:next w:val="Normal"/>
    <w:uiPriority w:val="35"/>
    <w:semiHidden/>
    <w:unhideWhenUsed/>
    <w:qFormat/>
    <w:rsid w:val="001A3650"/>
    <w:rPr>
      <w:b/>
      <w:bCs/>
      <w:smallCaps/>
      <w:color w:val="CEB97F" w:themeColor="text1" w:themeTint="A6"/>
      <w:spacing w:val="6"/>
    </w:rPr>
  </w:style>
  <w:style w:type="paragraph" w:styleId="Ttulo">
    <w:name w:val="Title"/>
    <w:basedOn w:val="Normal"/>
    <w:next w:val="Normal"/>
    <w:link w:val="TtuloCar"/>
    <w:uiPriority w:val="10"/>
    <w:qFormat/>
    <w:rsid w:val="00EB3AC1"/>
    <w:pPr>
      <w:spacing w:before="240" w:after="180"/>
    </w:pPr>
    <w:rPr>
      <w:rFonts w:asciiTheme="majorHAnsi" w:hAnsiTheme="majorHAnsi" w:eastAsiaTheme="majorEastAsia" w:cstheme="majorBidi"/>
      <w:color w:val="AE9142" w:themeColor="accent1"/>
      <w:spacing w:val="-10"/>
      <w:sz w:val="36"/>
      <w:szCs w:val="56"/>
    </w:rPr>
  </w:style>
  <w:style w:type="character" w:styleId="TtuloCar" w:customStyle="1">
    <w:name w:val="Título Car"/>
    <w:basedOn w:val="Fuentedeprrafopredeter"/>
    <w:link w:val="Ttulo"/>
    <w:uiPriority w:val="10"/>
    <w:rsid w:val="00EB3AC1"/>
    <w:rPr>
      <w:rFonts w:asciiTheme="majorHAnsi" w:hAnsiTheme="majorHAnsi" w:eastAsiaTheme="majorEastAsia" w:cstheme="majorBidi"/>
      <w:color w:val="AE9142" w:themeColor="accent1"/>
      <w:spacing w:val="-10"/>
      <w:sz w:val="36"/>
      <w:szCs w:val="56"/>
    </w:rPr>
  </w:style>
  <w:style w:type="paragraph" w:styleId="Subttulo">
    <w:name w:val="Subtitle"/>
    <w:basedOn w:val="Normal"/>
    <w:next w:val="Normal"/>
    <w:link w:val="SubttuloCar"/>
    <w:uiPriority w:val="11"/>
    <w:qFormat/>
    <w:rsid w:val="001A3650"/>
    <w:pPr>
      <w:numPr>
        <w:ilvl w:val="1"/>
      </w:numPr>
      <w:ind w:left="576"/>
    </w:pPr>
    <w:rPr>
      <w:rFonts w:asciiTheme="majorHAnsi" w:hAnsiTheme="majorHAnsi" w:eastAsiaTheme="majorEastAsia" w:cstheme="majorBidi"/>
      <w:sz w:val="24"/>
      <w:szCs w:val="24"/>
    </w:rPr>
  </w:style>
  <w:style w:type="character" w:styleId="SubttuloCar" w:customStyle="1">
    <w:name w:val="Subtítulo Car"/>
    <w:basedOn w:val="Fuentedeprrafopredeter"/>
    <w:link w:val="Subttulo"/>
    <w:uiPriority w:val="11"/>
    <w:rsid w:val="001A3650"/>
    <w:rPr>
      <w:rFonts w:asciiTheme="majorHAnsi" w:hAnsiTheme="majorHAnsi" w:eastAsiaTheme="majorEastAsia" w:cstheme="majorBidi"/>
      <w:sz w:val="24"/>
      <w:szCs w:val="24"/>
    </w:rPr>
  </w:style>
  <w:style w:type="character" w:styleId="Textoennegrita">
    <w:name w:val="Strong"/>
    <w:basedOn w:val="Fuentedeprrafopredeter"/>
    <w:uiPriority w:val="22"/>
    <w:qFormat/>
    <w:rsid w:val="001A3650"/>
    <w:rPr>
      <w:b/>
      <w:bCs/>
    </w:rPr>
  </w:style>
  <w:style w:type="character" w:styleId="nfasis">
    <w:name w:val="Emphasis"/>
    <w:basedOn w:val="Fuentedeprrafopredeter"/>
    <w:uiPriority w:val="20"/>
    <w:qFormat/>
    <w:rsid w:val="00F25A58"/>
    <w:rPr>
      <w:rFonts w:ascii="Playfair Display" w:hAnsi="Playfair Display"/>
      <w:b/>
      <w:i w:val="0"/>
      <w:iCs/>
      <w:sz w:val="18"/>
    </w:rPr>
  </w:style>
  <w:style w:type="paragraph" w:styleId="Sinespaciado">
    <w:name w:val="No Spacing"/>
    <w:uiPriority w:val="1"/>
    <w:qFormat/>
    <w:rsid w:val="00642BB0"/>
    <w:pPr>
      <w:spacing w:before="180" w:line="240" w:lineRule="auto"/>
      <w:jc w:val="both"/>
    </w:pPr>
    <w:rPr>
      <w:sz w:val="18"/>
    </w:rPr>
  </w:style>
  <w:style w:type="paragraph" w:styleId="Cita">
    <w:name w:val="Quote"/>
    <w:basedOn w:val="Normal"/>
    <w:next w:val="Normal"/>
    <w:link w:val="CitaCar"/>
    <w:uiPriority w:val="29"/>
    <w:qFormat/>
    <w:rsid w:val="00FA6CCC"/>
    <w:pPr>
      <w:spacing w:before="160"/>
      <w:ind w:left="720" w:right="720"/>
    </w:pPr>
    <w:rPr>
      <w:i/>
      <w:iCs/>
      <w:color w:val="AE9142" w:themeColor="accent1"/>
    </w:rPr>
  </w:style>
  <w:style w:type="character" w:styleId="CitaCar" w:customStyle="1">
    <w:name w:val="Cita Car"/>
    <w:basedOn w:val="Fuentedeprrafopredeter"/>
    <w:link w:val="Cita"/>
    <w:uiPriority w:val="29"/>
    <w:rsid w:val="00FA6CCC"/>
    <w:rPr>
      <w:i/>
      <w:iCs/>
      <w:color w:val="AE9142" w:themeColor="accent1"/>
      <w:sz w:val="18"/>
    </w:rPr>
  </w:style>
  <w:style w:type="paragraph" w:styleId="Citadestacada">
    <w:name w:val="Intense Quote"/>
    <w:basedOn w:val="Normal"/>
    <w:next w:val="Normal"/>
    <w:link w:val="CitadestacadaCar"/>
    <w:uiPriority w:val="30"/>
    <w:qFormat/>
    <w:rsid w:val="001A3650"/>
    <w:pPr>
      <w:pBdr>
        <w:left w:val="single" w:color="AE9142" w:themeColor="accent1" w:sz="18" w:space="12"/>
      </w:pBdr>
      <w:spacing w:before="100" w:beforeAutospacing="1" w:line="300" w:lineRule="auto"/>
      <w:ind w:left="1224" w:right="1224"/>
    </w:pPr>
    <w:rPr>
      <w:rFonts w:asciiTheme="majorHAnsi" w:hAnsiTheme="majorHAnsi" w:eastAsiaTheme="majorEastAsia" w:cstheme="majorBidi"/>
      <w:color w:val="AE9142" w:themeColor="accent1"/>
      <w:sz w:val="28"/>
      <w:szCs w:val="28"/>
    </w:rPr>
  </w:style>
  <w:style w:type="character" w:styleId="CitadestacadaCar" w:customStyle="1">
    <w:name w:val="Cita destacada Car"/>
    <w:basedOn w:val="Fuentedeprrafopredeter"/>
    <w:link w:val="Citadestacada"/>
    <w:uiPriority w:val="30"/>
    <w:rsid w:val="001A3650"/>
    <w:rPr>
      <w:rFonts w:asciiTheme="majorHAnsi" w:hAnsiTheme="majorHAnsi" w:eastAsiaTheme="majorEastAsia" w:cstheme="majorBidi"/>
      <w:color w:val="AE9142" w:themeColor="accent1"/>
      <w:sz w:val="28"/>
      <w:szCs w:val="28"/>
    </w:rPr>
  </w:style>
  <w:style w:type="character" w:styleId="nfasissutil">
    <w:name w:val="Subtle Emphasis"/>
    <w:basedOn w:val="Fuentedeprrafopredeter"/>
    <w:uiPriority w:val="19"/>
    <w:qFormat/>
    <w:rsid w:val="00EB3AC1"/>
    <w:rPr>
      <w:rFonts w:asciiTheme="minorHAnsi" w:hAnsiTheme="minorHAnsi"/>
      <w:i w:val="0"/>
      <w:iCs/>
      <w:color w:val="AE9142" w:themeColor="accent1"/>
      <w:sz w:val="18"/>
    </w:rPr>
  </w:style>
  <w:style w:type="character" w:styleId="nfasisintenso">
    <w:name w:val="Intense Emphasis"/>
    <w:basedOn w:val="Fuentedeprrafopredeter"/>
    <w:uiPriority w:val="21"/>
    <w:qFormat/>
    <w:rsid w:val="001A3650"/>
    <w:rPr>
      <w:b/>
      <w:bCs/>
      <w:i/>
      <w:iCs/>
    </w:rPr>
  </w:style>
  <w:style w:type="character" w:styleId="Referenciasutil">
    <w:name w:val="Subtle Reference"/>
    <w:basedOn w:val="Fuentedeprrafopredeter"/>
    <w:uiPriority w:val="31"/>
    <w:qFormat/>
    <w:rsid w:val="0073489D"/>
    <w:rPr>
      <w:smallCaps/>
      <w:color w:val="AE9142" w:themeColor="accent1"/>
      <w:u w:val="single" w:color="D9C99C" w:themeColor="text1" w:themeTint="80"/>
    </w:rPr>
  </w:style>
  <w:style w:type="character" w:styleId="Referenciaintensa">
    <w:name w:val="Intense Reference"/>
    <w:basedOn w:val="Fuentedeprrafopredeter"/>
    <w:uiPriority w:val="32"/>
    <w:qFormat/>
    <w:rsid w:val="001A3650"/>
    <w:rPr>
      <w:b/>
      <w:bCs/>
      <w:smallCaps/>
      <w:spacing w:val="5"/>
      <w:u w:val="single"/>
    </w:rPr>
  </w:style>
  <w:style w:type="character" w:styleId="Ttulodellibro">
    <w:name w:val="Book Title"/>
    <w:basedOn w:val="Fuentedeprrafopredeter"/>
    <w:uiPriority w:val="33"/>
    <w:qFormat/>
    <w:rsid w:val="001A3650"/>
    <w:rPr>
      <w:b/>
      <w:bCs/>
      <w:smallCaps/>
    </w:rPr>
  </w:style>
  <w:style w:type="paragraph" w:styleId="TtuloTDC">
    <w:name w:val="TOC Heading"/>
    <w:basedOn w:val="Ttulo1"/>
    <w:next w:val="Normal"/>
    <w:uiPriority w:val="39"/>
    <w:unhideWhenUsed/>
    <w:qFormat/>
    <w:rsid w:val="001A3650"/>
    <w:pPr>
      <w:outlineLvl w:val="9"/>
    </w:pPr>
  </w:style>
  <w:style w:type="table" w:styleId="Tablaconcuadrcula">
    <w:name w:val="Table Grid"/>
    <w:aliases w:val="Table Grid_General,CV table"/>
    <w:basedOn w:val="Tablanormal"/>
    <w:uiPriority w:val="39"/>
    <w:rsid w:val="00815A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1" w:customStyle="1">
    <w:name w:val="Grid Table 41"/>
    <w:basedOn w:val="Tablanormal"/>
    <w:uiPriority w:val="49"/>
    <w:rsid w:val="00815A03"/>
    <w:pPr>
      <w:spacing w:after="0" w:line="240" w:lineRule="auto"/>
    </w:pPr>
    <w:tblPr>
      <w:tblStyleRowBandSize w:val="1"/>
      <w:tblStyleColBandSize w:val="1"/>
      <w:tblBorders>
        <w:top w:val="single" w:color="D2BE89" w:themeColor="text1" w:themeTint="99" w:sz="4" w:space="0"/>
        <w:left w:val="single" w:color="D2BE89" w:themeColor="text1" w:themeTint="99" w:sz="4" w:space="0"/>
        <w:bottom w:val="single" w:color="D2BE89" w:themeColor="text1" w:themeTint="99" w:sz="4" w:space="0"/>
        <w:right w:val="single" w:color="D2BE89" w:themeColor="text1" w:themeTint="99" w:sz="4" w:space="0"/>
        <w:insideH w:val="single" w:color="D2BE89" w:themeColor="text1" w:themeTint="99" w:sz="4" w:space="0"/>
        <w:insideV w:val="single" w:color="D2BE89" w:themeColor="text1" w:themeTint="99" w:sz="4" w:space="0"/>
      </w:tblBorders>
    </w:tblPr>
    <w:tblStylePr w:type="firstRow">
      <w:rPr>
        <w:b/>
        <w:bCs/>
        <w:color w:val="FFFFFF" w:themeColor="background1"/>
      </w:rPr>
      <w:tblPr/>
      <w:tcPr>
        <w:tcBorders>
          <w:top w:val="single" w:color="AE9142" w:themeColor="text1" w:sz="4" w:space="0"/>
          <w:left w:val="single" w:color="AE9142" w:themeColor="text1" w:sz="4" w:space="0"/>
          <w:bottom w:val="single" w:color="AE9142" w:themeColor="text1" w:sz="4" w:space="0"/>
          <w:right w:val="single" w:color="AE9142" w:themeColor="text1" w:sz="4" w:space="0"/>
          <w:insideH w:val="nil"/>
          <w:insideV w:val="nil"/>
        </w:tcBorders>
        <w:shd w:val="clear" w:color="auto" w:fill="AE9142" w:themeFill="text1"/>
      </w:tcPr>
    </w:tblStylePr>
    <w:tblStylePr w:type="lastRow">
      <w:rPr>
        <w:b/>
        <w:bCs/>
      </w:rPr>
      <w:tblPr/>
      <w:tcPr>
        <w:tcBorders>
          <w:top w:val="double" w:color="AE9142" w:themeColor="text1" w:sz="4" w:space="0"/>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paragraph" w:styleId="Encabezado">
    <w:name w:val="header"/>
    <w:basedOn w:val="Normal"/>
    <w:link w:val="EncabezadoCar"/>
    <w:unhideWhenUsed/>
    <w:rsid w:val="00774989"/>
    <w:pPr>
      <w:tabs>
        <w:tab w:val="center" w:pos="4680"/>
        <w:tab w:val="right" w:pos="9360"/>
      </w:tabs>
      <w:spacing w:after="0"/>
    </w:pPr>
  </w:style>
  <w:style w:type="character" w:styleId="EncabezadoCar" w:customStyle="1">
    <w:name w:val="Encabezado Car"/>
    <w:basedOn w:val="Fuentedeprrafopredeter"/>
    <w:link w:val="Encabezado"/>
    <w:rsid w:val="00774989"/>
    <w:rPr>
      <w:sz w:val="18"/>
    </w:rPr>
  </w:style>
  <w:style w:type="paragraph" w:styleId="Piedepgina">
    <w:name w:val="footer"/>
    <w:basedOn w:val="Normal"/>
    <w:link w:val="PiedepginaCar"/>
    <w:uiPriority w:val="99"/>
    <w:unhideWhenUsed/>
    <w:rsid w:val="00774989"/>
    <w:pPr>
      <w:tabs>
        <w:tab w:val="center" w:pos="4680"/>
        <w:tab w:val="right" w:pos="9360"/>
      </w:tabs>
      <w:spacing w:after="0"/>
    </w:pPr>
  </w:style>
  <w:style w:type="character" w:styleId="PiedepginaCar" w:customStyle="1">
    <w:name w:val="Pie de página Car"/>
    <w:basedOn w:val="Fuentedeprrafopredeter"/>
    <w:link w:val="Piedepgina"/>
    <w:uiPriority w:val="99"/>
    <w:rsid w:val="00774989"/>
    <w:rPr>
      <w:sz w:val="18"/>
    </w:rPr>
  </w:style>
  <w:style w:type="character" w:styleId="Textodelmarcadordeposicin">
    <w:name w:val="Placeholder Text"/>
    <w:basedOn w:val="Fuentedeprrafopredeter"/>
    <w:uiPriority w:val="99"/>
    <w:semiHidden/>
    <w:rsid w:val="00BC7B46"/>
    <w:rPr>
      <w:color w:val="808080"/>
    </w:rPr>
  </w:style>
  <w:style w:type="character" w:styleId="Hipervnculo">
    <w:name w:val="Hyperlink"/>
    <w:basedOn w:val="Fuentedeprrafopredeter"/>
    <w:uiPriority w:val="99"/>
    <w:unhideWhenUsed/>
    <w:rsid w:val="004E6A64"/>
    <w:rPr>
      <w:color w:val="D3BA68" w:themeColor="hyperlink"/>
      <w:u w:val="single"/>
    </w:rPr>
  </w:style>
  <w:style w:type="paragraph" w:styleId="TRSDC-BulletLevel1" w:customStyle="1">
    <w:name w:val="TRSDC - Bullet Level 1"/>
    <w:basedOn w:val="Prrafodelista"/>
    <w:link w:val="TRSDC-BulletLevel1Char"/>
    <w:qFormat/>
    <w:rsid w:val="005411A3"/>
    <w:pPr>
      <w:numPr>
        <w:numId w:val="12"/>
      </w:numPr>
    </w:pPr>
  </w:style>
  <w:style w:type="paragraph" w:styleId="TRSDC-BulletLevel2" w:customStyle="1">
    <w:name w:val="TRSDC - Bullet Level 2"/>
    <w:basedOn w:val="Prrafodelista"/>
    <w:link w:val="TRSDC-BulletLevel2Char"/>
    <w:qFormat/>
    <w:rsid w:val="005411A3"/>
    <w:pPr>
      <w:numPr>
        <w:numId w:val="13"/>
      </w:numPr>
    </w:pPr>
  </w:style>
  <w:style w:type="character" w:styleId="PrrafodelistaCar" w:customStyle="1">
    <w:name w:val="Párrafo de lista Car"/>
    <w:basedOn w:val="Fuentedeprrafopredeter"/>
    <w:link w:val="Prrafodelista"/>
    <w:uiPriority w:val="34"/>
    <w:rsid w:val="005411A3"/>
    <w:rPr>
      <w:sz w:val="18"/>
    </w:rPr>
  </w:style>
  <w:style w:type="character" w:styleId="TRSDC-BulletLevel1Char" w:customStyle="1">
    <w:name w:val="TRSDC - Bullet Level 1 Char"/>
    <w:basedOn w:val="PrrafodelistaCar"/>
    <w:link w:val="TRSDC-BulletLevel1"/>
    <w:rsid w:val="005411A3"/>
    <w:rPr>
      <w:sz w:val="18"/>
    </w:rPr>
  </w:style>
  <w:style w:type="paragraph" w:styleId="TRSDC-BulletLevel3" w:customStyle="1">
    <w:name w:val="TRSDC - Bullet Level 3"/>
    <w:basedOn w:val="Prrafodelista"/>
    <w:link w:val="TRSDC-BulletLevel3Char"/>
    <w:qFormat/>
    <w:rsid w:val="005411A3"/>
    <w:pPr>
      <w:numPr>
        <w:numId w:val="14"/>
      </w:numPr>
    </w:pPr>
  </w:style>
  <w:style w:type="character" w:styleId="TRSDC-BulletLevel2Char" w:customStyle="1">
    <w:name w:val="TRSDC - Bullet Level 2 Char"/>
    <w:basedOn w:val="PrrafodelistaCar"/>
    <w:link w:val="TRSDC-BulletLevel2"/>
    <w:rsid w:val="005411A3"/>
    <w:rPr>
      <w:sz w:val="18"/>
    </w:rPr>
  </w:style>
  <w:style w:type="paragraph" w:styleId="TRSDC-BulletLevel1Option" w:customStyle="1">
    <w:name w:val="TRSDC - Bullet Level 1 (Option)"/>
    <w:basedOn w:val="TRSDC-BulletLevel1"/>
    <w:link w:val="TRSDC-BulletLevel1OptionChar"/>
    <w:qFormat/>
    <w:rsid w:val="005411A3"/>
    <w:pPr>
      <w:numPr>
        <w:numId w:val="15"/>
      </w:numPr>
      <w:ind w:left="936"/>
    </w:pPr>
  </w:style>
  <w:style w:type="character" w:styleId="TRSDC-BulletLevel3Char" w:customStyle="1">
    <w:name w:val="TRSDC - Bullet Level 3 Char"/>
    <w:basedOn w:val="PrrafodelistaCar"/>
    <w:link w:val="TRSDC-BulletLevel3"/>
    <w:rsid w:val="005411A3"/>
    <w:rPr>
      <w:sz w:val="18"/>
    </w:rPr>
  </w:style>
  <w:style w:type="character" w:styleId="TRSDC-BulletLevel1OptionChar" w:customStyle="1">
    <w:name w:val="TRSDC - Bullet Level 1 (Option) Char"/>
    <w:basedOn w:val="TRSDC-BulletLevel1Char"/>
    <w:link w:val="TRSDC-BulletLevel1Option"/>
    <w:rsid w:val="005411A3"/>
    <w:rPr>
      <w:sz w:val="18"/>
    </w:rPr>
  </w:style>
  <w:style w:type="paragraph" w:styleId="Textodeglobo">
    <w:name w:val="Balloon Text"/>
    <w:basedOn w:val="Normal"/>
    <w:link w:val="TextodegloboCar"/>
    <w:uiPriority w:val="99"/>
    <w:semiHidden/>
    <w:unhideWhenUsed/>
    <w:rsid w:val="00637B1F"/>
    <w:pPr>
      <w:spacing w:after="0"/>
    </w:pPr>
    <w:rPr>
      <w:rFonts w:ascii="Segoe UI" w:hAnsi="Segoe UI" w:cs="Segoe UI"/>
      <w:szCs w:val="18"/>
    </w:rPr>
  </w:style>
  <w:style w:type="character" w:styleId="TextodegloboCar" w:customStyle="1">
    <w:name w:val="Texto de globo Car"/>
    <w:basedOn w:val="Fuentedeprrafopredeter"/>
    <w:link w:val="Textodeglobo"/>
    <w:uiPriority w:val="99"/>
    <w:semiHidden/>
    <w:rsid w:val="00637B1F"/>
    <w:rPr>
      <w:rFonts w:ascii="Segoe UI" w:hAnsi="Segoe UI" w:cs="Segoe UI"/>
      <w:sz w:val="18"/>
      <w:szCs w:val="18"/>
    </w:rPr>
  </w:style>
  <w:style w:type="table" w:styleId="GridTable441" w:customStyle="1">
    <w:name w:val="Grid Table 441"/>
    <w:basedOn w:val="Tablanormal"/>
    <w:next w:val="GridTable41"/>
    <w:uiPriority w:val="49"/>
    <w:rsid w:val="00B340FD"/>
    <w:pPr>
      <w:spacing w:after="0" w:line="240" w:lineRule="auto"/>
    </w:pPr>
    <w:tblPr>
      <w:tblStyleRowBandSize w:val="1"/>
      <w:tblStyleColBandSize w:val="1"/>
      <w:tblBorders>
        <w:top w:val="single" w:color="D2BE89" w:themeColor="text1" w:themeTint="99" w:sz="4" w:space="0"/>
        <w:left w:val="single" w:color="D2BE89" w:themeColor="text1" w:themeTint="99" w:sz="4" w:space="0"/>
        <w:bottom w:val="single" w:color="D2BE89" w:themeColor="text1" w:themeTint="99" w:sz="4" w:space="0"/>
        <w:right w:val="single" w:color="D2BE89" w:themeColor="text1" w:themeTint="99" w:sz="4" w:space="0"/>
        <w:insideH w:val="single" w:color="D2BE89" w:themeColor="text1" w:themeTint="99" w:sz="4" w:space="0"/>
        <w:insideV w:val="single" w:color="D2BE89" w:themeColor="text1" w:themeTint="99" w:sz="4" w:space="0"/>
      </w:tblBorders>
    </w:tblPr>
    <w:tblStylePr w:type="firstRow">
      <w:rPr>
        <w:b/>
        <w:bCs/>
        <w:color w:val="FFFFFF" w:themeColor="background1"/>
      </w:rPr>
      <w:tblPr/>
      <w:tcPr>
        <w:tcBorders>
          <w:top w:val="single" w:color="AE9142" w:themeColor="text1" w:sz="4" w:space="0"/>
          <w:left w:val="single" w:color="AE9142" w:themeColor="text1" w:sz="4" w:space="0"/>
          <w:bottom w:val="single" w:color="AE9142" w:themeColor="text1" w:sz="4" w:space="0"/>
          <w:right w:val="single" w:color="AE9142" w:themeColor="text1" w:sz="4" w:space="0"/>
          <w:insideH w:val="nil"/>
          <w:insideV w:val="nil"/>
        </w:tcBorders>
        <w:shd w:val="clear" w:color="auto" w:fill="AE9142" w:themeFill="text1"/>
      </w:tcPr>
    </w:tblStylePr>
    <w:tblStylePr w:type="lastRow">
      <w:rPr>
        <w:b/>
        <w:bCs/>
      </w:rPr>
      <w:tblPr/>
      <w:tcPr>
        <w:tcBorders>
          <w:top w:val="double" w:color="AE9142" w:themeColor="text1" w:sz="4" w:space="0"/>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character" w:styleId="StyleArial10ptBold" w:customStyle="1">
    <w:name w:val="Style Arial 10 pt Bold"/>
    <w:rsid w:val="00094FED"/>
    <w:rPr>
      <w:rFonts w:ascii="Arial" w:hAnsi="Arial"/>
      <w:b/>
      <w:bCs/>
      <w:sz w:val="18"/>
    </w:rPr>
  </w:style>
  <w:style w:type="character" w:styleId="UnresolvedMention1" w:customStyle="1">
    <w:name w:val="Unresolved Mention1"/>
    <w:basedOn w:val="Fuentedeprrafopredeter"/>
    <w:uiPriority w:val="99"/>
    <w:semiHidden/>
    <w:unhideWhenUsed/>
    <w:rsid w:val="00CD2ADB"/>
    <w:rPr>
      <w:color w:val="605E5C"/>
      <w:shd w:val="clear" w:color="auto" w:fill="E1DFDD"/>
    </w:rPr>
  </w:style>
  <w:style w:type="character" w:styleId="Hipervnculovisitado">
    <w:name w:val="FollowedHyperlink"/>
    <w:basedOn w:val="Fuentedeprrafopredeter"/>
    <w:uiPriority w:val="99"/>
    <w:semiHidden/>
    <w:unhideWhenUsed/>
    <w:rsid w:val="00CD2ADB"/>
    <w:rPr>
      <w:color w:val="D3BA68" w:themeColor="followedHyperlink"/>
      <w:u w:val="single"/>
    </w:rPr>
  </w:style>
  <w:style w:type="character" w:styleId="Refdecomentario">
    <w:name w:val="annotation reference"/>
    <w:basedOn w:val="Fuentedeprrafopredeter"/>
    <w:uiPriority w:val="99"/>
    <w:semiHidden/>
    <w:unhideWhenUsed/>
    <w:rsid w:val="00E464FC"/>
    <w:rPr>
      <w:sz w:val="16"/>
      <w:szCs w:val="16"/>
    </w:rPr>
  </w:style>
  <w:style w:type="paragraph" w:styleId="Textocomentario">
    <w:name w:val="annotation text"/>
    <w:basedOn w:val="Normal"/>
    <w:link w:val="TextocomentarioCar"/>
    <w:uiPriority w:val="99"/>
    <w:unhideWhenUsed/>
    <w:rsid w:val="00E464FC"/>
    <w:rPr>
      <w:sz w:val="20"/>
    </w:rPr>
  </w:style>
  <w:style w:type="character" w:styleId="TextocomentarioCar" w:customStyle="1">
    <w:name w:val="Texto comentario Car"/>
    <w:basedOn w:val="Fuentedeprrafopredeter"/>
    <w:link w:val="Textocomentario"/>
    <w:uiPriority w:val="99"/>
    <w:rsid w:val="00E464FC"/>
  </w:style>
  <w:style w:type="paragraph" w:styleId="Asuntodelcomentario">
    <w:name w:val="annotation subject"/>
    <w:basedOn w:val="Textocomentario"/>
    <w:next w:val="Textocomentario"/>
    <w:link w:val="AsuntodelcomentarioCar"/>
    <w:uiPriority w:val="99"/>
    <w:semiHidden/>
    <w:unhideWhenUsed/>
    <w:rsid w:val="00E464FC"/>
    <w:rPr>
      <w:b/>
      <w:bCs/>
    </w:rPr>
  </w:style>
  <w:style w:type="character" w:styleId="AsuntodelcomentarioCar" w:customStyle="1">
    <w:name w:val="Asunto del comentario Car"/>
    <w:basedOn w:val="TextocomentarioCar"/>
    <w:link w:val="Asuntodelcomentario"/>
    <w:uiPriority w:val="99"/>
    <w:semiHidden/>
    <w:rsid w:val="00E464FC"/>
    <w:rPr>
      <w:b/>
      <w:bCs/>
    </w:rPr>
  </w:style>
  <w:style w:type="paragraph" w:styleId="Revisin">
    <w:name w:val="Revision"/>
    <w:hidden/>
    <w:uiPriority w:val="99"/>
    <w:semiHidden/>
    <w:rsid w:val="00E247CC"/>
    <w:pPr>
      <w:spacing w:after="0" w:line="240" w:lineRule="auto"/>
    </w:pPr>
    <w:rPr>
      <w:sz w:val="18"/>
    </w:rPr>
  </w:style>
  <w:style w:type="table" w:styleId="GridTable43" w:customStyle="1">
    <w:name w:val="Grid Table 43"/>
    <w:basedOn w:val="Tablanormal"/>
    <w:next w:val="GridTable41"/>
    <w:uiPriority w:val="49"/>
    <w:rsid w:val="008D5C26"/>
    <w:pPr>
      <w:spacing w:after="0" w:line="240" w:lineRule="auto"/>
    </w:pPr>
    <w:tblPr>
      <w:tblStyleRowBandSize w:val="1"/>
      <w:tblStyleColBandSize w:val="1"/>
      <w:tblBorders>
        <w:top w:val="single" w:color="D2BE89" w:themeColor="text1" w:themeTint="99" w:sz="4" w:space="0"/>
        <w:left w:val="single" w:color="D2BE89" w:themeColor="text1" w:themeTint="99" w:sz="4" w:space="0"/>
        <w:bottom w:val="single" w:color="D2BE89" w:themeColor="text1" w:themeTint="99" w:sz="4" w:space="0"/>
        <w:right w:val="single" w:color="D2BE89" w:themeColor="text1" w:themeTint="99" w:sz="4" w:space="0"/>
        <w:insideH w:val="single" w:color="D2BE89" w:themeColor="text1" w:themeTint="99" w:sz="4" w:space="0"/>
        <w:insideV w:val="single" w:color="D2BE89" w:themeColor="text1" w:themeTint="99" w:sz="4" w:space="0"/>
      </w:tblBorders>
    </w:tblPr>
    <w:tblStylePr w:type="firstRow">
      <w:rPr>
        <w:b/>
        <w:bCs/>
        <w:color w:val="FFFFFF" w:themeColor="background1"/>
      </w:rPr>
      <w:tblPr/>
      <w:tcPr>
        <w:tcBorders>
          <w:top w:val="single" w:color="AE9142" w:themeColor="text1" w:sz="4" w:space="0"/>
          <w:left w:val="single" w:color="AE9142" w:themeColor="text1" w:sz="4" w:space="0"/>
          <w:bottom w:val="single" w:color="AE9142" w:themeColor="text1" w:sz="4" w:space="0"/>
          <w:right w:val="single" w:color="AE9142" w:themeColor="text1" w:sz="4" w:space="0"/>
          <w:insideH w:val="nil"/>
          <w:insideV w:val="nil"/>
        </w:tcBorders>
        <w:shd w:val="clear" w:color="auto" w:fill="AE9142" w:themeFill="text1"/>
      </w:tcPr>
    </w:tblStylePr>
    <w:tblStylePr w:type="lastRow">
      <w:rPr>
        <w:b/>
        <w:bCs/>
      </w:rPr>
      <w:tblPr/>
      <w:tcPr>
        <w:tcBorders>
          <w:top w:val="double" w:color="AE9142" w:themeColor="text1" w:sz="4" w:space="0"/>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paragraph" w:styleId="paragraph" w:customStyle="1">
    <w:name w:val="paragraph"/>
    <w:basedOn w:val="Normal"/>
    <w:rsid w:val="00A37E01"/>
    <w:pPr>
      <w:spacing w:before="100" w:beforeAutospacing="1" w:after="100" w:afterAutospacing="1"/>
      <w:ind w:left="0"/>
      <w:jc w:val="left"/>
    </w:pPr>
    <w:rPr>
      <w:rFonts w:ascii="Times New Roman" w:hAnsi="Times New Roman" w:eastAsia="Times New Roman" w:cs="Times New Roman"/>
      <w:sz w:val="24"/>
      <w:szCs w:val="24"/>
    </w:rPr>
  </w:style>
  <w:style w:type="character" w:styleId="normaltextrun" w:customStyle="1">
    <w:name w:val="normaltextrun"/>
    <w:basedOn w:val="Fuentedeprrafopredeter"/>
    <w:rsid w:val="00A37E01"/>
  </w:style>
  <w:style w:type="character" w:styleId="eop" w:customStyle="1">
    <w:name w:val="eop"/>
    <w:basedOn w:val="Fuentedeprrafopredeter"/>
    <w:rsid w:val="00A37E01"/>
  </w:style>
  <w:style w:type="character" w:styleId="spellingerror" w:customStyle="1">
    <w:name w:val="spellingerror"/>
    <w:basedOn w:val="Fuentedeprrafopredeter"/>
    <w:rsid w:val="00A37E01"/>
  </w:style>
  <w:style w:type="table" w:styleId="TRSDCBrown" w:customStyle="1">
    <w:name w:val="TRSDC Brown"/>
    <w:basedOn w:val="Tablanormal"/>
    <w:uiPriority w:val="99"/>
    <w:rsid w:val="00274731"/>
    <w:pPr>
      <w:spacing w:before="60" w:after="60" w:line="240" w:lineRule="auto"/>
    </w:pPr>
    <w:rPr>
      <w:sz w:val="16"/>
    </w:rPr>
    <w:tblPr>
      <w:tblBorders>
        <w:top w:val="single" w:color="B2B2B2" w:themeColor="text2" w:themeTint="99" w:sz="2" w:space="0"/>
        <w:left w:val="single" w:color="B2B2B2" w:themeColor="text2" w:themeTint="99" w:sz="2" w:space="0"/>
        <w:bottom w:val="single" w:color="B2B2B2" w:themeColor="text2" w:themeTint="99" w:sz="2" w:space="0"/>
        <w:right w:val="single" w:color="B2B2B2" w:themeColor="text2" w:themeTint="99" w:sz="2" w:space="0"/>
        <w:insideH w:val="single" w:color="B2B2B2" w:themeColor="text2" w:themeTint="99" w:sz="2" w:space="0"/>
        <w:insideV w:val="single" w:color="B2B2B2" w:themeColor="text2" w:themeTint="99" w:sz="2" w:space="0"/>
      </w:tblBorders>
    </w:tblPr>
    <w:tcPr>
      <w:vAlign w:val="center"/>
    </w:tcPr>
    <w:tblStylePr w:type="firstRow">
      <w:pPr>
        <w:wordWrap/>
        <w:spacing w:before="100" w:beforeLines="0" w:beforeAutospacing="1" w:after="100" w:afterLines="0" w:afterAutospacing="1"/>
      </w:pPr>
      <w:rPr>
        <w:rFonts w:hint="default" w:cs="Times New Roman (Headings CS)" w:asciiTheme="minorHAnsi" w:hAnsiTheme="minorHAnsi"/>
        <w:color w:val="FFFFFF" w:themeColor="background1"/>
        <w:sz w:val="18"/>
        <w:szCs w:val="18"/>
      </w:rPr>
      <w:tblPr/>
      <w:tcPr>
        <w:shd w:val="clear" w:color="auto" w:fill="7F7F7F" w:themeFill="text2"/>
      </w:tcPr>
    </w:tblStylePr>
    <w:tblStylePr w:type="firstCol">
      <w:rPr>
        <w:rFonts w:hint="default" w:cs="Times New Roman (Headings CS)" w:asciiTheme="minorHAnsi" w:hAnsiTheme="minorHAnsi"/>
      </w:rPr>
    </w:tblStylePr>
  </w:style>
  <w:style w:type="table" w:styleId="TRSDC-Gold" w:customStyle="1">
    <w:name w:val="TRSDC - Gold"/>
    <w:basedOn w:val="ListTable4-Accent61"/>
    <w:uiPriority w:val="99"/>
    <w:rsid w:val="000F103E"/>
    <w:rPr>
      <w:rFonts w:ascii="Playfair Display" w:hAnsi="Playfair Display" w:cs="Times New Roman" w:eastAsiaTheme="minorHAnsi"/>
      <w:bCs/>
      <w:color w:val="AE9142" w:themeColor="text1"/>
      <w:sz w:val="18"/>
      <w:lang w:val="en-GB" w:eastAsia="en-GB"/>
    </w:rPr>
    <w:tblPr>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Pr>
    <w:tblStylePr w:type="firstRow">
      <w:rPr>
        <w:rFonts w:hint="default" w:ascii="Dutch801 Rm BT" w:hAnsi="Dutch801 Rm BT"/>
        <w:b/>
        <w:bCs/>
        <w:color w:val="FFFFFF" w:themeColor="background1"/>
        <w:sz w:val="18"/>
        <w:szCs w:val="18"/>
      </w:rPr>
      <w:tblPr/>
      <w:tcPr>
        <w:tcBorders>
          <w:top w:val="single" w:color="AE9142" w:sz="4" w:space="0"/>
          <w:left w:val="single" w:color="AE9142" w:sz="4" w:space="0"/>
          <w:bottom w:val="single" w:color="AE9142" w:sz="4" w:space="0"/>
          <w:right w:val="single" w:color="AE9142" w:sz="4" w:space="0"/>
          <w:insideH w:val="nil"/>
        </w:tcBorders>
        <w:shd w:val="clear" w:color="auto" w:fill="AE9142"/>
      </w:tcPr>
    </w:tblStylePr>
    <w:tblStylePr w:type="lastRow">
      <w:rPr>
        <w:rFonts w:hint="default" w:ascii="Dutch801 Rm BT" w:hAnsi="Dutch801 Rm BT"/>
        <w:b/>
        <w:bCs/>
        <w:sz w:val="18"/>
        <w:szCs w:val="18"/>
      </w:rPr>
      <w:tblPr/>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cBorders>
        <w:shd w:val="clear" w:color="auto" w:fill="BFBFBF" w:themeFill="background1" w:themeFillShade="BF"/>
      </w:tcPr>
    </w:tblStylePr>
    <w:tblStylePr w:type="firstCol">
      <w:rPr>
        <w:rFonts w:hint="default" w:ascii="Dutch801 Rm BT" w:hAnsi="Dutch801 Rm BT"/>
        <w:b/>
        <w:bCs/>
        <w:sz w:val="18"/>
        <w:szCs w:val="18"/>
      </w:rPr>
    </w:tblStylePr>
    <w:tblStylePr w:type="lastCol">
      <w:rPr>
        <w:rFonts w:hint="default" w:ascii="Dutch801 Rm BT" w:hAnsi="Dutch801 Rm BT"/>
        <w:b/>
        <w:bCs/>
        <w:sz w:val="18"/>
        <w:szCs w:val="18"/>
      </w:rPr>
    </w:tblStylePr>
    <w:tblStylePr w:type="band1Vert">
      <w:rPr>
        <w:rFonts w:hint="default" w:ascii="Dutch801 Rm BT" w:hAnsi="Dutch801 Rm BT"/>
        <w:sz w:val="18"/>
        <w:szCs w:val="18"/>
      </w:rPr>
      <w:tblPr/>
      <w:tcPr>
        <w:shd w:val="clear" w:color="auto" w:fill="FFFFFF" w:themeFill="background1"/>
      </w:tcPr>
    </w:tblStylePr>
    <w:tblStylePr w:type="band1Horz">
      <w:rPr>
        <w:rFonts w:hint="default" w:ascii="Dutch801 Rm BT" w:hAnsi="Dutch801 Rm BT"/>
        <w:sz w:val="18"/>
        <w:szCs w:val="18"/>
      </w:rPr>
      <w:tblPr/>
      <w:tcPr>
        <w:shd w:val="clear" w:color="auto" w:fill="FFFFFF" w:themeFill="background1"/>
      </w:tcPr>
    </w:tblStylePr>
    <w:tblStylePr w:type="band2Horz">
      <w:rPr>
        <w:rFonts w:hint="default" w:ascii="Dutch801 Rm BT" w:hAnsi="Dutch801 Rm BT"/>
        <w:sz w:val="18"/>
        <w:szCs w:val="18"/>
      </w:rPr>
    </w:tblStylePr>
  </w:style>
  <w:style w:type="table" w:styleId="ListTable4-Accent61" w:customStyle="1">
    <w:name w:val="List Table 4 - Accent 61"/>
    <w:basedOn w:val="Tablanormal"/>
    <w:uiPriority w:val="49"/>
    <w:rsid w:val="000F103E"/>
    <w:pPr>
      <w:spacing w:after="0" w:line="240" w:lineRule="auto"/>
    </w:pPr>
    <w:tblPr>
      <w:tblStyleRowBandSize w:val="1"/>
      <w:tblStyleColBandSize w:val="1"/>
      <w:tblBorders>
        <w:top w:val="single" w:color="51DBEB" w:themeColor="accent6" w:themeTint="99" w:sz="4" w:space="0"/>
        <w:left w:val="single" w:color="51DBEB" w:themeColor="accent6" w:themeTint="99" w:sz="4" w:space="0"/>
        <w:bottom w:val="single" w:color="51DBEB" w:themeColor="accent6" w:themeTint="99" w:sz="4" w:space="0"/>
        <w:right w:val="single" w:color="51DBEB" w:themeColor="accent6" w:themeTint="99" w:sz="4" w:space="0"/>
        <w:insideH w:val="single" w:color="51DBEB" w:themeColor="accent6" w:themeTint="99" w:sz="4" w:space="0"/>
      </w:tblBorders>
    </w:tblPr>
    <w:tblStylePr w:type="firstRow">
      <w:rPr>
        <w:b/>
        <w:bCs/>
        <w:color w:val="FFFFFF" w:themeColor="background1"/>
      </w:rPr>
      <w:tblPr/>
      <w:tcPr>
        <w:tcBorders>
          <w:top w:val="single" w:color="139AA9" w:themeColor="accent6" w:sz="4" w:space="0"/>
          <w:left w:val="single" w:color="139AA9" w:themeColor="accent6" w:sz="4" w:space="0"/>
          <w:bottom w:val="single" w:color="139AA9" w:themeColor="accent6" w:sz="4" w:space="0"/>
          <w:right w:val="single" w:color="139AA9" w:themeColor="accent6" w:sz="4" w:space="0"/>
          <w:insideH w:val="nil"/>
        </w:tcBorders>
        <w:shd w:val="clear" w:color="auto" w:fill="139AA9" w:themeFill="accent6"/>
      </w:tcPr>
    </w:tblStylePr>
    <w:tblStylePr w:type="lastRow">
      <w:rPr>
        <w:b/>
        <w:bCs/>
      </w:rPr>
      <w:tblPr/>
      <w:tcPr>
        <w:tcBorders>
          <w:top w:val="double" w:color="51DBEB" w:themeColor="accent6" w:themeTint="99" w:sz="4" w:space="0"/>
        </w:tcBorders>
      </w:tcPr>
    </w:tblStylePr>
    <w:tblStylePr w:type="firstCol">
      <w:rPr>
        <w:b/>
        <w:bCs/>
      </w:rPr>
    </w:tblStylePr>
    <w:tblStylePr w:type="lastCol">
      <w:rPr>
        <w:b/>
        <w:bCs/>
      </w:rPr>
    </w:tblStylePr>
    <w:tblStylePr w:type="band1Vert">
      <w:tblPr/>
      <w:tcPr>
        <w:shd w:val="clear" w:color="auto" w:fill="C4F3F8" w:themeFill="accent6" w:themeFillTint="33"/>
      </w:tcPr>
    </w:tblStylePr>
    <w:tblStylePr w:type="band1Horz">
      <w:tblPr/>
      <w:tcPr>
        <w:shd w:val="clear" w:color="auto" w:fill="C4F3F8" w:themeFill="accent6" w:themeFillTint="33"/>
      </w:tcPr>
    </w:tblStylePr>
  </w:style>
  <w:style w:type="paragraph" w:styleId="H1TRS" w:customStyle="1">
    <w:name w:val="H1 TRS"/>
    <w:basedOn w:val="Prrafodelista"/>
    <w:link w:val="H1TRSChar"/>
    <w:qFormat/>
    <w:rsid w:val="00752E4B"/>
    <w:pPr>
      <w:numPr>
        <w:numId w:val="31"/>
      </w:numPr>
      <w:spacing w:after="0"/>
      <w:jc w:val="left"/>
    </w:pPr>
    <w:rPr>
      <w:rFonts w:ascii="Open Sans" w:hAnsi="Open Sans" w:cs="Times New Roman" w:eastAsiaTheme="minorHAnsi"/>
      <w:color w:val="FFFFFF" w:themeColor="background1"/>
      <w:szCs w:val="18"/>
      <w:lang w:val="en-GB"/>
    </w:rPr>
  </w:style>
  <w:style w:type="paragraph" w:styleId="H2TRS" w:customStyle="1">
    <w:name w:val="H2 TRS"/>
    <w:basedOn w:val="Prrafodelista"/>
    <w:link w:val="H2TRSChar"/>
    <w:qFormat/>
    <w:rsid w:val="00752E4B"/>
    <w:pPr>
      <w:numPr>
        <w:ilvl w:val="1"/>
        <w:numId w:val="31"/>
      </w:numPr>
      <w:spacing w:after="0"/>
      <w:jc w:val="left"/>
    </w:pPr>
    <w:rPr>
      <w:rFonts w:ascii="Open Sans" w:hAnsi="Open Sans" w:cs="Times New Roman" w:eastAsiaTheme="minorHAnsi"/>
      <w:color w:val="AE9142" w:themeColor="text1"/>
      <w:szCs w:val="18"/>
      <w:lang w:val="en-GB"/>
    </w:rPr>
  </w:style>
  <w:style w:type="character" w:styleId="H1TRSChar" w:customStyle="1">
    <w:name w:val="H1 TRS Char"/>
    <w:basedOn w:val="PrrafodelistaCar"/>
    <w:link w:val="H1TRS"/>
    <w:rsid w:val="00752E4B"/>
    <w:rPr>
      <w:rFonts w:ascii="Open Sans" w:hAnsi="Open Sans" w:cs="Times New Roman" w:eastAsiaTheme="minorHAnsi"/>
      <w:color w:val="FFFFFF" w:themeColor="background1"/>
      <w:sz w:val="18"/>
      <w:szCs w:val="18"/>
      <w:lang w:val="en-GB"/>
    </w:rPr>
  </w:style>
  <w:style w:type="paragraph" w:styleId="H3TRS" w:customStyle="1">
    <w:name w:val="H3 TRS"/>
    <w:basedOn w:val="Prrafodelista"/>
    <w:qFormat/>
    <w:rsid w:val="00752E4B"/>
    <w:pPr>
      <w:numPr>
        <w:ilvl w:val="2"/>
        <w:numId w:val="31"/>
      </w:numPr>
      <w:spacing w:after="0"/>
      <w:jc w:val="left"/>
    </w:pPr>
    <w:rPr>
      <w:rFonts w:ascii="Playfair Display" w:hAnsi="Playfair Display" w:cs="Times New Roman" w:eastAsiaTheme="minorHAnsi"/>
      <w:color w:val="AE9142" w:themeColor="text1"/>
      <w:szCs w:val="18"/>
      <w:lang w:val="en-GB"/>
    </w:rPr>
  </w:style>
  <w:style w:type="character" w:styleId="H2TRSChar" w:customStyle="1">
    <w:name w:val="H2 TRS Char"/>
    <w:basedOn w:val="PrrafodelistaCar"/>
    <w:link w:val="H2TRS"/>
    <w:rsid w:val="00752E4B"/>
    <w:rPr>
      <w:rFonts w:ascii="Open Sans" w:hAnsi="Open Sans" w:cs="Times New Roman" w:eastAsiaTheme="minorHAnsi"/>
      <w:color w:val="AE9142" w:themeColor="text1"/>
      <w:sz w:val="18"/>
      <w:szCs w:val="18"/>
      <w:lang w:val="en-GB"/>
    </w:rPr>
  </w:style>
  <w:style w:type="paragraph" w:styleId="Default" w:customStyle="1">
    <w:name w:val="Default"/>
    <w:rsid w:val="001F4657"/>
    <w:pPr>
      <w:autoSpaceDE w:val="0"/>
      <w:autoSpaceDN w:val="0"/>
      <w:adjustRightInd w:val="0"/>
      <w:spacing w:after="0" w:line="240" w:lineRule="auto"/>
    </w:pPr>
    <w:rPr>
      <w:rFonts w:ascii="Open Sans" w:hAnsi="Open Sans" w:cs="Open Sans"/>
      <w:color w:val="000000"/>
      <w:sz w:val="24"/>
      <w:szCs w:val="24"/>
      <w:lang w:val="en-GB"/>
    </w:rPr>
  </w:style>
  <w:style w:type="paragraph" w:styleId="msonormal0" w:customStyle="1">
    <w:name w:val="msonormal"/>
    <w:basedOn w:val="Normal"/>
    <w:rsid w:val="00CF5CED"/>
    <w:pPr>
      <w:spacing w:before="100" w:beforeAutospacing="1" w:after="100" w:afterAutospacing="1"/>
      <w:ind w:left="0"/>
      <w:jc w:val="left"/>
    </w:pPr>
    <w:rPr>
      <w:rFonts w:ascii="Times New Roman" w:hAnsi="Times New Roman" w:eastAsia="Times New Roman" w:cs="Times New Roman"/>
      <w:sz w:val="24"/>
      <w:szCs w:val="24"/>
      <w:lang w:val="en-GB" w:eastAsia="en-GB"/>
    </w:rPr>
  </w:style>
  <w:style w:type="paragraph" w:styleId="font5" w:customStyle="1">
    <w:name w:val="font5"/>
    <w:basedOn w:val="Normal"/>
    <w:rsid w:val="00CF5CED"/>
    <w:pPr>
      <w:spacing w:before="100" w:beforeAutospacing="1" w:after="100" w:afterAutospacing="1"/>
      <w:ind w:left="0"/>
      <w:jc w:val="left"/>
    </w:pPr>
    <w:rPr>
      <w:rFonts w:ascii="Calibri" w:hAnsi="Calibri" w:eastAsia="Times New Roman" w:cs="Calibri"/>
      <w:b/>
      <w:bCs/>
      <w:color w:val="FFFFFF"/>
      <w:sz w:val="14"/>
      <w:szCs w:val="14"/>
      <w:lang w:val="en-GB" w:eastAsia="en-GB"/>
    </w:rPr>
  </w:style>
  <w:style w:type="paragraph" w:styleId="xl67" w:customStyle="1">
    <w:name w:val="xl67"/>
    <w:basedOn w:val="Normal"/>
    <w:rsid w:val="00CF5CED"/>
    <w:pPr>
      <w:spacing w:before="100" w:beforeAutospacing="1" w:after="100" w:afterAutospacing="1"/>
      <w:ind w:left="0"/>
      <w:jc w:val="left"/>
      <w:textAlignment w:val="top"/>
    </w:pPr>
    <w:rPr>
      <w:rFonts w:ascii="Times New Roman" w:hAnsi="Times New Roman" w:eastAsia="Times New Roman" w:cs="Times New Roman"/>
      <w:sz w:val="24"/>
      <w:szCs w:val="24"/>
      <w:lang w:val="en-GB" w:eastAsia="en-GB"/>
    </w:rPr>
  </w:style>
  <w:style w:type="paragraph" w:styleId="xl68" w:customStyle="1">
    <w:name w:val="xl68"/>
    <w:basedOn w:val="Normal"/>
    <w:rsid w:val="00CF5CED"/>
    <w:pPr>
      <w:spacing w:before="100" w:beforeAutospacing="1" w:after="100" w:afterAutospacing="1"/>
      <w:ind w:left="0"/>
      <w:jc w:val="center"/>
    </w:pPr>
    <w:rPr>
      <w:rFonts w:ascii="Times New Roman" w:hAnsi="Times New Roman" w:eastAsia="Times New Roman" w:cs="Times New Roman"/>
      <w:sz w:val="24"/>
      <w:szCs w:val="24"/>
      <w:lang w:val="en-GB" w:eastAsia="en-GB"/>
    </w:rPr>
  </w:style>
  <w:style w:type="paragraph" w:styleId="xl69" w:customStyle="1">
    <w:name w:val="xl69"/>
    <w:basedOn w:val="Normal"/>
    <w:rsid w:val="00CF5CED"/>
    <w:pPr>
      <w:pBdr>
        <w:top w:val="single" w:color="000000" w:sz="4" w:space="0"/>
        <w:left w:val="single" w:color="000000" w:sz="4" w:space="0"/>
        <w:right w:val="single" w:color="000000" w:sz="4" w:space="0"/>
      </w:pBdr>
      <w:shd w:val="clear" w:color="000000" w:fill="AE9142"/>
      <w:spacing w:before="100" w:beforeAutospacing="1" w:after="100" w:afterAutospacing="1"/>
      <w:ind w:left="0"/>
      <w:jc w:val="center"/>
      <w:textAlignment w:val="center"/>
    </w:pPr>
    <w:rPr>
      <w:rFonts w:ascii="Playfair Display" w:hAnsi="Playfair Display" w:eastAsia="Times New Roman" w:cs="Times New Roman"/>
      <w:b/>
      <w:bCs/>
      <w:color w:val="FFFFFF"/>
      <w:sz w:val="14"/>
      <w:szCs w:val="14"/>
      <w:lang w:val="en-GB" w:eastAsia="en-GB"/>
    </w:rPr>
  </w:style>
  <w:style w:type="paragraph" w:styleId="xl70" w:customStyle="1">
    <w:name w:val="xl70"/>
    <w:basedOn w:val="Normal"/>
    <w:rsid w:val="00CF5CED"/>
    <w:pPr>
      <w:pBdr>
        <w:top w:val="single" w:color="000000" w:sz="4" w:space="0"/>
        <w:left w:val="single" w:color="000000" w:sz="4" w:space="0"/>
        <w:bottom w:val="single" w:color="000000" w:sz="4" w:space="0"/>
        <w:right w:val="single" w:color="000000" w:sz="4" w:space="0"/>
      </w:pBdr>
      <w:shd w:val="clear" w:color="000000" w:fill="AE9142"/>
      <w:spacing w:before="100" w:beforeAutospacing="1" w:after="100" w:afterAutospacing="1"/>
      <w:ind w:left="0"/>
      <w:jc w:val="center"/>
      <w:textAlignment w:val="center"/>
    </w:pPr>
    <w:rPr>
      <w:rFonts w:ascii="Playfair Display" w:hAnsi="Playfair Display" w:eastAsia="Times New Roman" w:cs="Times New Roman"/>
      <w:b/>
      <w:bCs/>
      <w:color w:val="FFFFFF"/>
      <w:sz w:val="14"/>
      <w:szCs w:val="14"/>
      <w:lang w:val="en-GB" w:eastAsia="en-GB"/>
    </w:rPr>
  </w:style>
  <w:style w:type="paragraph" w:styleId="xl71" w:customStyle="1">
    <w:name w:val="xl71"/>
    <w:basedOn w:val="Normal"/>
    <w:rsid w:val="00CF5CED"/>
    <w:pPr>
      <w:pBdr>
        <w:left w:val="single" w:color="000000" w:sz="4" w:space="0"/>
        <w:right w:val="single" w:color="000000" w:sz="4" w:space="0"/>
      </w:pBdr>
      <w:shd w:val="clear" w:color="000000" w:fill="AE9142"/>
      <w:spacing w:before="100" w:beforeAutospacing="1" w:after="100" w:afterAutospacing="1"/>
      <w:ind w:left="0"/>
      <w:jc w:val="center"/>
      <w:textAlignment w:val="center"/>
    </w:pPr>
    <w:rPr>
      <w:rFonts w:ascii="Playfair Display" w:hAnsi="Playfair Display" w:eastAsia="Times New Roman" w:cs="Times New Roman"/>
      <w:b/>
      <w:bCs/>
      <w:color w:val="FFFFFF"/>
      <w:sz w:val="14"/>
      <w:szCs w:val="14"/>
      <w:lang w:val="en-GB" w:eastAsia="en-GB"/>
    </w:rPr>
  </w:style>
  <w:style w:type="paragraph" w:styleId="xl72" w:customStyle="1">
    <w:name w:val="xl72"/>
    <w:basedOn w:val="Normal"/>
    <w:rsid w:val="00CF5CED"/>
    <w:pPr>
      <w:pBdr>
        <w:left w:val="single" w:color="000000" w:sz="4" w:space="0"/>
        <w:bottom w:val="single" w:color="000000" w:sz="4" w:space="0"/>
        <w:right w:val="single" w:color="000000" w:sz="4" w:space="0"/>
      </w:pBdr>
      <w:shd w:val="clear" w:color="000000" w:fill="AE9142"/>
      <w:spacing w:before="100" w:beforeAutospacing="1" w:after="100" w:afterAutospacing="1"/>
      <w:ind w:left="0"/>
      <w:jc w:val="center"/>
      <w:textAlignment w:val="center"/>
    </w:pPr>
    <w:rPr>
      <w:rFonts w:ascii="Playfair Display" w:hAnsi="Playfair Display" w:eastAsia="Times New Roman" w:cs="Times New Roman"/>
      <w:b/>
      <w:bCs/>
      <w:color w:val="FFFFFF"/>
      <w:sz w:val="14"/>
      <w:szCs w:val="14"/>
      <w:lang w:val="en-GB" w:eastAsia="en-GB"/>
    </w:rPr>
  </w:style>
  <w:style w:type="paragraph" w:styleId="xl73" w:customStyle="1">
    <w:name w:val="xl73"/>
    <w:basedOn w:val="Normal"/>
    <w:rsid w:val="00CF5CED"/>
    <w:pPr>
      <w:pBdr>
        <w:left w:val="single" w:color="000000" w:sz="4" w:space="0"/>
        <w:bottom w:val="single" w:color="000000" w:sz="4" w:space="0"/>
        <w:right w:val="single" w:color="000000" w:sz="4" w:space="0"/>
      </w:pBdr>
      <w:shd w:val="clear" w:color="000000" w:fill="AE9142"/>
      <w:spacing w:before="100" w:beforeAutospacing="1" w:after="100" w:afterAutospacing="1"/>
      <w:ind w:left="0"/>
      <w:jc w:val="center"/>
      <w:textAlignment w:val="center"/>
    </w:pPr>
    <w:rPr>
      <w:rFonts w:ascii="Playfair Display" w:hAnsi="Playfair Display" w:eastAsia="Times New Roman" w:cs="Times New Roman"/>
      <w:b/>
      <w:bCs/>
      <w:color w:val="FFFFFF"/>
      <w:sz w:val="14"/>
      <w:szCs w:val="14"/>
      <w:lang w:val="en-GB" w:eastAsia="en-GB"/>
    </w:rPr>
  </w:style>
  <w:style w:type="paragraph" w:styleId="xl74" w:customStyle="1">
    <w:name w:val="xl74"/>
    <w:basedOn w:val="Normal"/>
    <w:rsid w:val="00CF5CED"/>
    <w:pPr>
      <w:pBdr>
        <w:top w:val="single" w:color="000000" w:sz="4" w:space="0"/>
        <w:left w:val="single" w:color="000000" w:sz="4" w:space="0"/>
        <w:right w:val="single" w:color="000000" w:sz="4" w:space="0"/>
      </w:pBdr>
      <w:spacing w:before="100" w:beforeAutospacing="1" w:after="100" w:afterAutospacing="1"/>
      <w:ind w:left="0"/>
      <w:jc w:val="center"/>
      <w:textAlignment w:val="center"/>
    </w:pPr>
    <w:rPr>
      <w:rFonts w:ascii="Arial" w:hAnsi="Arial" w:eastAsia="Times New Roman" w:cs="Arial"/>
      <w:b/>
      <w:bCs/>
      <w:color w:val="FF0000"/>
      <w:sz w:val="14"/>
      <w:szCs w:val="14"/>
      <w:lang w:val="en-GB" w:eastAsia="en-GB"/>
    </w:rPr>
  </w:style>
  <w:style w:type="paragraph" w:styleId="xl75" w:customStyle="1">
    <w:name w:val="xl75"/>
    <w:basedOn w:val="Normal"/>
    <w:rsid w:val="00CF5CED"/>
    <w:pPr>
      <w:pBdr>
        <w:top w:val="single" w:color="000000" w:sz="4" w:space="0"/>
        <w:left w:val="single" w:color="000000" w:sz="4" w:space="0"/>
        <w:bottom w:val="single" w:color="000000" w:sz="4" w:space="0"/>
        <w:right w:val="single" w:color="000000" w:sz="4" w:space="0"/>
      </w:pBdr>
      <w:spacing w:before="100" w:beforeAutospacing="1" w:after="100" w:afterAutospacing="1"/>
      <w:ind w:left="0"/>
      <w:jc w:val="left"/>
      <w:textAlignment w:val="center"/>
    </w:pPr>
    <w:rPr>
      <w:rFonts w:ascii="Playfair Display" w:hAnsi="Playfair Display" w:eastAsia="Times New Roman" w:cs="Times New Roman"/>
      <w:color w:val="AE9142"/>
      <w:sz w:val="14"/>
      <w:szCs w:val="14"/>
      <w:lang w:val="en-GB" w:eastAsia="en-GB"/>
    </w:rPr>
  </w:style>
  <w:style w:type="paragraph" w:styleId="xl76" w:customStyle="1">
    <w:name w:val="xl76"/>
    <w:basedOn w:val="Normal"/>
    <w:rsid w:val="00CF5CED"/>
    <w:pPr>
      <w:pBdr>
        <w:top w:val="single" w:color="000000" w:sz="4" w:space="0"/>
        <w:left w:val="single" w:color="000000" w:sz="4" w:space="0"/>
        <w:bottom w:val="single" w:color="000000" w:sz="4" w:space="0"/>
      </w:pBdr>
      <w:spacing w:before="100" w:beforeAutospacing="1" w:after="100" w:afterAutospacing="1"/>
      <w:ind w:left="0"/>
      <w:jc w:val="left"/>
      <w:textAlignment w:val="center"/>
    </w:pPr>
    <w:rPr>
      <w:rFonts w:ascii="Arial" w:hAnsi="Arial" w:eastAsia="Times New Roman" w:cs="Arial"/>
      <w:sz w:val="14"/>
      <w:szCs w:val="14"/>
      <w:lang w:val="en-GB" w:eastAsia="en-GB"/>
    </w:rPr>
  </w:style>
  <w:style w:type="paragraph" w:styleId="xl77" w:customStyle="1">
    <w:name w:val="xl77"/>
    <w:basedOn w:val="Normal"/>
    <w:rsid w:val="00CF5CED"/>
    <w:pPr>
      <w:pBdr>
        <w:top w:val="single" w:color="000000" w:sz="4" w:space="0"/>
        <w:left w:val="single" w:color="000000" w:sz="4" w:space="0"/>
        <w:bottom w:val="single" w:color="000000" w:sz="4" w:space="0"/>
        <w:right w:val="single" w:color="000000" w:sz="4" w:space="0"/>
      </w:pBdr>
      <w:spacing w:before="100" w:beforeAutospacing="1" w:after="100" w:afterAutospacing="1"/>
      <w:ind w:left="0"/>
      <w:jc w:val="center"/>
    </w:pPr>
    <w:rPr>
      <w:rFonts w:ascii="Arial" w:hAnsi="Arial" w:eastAsia="Times New Roman" w:cs="Arial"/>
      <w:sz w:val="14"/>
      <w:szCs w:val="14"/>
      <w:lang w:val="en-GB" w:eastAsia="en-GB"/>
    </w:rPr>
  </w:style>
  <w:style w:type="paragraph" w:styleId="xl78" w:customStyle="1">
    <w:name w:val="xl78"/>
    <w:basedOn w:val="Normal"/>
    <w:rsid w:val="00CF5CED"/>
    <w:pPr>
      <w:pBdr>
        <w:left w:val="single" w:color="000000" w:sz="4" w:space="0"/>
        <w:right w:val="single" w:color="000000" w:sz="4" w:space="0"/>
      </w:pBdr>
      <w:spacing w:before="100" w:beforeAutospacing="1" w:after="100" w:afterAutospacing="1"/>
      <w:ind w:left="0"/>
      <w:jc w:val="center"/>
      <w:textAlignment w:val="center"/>
    </w:pPr>
    <w:rPr>
      <w:rFonts w:ascii="Arial" w:hAnsi="Arial" w:eastAsia="Times New Roman" w:cs="Arial"/>
      <w:b/>
      <w:bCs/>
      <w:color w:val="FF0000"/>
      <w:sz w:val="14"/>
      <w:szCs w:val="14"/>
      <w:lang w:val="en-GB" w:eastAsia="en-GB"/>
    </w:rPr>
  </w:style>
  <w:style w:type="paragraph" w:styleId="xl79" w:customStyle="1">
    <w:name w:val="xl79"/>
    <w:basedOn w:val="Normal"/>
    <w:rsid w:val="00CF5CED"/>
    <w:pPr>
      <w:pBdr>
        <w:left w:val="single" w:color="000000" w:sz="4" w:space="0"/>
        <w:bottom w:val="single" w:color="000000" w:sz="4" w:space="0"/>
        <w:right w:val="single" w:color="000000" w:sz="4" w:space="0"/>
      </w:pBdr>
      <w:spacing w:before="100" w:beforeAutospacing="1" w:after="100" w:afterAutospacing="1"/>
      <w:ind w:left="0"/>
      <w:jc w:val="center"/>
      <w:textAlignment w:val="center"/>
    </w:pPr>
    <w:rPr>
      <w:rFonts w:ascii="Arial" w:hAnsi="Arial" w:eastAsia="Times New Roman" w:cs="Arial"/>
      <w:b/>
      <w:bCs/>
      <w:color w:val="FF0000"/>
      <w:sz w:val="14"/>
      <w:szCs w:val="14"/>
      <w:lang w:val="en-GB" w:eastAsia="en-GB"/>
    </w:rPr>
  </w:style>
  <w:style w:type="paragraph" w:styleId="xl80" w:customStyle="1">
    <w:name w:val="xl80"/>
    <w:basedOn w:val="Normal"/>
    <w:rsid w:val="00CF5CED"/>
    <w:pPr>
      <w:pBdr>
        <w:top w:val="single" w:color="000000" w:sz="4" w:space="0"/>
        <w:left w:val="single" w:color="000000" w:sz="4" w:space="0"/>
        <w:bottom w:val="single" w:color="000000" w:sz="4" w:space="0"/>
      </w:pBdr>
      <w:shd w:val="clear" w:color="000000" w:fill="AE9142"/>
      <w:spacing w:before="100" w:beforeAutospacing="1" w:after="100" w:afterAutospacing="1"/>
      <w:ind w:left="0"/>
      <w:jc w:val="left"/>
      <w:textAlignment w:val="center"/>
    </w:pPr>
    <w:rPr>
      <w:rFonts w:ascii="Arial" w:hAnsi="Arial" w:eastAsia="Times New Roman" w:cs="Arial"/>
      <w:sz w:val="14"/>
      <w:szCs w:val="14"/>
      <w:lang w:val="en-GB" w:eastAsia="en-GB"/>
    </w:rPr>
  </w:style>
  <w:style w:type="paragraph" w:styleId="xl81" w:customStyle="1">
    <w:name w:val="xl81"/>
    <w:basedOn w:val="Normal"/>
    <w:rsid w:val="00CF5CED"/>
    <w:pPr>
      <w:pBdr>
        <w:top w:val="single" w:color="000000" w:sz="4" w:space="0"/>
        <w:left w:val="single" w:color="000000" w:sz="4" w:space="0"/>
        <w:bottom w:val="single" w:color="000000" w:sz="4" w:space="0"/>
        <w:right w:val="single" w:color="000000" w:sz="4" w:space="0"/>
      </w:pBdr>
      <w:shd w:val="clear" w:color="000000" w:fill="AE9142"/>
      <w:spacing w:before="100" w:beforeAutospacing="1" w:after="100" w:afterAutospacing="1"/>
      <w:ind w:left="0"/>
      <w:jc w:val="left"/>
      <w:textAlignment w:val="center"/>
    </w:pPr>
    <w:rPr>
      <w:rFonts w:ascii="Playfair Display" w:hAnsi="Playfair Display" w:eastAsia="Times New Roman" w:cs="Times New Roman"/>
      <w:color w:val="AE9142"/>
      <w:sz w:val="14"/>
      <w:szCs w:val="14"/>
      <w:lang w:val="en-GB" w:eastAsia="en-GB"/>
    </w:rPr>
  </w:style>
  <w:style w:type="paragraph" w:styleId="xl82" w:customStyle="1">
    <w:name w:val="xl82"/>
    <w:basedOn w:val="Normal"/>
    <w:rsid w:val="00CF5CED"/>
    <w:pPr>
      <w:pBdr>
        <w:top w:val="single" w:color="000000" w:sz="4" w:space="0"/>
        <w:left w:val="single" w:color="000000" w:sz="4" w:space="0"/>
        <w:bottom w:val="single" w:color="000000" w:sz="4" w:space="0"/>
      </w:pBdr>
      <w:shd w:val="clear" w:color="000000" w:fill="AE9142"/>
      <w:spacing w:before="100" w:beforeAutospacing="1" w:after="100" w:afterAutospacing="1"/>
      <w:ind w:left="0"/>
      <w:jc w:val="left"/>
      <w:textAlignment w:val="center"/>
    </w:pPr>
    <w:rPr>
      <w:rFonts w:ascii="Playfair Display" w:hAnsi="Playfair Display" w:eastAsia="Times New Roman" w:cs="Times New Roman"/>
      <w:color w:val="AE9142"/>
      <w:sz w:val="14"/>
      <w:szCs w:val="14"/>
      <w:lang w:val="en-GB" w:eastAsia="en-GB"/>
    </w:rPr>
  </w:style>
  <w:style w:type="paragraph" w:styleId="xl83" w:customStyle="1">
    <w:name w:val="xl83"/>
    <w:basedOn w:val="Normal"/>
    <w:rsid w:val="00CF5CED"/>
    <w:pPr>
      <w:pBdr>
        <w:top w:val="single" w:color="000000" w:sz="4" w:space="0"/>
        <w:left w:val="single" w:color="000000" w:sz="4" w:space="0"/>
        <w:bottom w:val="single" w:color="000000" w:sz="4" w:space="0"/>
        <w:right w:val="single" w:color="000000" w:sz="4" w:space="0"/>
      </w:pBdr>
      <w:shd w:val="clear" w:color="000000" w:fill="AE9142"/>
      <w:spacing w:before="100" w:beforeAutospacing="1" w:after="100" w:afterAutospacing="1"/>
      <w:ind w:left="0"/>
      <w:jc w:val="left"/>
    </w:pPr>
    <w:rPr>
      <w:rFonts w:ascii="Arial" w:hAnsi="Arial" w:eastAsia="Times New Roman" w:cs="Arial"/>
      <w:sz w:val="14"/>
      <w:szCs w:val="14"/>
      <w:lang w:val="en-GB" w:eastAsia="en-GB"/>
    </w:rPr>
  </w:style>
  <w:style w:type="paragraph" w:styleId="xl84" w:customStyle="1">
    <w:name w:val="xl84"/>
    <w:basedOn w:val="Normal"/>
    <w:rsid w:val="00CF5CED"/>
    <w:pPr>
      <w:pBdr>
        <w:top w:val="single" w:color="000000" w:sz="4" w:space="0"/>
        <w:left w:val="single" w:color="000000" w:sz="4" w:space="0"/>
        <w:bottom w:val="single" w:color="000000" w:sz="4" w:space="0"/>
        <w:right w:val="single" w:color="000000" w:sz="4" w:space="0"/>
      </w:pBdr>
      <w:shd w:val="clear" w:color="000000" w:fill="AE9142"/>
      <w:spacing w:before="100" w:beforeAutospacing="1" w:after="100" w:afterAutospacing="1"/>
      <w:ind w:left="0"/>
      <w:jc w:val="center"/>
    </w:pPr>
    <w:rPr>
      <w:rFonts w:ascii="Arial" w:hAnsi="Arial" w:eastAsia="Times New Roman" w:cs="Arial"/>
      <w:sz w:val="14"/>
      <w:szCs w:val="14"/>
      <w:lang w:val="en-GB" w:eastAsia="en-GB"/>
    </w:rPr>
  </w:style>
  <w:style w:type="paragraph" w:styleId="xl85" w:customStyle="1">
    <w:name w:val="xl85"/>
    <w:basedOn w:val="Normal"/>
    <w:rsid w:val="00CF5CED"/>
    <w:pPr>
      <w:pBdr>
        <w:top w:val="single" w:color="000000" w:sz="4" w:space="0"/>
        <w:left w:val="single" w:color="000000" w:sz="4" w:space="0"/>
        <w:right w:val="single" w:color="000000" w:sz="4" w:space="0"/>
      </w:pBdr>
      <w:spacing w:before="100" w:beforeAutospacing="1" w:after="100" w:afterAutospacing="1"/>
      <w:ind w:left="0"/>
      <w:jc w:val="center"/>
      <w:textAlignment w:val="center"/>
    </w:pPr>
    <w:rPr>
      <w:rFonts w:ascii="Arial" w:hAnsi="Arial" w:eastAsia="Times New Roman" w:cs="Arial"/>
      <w:b/>
      <w:bCs/>
      <w:sz w:val="14"/>
      <w:szCs w:val="14"/>
      <w:lang w:val="en-GB" w:eastAsia="en-GB"/>
    </w:rPr>
  </w:style>
  <w:style w:type="paragraph" w:styleId="xl86" w:customStyle="1">
    <w:name w:val="xl86"/>
    <w:basedOn w:val="Normal"/>
    <w:rsid w:val="00CF5CED"/>
    <w:pPr>
      <w:pBdr>
        <w:left w:val="single" w:color="000000" w:sz="4" w:space="0"/>
        <w:right w:val="single" w:color="000000" w:sz="4" w:space="0"/>
      </w:pBdr>
      <w:spacing w:before="100" w:beforeAutospacing="1" w:after="100" w:afterAutospacing="1"/>
      <w:ind w:left="0"/>
      <w:jc w:val="center"/>
      <w:textAlignment w:val="center"/>
    </w:pPr>
    <w:rPr>
      <w:rFonts w:ascii="Arial" w:hAnsi="Arial" w:eastAsia="Times New Roman" w:cs="Arial"/>
      <w:b/>
      <w:bCs/>
      <w:sz w:val="14"/>
      <w:szCs w:val="14"/>
      <w:lang w:val="en-GB" w:eastAsia="en-GB"/>
    </w:rPr>
  </w:style>
  <w:style w:type="paragraph" w:styleId="xl87" w:customStyle="1">
    <w:name w:val="xl87"/>
    <w:basedOn w:val="Normal"/>
    <w:rsid w:val="00CF5CED"/>
    <w:pPr>
      <w:pBdr>
        <w:left w:val="single" w:color="000000" w:sz="4" w:space="0"/>
        <w:bottom w:val="single" w:color="000000" w:sz="4" w:space="0"/>
        <w:right w:val="single" w:color="000000" w:sz="4" w:space="0"/>
      </w:pBdr>
      <w:spacing w:before="100" w:beforeAutospacing="1" w:after="100" w:afterAutospacing="1"/>
      <w:ind w:left="0"/>
      <w:jc w:val="center"/>
      <w:textAlignment w:val="center"/>
    </w:pPr>
    <w:rPr>
      <w:rFonts w:ascii="Arial" w:hAnsi="Arial" w:eastAsia="Times New Roman" w:cs="Arial"/>
      <w:b/>
      <w:bCs/>
      <w:sz w:val="14"/>
      <w:szCs w:val="14"/>
      <w:lang w:val="en-GB" w:eastAsia="en-GB"/>
    </w:rPr>
  </w:style>
  <w:style w:type="paragraph" w:styleId="xl88" w:customStyle="1">
    <w:name w:val="xl88"/>
    <w:basedOn w:val="Normal"/>
    <w:rsid w:val="00CF5CED"/>
    <w:pPr>
      <w:pBdr>
        <w:top w:val="single" w:color="000000" w:sz="4" w:space="0"/>
        <w:left w:val="single" w:color="000000" w:sz="4" w:space="0"/>
        <w:bottom w:val="single" w:color="000000" w:sz="4" w:space="0"/>
      </w:pBdr>
      <w:spacing w:before="100" w:beforeAutospacing="1" w:after="100" w:afterAutospacing="1"/>
      <w:ind w:left="0"/>
      <w:jc w:val="left"/>
      <w:textAlignment w:val="center"/>
    </w:pPr>
    <w:rPr>
      <w:rFonts w:ascii="Playfair Display" w:hAnsi="Playfair Display" w:eastAsia="Times New Roman" w:cs="Times New Roman"/>
      <w:color w:val="AE9142"/>
      <w:sz w:val="14"/>
      <w:szCs w:val="14"/>
      <w:lang w:val="en-GB" w:eastAsia="en-GB"/>
    </w:rPr>
  </w:style>
  <w:style w:type="paragraph" w:styleId="xl89" w:customStyle="1">
    <w:name w:val="xl89"/>
    <w:basedOn w:val="Normal"/>
    <w:rsid w:val="00CF5CED"/>
    <w:pPr>
      <w:pBdr>
        <w:top w:val="single" w:color="000000" w:sz="4" w:space="0"/>
        <w:left w:val="single" w:color="000000" w:sz="4" w:space="0"/>
        <w:bottom w:val="single" w:color="000000" w:sz="4" w:space="0"/>
        <w:right w:val="single" w:color="000000" w:sz="4" w:space="0"/>
      </w:pBdr>
      <w:spacing w:before="100" w:beforeAutospacing="1" w:after="100" w:afterAutospacing="1"/>
      <w:ind w:left="0"/>
      <w:jc w:val="center"/>
      <w:textAlignment w:val="center"/>
    </w:pPr>
    <w:rPr>
      <w:rFonts w:ascii="Arial" w:hAnsi="Arial" w:eastAsia="Times New Roman" w:cs="Arial"/>
      <w:sz w:val="14"/>
      <w:szCs w:val="14"/>
      <w:lang w:val="en-GB" w:eastAsia="en-GB"/>
    </w:rPr>
  </w:style>
  <w:style w:type="paragraph" w:styleId="xl90" w:customStyle="1">
    <w:name w:val="xl90"/>
    <w:basedOn w:val="Normal"/>
    <w:rsid w:val="00CF5CED"/>
    <w:pPr>
      <w:pBdr>
        <w:top w:val="single" w:color="000000" w:sz="4" w:space="0"/>
        <w:left w:val="single" w:color="000000" w:sz="4" w:space="0"/>
        <w:right w:val="single" w:color="000000" w:sz="4" w:space="0"/>
      </w:pBdr>
      <w:spacing w:before="100" w:beforeAutospacing="1" w:after="100" w:afterAutospacing="1"/>
      <w:ind w:left="0"/>
      <w:jc w:val="center"/>
      <w:textAlignment w:val="center"/>
    </w:pPr>
    <w:rPr>
      <w:rFonts w:ascii="Arial" w:hAnsi="Arial" w:eastAsia="Times New Roman" w:cs="Arial"/>
      <w:sz w:val="14"/>
      <w:szCs w:val="14"/>
      <w:lang w:val="en-GB" w:eastAsia="en-GB"/>
    </w:rPr>
  </w:style>
  <w:style w:type="paragraph" w:styleId="xl91" w:customStyle="1">
    <w:name w:val="xl91"/>
    <w:basedOn w:val="Normal"/>
    <w:rsid w:val="00CF5CED"/>
    <w:pPr>
      <w:pBdr>
        <w:left w:val="single" w:color="000000" w:sz="4" w:space="0"/>
        <w:bottom w:val="single" w:color="000000" w:sz="4" w:space="0"/>
        <w:right w:val="single" w:color="000000" w:sz="4" w:space="0"/>
      </w:pBdr>
      <w:spacing w:before="100" w:beforeAutospacing="1" w:after="100" w:afterAutospacing="1"/>
      <w:ind w:left="0"/>
      <w:jc w:val="center"/>
      <w:textAlignment w:val="center"/>
    </w:pPr>
    <w:rPr>
      <w:rFonts w:ascii="Arial" w:hAnsi="Arial" w:eastAsia="Times New Roman" w:cs="Arial"/>
      <w:sz w:val="14"/>
      <w:szCs w:val="14"/>
      <w:lang w:val="en-GB" w:eastAsia="en-GB"/>
    </w:rPr>
  </w:style>
  <w:style w:type="paragraph" w:styleId="TDC4">
    <w:name w:val="toc 4"/>
    <w:basedOn w:val="Normal"/>
    <w:next w:val="Normal"/>
    <w:autoRedefine/>
    <w:uiPriority w:val="39"/>
    <w:unhideWhenUsed/>
    <w:rsid w:val="00F57A2F"/>
    <w:pPr>
      <w:spacing w:after="100" w:line="259" w:lineRule="auto"/>
      <w:ind w:left="660"/>
      <w:jc w:val="left"/>
    </w:pPr>
    <w:rPr>
      <w:sz w:val="22"/>
      <w:szCs w:val="22"/>
      <w:lang w:val="en-GB" w:eastAsia="en-GB"/>
    </w:rPr>
  </w:style>
  <w:style w:type="paragraph" w:styleId="TDC5">
    <w:name w:val="toc 5"/>
    <w:basedOn w:val="Normal"/>
    <w:next w:val="Normal"/>
    <w:autoRedefine/>
    <w:uiPriority w:val="39"/>
    <w:unhideWhenUsed/>
    <w:rsid w:val="00F57A2F"/>
    <w:pPr>
      <w:spacing w:after="100" w:line="259" w:lineRule="auto"/>
      <w:ind w:left="880"/>
      <w:jc w:val="left"/>
    </w:pPr>
    <w:rPr>
      <w:sz w:val="22"/>
      <w:szCs w:val="22"/>
      <w:lang w:val="en-GB" w:eastAsia="en-GB"/>
    </w:rPr>
  </w:style>
  <w:style w:type="paragraph" w:styleId="TDC6">
    <w:name w:val="toc 6"/>
    <w:basedOn w:val="Normal"/>
    <w:next w:val="Normal"/>
    <w:autoRedefine/>
    <w:uiPriority w:val="39"/>
    <w:unhideWhenUsed/>
    <w:rsid w:val="00F57A2F"/>
    <w:pPr>
      <w:spacing w:after="100" w:line="259" w:lineRule="auto"/>
      <w:ind w:left="1100"/>
      <w:jc w:val="left"/>
    </w:pPr>
    <w:rPr>
      <w:sz w:val="22"/>
      <w:szCs w:val="22"/>
      <w:lang w:val="en-GB" w:eastAsia="en-GB"/>
    </w:rPr>
  </w:style>
  <w:style w:type="paragraph" w:styleId="TDC7">
    <w:name w:val="toc 7"/>
    <w:basedOn w:val="Normal"/>
    <w:next w:val="Normal"/>
    <w:autoRedefine/>
    <w:uiPriority w:val="39"/>
    <w:unhideWhenUsed/>
    <w:rsid w:val="00F57A2F"/>
    <w:pPr>
      <w:spacing w:after="100" w:line="259" w:lineRule="auto"/>
      <w:ind w:left="1320"/>
      <w:jc w:val="left"/>
    </w:pPr>
    <w:rPr>
      <w:sz w:val="22"/>
      <w:szCs w:val="22"/>
      <w:lang w:val="en-GB" w:eastAsia="en-GB"/>
    </w:rPr>
  </w:style>
  <w:style w:type="paragraph" w:styleId="TDC8">
    <w:name w:val="toc 8"/>
    <w:basedOn w:val="Normal"/>
    <w:next w:val="Normal"/>
    <w:autoRedefine/>
    <w:uiPriority w:val="39"/>
    <w:unhideWhenUsed/>
    <w:rsid w:val="00F57A2F"/>
    <w:pPr>
      <w:spacing w:after="100" w:line="259" w:lineRule="auto"/>
      <w:ind w:left="1540"/>
      <w:jc w:val="left"/>
    </w:pPr>
    <w:rPr>
      <w:sz w:val="22"/>
      <w:szCs w:val="22"/>
      <w:lang w:val="en-GB" w:eastAsia="en-GB"/>
    </w:rPr>
  </w:style>
  <w:style w:type="paragraph" w:styleId="TDC9">
    <w:name w:val="toc 9"/>
    <w:basedOn w:val="Normal"/>
    <w:next w:val="Normal"/>
    <w:autoRedefine/>
    <w:uiPriority w:val="39"/>
    <w:unhideWhenUsed/>
    <w:rsid w:val="00F57A2F"/>
    <w:pPr>
      <w:spacing w:after="100" w:line="259" w:lineRule="auto"/>
      <w:ind w:left="1760"/>
      <w:jc w:val="left"/>
    </w:pPr>
    <w:rPr>
      <w:sz w:val="22"/>
      <w:szCs w:val="22"/>
      <w:lang w:val="en-GB" w:eastAsia="en-GB"/>
    </w:rPr>
  </w:style>
  <w:style w:type="paragraph" w:styleId="Sangradetextonormal">
    <w:name w:val="Body Text Indent"/>
    <w:basedOn w:val="Normal"/>
    <w:link w:val="SangradetextonormalCar"/>
    <w:uiPriority w:val="99"/>
    <w:unhideWhenUsed/>
    <w:rsid w:val="001D5DD4"/>
  </w:style>
  <w:style w:type="character" w:styleId="SangradetextonormalCar" w:customStyle="1">
    <w:name w:val="Sangría de texto normal Car"/>
    <w:basedOn w:val="Fuentedeprrafopredeter"/>
    <w:link w:val="Sangradetextonormal"/>
    <w:uiPriority w:val="99"/>
    <w:rsid w:val="001D5DD4"/>
    <w:rPr>
      <w:sz w:val="18"/>
    </w:rPr>
  </w:style>
  <w:style w:type="paragraph" w:styleId="Sangra2detindependiente">
    <w:name w:val="Body Text Indent 2"/>
    <w:basedOn w:val="Normal"/>
    <w:link w:val="Sangra2detindependienteCar"/>
    <w:uiPriority w:val="99"/>
    <w:unhideWhenUsed/>
    <w:rsid w:val="00717CAF"/>
    <w:rPr>
      <w:rFonts w:eastAsia="Segoe UI" w:cs="Segoe UI"/>
      <w:color w:val="000000"/>
      <w:szCs w:val="18"/>
    </w:rPr>
  </w:style>
  <w:style w:type="character" w:styleId="Sangra2detindependienteCar" w:customStyle="1">
    <w:name w:val="Sangría 2 de t. independiente Car"/>
    <w:basedOn w:val="Fuentedeprrafopredeter"/>
    <w:link w:val="Sangra2detindependiente"/>
    <w:uiPriority w:val="99"/>
    <w:rsid w:val="00717CAF"/>
    <w:rPr>
      <w:rFonts w:eastAsia="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792">
      <w:bodyDiv w:val="1"/>
      <w:marLeft w:val="0"/>
      <w:marRight w:val="0"/>
      <w:marTop w:val="0"/>
      <w:marBottom w:val="0"/>
      <w:divBdr>
        <w:top w:val="none" w:sz="0" w:space="0" w:color="auto"/>
        <w:left w:val="none" w:sz="0" w:space="0" w:color="auto"/>
        <w:bottom w:val="none" w:sz="0" w:space="0" w:color="auto"/>
        <w:right w:val="none" w:sz="0" w:space="0" w:color="auto"/>
      </w:divBdr>
    </w:div>
    <w:div w:id="137377875">
      <w:bodyDiv w:val="1"/>
      <w:marLeft w:val="0"/>
      <w:marRight w:val="0"/>
      <w:marTop w:val="0"/>
      <w:marBottom w:val="0"/>
      <w:divBdr>
        <w:top w:val="none" w:sz="0" w:space="0" w:color="auto"/>
        <w:left w:val="none" w:sz="0" w:space="0" w:color="auto"/>
        <w:bottom w:val="none" w:sz="0" w:space="0" w:color="auto"/>
        <w:right w:val="none" w:sz="0" w:space="0" w:color="auto"/>
      </w:divBdr>
    </w:div>
    <w:div w:id="173887005">
      <w:bodyDiv w:val="1"/>
      <w:marLeft w:val="0"/>
      <w:marRight w:val="0"/>
      <w:marTop w:val="0"/>
      <w:marBottom w:val="0"/>
      <w:divBdr>
        <w:top w:val="none" w:sz="0" w:space="0" w:color="auto"/>
        <w:left w:val="none" w:sz="0" w:space="0" w:color="auto"/>
        <w:bottom w:val="none" w:sz="0" w:space="0" w:color="auto"/>
        <w:right w:val="none" w:sz="0" w:space="0" w:color="auto"/>
      </w:divBdr>
    </w:div>
    <w:div w:id="220214803">
      <w:bodyDiv w:val="1"/>
      <w:marLeft w:val="0"/>
      <w:marRight w:val="0"/>
      <w:marTop w:val="0"/>
      <w:marBottom w:val="0"/>
      <w:divBdr>
        <w:top w:val="none" w:sz="0" w:space="0" w:color="auto"/>
        <w:left w:val="none" w:sz="0" w:space="0" w:color="auto"/>
        <w:bottom w:val="none" w:sz="0" w:space="0" w:color="auto"/>
        <w:right w:val="none" w:sz="0" w:space="0" w:color="auto"/>
      </w:divBdr>
    </w:div>
    <w:div w:id="233004808">
      <w:bodyDiv w:val="1"/>
      <w:marLeft w:val="0"/>
      <w:marRight w:val="0"/>
      <w:marTop w:val="0"/>
      <w:marBottom w:val="0"/>
      <w:divBdr>
        <w:top w:val="none" w:sz="0" w:space="0" w:color="auto"/>
        <w:left w:val="none" w:sz="0" w:space="0" w:color="auto"/>
        <w:bottom w:val="none" w:sz="0" w:space="0" w:color="auto"/>
        <w:right w:val="none" w:sz="0" w:space="0" w:color="auto"/>
      </w:divBdr>
      <w:divsChild>
        <w:div w:id="1309633833">
          <w:marLeft w:val="0"/>
          <w:marRight w:val="0"/>
          <w:marTop w:val="0"/>
          <w:marBottom w:val="0"/>
          <w:divBdr>
            <w:top w:val="none" w:sz="0" w:space="0" w:color="auto"/>
            <w:left w:val="none" w:sz="0" w:space="0" w:color="auto"/>
            <w:bottom w:val="none" w:sz="0" w:space="0" w:color="auto"/>
            <w:right w:val="none" w:sz="0" w:space="0" w:color="auto"/>
          </w:divBdr>
        </w:div>
        <w:div w:id="1508716810">
          <w:marLeft w:val="0"/>
          <w:marRight w:val="0"/>
          <w:marTop w:val="0"/>
          <w:marBottom w:val="0"/>
          <w:divBdr>
            <w:top w:val="none" w:sz="0" w:space="0" w:color="auto"/>
            <w:left w:val="none" w:sz="0" w:space="0" w:color="auto"/>
            <w:bottom w:val="none" w:sz="0" w:space="0" w:color="auto"/>
            <w:right w:val="none" w:sz="0" w:space="0" w:color="auto"/>
          </w:divBdr>
        </w:div>
        <w:div w:id="1915822812">
          <w:marLeft w:val="0"/>
          <w:marRight w:val="0"/>
          <w:marTop w:val="0"/>
          <w:marBottom w:val="0"/>
          <w:divBdr>
            <w:top w:val="none" w:sz="0" w:space="0" w:color="auto"/>
            <w:left w:val="none" w:sz="0" w:space="0" w:color="auto"/>
            <w:bottom w:val="none" w:sz="0" w:space="0" w:color="auto"/>
            <w:right w:val="none" w:sz="0" w:space="0" w:color="auto"/>
          </w:divBdr>
        </w:div>
        <w:div w:id="1609892244">
          <w:marLeft w:val="0"/>
          <w:marRight w:val="0"/>
          <w:marTop w:val="0"/>
          <w:marBottom w:val="0"/>
          <w:divBdr>
            <w:top w:val="none" w:sz="0" w:space="0" w:color="auto"/>
            <w:left w:val="none" w:sz="0" w:space="0" w:color="auto"/>
            <w:bottom w:val="none" w:sz="0" w:space="0" w:color="auto"/>
            <w:right w:val="none" w:sz="0" w:space="0" w:color="auto"/>
          </w:divBdr>
        </w:div>
      </w:divsChild>
    </w:div>
    <w:div w:id="235744057">
      <w:bodyDiv w:val="1"/>
      <w:marLeft w:val="0"/>
      <w:marRight w:val="0"/>
      <w:marTop w:val="0"/>
      <w:marBottom w:val="0"/>
      <w:divBdr>
        <w:top w:val="none" w:sz="0" w:space="0" w:color="auto"/>
        <w:left w:val="none" w:sz="0" w:space="0" w:color="auto"/>
        <w:bottom w:val="none" w:sz="0" w:space="0" w:color="auto"/>
        <w:right w:val="none" w:sz="0" w:space="0" w:color="auto"/>
      </w:divBdr>
    </w:div>
    <w:div w:id="311132048">
      <w:bodyDiv w:val="1"/>
      <w:marLeft w:val="0"/>
      <w:marRight w:val="0"/>
      <w:marTop w:val="0"/>
      <w:marBottom w:val="0"/>
      <w:divBdr>
        <w:top w:val="none" w:sz="0" w:space="0" w:color="auto"/>
        <w:left w:val="none" w:sz="0" w:space="0" w:color="auto"/>
        <w:bottom w:val="none" w:sz="0" w:space="0" w:color="auto"/>
        <w:right w:val="none" w:sz="0" w:space="0" w:color="auto"/>
      </w:divBdr>
      <w:divsChild>
        <w:div w:id="1125539245">
          <w:marLeft w:val="0"/>
          <w:marRight w:val="0"/>
          <w:marTop w:val="0"/>
          <w:marBottom w:val="0"/>
          <w:divBdr>
            <w:top w:val="none" w:sz="0" w:space="0" w:color="auto"/>
            <w:left w:val="none" w:sz="0" w:space="0" w:color="auto"/>
            <w:bottom w:val="none" w:sz="0" w:space="0" w:color="auto"/>
            <w:right w:val="none" w:sz="0" w:space="0" w:color="auto"/>
          </w:divBdr>
          <w:divsChild>
            <w:div w:id="72044578">
              <w:marLeft w:val="-75"/>
              <w:marRight w:val="0"/>
              <w:marTop w:val="30"/>
              <w:marBottom w:val="30"/>
              <w:divBdr>
                <w:top w:val="none" w:sz="0" w:space="0" w:color="auto"/>
                <w:left w:val="none" w:sz="0" w:space="0" w:color="auto"/>
                <w:bottom w:val="none" w:sz="0" w:space="0" w:color="auto"/>
                <w:right w:val="none" w:sz="0" w:space="0" w:color="auto"/>
              </w:divBdr>
              <w:divsChild>
                <w:div w:id="1940599461">
                  <w:marLeft w:val="0"/>
                  <w:marRight w:val="0"/>
                  <w:marTop w:val="0"/>
                  <w:marBottom w:val="0"/>
                  <w:divBdr>
                    <w:top w:val="none" w:sz="0" w:space="0" w:color="auto"/>
                    <w:left w:val="none" w:sz="0" w:space="0" w:color="auto"/>
                    <w:bottom w:val="none" w:sz="0" w:space="0" w:color="auto"/>
                    <w:right w:val="none" w:sz="0" w:space="0" w:color="auto"/>
                  </w:divBdr>
                  <w:divsChild>
                    <w:div w:id="1966084594">
                      <w:marLeft w:val="0"/>
                      <w:marRight w:val="0"/>
                      <w:marTop w:val="0"/>
                      <w:marBottom w:val="0"/>
                      <w:divBdr>
                        <w:top w:val="none" w:sz="0" w:space="0" w:color="auto"/>
                        <w:left w:val="none" w:sz="0" w:space="0" w:color="auto"/>
                        <w:bottom w:val="none" w:sz="0" w:space="0" w:color="auto"/>
                        <w:right w:val="none" w:sz="0" w:space="0" w:color="auto"/>
                      </w:divBdr>
                    </w:div>
                  </w:divsChild>
                </w:div>
                <w:div w:id="1382903358">
                  <w:marLeft w:val="0"/>
                  <w:marRight w:val="0"/>
                  <w:marTop w:val="0"/>
                  <w:marBottom w:val="0"/>
                  <w:divBdr>
                    <w:top w:val="none" w:sz="0" w:space="0" w:color="auto"/>
                    <w:left w:val="none" w:sz="0" w:space="0" w:color="auto"/>
                    <w:bottom w:val="none" w:sz="0" w:space="0" w:color="auto"/>
                    <w:right w:val="none" w:sz="0" w:space="0" w:color="auto"/>
                  </w:divBdr>
                  <w:divsChild>
                    <w:div w:id="1887836617">
                      <w:marLeft w:val="0"/>
                      <w:marRight w:val="0"/>
                      <w:marTop w:val="0"/>
                      <w:marBottom w:val="0"/>
                      <w:divBdr>
                        <w:top w:val="none" w:sz="0" w:space="0" w:color="auto"/>
                        <w:left w:val="none" w:sz="0" w:space="0" w:color="auto"/>
                        <w:bottom w:val="none" w:sz="0" w:space="0" w:color="auto"/>
                        <w:right w:val="none" w:sz="0" w:space="0" w:color="auto"/>
                      </w:divBdr>
                    </w:div>
                  </w:divsChild>
                </w:div>
                <w:div w:id="1978801054">
                  <w:marLeft w:val="0"/>
                  <w:marRight w:val="0"/>
                  <w:marTop w:val="0"/>
                  <w:marBottom w:val="0"/>
                  <w:divBdr>
                    <w:top w:val="none" w:sz="0" w:space="0" w:color="auto"/>
                    <w:left w:val="none" w:sz="0" w:space="0" w:color="auto"/>
                    <w:bottom w:val="none" w:sz="0" w:space="0" w:color="auto"/>
                    <w:right w:val="none" w:sz="0" w:space="0" w:color="auto"/>
                  </w:divBdr>
                  <w:divsChild>
                    <w:div w:id="1640306599">
                      <w:marLeft w:val="0"/>
                      <w:marRight w:val="0"/>
                      <w:marTop w:val="0"/>
                      <w:marBottom w:val="0"/>
                      <w:divBdr>
                        <w:top w:val="none" w:sz="0" w:space="0" w:color="auto"/>
                        <w:left w:val="none" w:sz="0" w:space="0" w:color="auto"/>
                        <w:bottom w:val="none" w:sz="0" w:space="0" w:color="auto"/>
                        <w:right w:val="none" w:sz="0" w:space="0" w:color="auto"/>
                      </w:divBdr>
                    </w:div>
                  </w:divsChild>
                </w:div>
                <w:div w:id="1037659699">
                  <w:marLeft w:val="0"/>
                  <w:marRight w:val="0"/>
                  <w:marTop w:val="0"/>
                  <w:marBottom w:val="0"/>
                  <w:divBdr>
                    <w:top w:val="none" w:sz="0" w:space="0" w:color="auto"/>
                    <w:left w:val="none" w:sz="0" w:space="0" w:color="auto"/>
                    <w:bottom w:val="none" w:sz="0" w:space="0" w:color="auto"/>
                    <w:right w:val="none" w:sz="0" w:space="0" w:color="auto"/>
                  </w:divBdr>
                  <w:divsChild>
                    <w:div w:id="509149866">
                      <w:marLeft w:val="0"/>
                      <w:marRight w:val="0"/>
                      <w:marTop w:val="0"/>
                      <w:marBottom w:val="0"/>
                      <w:divBdr>
                        <w:top w:val="none" w:sz="0" w:space="0" w:color="auto"/>
                        <w:left w:val="none" w:sz="0" w:space="0" w:color="auto"/>
                        <w:bottom w:val="none" w:sz="0" w:space="0" w:color="auto"/>
                        <w:right w:val="none" w:sz="0" w:space="0" w:color="auto"/>
                      </w:divBdr>
                    </w:div>
                  </w:divsChild>
                </w:div>
                <w:div w:id="454910198">
                  <w:marLeft w:val="0"/>
                  <w:marRight w:val="0"/>
                  <w:marTop w:val="0"/>
                  <w:marBottom w:val="0"/>
                  <w:divBdr>
                    <w:top w:val="none" w:sz="0" w:space="0" w:color="auto"/>
                    <w:left w:val="none" w:sz="0" w:space="0" w:color="auto"/>
                    <w:bottom w:val="none" w:sz="0" w:space="0" w:color="auto"/>
                    <w:right w:val="none" w:sz="0" w:space="0" w:color="auto"/>
                  </w:divBdr>
                  <w:divsChild>
                    <w:div w:id="870338326">
                      <w:marLeft w:val="0"/>
                      <w:marRight w:val="0"/>
                      <w:marTop w:val="0"/>
                      <w:marBottom w:val="0"/>
                      <w:divBdr>
                        <w:top w:val="none" w:sz="0" w:space="0" w:color="auto"/>
                        <w:left w:val="none" w:sz="0" w:space="0" w:color="auto"/>
                        <w:bottom w:val="none" w:sz="0" w:space="0" w:color="auto"/>
                        <w:right w:val="none" w:sz="0" w:space="0" w:color="auto"/>
                      </w:divBdr>
                    </w:div>
                  </w:divsChild>
                </w:div>
                <w:div w:id="1310012663">
                  <w:marLeft w:val="0"/>
                  <w:marRight w:val="0"/>
                  <w:marTop w:val="0"/>
                  <w:marBottom w:val="0"/>
                  <w:divBdr>
                    <w:top w:val="none" w:sz="0" w:space="0" w:color="auto"/>
                    <w:left w:val="none" w:sz="0" w:space="0" w:color="auto"/>
                    <w:bottom w:val="none" w:sz="0" w:space="0" w:color="auto"/>
                    <w:right w:val="none" w:sz="0" w:space="0" w:color="auto"/>
                  </w:divBdr>
                  <w:divsChild>
                    <w:div w:id="1450275523">
                      <w:marLeft w:val="0"/>
                      <w:marRight w:val="0"/>
                      <w:marTop w:val="0"/>
                      <w:marBottom w:val="0"/>
                      <w:divBdr>
                        <w:top w:val="none" w:sz="0" w:space="0" w:color="auto"/>
                        <w:left w:val="none" w:sz="0" w:space="0" w:color="auto"/>
                        <w:bottom w:val="none" w:sz="0" w:space="0" w:color="auto"/>
                        <w:right w:val="none" w:sz="0" w:space="0" w:color="auto"/>
                      </w:divBdr>
                    </w:div>
                  </w:divsChild>
                </w:div>
                <w:div w:id="392628238">
                  <w:marLeft w:val="0"/>
                  <w:marRight w:val="0"/>
                  <w:marTop w:val="0"/>
                  <w:marBottom w:val="0"/>
                  <w:divBdr>
                    <w:top w:val="none" w:sz="0" w:space="0" w:color="auto"/>
                    <w:left w:val="none" w:sz="0" w:space="0" w:color="auto"/>
                    <w:bottom w:val="none" w:sz="0" w:space="0" w:color="auto"/>
                    <w:right w:val="none" w:sz="0" w:space="0" w:color="auto"/>
                  </w:divBdr>
                  <w:divsChild>
                    <w:div w:id="127286657">
                      <w:marLeft w:val="0"/>
                      <w:marRight w:val="0"/>
                      <w:marTop w:val="0"/>
                      <w:marBottom w:val="0"/>
                      <w:divBdr>
                        <w:top w:val="none" w:sz="0" w:space="0" w:color="auto"/>
                        <w:left w:val="none" w:sz="0" w:space="0" w:color="auto"/>
                        <w:bottom w:val="none" w:sz="0" w:space="0" w:color="auto"/>
                        <w:right w:val="none" w:sz="0" w:space="0" w:color="auto"/>
                      </w:divBdr>
                    </w:div>
                  </w:divsChild>
                </w:div>
                <w:div w:id="436217119">
                  <w:marLeft w:val="0"/>
                  <w:marRight w:val="0"/>
                  <w:marTop w:val="0"/>
                  <w:marBottom w:val="0"/>
                  <w:divBdr>
                    <w:top w:val="none" w:sz="0" w:space="0" w:color="auto"/>
                    <w:left w:val="none" w:sz="0" w:space="0" w:color="auto"/>
                    <w:bottom w:val="none" w:sz="0" w:space="0" w:color="auto"/>
                    <w:right w:val="none" w:sz="0" w:space="0" w:color="auto"/>
                  </w:divBdr>
                  <w:divsChild>
                    <w:div w:id="80832673">
                      <w:marLeft w:val="0"/>
                      <w:marRight w:val="0"/>
                      <w:marTop w:val="0"/>
                      <w:marBottom w:val="0"/>
                      <w:divBdr>
                        <w:top w:val="none" w:sz="0" w:space="0" w:color="auto"/>
                        <w:left w:val="none" w:sz="0" w:space="0" w:color="auto"/>
                        <w:bottom w:val="none" w:sz="0" w:space="0" w:color="auto"/>
                        <w:right w:val="none" w:sz="0" w:space="0" w:color="auto"/>
                      </w:divBdr>
                    </w:div>
                  </w:divsChild>
                </w:div>
                <w:div w:id="2038310885">
                  <w:marLeft w:val="0"/>
                  <w:marRight w:val="0"/>
                  <w:marTop w:val="0"/>
                  <w:marBottom w:val="0"/>
                  <w:divBdr>
                    <w:top w:val="none" w:sz="0" w:space="0" w:color="auto"/>
                    <w:left w:val="none" w:sz="0" w:space="0" w:color="auto"/>
                    <w:bottom w:val="none" w:sz="0" w:space="0" w:color="auto"/>
                    <w:right w:val="none" w:sz="0" w:space="0" w:color="auto"/>
                  </w:divBdr>
                  <w:divsChild>
                    <w:div w:id="783428027">
                      <w:marLeft w:val="0"/>
                      <w:marRight w:val="0"/>
                      <w:marTop w:val="0"/>
                      <w:marBottom w:val="0"/>
                      <w:divBdr>
                        <w:top w:val="none" w:sz="0" w:space="0" w:color="auto"/>
                        <w:left w:val="none" w:sz="0" w:space="0" w:color="auto"/>
                        <w:bottom w:val="none" w:sz="0" w:space="0" w:color="auto"/>
                        <w:right w:val="none" w:sz="0" w:space="0" w:color="auto"/>
                      </w:divBdr>
                    </w:div>
                  </w:divsChild>
                </w:div>
                <w:div w:id="1327515493">
                  <w:marLeft w:val="0"/>
                  <w:marRight w:val="0"/>
                  <w:marTop w:val="0"/>
                  <w:marBottom w:val="0"/>
                  <w:divBdr>
                    <w:top w:val="none" w:sz="0" w:space="0" w:color="auto"/>
                    <w:left w:val="none" w:sz="0" w:space="0" w:color="auto"/>
                    <w:bottom w:val="none" w:sz="0" w:space="0" w:color="auto"/>
                    <w:right w:val="none" w:sz="0" w:space="0" w:color="auto"/>
                  </w:divBdr>
                  <w:divsChild>
                    <w:div w:id="575432593">
                      <w:marLeft w:val="0"/>
                      <w:marRight w:val="0"/>
                      <w:marTop w:val="0"/>
                      <w:marBottom w:val="0"/>
                      <w:divBdr>
                        <w:top w:val="none" w:sz="0" w:space="0" w:color="auto"/>
                        <w:left w:val="none" w:sz="0" w:space="0" w:color="auto"/>
                        <w:bottom w:val="none" w:sz="0" w:space="0" w:color="auto"/>
                        <w:right w:val="none" w:sz="0" w:space="0" w:color="auto"/>
                      </w:divBdr>
                    </w:div>
                  </w:divsChild>
                </w:div>
                <w:div w:id="575748480">
                  <w:marLeft w:val="0"/>
                  <w:marRight w:val="0"/>
                  <w:marTop w:val="0"/>
                  <w:marBottom w:val="0"/>
                  <w:divBdr>
                    <w:top w:val="none" w:sz="0" w:space="0" w:color="auto"/>
                    <w:left w:val="none" w:sz="0" w:space="0" w:color="auto"/>
                    <w:bottom w:val="none" w:sz="0" w:space="0" w:color="auto"/>
                    <w:right w:val="none" w:sz="0" w:space="0" w:color="auto"/>
                  </w:divBdr>
                  <w:divsChild>
                    <w:div w:id="331490694">
                      <w:marLeft w:val="0"/>
                      <w:marRight w:val="0"/>
                      <w:marTop w:val="0"/>
                      <w:marBottom w:val="0"/>
                      <w:divBdr>
                        <w:top w:val="none" w:sz="0" w:space="0" w:color="auto"/>
                        <w:left w:val="none" w:sz="0" w:space="0" w:color="auto"/>
                        <w:bottom w:val="none" w:sz="0" w:space="0" w:color="auto"/>
                        <w:right w:val="none" w:sz="0" w:space="0" w:color="auto"/>
                      </w:divBdr>
                    </w:div>
                  </w:divsChild>
                </w:div>
                <w:div w:id="562058328">
                  <w:marLeft w:val="0"/>
                  <w:marRight w:val="0"/>
                  <w:marTop w:val="0"/>
                  <w:marBottom w:val="0"/>
                  <w:divBdr>
                    <w:top w:val="none" w:sz="0" w:space="0" w:color="auto"/>
                    <w:left w:val="none" w:sz="0" w:space="0" w:color="auto"/>
                    <w:bottom w:val="none" w:sz="0" w:space="0" w:color="auto"/>
                    <w:right w:val="none" w:sz="0" w:space="0" w:color="auto"/>
                  </w:divBdr>
                  <w:divsChild>
                    <w:div w:id="1880511341">
                      <w:marLeft w:val="0"/>
                      <w:marRight w:val="0"/>
                      <w:marTop w:val="0"/>
                      <w:marBottom w:val="0"/>
                      <w:divBdr>
                        <w:top w:val="none" w:sz="0" w:space="0" w:color="auto"/>
                        <w:left w:val="none" w:sz="0" w:space="0" w:color="auto"/>
                        <w:bottom w:val="none" w:sz="0" w:space="0" w:color="auto"/>
                        <w:right w:val="none" w:sz="0" w:space="0" w:color="auto"/>
                      </w:divBdr>
                    </w:div>
                  </w:divsChild>
                </w:div>
                <w:div w:id="2024168186">
                  <w:marLeft w:val="0"/>
                  <w:marRight w:val="0"/>
                  <w:marTop w:val="0"/>
                  <w:marBottom w:val="0"/>
                  <w:divBdr>
                    <w:top w:val="none" w:sz="0" w:space="0" w:color="auto"/>
                    <w:left w:val="none" w:sz="0" w:space="0" w:color="auto"/>
                    <w:bottom w:val="none" w:sz="0" w:space="0" w:color="auto"/>
                    <w:right w:val="none" w:sz="0" w:space="0" w:color="auto"/>
                  </w:divBdr>
                  <w:divsChild>
                    <w:div w:id="1668094637">
                      <w:marLeft w:val="0"/>
                      <w:marRight w:val="0"/>
                      <w:marTop w:val="0"/>
                      <w:marBottom w:val="0"/>
                      <w:divBdr>
                        <w:top w:val="none" w:sz="0" w:space="0" w:color="auto"/>
                        <w:left w:val="none" w:sz="0" w:space="0" w:color="auto"/>
                        <w:bottom w:val="none" w:sz="0" w:space="0" w:color="auto"/>
                        <w:right w:val="none" w:sz="0" w:space="0" w:color="auto"/>
                      </w:divBdr>
                    </w:div>
                  </w:divsChild>
                </w:div>
                <w:div w:id="1631859623">
                  <w:marLeft w:val="0"/>
                  <w:marRight w:val="0"/>
                  <w:marTop w:val="0"/>
                  <w:marBottom w:val="0"/>
                  <w:divBdr>
                    <w:top w:val="none" w:sz="0" w:space="0" w:color="auto"/>
                    <w:left w:val="none" w:sz="0" w:space="0" w:color="auto"/>
                    <w:bottom w:val="none" w:sz="0" w:space="0" w:color="auto"/>
                    <w:right w:val="none" w:sz="0" w:space="0" w:color="auto"/>
                  </w:divBdr>
                  <w:divsChild>
                    <w:div w:id="1594969189">
                      <w:marLeft w:val="0"/>
                      <w:marRight w:val="0"/>
                      <w:marTop w:val="0"/>
                      <w:marBottom w:val="0"/>
                      <w:divBdr>
                        <w:top w:val="none" w:sz="0" w:space="0" w:color="auto"/>
                        <w:left w:val="none" w:sz="0" w:space="0" w:color="auto"/>
                        <w:bottom w:val="none" w:sz="0" w:space="0" w:color="auto"/>
                        <w:right w:val="none" w:sz="0" w:space="0" w:color="auto"/>
                      </w:divBdr>
                    </w:div>
                  </w:divsChild>
                </w:div>
                <w:div w:id="2134056916">
                  <w:marLeft w:val="0"/>
                  <w:marRight w:val="0"/>
                  <w:marTop w:val="0"/>
                  <w:marBottom w:val="0"/>
                  <w:divBdr>
                    <w:top w:val="none" w:sz="0" w:space="0" w:color="auto"/>
                    <w:left w:val="none" w:sz="0" w:space="0" w:color="auto"/>
                    <w:bottom w:val="none" w:sz="0" w:space="0" w:color="auto"/>
                    <w:right w:val="none" w:sz="0" w:space="0" w:color="auto"/>
                  </w:divBdr>
                  <w:divsChild>
                    <w:div w:id="468061959">
                      <w:marLeft w:val="0"/>
                      <w:marRight w:val="0"/>
                      <w:marTop w:val="0"/>
                      <w:marBottom w:val="0"/>
                      <w:divBdr>
                        <w:top w:val="none" w:sz="0" w:space="0" w:color="auto"/>
                        <w:left w:val="none" w:sz="0" w:space="0" w:color="auto"/>
                        <w:bottom w:val="none" w:sz="0" w:space="0" w:color="auto"/>
                        <w:right w:val="none" w:sz="0" w:space="0" w:color="auto"/>
                      </w:divBdr>
                    </w:div>
                  </w:divsChild>
                </w:div>
                <w:div w:id="2098937605">
                  <w:marLeft w:val="0"/>
                  <w:marRight w:val="0"/>
                  <w:marTop w:val="0"/>
                  <w:marBottom w:val="0"/>
                  <w:divBdr>
                    <w:top w:val="none" w:sz="0" w:space="0" w:color="auto"/>
                    <w:left w:val="none" w:sz="0" w:space="0" w:color="auto"/>
                    <w:bottom w:val="none" w:sz="0" w:space="0" w:color="auto"/>
                    <w:right w:val="none" w:sz="0" w:space="0" w:color="auto"/>
                  </w:divBdr>
                  <w:divsChild>
                    <w:div w:id="596250111">
                      <w:marLeft w:val="0"/>
                      <w:marRight w:val="0"/>
                      <w:marTop w:val="0"/>
                      <w:marBottom w:val="0"/>
                      <w:divBdr>
                        <w:top w:val="none" w:sz="0" w:space="0" w:color="auto"/>
                        <w:left w:val="none" w:sz="0" w:space="0" w:color="auto"/>
                        <w:bottom w:val="none" w:sz="0" w:space="0" w:color="auto"/>
                        <w:right w:val="none" w:sz="0" w:space="0" w:color="auto"/>
                      </w:divBdr>
                    </w:div>
                  </w:divsChild>
                </w:div>
                <w:div w:id="1624537223">
                  <w:marLeft w:val="0"/>
                  <w:marRight w:val="0"/>
                  <w:marTop w:val="0"/>
                  <w:marBottom w:val="0"/>
                  <w:divBdr>
                    <w:top w:val="none" w:sz="0" w:space="0" w:color="auto"/>
                    <w:left w:val="none" w:sz="0" w:space="0" w:color="auto"/>
                    <w:bottom w:val="none" w:sz="0" w:space="0" w:color="auto"/>
                    <w:right w:val="none" w:sz="0" w:space="0" w:color="auto"/>
                  </w:divBdr>
                  <w:divsChild>
                    <w:div w:id="1055196526">
                      <w:marLeft w:val="0"/>
                      <w:marRight w:val="0"/>
                      <w:marTop w:val="0"/>
                      <w:marBottom w:val="0"/>
                      <w:divBdr>
                        <w:top w:val="none" w:sz="0" w:space="0" w:color="auto"/>
                        <w:left w:val="none" w:sz="0" w:space="0" w:color="auto"/>
                        <w:bottom w:val="none" w:sz="0" w:space="0" w:color="auto"/>
                        <w:right w:val="none" w:sz="0" w:space="0" w:color="auto"/>
                      </w:divBdr>
                    </w:div>
                  </w:divsChild>
                </w:div>
                <w:div w:id="1058287937">
                  <w:marLeft w:val="0"/>
                  <w:marRight w:val="0"/>
                  <w:marTop w:val="0"/>
                  <w:marBottom w:val="0"/>
                  <w:divBdr>
                    <w:top w:val="none" w:sz="0" w:space="0" w:color="auto"/>
                    <w:left w:val="none" w:sz="0" w:space="0" w:color="auto"/>
                    <w:bottom w:val="none" w:sz="0" w:space="0" w:color="auto"/>
                    <w:right w:val="none" w:sz="0" w:space="0" w:color="auto"/>
                  </w:divBdr>
                  <w:divsChild>
                    <w:div w:id="296765593">
                      <w:marLeft w:val="0"/>
                      <w:marRight w:val="0"/>
                      <w:marTop w:val="0"/>
                      <w:marBottom w:val="0"/>
                      <w:divBdr>
                        <w:top w:val="none" w:sz="0" w:space="0" w:color="auto"/>
                        <w:left w:val="none" w:sz="0" w:space="0" w:color="auto"/>
                        <w:bottom w:val="none" w:sz="0" w:space="0" w:color="auto"/>
                        <w:right w:val="none" w:sz="0" w:space="0" w:color="auto"/>
                      </w:divBdr>
                    </w:div>
                  </w:divsChild>
                </w:div>
                <w:div w:id="937906681">
                  <w:marLeft w:val="0"/>
                  <w:marRight w:val="0"/>
                  <w:marTop w:val="0"/>
                  <w:marBottom w:val="0"/>
                  <w:divBdr>
                    <w:top w:val="none" w:sz="0" w:space="0" w:color="auto"/>
                    <w:left w:val="none" w:sz="0" w:space="0" w:color="auto"/>
                    <w:bottom w:val="none" w:sz="0" w:space="0" w:color="auto"/>
                    <w:right w:val="none" w:sz="0" w:space="0" w:color="auto"/>
                  </w:divBdr>
                  <w:divsChild>
                    <w:div w:id="741567220">
                      <w:marLeft w:val="0"/>
                      <w:marRight w:val="0"/>
                      <w:marTop w:val="0"/>
                      <w:marBottom w:val="0"/>
                      <w:divBdr>
                        <w:top w:val="none" w:sz="0" w:space="0" w:color="auto"/>
                        <w:left w:val="none" w:sz="0" w:space="0" w:color="auto"/>
                        <w:bottom w:val="none" w:sz="0" w:space="0" w:color="auto"/>
                        <w:right w:val="none" w:sz="0" w:space="0" w:color="auto"/>
                      </w:divBdr>
                    </w:div>
                  </w:divsChild>
                </w:div>
                <w:div w:id="1204827600">
                  <w:marLeft w:val="0"/>
                  <w:marRight w:val="0"/>
                  <w:marTop w:val="0"/>
                  <w:marBottom w:val="0"/>
                  <w:divBdr>
                    <w:top w:val="none" w:sz="0" w:space="0" w:color="auto"/>
                    <w:left w:val="none" w:sz="0" w:space="0" w:color="auto"/>
                    <w:bottom w:val="none" w:sz="0" w:space="0" w:color="auto"/>
                    <w:right w:val="none" w:sz="0" w:space="0" w:color="auto"/>
                  </w:divBdr>
                  <w:divsChild>
                    <w:div w:id="1894654310">
                      <w:marLeft w:val="0"/>
                      <w:marRight w:val="0"/>
                      <w:marTop w:val="0"/>
                      <w:marBottom w:val="0"/>
                      <w:divBdr>
                        <w:top w:val="none" w:sz="0" w:space="0" w:color="auto"/>
                        <w:left w:val="none" w:sz="0" w:space="0" w:color="auto"/>
                        <w:bottom w:val="none" w:sz="0" w:space="0" w:color="auto"/>
                        <w:right w:val="none" w:sz="0" w:space="0" w:color="auto"/>
                      </w:divBdr>
                    </w:div>
                  </w:divsChild>
                </w:div>
                <w:div w:id="1775325182">
                  <w:marLeft w:val="0"/>
                  <w:marRight w:val="0"/>
                  <w:marTop w:val="0"/>
                  <w:marBottom w:val="0"/>
                  <w:divBdr>
                    <w:top w:val="none" w:sz="0" w:space="0" w:color="auto"/>
                    <w:left w:val="none" w:sz="0" w:space="0" w:color="auto"/>
                    <w:bottom w:val="none" w:sz="0" w:space="0" w:color="auto"/>
                    <w:right w:val="none" w:sz="0" w:space="0" w:color="auto"/>
                  </w:divBdr>
                  <w:divsChild>
                    <w:div w:id="162400803">
                      <w:marLeft w:val="0"/>
                      <w:marRight w:val="0"/>
                      <w:marTop w:val="0"/>
                      <w:marBottom w:val="0"/>
                      <w:divBdr>
                        <w:top w:val="none" w:sz="0" w:space="0" w:color="auto"/>
                        <w:left w:val="none" w:sz="0" w:space="0" w:color="auto"/>
                        <w:bottom w:val="none" w:sz="0" w:space="0" w:color="auto"/>
                        <w:right w:val="none" w:sz="0" w:space="0" w:color="auto"/>
                      </w:divBdr>
                    </w:div>
                  </w:divsChild>
                </w:div>
                <w:div w:id="1195343280">
                  <w:marLeft w:val="0"/>
                  <w:marRight w:val="0"/>
                  <w:marTop w:val="0"/>
                  <w:marBottom w:val="0"/>
                  <w:divBdr>
                    <w:top w:val="none" w:sz="0" w:space="0" w:color="auto"/>
                    <w:left w:val="none" w:sz="0" w:space="0" w:color="auto"/>
                    <w:bottom w:val="none" w:sz="0" w:space="0" w:color="auto"/>
                    <w:right w:val="none" w:sz="0" w:space="0" w:color="auto"/>
                  </w:divBdr>
                  <w:divsChild>
                    <w:div w:id="1917857700">
                      <w:marLeft w:val="0"/>
                      <w:marRight w:val="0"/>
                      <w:marTop w:val="0"/>
                      <w:marBottom w:val="0"/>
                      <w:divBdr>
                        <w:top w:val="none" w:sz="0" w:space="0" w:color="auto"/>
                        <w:left w:val="none" w:sz="0" w:space="0" w:color="auto"/>
                        <w:bottom w:val="none" w:sz="0" w:space="0" w:color="auto"/>
                        <w:right w:val="none" w:sz="0" w:space="0" w:color="auto"/>
                      </w:divBdr>
                    </w:div>
                  </w:divsChild>
                </w:div>
                <w:div w:id="1113524851">
                  <w:marLeft w:val="0"/>
                  <w:marRight w:val="0"/>
                  <w:marTop w:val="0"/>
                  <w:marBottom w:val="0"/>
                  <w:divBdr>
                    <w:top w:val="none" w:sz="0" w:space="0" w:color="auto"/>
                    <w:left w:val="none" w:sz="0" w:space="0" w:color="auto"/>
                    <w:bottom w:val="none" w:sz="0" w:space="0" w:color="auto"/>
                    <w:right w:val="none" w:sz="0" w:space="0" w:color="auto"/>
                  </w:divBdr>
                  <w:divsChild>
                    <w:div w:id="101581322">
                      <w:marLeft w:val="0"/>
                      <w:marRight w:val="0"/>
                      <w:marTop w:val="0"/>
                      <w:marBottom w:val="0"/>
                      <w:divBdr>
                        <w:top w:val="none" w:sz="0" w:space="0" w:color="auto"/>
                        <w:left w:val="none" w:sz="0" w:space="0" w:color="auto"/>
                        <w:bottom w:val="none" w:sz="0" w:space="0" w:color="auto"/>
                        <w:right w:val="none" w:sz="0" w:space="0" w:color="auto"/>
                      </w:divBdr>
                    </w:div>
                  </w:divsChild>
                </w:div>
                <w:div w:id="1664699309">
                  <w:marLeft w:val="0"/>
                  <w:marRight w:val="0"/>
                  <w:marTop w:val="0"/>
                  <w:marBottom w:val="0"/>
                  <w:divBdr>
                    <w:top w:val="none" w:sz="0" w:space="0" w:color="auto"/>
                    <w:left w:val="none" w:sz="0" w:space="0" w:color="auto"/>
                    <w:bottom w:val="none" w:sz="0" w:space="0" w:color="auto"/>
                    <w:right w:val="none" w:sz="0" w:space="0" w:color="auto"/>
                  </w:divBdr>
                  <w:divsChild>
                    <w:div w:id="1637487960">
                      <w:marLeft w:val="0"/>
                      <w:marRight w:val="0"/>
                      <w:marTop w:val="0"/>
                      <w:marBottom w:val="0"/>
                      <w:divBdr>
                        <w:top w:val="none" w:sz="0" w:space="0" w:color="auto"/>
                        <w:left w:val="none" w:sz="0" w:space="0" w:color="auto"/>
                        <w:bottom w:val="none" w:sz="0" w:space="0" w:color="auto"/>
                        <w:right w:val="none" w:sz="0" w:space="0" w:color="auto"/>
                      </w:divBdr>
                    </w:div>
                  </w:divsChild>
                </w:div>
                <w:div w:id="495731482">
                  <w:marLeft w:val="0"/>
                  <w:marRight w:val="0"/>
                  <w:marTop w:val="0"/>
                  <w:marBottom w:val="0"/>
                  <w:divBdr>
                    <w:top w:val="none" w:sz="0" w:space="0" w:color="auto"/>
                    <w:left w:val="none" w:sz="0" w:space="0" w:color="auto"/>
                    <w:bottom w:val="none" w:sz="0" w:space="0" w:color="auto"/>
                    <w:right w:val="none" w:sz="0" w:space="0" w:color="auto"/>
                  </w:divBdr>
                  <w:divsChild>
                    <w:div w:id="1474760489">
                      <w:marLeft w:val="0"/>
                      <w:marRight w:val="0"/>
                      <w:marTop w:val="0"/>
                      <w:marBottom w:val="0"/>
                      <w:divBdr>
                        <w:top w:val="none" w:sz="0" w:space="0" w:color="auto"/>
                        <w:left w:val="none" w:sz="0" w:space="0" w:color="auto"/>
                        <w:bottom w:val="none" w:sz="0" w:space="0" w:color="auto"/>
                        <w:right w:val="none" w:sz="0" w:space="0" w:color="auto"/>
                      </w:divBdr>
                    </w:div>
                  </w:divsChild>
                </w:div>
                <w:div w:id="306782003">
                  <w:marLeft w:val="0"/>
                  <w:marRight w:val="0"/>
                  <w:marTop w:val="0"/>
                  <w:marBottom w:val="0"/>
                  <w:divBdr>
                    <w:top w:val="none" w:sz="0" w:space="0" w:color="auto"/>
                    <w:left w:val="none" w:sz="0" w:space="0" w:color="auto"/>
                    <w:bottom w:val="none" w:sz="0" w:space="0" w:color="auto"/>
                    <w:right w:val="none" w:sz="0" w:space="0" w:color="auto"/>
                  </w:divBdr>
                  <w:divsChild>
                    <w:div w:id="1781221932">
                      <w:marLeft w:val="0"/>
                      <w:marRight w:val="0"/>
                      <w:marTop w:val="0"/>
                      <w:marBottom w:val="0"/>
                      <w:divBdr>
                        <w:top w:val="none" w:sz="0" w:space="0" w:color="auto"/>
                        <w:left w:val="none" w:sz="0" w:space="0" w:color="auto"/>
                        <w:bottom w:val="none" w:sz="0" w:space="0" w:color="auto"/>
                        <w:right w:val="none" w:sz="0" w:space="0" w:color="auto"/>
                      </w:divBdr>
                    </w:div>
                  </w:divsChild>
                </w:div>
                <w:div w:id="2091152281">
                  <w:marLeft w:val="0"/>
                  <w:marRight w:val="0"/>
                  <w:marTop w:val="0"/>
                  <w:marBottom w:val="0"/>
                  <w:divBdr>
                    <w:top w:val="none" w:sz="0" w:space="0" w:color="auto"/>
                    <w:left w:val="none" w:sz="0" w:space="0" w:color="auto"/>
                    <w:bottom w:val="none" w:sz="0" w:space="0" w:color="auto"/>
                    <w:right w:val="none" w:sz="0" w:space="0" w:color="auto"/>
                  </w:divBdr>
                  <w:divsChild>
                    <w:div w:id="1727601686">
                      <w:marLeft w:val="0"/>
                      <w:marRight w:val="0"/>
                      <w:marTop w:val="0"/>
                      <w:marBottom w:val="0"/>
                      <w:divBdr>
                        <w:top w:val="none" w:sz="0" w:space="0" w:color="auto"/>
                        <w:left w:val="none" w:sz="0" w:space="0" w:color="auto"/>
                        <w:bottom w:val="none" w:sz="0" w:space="0" w:color="auto"/>
                        <w:right w:val="none" w:sz="0" w:space="0" w:color="auto"/>
                      </w:divBdr>
                    </w:div>
                  </w:divsChild>
                </w:div>
                <w:div w:id="801532764">
                  <w:marLeft w:val="0"/>
                  <w:marRight w:val="0"/>
                  <w:marTop w:val="0"/>
                  <w:marBottom w:val="0"/>
                  <w:divBdr>
                    <w:top w:val="none" w:sz="0" w:space="0" w:color="auto"/>
                    <w:left w:val="none" w:sz="0" w:space="0" w:color="auto"/>
                    <w:bottom w:val="none" w:sz="0" w:space="0" w:color="auto"/>
                    <w:right w:val="none" w:sz="0" w:space="0" w:color="auto"/>
                  </w:divBdr>
                  <w:divsChild>
                    <w:div w:id="1421491135">
                      <w:marLeft w:val="0"/>
                      <w:marRight w:val="0"/>
                      <w:marTop w:val="0"/>
                      <w:marBottom w:val="0"/>
                      <w:divBdr>
                        <w:top w:val="none" w:sz="0" w:space="0" w:color="auto"/>
                        <w:left w:val="none" w:sz="0" w:space="0" w:color="auto"/>
                        <w:bottom w:val="none" w:sz="0" w:space="0" w:color="auto"/>
                        <w:right w:val="none" w:sz="0" w:space="0" w:color="auto"/>
                      </w:divBdr>
                    </w:div>
                  </w:divsChild>
                </w:div>
                <w:div w:id="2020043716">
                  <w:marLeft w:val="0"/>
                  <w:marRight w:val="0"/>
                  <w:marTop w:val="0"/>
                  <w:marBottom w:val="0"/>
                  <w:divBdr>
                    <w:top w:val="none" w:sz="0" w:space="0" w:color="auto"/>
                    <w:left w:val="none" w:sz="0" w:space="0" w:color="auto"/>
                    <w:bottom w:val="none" w:sz="0" w:space="0" w:color="auto"/>
                    <w:right w:val="none" w:sz="0" w:space="0" w:color="auto"/>
                  </w:divBdr>
                  <w:divsChild>
                    <w:div w:id="1383944141">
                      <w:marLeft w:val="0"/>
                      <w:marRight w:val="0"/>
                      <w:marTop w:val="0"/>
                      <w:marBottom w:val="0"/>
                      <w:divBdr>
                        <w:top w:val="none" w:sz="0" w:space="0" w:color="auto"/>
                        <w:left w:val="none" w:sz="0" w:space="0" w:color="auto"/>
                        <w:bottom w:val="none" w:sz="0" w:space="0" w:color="auto"/>
                        <w:right w:val="none" w:sz="0" w:space="0" w:color="auto"/>
                      </w:divBdr>
                    </w:div>
                  </w:divsChild>
                </w:div>
                <w:div w:id="271059998">
                  <w:marLeft w:val="0"/>
                  <w:marRight w:val="0"/>
                  <w:marTop w:val="0"/>
                  <w:marBottom w:val="0"/>
                  <w:divBdr>
                    <w:top w:val="none" w:sz="0" w:space="0" w:color="auto"/>
                    <w:left w:val="none" w:sz="0" w:space="0" w:color="auto"/>
                    <w:bottom w:val="none" w:sz="0" w:space="0" w:color="auto"/>
                    <w:right w:val="none" w:sz="0" w:space="0" w:color="auto"/>
                  </w:divBdr>
                  <w:divsChild>
                    <w:div w:id="1763331762">
                      <w:marLeft w:val="0"/>
                      <w:marRight w:val="0"/>
                      <w:marTop w:val="0"/>
                      <w:marBottom w:val="0"/>
                      <w:divBdr>
                        <w:top w:val="none" w:sz="0" w:space="0" w:color="auto"/>
                        <w:left w:val="none" w:sz="0" w:space="0" w:color="auto"/>
                        <w:bottom w:val="none" w:sz="0" w:space="0" w:color="auto"/>
                        <w:right w:val="none" w:sz="0" w:space="0" w:color="auto"/>
                      </w:divBdr>
                    </w:div>
                  </w:divsChild>
                </w:div>
                <w:div w:id="1637297541">
                  <w:marLeft w:val="0"/>
                  <w:marRight w:val="0"/>
                  <w:marTop w:val="0"/>
                  <w:marBottom w:val="0"/>
                  <w:divBdr>
                    <w:top w:val="none" w:sz="0" w:space="0" w:color="auto"/>
                    <w:left w:val="none" w:sz="0" w:space="0" w:color="auto"/>
                    <w:bottom w:val="none" w:sz="0" w:space="0" w:color="auto"/>
                    <w:right w:val="none" w:sz="0" w:space="0" w:color="auto"/>
                  </w:divBdr>
                  <w:divsChild>
                    <w:div w:id="1569421626">
                      <w:marLeft w:val="0"/>
                      <w:marRight w:val="0"/>
                      <w:marTop w:val="0"/>
                      <w:marBottom w:val="0"/>
                      <w:divBdr>
                        <w:top w:val="none" w:sz="0" w:space="0" w:color="auto"/>
                        <w:left w:val="none" w:sz="0" w:space="0" w:color="auto"/>
                        <w:bottom w:val="none" w:sz="0" w:space="0" w:color="auto"/>
                        <w:right w:val="none" w:sz="0" w:space="0" w:color="auto"/>
                      </w:divBdr>
                    </w:div>
                  </w:divsChild>
                </w:div>
                <w:div w:id="2102140302">
                  <w:marLeft w:val="0"/>
                  <w:marRight w:val="0"/>
                  <w:marTop w:val="0"/>
                  <w:marBottom w:val="0"/>
                  <w:divBdr>
                    <w:top w:val="none" w:sz="0" w:space="0" w:color="auto"/>
                    <w:left w:val="none" w:sz="0" w:space="0" w:color="auto"/>
                    <w:bottom w:val="none" w:sz="0" w:space="0" w:color="auto"/>
                    <w:right w:val="none" w:sz="0" w:space="0" w:color="auto"/>
                  </w:divBdr>
                  <w:divsChild>
                    <w:div w:id="1423599757">
                      <w:marLeft w:val="0"/>
                      <w:marRight w:val="0"/>
                      <w:marTop w:val="0"/>
                      <w:marBottom w:val="0"/>
                      <w:divBdr>
                        <w:top w:val="none" w:sz="0" w:space="0" w:color="auto"/>
                        <w:left w:val="none" w:sz="0" w:space="0" w:color="auto"/>
                        <w:bottom w:val="none" w:sz="0" w:space="0" w:color="auto"/>
                        <w:right w:val="none" w:sz="0" w:space="0" w:color="auto"/>
                      </w:divBdr>
                    </w:div>
                  </w:divsChild>
                </w:div>
                <w:div w:id="1094594248">
                  <w:marLeft w:val="0"/>
                  <w:marRight w:val="0"/>
                  <w:marTop w:val="0"/>
                  <w:marBottom w:val="0"/>
                  <w:divBdr>
                    <w:top w:val="none" w:sz="0" w:space="0" w:color="auto"/>
                    <w:left w:val="none" w:sz="0" w:space="0" w:color="auto"/>
                    <w:bottom w:val="none" w:sz="0" w:space="0" w:color="auto"/>
                    <w:right w:val="none" w:sz="0" w:space="0" w:color="auto"/>
                  </w:divBdr>
                  <w:divsChild>
                    <w:div w:id="1928535651">
                      <w:marLeft w:val="0"/>
                      <w:marRight w:val="0"/>
                      <w:marTop w:val="0"/>
                      <w:marBottom w:val="0"/>
                      <w:divBdr>
                        <w:top w:val="none" w:sz="0" w:space="0" w:color="auto"/>
                        <w:left w:val="none" w:sz="0" w:space="0" w:color="auto"/>
                        <w:bottom w:val="none" w:sz="0" w:space="0" w:color="auto"/>
                        <w:right w:val="none" w:sz="0" w:space="0" w:color="auto"/>
                      </w:divBdr>
                    </w:div>
                  </w:divsChild>
                </w:div>
                <w:div w:id="1769082141">
                  <w:marLeft w:val="0"/>
                  <w:marRight w:val="0"/>
                  <w:marTop w:val="0"/>
                  <w:marBottom w:val="0"/>
                  <w:divBdr>
                    <w:top w:val="none" w:sz="0" w:space="0" w:color="auto"/>
                    <w:left w:val="none" w:sz="0" w:space="0" w:color="auto"/>
                    <w:bottom w:val="none" w:sz="0" w:space="0" w:color="auto"/>
                    <w:right w:val="none" w:sz="0" w:space="0" w:color="auto"/>
                  </w:divBdr>
                  <w:divsChild>
                    <w:div w:id="1121920192">
                      <w:marLeft w:val="0"/>
                      <w:marRight w:val="0"/>
                      <w:marTop w:val="0"/>
                      <w:marBottom w:val="0"/>
                      <w:divBdr>
                        <w:top w:val="none" w:sz="0" w:space="0" w:color="auto"/>
                        <w:left w:val="none" w:sz="0" w:space="0" w:color="auto"/>
                        <w:bottom w:val="none" w:sz="0" w:space="0" w:color="auto"/>
                        <w:right w:val="none" w:sz="0" w:space="0" w:color="auto"/>
                      </w:divBdr>
                    </w:div>
                  </w:divsChild>
                </w:div>
                <w:div w:id="1881164146">
                  <w:marLeft w:val="0"/>
                  <w:marRight w:val="0"/>
                  <w:marTop w:val="0"/>
                  <w:marBottom w:val="0"/>
                  <w:divBdr>
                    <w:top w:val="none" w:sz="0" w:space="0" w:color="auto"/>
                    <w:left w:val="none" w:sz="0" w:space="0" w:color="auto"/>
                    <w:bottom w:val="none" w:sz="0" w:space="0" w:color="auto"/>
                    <w:right w:val="none" w:sz="0" w:space="0" w:color="auto"/>
                  </w:divBdr>
                  <w:divsChild>
                    <w:div w:id="476186480">
                      <w:marLeft w:val="0"/>
                      <w:marRight w:val="0"/>
                      <w:marTop w:val="0"/>
                      <w:marBottom w:val="0"/>
                      <w:divBdr>
                        <w:top w:val="none" w:sz="0" w:space="0" w:color="auto"/>
                        <w:left w:val="none" w:sz="0" w:space="0" w:color="auto"/>
                        <w:bottom w:val="none" w:sz="0" w:space="0" w:color="auto"/>
                        <w:right w:val="none" w:sz="0" w:space="0" w:color="auto"/>
                      </w:divBdr>
                    </w:div>
                  </w:divsChild>
                </w:div>
                <w:div w:id="1543589346">
                  <w:marLeft w:val="0"/>
                  <w:marRight w:val="0"/>
                  <w:marTop w:val="0"/>
                  <w:marBottom w:val="0"/>
                  <w:divBdr>
                    <w:top w:val="none" w:sz="0" w:space="0" w:color="auto"/>
                    <w:left w:val="none" w:sz="0" w:space="0" w:color="auto"/>
                    <w:bottom w:val="none" w:sz="0" w:space="0" w:color="auto"/>
                    <w:right w:val="none" w:sz="0" w:space="0" w:color="auto"/>
                  </w:divBdr>
                  <w:divsChild>
                    <w:div w:id="961571830">
                      <w:marLeft w:val="0"/>
                      <w:marRight w:val="0"/>
                      <w:marTop w:val="0"/>
                      <w:marBottom w:val="0"/>
                      <w:divBdr>
                        <w:top w:val="none" w:sz="0" w:space="0" w:color="auto"/>
                        <w:left w:val="none" w:sz="0" w:space="0" w:color="auto"/>
                        <w:bottom w:val="none" w:sz="0" w:space="0" w:color="auto"/>
                        <w:right w:val="none" w:sz="0" w:space="0" w:color="auto"/>
                      </w:divBdr>
                    </w:div>
                  </w:divsChild>
                </w:div>
                <w:div w:id="1926457040">
                  <w:marLeft w:val="0"/>
                  <w:marRight w:val="0"/>
                  <w:marTop w:val="0"/>
                  <w:marBottom w:val="0"/>
                  <w:divBdr>
                    <w:top w:val="none" w:sz="0" w:space="0" w:color="auto"/>
                    <w:left w:val="none" w:sz="0" w:space="0" w:color="auto"/>
                    <w:bottom w:val="none" w:sz="0" w:space="0" w:color="auto"/>
                    <w:right w:val="none" w:sz="0" w:space="0" w:color="auto"/>
                  </w:divBdr>
                  <w:divsChild>
                    <w:div w:id="143395987">
                      <w:marLeft w:val="0"/>
                      <w:marRight w:val="0"/>
                      <w:marTop w:val="0"/>
                      <w:marBottom w:val="0"/>
                      <w:divBdr>
                        <w:top w:val="none" w:sz="0" w:space="0" w:color="auto"/>
                        <w:left w:val="none" w:sz="0" w:space="0" w:color="auto"/>
                        <w:bottom w:val="none" w:sz="0" w:space="0" w:color="auto"/>
                        <w:right w:val="none" w:sz="0" w:space="0" w:color="auto"/>
                      </w:divBdr>
                    </w:div>
                  </w:divsChild>
                </w:div>
                <w:div w:id="235282669">
                  <w:marLeft w:val="0"/>
                  <w:marRight w:val="0"/>
                  <w:marTop w:val="0"/>
                  <w:marBottom w:val="0"/>
                  <w:divBdr>
                    <w:top w:val="none" w:sz="0" w:space="0" w:color="auto"/>
                    <w:left w:val="none" w:sz="0" w:space="0" w:color="auto"/>
                    <w:bottom w:val="none" w:sz="0" w:space="0" w:color="auto"/>
                    <w:right w:val="none" w:sz="0" w:space="0" w:color="auto"/>
                  </w:divBdr>
                  <w:divsChild>
                    <w:div w:id="1745562410">
                      <w:marLeft w:val="0"/>
                      <w:marRight w:val="0"/>
                      <w:marTop w:val="0"/>
                      <w:marBottom w:val="0"/>
                      <w:divBdr>
                        <w:top w:val="none" w:sz="0" w:space="0" w:color="auto"/>
                        <w:left w:val="none" w:sz="0" w:space="0" w:color="auto"/>
                        <w:bottom w:val="none" w:sz="0" w:space="0" w:color="auto"/>
                        <w:right w:val="none" w:sz="0" w:space="0" w:color="auto"/>
                      </w:divBdr>
                    </w:div>
                  </w:divsChild>
                </w:div>
                <w:div w:id="731736242">
                  <w:marLeft w:val="0"/>
                  <w:marRight w:val="0"/>
                  <w:marTop w:val="0"/>
                  <w:marBottom w:val="0"/>
                  <w:divBdr>
                    <w:top w:val="none" w:sz="0" w:space="0" w:color="auto"/>
                    <w:left w:val="none" w:sz="0" w:space="0" w:color="auto"/>
                    <w:bottom w:val="none" w:sz="0" w:space="0" w:color="auto"/>
                    <w:right w:val="none" w:sz="0" w:space="0" w:color="auto"/>
                  </w:divBdr>
                  <w:divsChild>
                    <w:div w:id="725496603">
                      <w:marLeft w:val="0"/>
                      <w:marRight w:val="0"/>
                      <w:marTop w:val="0"/>
                      <w:marBottom w:val="0"/>
                      <w:divBdr>
                        <w:top w:val="none" w:sz="0" w:space="0" w:color="auto"/>
                        <w:left w:val="none" w:sz="0" w:space="0" w:color="auto"/>
                        <w:bottom w:val="none" w:sz="0" w:space="0" w:color="auto"/>
                        <w:right w:val="none" w:sz="0" w:space="0" w:color="auto"/>
                      </w:divBdr>
                    </w:div>
                  </w:divsChild>
                </w:div>
                <w:div w:id="1536386967">
                  <w:marLeft w:val="0"/>
                  <w:marRight w:val="0"/>
                  <w:marTop w:val="0"/>
                  <w:marBottom w:val="0"/>
                  <w:divBdr>
                    <w:top w:val="none" w:sz="0" w:space="0" w:color="auto"/>
                    <w:left w:val="none" w:sz="0" w:space="0" w:color="auto"/>
                    <w:bottom w:val="none" w:sz="0" w:space="0" w:color="auto"/>
                    <w:right w:val="none" w:sz="0" w:space="0" w:color="auto"/>
                  </w:divBdr>
                  <w:divsChild>
                    <w:div w:id="764346570">
                      <w:marLeft w:val="0"/>
                      <w:marRight w:val="0"/>
                      <w:marTop w:val="0"/>
                      <w:marBottom w:val="0"/>
                      <w:divBdr>
                        <w:top w:val="none" w:sz="0" w:space="0" w:color="auto"/>
                        <w:left w:val="none" w:sz="0" w:space="0" w:color="auto"/>
                        <w:bottom w:val="none" w:sz="0" w:space="0" w:color="auto"/>
                        <w:right w:val="none" w:sz="0" w:space="0" w:color="auto"/>
                      </w:divBdr>
                    </w:div>
                  </w:divsChild>
                </w:div>
                <w:div w:id="1241134772">
                  <w:marLeft w:val="0"/>
                  <w:marRight w:val="0"/>
                  <w:marTop w:val="0"/>
                  <w:marBottom w:val="0"/>
                  <w:divBdr>
                    <w:top w:val="none" w:sz="0" w:space="0" w:color="auto"/>
                    <w:left w:val="none" w:sz="0" w:space="0" w:color="auto"/>
                    <w:bottom w:val="none" w:sz="0" w:space="0" w:color="auto"/>
                    <w:right w:val="none" w:sz="0" w:space="0" w:color="auto"/>
                  </w:divBdr>
                  <w:divsChild>
                    <w:div w:id="855658216">
                      <w:marLeft w:val="0"/>
                      <w:marRight w:val="0"/>
                      <w:marTop w:val="0"/>
                      <w:marBottom w:val="0"/>
                      <w:divBdr>
                        <w:top w:val="none" w:sz="0" w:space="0" w:color="auto"/>
                        <w:left w:val="none" w:sz="0" w:space="0" w:color="auto"/>
                        <w:bottom w:val="none" w:sz="0" w:space="0" w:color="auto"/>
                        <w:right w:val="none" w:sz="0" w:space="0" w:color="auto"/>
                      </w:divBdr>
                    </w:div>
                  </w:divsChild>
                </w:div>
                <w:div w:id="2097743280">
                  <w:marLeft w:val="0"/>
                  <w:marRight w:val="0"/>
                  <w:marTop w:val="0"/>
                  <w:marBottom w:val="0"/>
                  <w:divBdr>
                    <w:top w:val="none" w:sz="0" w:space="0" w:color="auto"/>
                    <w:left w:val="none" w:sz="0" w:space="0" w:color="auto"/>
                    <w:bottom w:val="none" w:sz="0" w:space="0" w:color="auto"/>
                    <w:right w:val="none" w:sz="0" w:space="0" w:color="auto"/>
                  </w:divBdr>
                  <w:divsChild>
                    <w:div w:id="634214773">
                      <w:marLeft w:val="0"/>
                      <w:marRight w:val="0"/>
                      <w:marTop w:val="0"/>
                      <w:marBottom w:val="0"/>
                      <w:divBdr>
                        <w:top w:val="none" w:sz="0" w:space="0" w:color="auto"/>
                        <w:left w:val="none" w:sz="0" w:space="0" w:color="auto"/>
                        <w:bottom w:val="none" w:sz="0" w:space="0" w:color="auto"/>
                        <w:right w:val="none" w:sz="0" w:space="0" w:color="auto"/>
                      </w:divBdr>
                    </w:div>
                  </w:divsChild>
                </w:div>
                <w:div w:id="1038705783">
                  <w:marLeft w:val="0"/>
                  <w:marRight w:val="0"/>
                  <w:marTop w:val="0"/>
                  <w:marBottom w:val="0"/>
                  <w:divBdr>
                    <w:top w:val="none" w:sz="0" w:space="0" w:color="auto"/>
                    <w:left w:val="none" w:sz="0" w:space="0" w:color="auto"/>
                    <w:bottom w:val="none" w:sz="0" w:space="0" w:color="auto"/>
                    <w:right w:val="none" w:sz="0" w:space="0" w:color="auto"/>
                  </w:divBdr>
                  <w:divsChild>
                    <w:div w:id="1245919114">
                      <w:marLeft w:val="0"/>
                      <w:marRight w:val="0"/>
                      <w:marTop w:val="0"/>
                      <w:marBottom w:val="0"/>
                      <w:divBdr>
                        <w:top w:val="none" w:sz="0" w:space="0" w:color="auto"/>
                        <w:left w:val="none" w:sz="0" w:space="0" w:color="auto"/>
                        <w:bottom w:val="none" w:sz="0" w:space="0" w:color="auto"/>
                        <w:right w:val="none" w:sz="0" w:space="0" w:color="auto"/>
                      </w:divBdr>
                    </w:div>
                  </w:divsChild>
                </w:div>
                <w:div w:id="315380711">
                  <w:marLeft w:val="0"/>
                  <w:marRight w:val="0"/>
                  <w:marTop w:val="0"/>
                  <w:marBottom w:val="0"/>
                  <w:divBdr>
                    <w:top w:val="none" w:sz="0" w:space="0" w:color="auto"/>
                    <w:left w:val="none" w:sz="0" w:space="0" w:color="auto"/>
                    <w:bottom w:val="none" w:sz="0" w:space="0" w:color="auto"/>
                    <w:right w:val="none" w:sz="0" w:space="0" w:color="auto"/>
                  </w:divBdr>
                  <w:divsChild>
                    <w:div w:id="1397900500">
                      <w:marLeft w:val="0"/>
                      <w:marRight w:val="0"/>
                      <w:marTop w:val="0"/>
                      <w:marBottom w:val="0"/>
                      <w:divBdr>
                        <w:top w:val="none" w:sz="0" w:space="0" w:color="auto"/>
                        <w:left w:val="none" w:sz="0" w:space="0" w:color="auto"/>
                        <w:bottom w:val="none" w:sz="0" w:space="0" w:color="auto"/>
                        <w:right w:val="none" w:sz="0" w:space="0" w:color="auto"/>
                      </w:divBdr>
                    </w:div>
                  </w:divsChild>
                </w:div>
                <w:div w:id="2120297826">
                  <w:marLeft w:val="0"/>
                  <w:marRight w:val="0"/>
                  <w:marTop w:val="0"/>
                  <w:marBottom w:val="0"/>
                  <w:divBdr>
                    <w:top w:val="none" w:sz="0" w:space="0" w:color="auto"/>
                    <w:left w:val="none" w:sz="0" w:space="0" w:color="auto"/>
                    <w:bottom w:val="none" w:sz="0" w:space="0" w:color="auto"/>
                    <w:right w:val="none" w:sz="0" w:space="0" w:color="auto"/>
                  </w:divBdr>
                  <w:divsChild>
                    <w:div w:id="1621761626">
                      <w:marLeft w:val="0"/>
                      <w:marRight w:val="0"/>
                      <w:marTop w:val="0"/>
                      <w:marBottom w:val="0"/>
                      <w:divBdr>
                        <w:top w:val="none" w:sz="0" w:space="0" w:color="auto"/>
                        <w:left w:val="none" w:sz="0" w:space="0" w:color="auto"/>
                        <w:bottom w:val="none" w:sz="0" w:space="0" w:color="auto"/>
                        <w:right w:val="none" w:sz="0" w:space="0" w:color="auto"/>
                      </w:divBdr>
                    </w:div>
                  </w:divsChild>
                </w:div>
                <w:div w:id="354618491">
                  <w:marLeft w:val="0"/>
                  <w:marRight w:val="0"/>
                  <w:marTop w:val="0"/>
                  <w:marBottom w:val="0"/>
                  <w:divBdr>
                    <w:top w:val="none" w:sz="0" w:space="0" w:color="auto"/>
                    <w:left w:val="none" w:sz="0" w:space="0" w:color="auto"/>
                    <w:bottom w:val="none" w:sz="0" w:space="0" w:color="auto"/>
                    <w:right w:val="none" w:sz="0" w:space="0" w:color="auto"/>
                  </w:divBdr>
                  <w:divsChild>
                    <w:div w:id="748111584">
                      <w:marLeft w:val="0"/>
                      <w:marRight w:val="0"/>
                      <w:marTop w:val="0"/>
                      <w:marBottom w:val="0"/>
                      <w:divBdr>
                        <w:top w:val="none" w:sz="0" w:space="0" w:color="auto"/>
                        <w:left w:val="none" w:sz="0" w:space="0" w:color="auto"/>
                        <w:bottom w:val="none" w:sz="0" w:space="0" w:color="auto"/>
                        <w:right w:val="none" w:sz="0" w:space="0" w:color="auto"/>
                      </w:divBdr>
                    </w:div>
                  </w:divsChild>
                </w:div>
                <w:div w:id="600377227">
                  <w:marLeft w:val="0"/>
                  <w:marRight w:val="0"/>
                  <w:marTop w:val="0"/>
                  <w:marBottom w:val="0"/>
                  <w:divBdr>
                    <w:top w:val="none" w:sz="0" w:space="0" w:color="auto"/>
                    <w:left w:val="none" w:sz="0" w:space="0" w:color="auto"/>
                    <w:bottom w:val="none" w:sz="0" w:space="0" w:color="auto"/>
                    <w:right w:val="none" w:sz="0" w:space="0" w:color="auto"/>
                  </w:divBdr>
                  <w:divsChild>
                    <w:div w:id="1425882327">
                      <w:marLeft w:val="0"/>
                      <w:marRight w:val="0"/>
                      <w:marTop w:val="0"/>
                      <w:marBottom w:val="0"/>
                      <w:divBdr>
                        <w:top w:val="none" w:sz="0" w:space="0" w:color="auto"/>
                        <w:left w:val="none" w:sz="0" w:space="0" w:color="auto"/>
                        <w:bottom w:val="none" w:sz="0" w:space="0" w:color="auto"/>
                        <w:right w:val="none" w:sz="0" w:space="0" w:color="auto"/>
                      </w:divBdr>
                    </w:div>
                  </w:divsChild>
                </w:div>
                <w:div w:id="283735830">
                  <w:marLeft w:val="0"/>
                  <w:marRight w:val="0"/>
                  <w:marTop w:val="0"/>
                  <w:marBottom w:val="0"/>
                  <w:divBdr>
                    <w:top w:val="none" w:sz="0" w:space="0" w:color="auto"/>
                    <w:left w:val="none" w:sz="0" w:space="0" w:color="auto"/>
                    <w:bottom w:val="none" w:sz="0" w:space="0" w:color="auto"/>
                    <w:right w:val="none" w:sz="0" w:space="0" w:color="auto"/>
                  </w:divBdr>
                  <w:divsChild>
                    <w:div w:id="1764647636">
                      <w:marLeft w:val="0"/>
                      <w:marRight w:val="0"/>
                      <w:marTop w:val="0"/>
                      <w:marBottom w:val="0"/>
                      <w:divBdr>
                        <w:top w:val="none" w:sz="0" w:space="0" w:color="auto"/>
                        <w:left w:val="none" w:sz="0" w:space="0" w:color="auto"/>
                        <w:bottom w:val="none" w:sz="0" w:space="0" w:color="auto"/>
                        <w:right w:val="none" w:sz="0" w:space="0" w:color="auto"/>
                      </w:divBdr>
                    </w:div>
                  </w:divsChild>
                </w:div>
                <w:div w:id="1298611754">
                  <w:marLeft w:val="0"/>
                  <w:marRight w:val="0"/>
                  <w:marTop w:val="0"/>
                  <w:marBottom w:val="0"/>
                  <w:divBdr>
                    <w:top w:val="none" w:sz="0" w:space="0" w:color="auto"/>
                    <w:left w:val="none" w:sz="0" w:space="0" w:color="auto"/>
                    <w:bottom w:val="none" w:sz="0" w:space="0" w:color="auto"/>
                    <w:right w:val="none" w:sz="0" w:space="0" w:color="auto"/>
                  </w:divBdr>
                  <w:divsChild>
                    <w:div w:id="725567568">
                      <w:marLeft w:val="0"/>
                      <w:marRight w:val="0"/>
                      <w:marTop w:val="0"/>
                      <w:marBottom w:val="0"/>
                      <w:divBdr>
                        <w:top w:val="none" w:sz="0" w:space="0" w:color="auto"/>
                        <w:left w:val="none" w:sz="0" w:space="0" w:color="auto"/>
                        <w:bottom w:val="none" w:sz="0" w:space="0" w:color="auto"/>
                        <w:right w:val="none" w:sz="0" w:space="0" w:color="auto"/>
                      </w:divBdr>
                    </w:div>
                  </w:divsChild>
                </w:div>
                <w:div w:id="1071194480">
                  <w:marLeft w:val="0"/>
                  <w:marRight w:val="0"/>
                  <w:marTop w:val="0"/>
                  <w:marBottom w:val="0"/>
                  <w:divBdr>
                    <w:top w:val="none" w:sz="0" w:space="0" w:color="auto"/>
                    <w:left w:val="none" w:sz="0" w:space="0" w:color="auto"/>
                    <w:bottom w:val="none" w:sz="0" w:space="0" w:color="auto"/>
                    <w:right w:val="none" w:sz="0" w:space="0" w:color="auto"/>
                  </w:divBdr>
                  <w:divsChild>
                    <w:div w:id="1663310932">
                      <w:marLeft w:val="0"/>
                      <w:marRight w:val="0"/>
                      <w:marTop w:val="0"/>
                      <w:marBottom w:val="0"/>
                      <w:divBdr>
                        <w:top w:val="none" w:sz="0" w:space="0" w:color="auto"/>
                        <w:left w:val="none" w:sz="0" w:space="0" w:color="auto"/>
                        <w:bottom w:val="none" w:sz="0" w:space="0" w:color="auto"/>
                        <w:right w:val="none" w:sz="0" w:space="0" w:color="auto"/>
                      </w:divBdr>
                    </w:div>
                  </w:divsChild>
                </w:div>
                <w:div w:id="1425223067">
                  <w:marLeft w:val="0"/>
                  <w:marRight w:val="0"/>
                  <w:marTop w:val="0"/>
                  <w:marBottom w:val="0"/>
                  <w:divBdr>
                    <w:top w:val="none" w:sz="0" w:space="0" w:color="auto"/>
                    <w:left w:val="none" w:sz="0" w:space="0" w:color="auto"/>
                    <w:bottom w:val="none" w:sz="0" w:space="0" w:color="auto"/>
                    <w:right w:val="none" w:sz="0" w:space="0" w:color="auto"/>
                  </w:divBdr>
                  <w:divsChild>
                    <w:div w:id="1452750507">
                      <w:marLeft w:val="0"/>
                      <w:marRight w:val="0"/>
                      <w:marTop w:val="0"/>
                      <w:marBottom w:val="0"/>
                      <w:divBdr>
                        <w:top w:val="none" w:sz="0" w:space="0" w:color="auto"/>
                        <w:left w:val="none" w:sz="0" w:space="0" w:color="auto"/>
                        <w:bottom w:val="none" w:sz="0" w:space="0" w:color="auto"/>
                        <w:right w:val="none" w:sz="0" w:space="0" w:color="auto"/>
                      </w:divBdr>
                    </w:div>
                  </w:divsChild>
                </w:div>
                <w:div w:id="301738576">
                  <w:marLeft w:val="0"/>
                  <w:marRight w:val="0"/>
                  <w:marTop w:val="0"/>
                  <w:marBottom w:val="0"/>
                  <w:divBdr>
                    <w:top w:val="none" w:sz="0" w:space="0" w:color="auto"/>
                    <w:left w:val="none" w:sz="0" w:space="0" w:color="auto"/>
                    <w:bottom w:val="none" w:sz="0" w:space="0" w:color="auto"/>
                    <w:right w:val="none" w:sz="0" w:space="0" w:color="auto"/>
                  </w:divBdr>
                  <w:divsChild>
                    <w:div w:id="395906206">
                      <w:marLeft w:val="0"/>
                      <w:marRight w:val="0"/>
                      <w:marTop w:val="0"/>
                      <w:marBottom w:val="0"/>
                      <w:divBdr>
                        <w:top w:val="none" w:sz="0" w:space="0" w:color="auto"/>
                        <w:left w:val="none" w:sz="0" w:space="0" w:color="auto"/>
                        <w:bottom w:val="none" w:sz="0" w:space="0" w:color="auto"/>
                        <w:right w:val="none" w:sz="0" w:space="0" w:color="auto"/>
                      </w:divBdr>
                    </w:div>
                  </w:divsChild>
                </w:div>
                <w:div w:id="1174421975">
                  <w:marLeft w:val="0"/>
                  <w:marRight w:val="0"/>
                  <w:marTop w:val="0"/>
                  <w:marBottom w:val="0"/>
                  <w:divBdr>
                    <w:top w:val="none" w:sz="0" w:space="0" w:color="auto"/>
                    <w:left w:val="none" w:sz="0" w:space="0" w:color="auto"/>
                    <w:bottom w:val="none" w:sz="0" w:space="0" w:color="auto"/>
                    <w:right w:val="none" w:sz="0" w:space="0" w:color="auto"/>
                  </w:divBdr>
                  <w:divsChild>
                    <w:div w:id="1599214358">
                      <w:marLeft w:val="0"/>
                      <w:marRight w:val="0"/>
                      <w:marTop w:val="0"/>
                      <w:marBottom w:val="0"/>
                      <w:divBdr>
                        <w:top w:val="none" w:sz="0" w:space="0" w:color="auto"/>
                        <w:left w:val="none" w:sz="0" w:space="0" w:color="auto"/>
                        <w:bottom w:val="none" w:sz="0" w:space="0" w:color="auto"/>
                        <w:right w:val="none" w:sz="0" w:space="0" w:color="auto"/>
                      </w:divBdr>
                    </w:div>
                  </w:divsChild>
                </w:div>
                <w:div w:id="1865436738">
                  <w:marLeft w:val="0"/>
                  <w:marRight w:val="0"/>
                  <w:marTop w:val="0"/>
                  <w:marBottom w:val="0"/>
                  <w:divBdr>
                    <w:top w:val="none" w:sz="0" w:space="0" w:color="auto"/>
                    <w:left w:val="none" w:sz="0" w:space="0" w:color="auto"/>
                    <w:bottom w:val="none" w:sz="0" w:space="0" w:color="auto"/>
                    <w:right w:val="none" w:sz="0" w:space="0" w:color="auto"/>
                  </w:divBdr>
                  <w:divsChild>
                    <w:div w:id="60569560">
                      <w:marLeft w:val="0"/>
                      <w:marRight w:val="0"/>
                      <w:marTop w:val="0"/>
                      <w:marBottom w:val="0"/>
                      <w:divBdr>
                        <w:top w:val="none" w:sz="0" w:space="0" w:color="auto"/>
                        <w:left w:val="none" w:sz="0" w:space="0" w:color="auto"/>
                        <w:bottom w:val="none" w:sz="0" w:space="0" w:color="auto"/>
                        <w:right w:val="none" w:sz="0" w:space="0" w:color="auto"/>
                      </w:divBdr>
                    </w:div>
                  </w:divsChild>
                </w:div>
                <w:div w:id="851845123">
                  <w:marLeft w:val="0"/>
                  <w:marRight w:val="0"/>
                  <w:marTop w:val="0"/>
                  <w:marBottom w:val="0"/>
                  <w:divBdr>
                    <w:top w:val="none" w:sz="0" w:space="0" w:color="auto"/>
                    <w:left w:val="none" w:sz="0" w:space="0" w:color="auto"/>
                    <w:bottom w:val="none" w:sz="0" w:space="0" w:color="auto"/>
                    <w:right w:val="none" w:sz="0" w:space="0" w:color="auto"/>
                  </w:divBdr>
                  <w:divsChild>
                    <w:div w:id="1180198490">
                      <w:marLeft w:val="0"/>
                      <w:marRight w:val="0"/>
                      <w:marTop w:val="0"/>
                      <w:marBottom w:val="0"/>
                      <w:divBdr>
                        <w:top w:val="none" w:sz="0" w:space="0" w:color="auto"/>
                        <w:left w:val="none" w:sz="0" w:space="0" w:color="auto"/>
                        <w:bottom w:val="none" w:sz="0" w:space="0" w:color="auto"/>
                        <w:right w:val="none" w:sz="0" w:space="0" w:color="auto"/>
                      </w:divBdr>
                    </w:div>
                  </w:divsChild>
                </w:div>
                <w:div w:id="302852237">
                  <w:marLeft w:val="0"/>
                  <w:marRight w:val="0"/>
                  <w:marTop w:val="0"/>
                  <w:marBottom w:val="0"/>
                  <w:divBdr>
                    <w:top w:val="none" w:sz="0" w:space="0" w:color="auto"/>
                    <w:left w:val="none" w:sz="0" w:space="0" w:color="auto"/>
                    <w:bottom w:val="none" w:sz="0" w:space="0" w:color="auto"/>
                    <w:right w:val="none" w:sz="0" w:space="0" w:color="auto"/>
                  </w:divBdr>
                  <w:divsChild>
                    <w:div w:id="646981472">
                      <w:marLeft w:val="0"/>
                      <w:marRight w:val="0"/>
                      <w:marTop w:val="0"/>
                      <w:marBottom w:val="0"/>
                      <w:divBdr>
                        <w:top w:val="none" w:sz="0" w:space="0" w:color="auto"/>
                        <w:left w:val="none" w:sz="0" w:space="0" w:color="auto"/>
                        <w:bottom w:val="none" w:sz="0" w:space="0" w:color="auto"/>
                        <w:right w:val="none" w:sz="0" w:space="0" w:color="auto"/>
                      </w:divBdr>
                    </w:div>
                  </w:divsChild>
                </w:div>
                <w:div w:id="316811098">
                  <w:marLeft w:val="0"/>
                  <w:marRight w:val="0"/>
                  <w:marTop w:val="0"/>
                  <w:marBottom w:val="0"/>
                  <w:divBdr>
                    <w:top w:val="none" w:sz="0" w:space="0" w:color="auto"/>
                    <w:left w:val="none" w:sz="0" w:space="0" w:color="auto"/>
                    <w:bottom w:val="none" w:sz="0" w:space="0" w:color="auto"/>
                    <w:right w:val="none" w:sz="0" w:space="0" w:color="auto"/>
                  </w:divBdr>
                  <w:divsChild>
                    <w:div w:id="1329796485">
                      <w:marLeft w:val="0"/>
                      <w:marRight w:val="0"/>
                      <w:marTop w:val="0"/>
                      <w:marBottom w:val="0"/>
                      <w:divBdr>
                        <w:top w:val="none" w:sz="0" w:space="0" w:color="auto"/>
                        <w:left w:val="none" w:sz="0" w:space="0" w:color="auto"/>
                        <w:bottom w:val="none" w:sz="0" w:space="0" w:color="auto"/>
                        <w:right w:val="none" w:sz="0" w:space="0" w:color="auto"/>
                      </w:divBdr>
                    </w:div>
                  </w:divsChild>
                </w:div>
                <w:div w:id="2009407665">
                  <w:marLeft w:val="0"/>
                  <w:marRight w:val="0"/>
                  <w:marTop w:val="0"/>
                  <w:marBottom w:val="0"/>
                  <w:divBdr>
                    <w:top w:val="none" w:sz="0" w:space="0" w:color="auto"/>
                    <w:left w:val="none" w:sz="0" w:space="0" w:color="auto"/>
                    <w:bottom w:val="none" w:sz="0" w:space="0" w:color="auto"/>
                    <w:right w:val="none" w:sz="0" w:space="0" w:color="auto"/>
                  </w:divBdr>
                  <w:divsChild>
                    <w:div w:id="1227952322">
                      <w:marLeft w:val="0"/>
                      <w:marRight w:val="0"/>
                      <w:marTop w:val="0"/>
                      <w:marBottom w:val="0"/>
                      <w:divBdr>
                        <w:top w:val="none" w:sz="0" w:space="0" w:color="auto"/>
                        <w:left w:val="none" w:sz="0" w:space="0" w:color="auto"/>
                        <w:bottom w:val="none" w:sz="0" w:space="0" w:color="auto"/>
                        <w:right w:val="none" w:sz="0" w:space="0" w:color="auto"/>
                      </w:divBdr>
                    </w:div>
                  </w:divsChild>
                </w:div>
                <w:div w:id="1677687187">
                  <w:marLeft w:val="0"/>
                  <w:marRight w:val="0"/>
                  <w:marTop w:val="0"/>
                  <w:marBottom w:val="0"/>
                  <w:divBdr>
                    <w:top w:val="none" w:sz="0" w:space="0" w:color="auto"/>
                    <w:left w:val="none" w:sz="0" w:space="0" w:color="auto"/>
                    <w:bottom w:val="none" w:sz="0" w:space="0" w:color="auto"/>
                    <w:right w:val="none" w:sz="0" w:space="0" w:color="auto"/>
                  </w:divBdr>
                  <w:divsChild>
                    <w:div w:id="853305280">
                      <w:marLeft w:val="0"/>
                      <w:marRight w:val="0"/>
                      <w:marTop w:val="0"/>
                      <w:marBottom w:val="0"/>
                      <w:divBdr>
                        <w:top w:val="none" w:sz="0" w:space="0" w:color="auto"/>
                        <w:left w:val="none" w:sz="0" w:space="0" w:color="auto"/>
                        <w:bottom w:val="none" w:sz="0" w:space="0" w:color="auto"/>
                        <w:right w:val="none" w:sz="0" w:space="0" w:color="auto"/>
                      </w:divBdr>
                    </w:div>
                  </w:divsChild>
                </w:div>
                <w:div w:id="734353875">
                  <w:marLeft w:val="0"/>
                  <w:marRight w:val="0"/>
                  <w:marTop w:val="0"/>
                  <w:marBottom w:val="0"/>
                  <w:divBdr>
                    <w:top w:val="none" w:sz="0" w:space="0" w:color="auto"/>
                    <w:left w:val="none" w:sz="0" w:space="0" w:color="auto"/>
                    <w:bottom w:val="none" w:sz="0" w:space="0" w:color="auto"/>
                    <w:right w:val="none" w:sz="0" w:space="0" w:color="auto"/>
                  </w:divBdr>
                  <w:divsChild>
                    <w:div w:id="939414545">
                      <w:marLeft w:val="0"/>
                      <w:marRight w:val="0"/>
                      <w:marTop w:val="0"/>
                      <w:marBottom w:val="0"/>
                      <w:divBdr>
                        <w:top w:val="none" w:sz="0" w:space="0" w:color="auto"/>
                        <w:left w:val="none" w:sz="0" w:space="0" w:color="auto"/>
                        <w:bottom w:val="none" w:sz="0" w:space="0" w:color="auto"/>
                        <w:right w:val="none" w:sz="0" w:space="0" w:color="auto"/>
                      </w:divBdr>
                    </w:div>
                  </w:divsChild>
                </w:div>
                <w:div w:id="1308128942">
                  <w:marLeft w:val="0"/>
                  <w:marRight w:val="0"/>
                  <w:marTop w:val="0"/>
                  <w:marBottom w:val="0"/>
                  <w:divBdr>
                    <w:top w:val="none" w:sz="0" w:space="0" w:color="auto"/>
                    <w:left w:val="none" w:sz="0" w:space="0" w:color="auto"/>
                    <w:bottom w:val="none" w:sz="0" w:space="0" w:color="auto"/>
                    <w:right w:val="none" w:sz="0" w:space="0" w:color="auto"/>
                  </w:divBdr>
                  <w:divsChild>
                    <w:div w:id="662009523">
                      <w:marLeft w:val="0"/>
                      <w:marRight w:val="0"/>
                      <w:marTop w:val="0"/>
                      <w:marBottom w:val="0"/>
                      <w:divBdr>
                        <w:top w:val="none" w:sz="0" w:space="0" w:color="auto"/>
                        <w:left w:val="none" w:sz="0" w:space="0" w:color="auto"/>
                        <w:bottom w:val="none" w:sz="0" w:space="0" w:color="auto"/>
                        <w:right w:val="none" w:sz="0" w:space="0" w:color="auto"/>
                      </w:divBdr>
                    </w:div>
                  </w:divsChild>
                </w:div>
                <w:div w:id="395279784">
                  <w:marLeft w:val="0"/>
                  <w:marRight w:val="0"/>
                  <w:marTop w:val="0"/>
                  <w:marBottom w:val="0"/>
                  <w:divBdr>
                    <w:top w:val="none" w:sz="0" w:space="0" w:color="auto"/>
                    <w:left w:val="none" w:sz="0" w:space="0" w:color="auto"/>
                    <w:bottom w:val="none" w:sz="0" w:space="0" w:color="auto"/>
                    <w:right w:val="none" w:sz="0" w:space="0" w:color="auto"/>
                  </w:divBdr>
                  <w:divsChild>
                    <w:div w:id="407263686">
                      <w:marLeft w:val="0"/>
                      <w:marRight w:val="0"/>
                      <w:marTop w:val="0"/>
                      <w:marBottom w:val="0"/>
                      <w:divBdr>
                        <w:top w:val="none" w:sz="0" w:space="0" w:color="auto"/>
                        <w:left w:val="none" w:sz="0" w:space="0" w:color="auto"/>
                        <w:bottom w:val="none" w:sz="0" w:space="0" w:color="auto"/>
                        <w:right w:val="none" w:sz="0" w:space="0" w:color="auto"/>
                      </w:divBdr>
                    </w:div>
                  </w:divsChild>
                </w:div>
                <w:div w:id="1598056968">
                  <w:marLeft w:val="0"/>
                  <w:marRight w:val="0"/>
                  <w:marTop w:val="0"/>
                  <w:marBottom w:val="0"/>
                  <w:divBdr>
                    <w:top w:val="none" w:sz="0" w:space="0" w:color="auto"/>
                    <w:left w:val="none" w:sz="0" w:space="0" w:color="auto"/>
                    <w:bottom w:val="none" w:sz="0" w:space="0" w:color="auto"/>
                    <w:right w:val="none" w:sz="0" w:space="0" w:color="auto"/>
                  </w:divBdr>
                  <w:divsChild>
                    <w:div w:id="1409157667">
                      <w:marLeft w:val="0"/>
                      <w:marRight w:val="0"/>
                      <w:marTop w:val="0"/>
                      <w:marBottom w:val="0"/>
                      <w:divBdr>
                        <w:top w:val="none" w:sz="0" w:space="0" w:color="auto"/>
                        <w:left w:val="none" w:sz="0" w:space="0" w:color="auto"/>
                        <w:bottom w:val="none" w:sz="0" w:space="0" w:color="auto"/>
                        <w:right w:val="none" w:sz="0" w:space="0" w:color="auto"/>
                      </w:divBdr>
                    </w:div>
                  </w:divsChild>
                </w:div>
                <w:div w:id="1547906823">
                  <w:marLeft w:val="0"/>
                  <w:marRight w:val="0"/>
                  <w:marTop w:val="0"/>
                  <w:marBottom w:val="0"/>
                  <w:divBdr>
                    <w:top w:val="none" w:sz="0" w:space="0" w:color="auto"/>
                    <w:left w:val="none" w:sz="0" w:space="0" w:color="auto"/>
                    <w:bottom w:val="none" w:sz="0" w:space="0" w:color="auto"/>
                    <w:right w:val="none" w:sz="0" w:space="0" w:color="auto"/>
                  </w:divBdr>
                  <w:divsChild>
                    <w:div w:id="1425883046">
                      <w:marLeft w:val="0"/>
                      <w:marRight w:val="0"/>
                      <w:marTop w:val="0"/>
                      <w:marBottom w:val="0"/>
                      <w:divBdr>
                        <w:top w:val="none" w:sz="0" w:space="0" w:color="auto"/>
                        <w:left w:val="none" w:sz="0" w:space="0" w:color="auto"/>
                        <w:bottom w:val="none" w:sz="0" w:space="0" w:color="auto"/>
                        <w:right w:val="none" w:sz="0" w:space="0" w:color="auto"/>
                      </w:divBdr>
                    </w:div>
                  </w:divsChild>
                </w:div>
                <w:div w:id="228200725">
                  <w:marLeft w:val="0"/>
                  <w:marRight w:val="0"/>
                  <w:marTop w:val="0"/>
                  <w:marBottom w:val="0"/>
                  <w:divBdr>
                    <w:top w:val="none" w:sz="0" w:space="0" w:color="auto"/>
                    <w:left w:val="none" w:sz="0" w:space="0" w:color="auto"/>
                    <w:bottom w:val="none" w:sz="0" w:space="0" w:color="auto"/>
                    <w:right w:val="none" w:sz="0" w:space="0" w:color="auto"/>
                  </w:divBdr>
                  <w:divsChild>
                    <w:div w:id="1007444052">
                      <w:marLeft w:val="0"/>
                      <w:marRight w:val="0"/>
                      <w:marTop w:val="0"/>
                      <w:marBottom w:val="0"/>
                      <w:divBdr>
                        <w:top w:val="none" w:sz="0" w:space="0" w:color="auto"/>
                        <w:left w:val="none" w:sz="0" w:space="0" w:color="auto"/>
                        <w:bottom w:val="none" w:sz="0" w:space="0" w:color="auto"/>
                        <w:right w:val="none" w:sz="0" w:space="0" w:color="auto"/>
                      </w:divBdr>
                    </w:div>
                  </w:divsChild>
                </w:div>
                <w:div w:id="1348678415">
                  <w:marLeft w:val="0"/>
                  <w:marRight w:val="0"/>
                  <w:marTop w:val="0"/>
                  <w:marBottom w:val="0"/>
                  <w:divBdr>
                    <w:top w:val="none" w:sz="0" w:space="0" w:color="auto"/>
                    <w:left w:val="none" w:sz="0" w:space="0" w:color="auto"/>
                    <w:bottom w:val="none" w:sz="0" w:space="0" w:color="auto"/>
                    <w:right w:val="none" w:sz="0" w:space="0" w:color="auto"/>
                  </w:divBdr>
                  <w:divsChild>
                    <w:div w:id="1695034947">
                      <w:marLeft w:val="0"/>
                      <w:marRight w:val="0"/>
                      <w:marTop w:val="0"/>
                      <w:marBottom w:val="0"/>
                      <w:divBdr>
                        <w:top w:val="none" w:sz="0" w:space="0" w:color="auto"/>
                        <w:left w:val="none" w:sz="0" w:space="0" w:color="auto"/>
                        <w:bottom w:val="none" w:sz="0" w:space="0" w:color="auto"/>
                        <w:right w:val="none" w:sz="0" w:space="0" w:color="auto"/>
                      </w:divBdr>
                    </w:div>
                  </w:divsChild>
                </w:div>
                <w:div w:id="354813690">
                  <w:marLeft w:val="0"/>
                  <w:marRight w:val="0"/>
                  <w:marTop w:val="0"/>
                  <w:marBottom w:val="0"/>
                  <w:divBdr>
                    <w:top w:val="none" w:sz="0" w:space="0" w:color="auto"/>
                    <w:left w:val="none" w:sz="0" w:space="0" w:color="auto"/>
                    <w:bottom w:val="none" w:sz="0" w:space="0" w:color="auto"/>
                    <w:right w:val="none" w:sz="0" w:space="0" w:color="auto"/>
                  </w:divBdr>
                  <w:divsChild>
                    <w:div w:id="1709839418">
                      <w:marLeft w:val="0"/>
                      <w:marRight w:val="0"/>
                      <w:marTop w:val="0"/>
                      <w:marBottom w:val="0"/>
                      <w:divBdr>
                        <w:top w:val="none" w:sz="0" w:space="0" w:color="auto"/>
                        <w:left w:val="none" w:sz="0" w:space="0" w:color="auto"/>
                        <w:bottom w:val="none" w:sz="0" w:space="0" w:color="auto"/>
                        <w:right w:val="none" w:sz="0" w:space="0" w:color="auto"/>
                      </w:divBdr>
                    </w:div>
                  </w:divsChild>
                </w:div>
                <w:div w:id="1597251197">
                  <w:marLeft w:val="0"/>
                  <w:marRight w:val="0"/>
                  <w:marTop w:val="0"/>
                  <w:marBottom w:val="0"/>
                  <w:divBdr>
                    <w:top w:val="none" w:sz="0" w:space="0" w:color="auto"/>
                    <w:left w:val="none" w:sz="0" w:space="0" w:color="auto"/>
                    <w:bottom w:val="none" w:sz="0" w:space="0" w:color="auto"/>
                    <w:right w:val="none" w:sz="0" w:space="0" w:color="auto"/>
                  </w:divBdr>
                  <w:divsChild>
                    <w:div w:id="590040666">
                      <w:marLeft w:val="0"/>
                      <w:marRight w:val="0"/>
                      <w:marTop w:val="0"/>
                      <w:marBottom w:val="0"/>
                      <w:divBdr>
                        <w:top w:val="none" w:sz="0" w:space="0" w:color="auto"/>
                        <w:left w:val="none" w:sz="0" w:space="0" w:color="auto"/>
                        <w:bottom w:val="none" w:sz="0" w:space="0" w:color="auto"/>
                        <w:right w:val="none" w:sz="0" w:space="0" w:color="auto"/>
                      </w:divBdr>
                    </w:div>
                  </w:divsChild>
                </w:div>
                <w:div w:id="1812136527">
                  <w:marLeft w:val="0"/>
                  <w:marRight w:val="0"/>
                  <w:marTop w:val="0"/>
                  <w:marBottom w:val="0"/>
                  <w:divBdr>
                    <w:top w:val="none" w:sz="0" w:space="0" w:color="auto"/>
                    <w:left w:val="none" w:sz="0" w:space="0" w:color="auto"/>
                    <w:bottom w:val="none" w:sz="0" w:space="0" w:color="auto"/>
                    <w:right w:val="none" w:sz="0" w:space="0" w:color="auto"/>
                  </w:divBdr>
                  <w:divsChild>
                    <w:div w:id="827286034">
                      <w:marLeft w:val="0"/>
                      <w:marRight w:val="0"/>
                      <w:marTop w:val="0"/>
                      <w:marBottom w:val="0"/>
                      <w:divBdr>
                        <w:top w:val="none" w:sz="0" w:space="0" w:color="auto"/>
                        <w:left w:val="none" w:sz="0" w:space="0" w:color="auto"/>
                        <w:bottom w:val="none" w:sz="0" w:space="0" w:color="auto"/>
                        <w:right w:val="none" w:sz="0" w:space="0" w:color="auto"/>
                      </w:divBdr>
                    </w:div>
                  </w:divsChild>
                </w:div>
                <w:div w:id="70809968">
                  <w:marLeft w:val="0"/>
                  <w:marRight w:val="0"/>
                  <w:marTop w:val="0"/>
                  <w:marBottom w:val="0"/>
                  <w:divBdr>
                    <w:top w:val="none" w:sz="0" w:space="0" w:color="auto"/>
                    <w:left w:val="none" w:sz="0" w:space="0" w:color="auto"/>
                    <w:bottom w:val="none" w:sz="0" w:space="0" w:color="auto"/>
                    <w:right w:val="none" w:sz="0" w:space="0" w:color="auto"/>
                  </w:divBdr>
                  <w:divsChild>
                    <w:div w:id="337660640">
                      <w:marLeft w:val="0"/>
                      <w:marRight w:val="0"/>
                      <w:marTop w:val="0"/>
                      <w:marBottom w:val="0"/>
                      <w:divBdr>
                        <w:top w:val="none" w:sz="0" w:space="0" w:color="auto"/>
                        <w:left w:val="none" w:sz="0" w:space="0" w:color="auto"/>
                        <w:bottom w:val="none" w:sz="0" w:space="0" w:color="auto"/>
                        <w:right w:val="none" w:sz="0" w:space="0" w:color="auto"/>
                      </w:divBdr>
                    </w:div>
                  </w:divsChild>
                </w:div>
                <w:div w:id="463156777">
                  <w:marLeft w:val="0"/>
                  <w:marRight w:val="0"/>
                  <w:marTop w:val="0"/>
                  <w:marBottom w:val="0"/>
                  <w:divBdr>
                    <w:top w:val="none" w:sz="0" w:space="0" w:color="auto"/>
                    <w:left w:val="none" w:sz="0" w:space="0" w:color="auto"/>
                    <w:bottom w:val="none" w:sz="0" w:space="0" w:color="auto"/>
                    <w:right w:val="none" w:sz="0" w:space="0" w:color="auto"/>
                  </w:divBdr>
                  <w:divsChild>
                    <w:div w:id="1805191716">
                      <w:marLeft w:val="0"/>
                      <w:marRight w:val="0"/>
                      <w:marTop w:val="0"/>
                      <w:marBottom w:val="0"/>
                      <w:divBdr>
                        <w:top w:val="none" w:sz="0" w:space="0" w:color="auto"/>
                        <w:left w:val="none" w:sz="0" w:space="0" w:color="auto"/>
                        <w:bottom w:val="none" w:sz="0" w:space="0" w:color="auto"/>
                        <w:right w:val="none" w:sz="0" w:space="0" w:color="auto"/>
                      </w:divBdr>
                    </w:div>
                  </w:divsChild>
                </w:div>
                <w:div w:id="604046004">
                  <w:marLeft w:val="0"/>
                  <w:marRight w:val="0"/>
                  <w:marTop w:val="0"/>
                  <w:marBottom w:val="0"/>
                  <w:divBdr>
                    <w:top w:val="none" w:sz="0" w:space="0" w:color="auto"/>
                    <w:left w:val="none" w:sz="0" w:space="0" w:color="auto"/>
                    <w:bottom w:val="none" w:sz="0" w:space="0" w:color="auto"/>
                    <w:right w:val="none" w:sz="0" w:space="0" w:color="auto"/>
                  </w:divBdr>
                  <w:divsChild>
                    <w:div w:id="1398624913">
                      <w:marLeft w:val="0"/>
                      <w:marRight w:val="0"/>
                      <w:marTop w:val="0"/>
                      <w:marBottom w:val="0"/>
                      <w:divBdr>
                        <w:top w:val="none" w:sz="0" w:space="0" w:color="auto"/>
                        <w:left w:val="none" w:sz="0" w:space="0" w:color="auto"/>
                        <w:bottom w:val="none" w:sz="0" w:space="0" w:color="auto"/>
                        <w:right w:val="none" w:sz="0" w:space="0" w:color="auto"/>
                      </w:divBdr>
                    </w:div>
                  </w:divsChild>
                </w:div>
                <w:div w:id="1418094165">
                  <w:marLeft w:val="0"/>
                  <w:marRight w:val="0"/>
                  <w:marTop w:val="0"/>
                  <w:marBottom w:val="0"/>
                  <w:divBdr>
                    <w:top w:val="none" w:sz="0" w:space="0" w:color="auto"/>
                    <w:left w:val="none" w:sz="0" w:space="0" w:color="auto"/>
                    <w:bottom w:val="none" w:sz="0" w:space="0" w:color="auto"/>
                    <w:right w:val="none" w:sz="0" w:space="0" w:color="auto"/>
                  </w:divBdr>
                  <w:divsChild>
                    <w:div w:id="1065296340">
                      <w:marLeft w:val="0"/>
                      <w:marRight w:val="0"/>
                      <w:marTop w:val="0"/>
                      <w:marBottom w:val="0"/>
                      <w:divBdr>
                        <w:top w:val="none" w:sz="0" w:space="0" w:color="auto"/>
                        <w:left w:val="none" w:sz="0" w:space="0" w:color="auto"/>
                        <w:bottom w:val="none" w:sz="0" w:space="0" w:color="auto"/>
                        <w:right w:val="none" w:sz="0" w:space="0" w:color="auto"/>
                      </w:divBdr>
                    </w:div>
                  </w:divsChild>
                </w:div>
                <w:div w:id="1033649554">
                  <w:marLeft w:val="0"/>
                  <w:marRight w:val="0"/>
                  <w:marTop w:val="0"/>
                  <w:marBottom w:val="0"/>
                  <w:divBdr>
                    <w:top w:val="none" w:sz="0" w:space="0" w:color="auto"/>
                    <w:left w:val="none" w:sz="0" w:space="0" w:color="auto"/>
                    <w:bottom w:val="none" w:sz="0" w:space="0" w:color="auto"/>
                    <w:right w:val="none" w:sz="0" w:space="0" w:color="auto"/>
                  </w:divBdr>
                  <w:divsChild>
                    <w:div w:id="1847162022">
                      <w:marLeft w:val="0"/>
                      <w:marRight w:val="0"/>
                      <w:marTop w:val="0"/>
                      <w:marBottom w:val="0"/>
                      <w:divBdr>
                        <w:top w:val="none" w:sz="0" w:space="0" w:color="auto"/>
                        <w:left w:val="none" w:sz="0" w:space="0" w:color="auto"/>
                        <w:bottom w:val="none" w:sz="0" w:space="0" w:color="auto"/>
                        <w:right w:val="none" w:sz="0" w:space="0" w:color="auto"/>
                      </w:divBdr>
                    </w:div>
                  </w:divsChild>
                </w:div>
                <w:div w:id="1075929662">
                  <w:marLeft w:val="0"/>
                  <w:marRight w:val="0"/>
                  <w:marTop w:val="0"/>
                  <w:marBottom w:val="0"/>
                  <w:divBdr>
                    <w:top w:val="none" w:sz="0" w:space="0" w:color="auto"/>
                    <w:left w:val="none" w:sz="0" w:space="0" w:color="auto"/>
                    <w:bottom w:val="none" w:sz="0" w:space="0" w:color="auto"/>
                    <w:right w:val="none" w:sz="0" w:space="0" w:color="auto"/>
                  </w:divBdr>
                  <w:divsChild>
                    <w:div w:id="726152507">
                      <w:marLeft w:val="0"/>
                      <w:marRight w:val="0"/>
                      <w:marTop w:val="0"/>
                      <w:marBottom w:val="0"/>
                      <w:divBdr>
                        <w:top w:val="none" w:sz="0" w:space="0" w:color="auto"/>
                        <w:left w:val="none" w:sz="0" w:space="0" w:color="auto"/>
                        <w:bottom w:val="none" w:sz="0" w:space="0" w:color="auto"/>
                        <w:right w:val="none" w:sz="0" w:space="0" w:color="auto"/>
                      </w:divBdr>
                    </w:div>
                  </w:divsChild>
                </w:div>
                <w:div w:id="102115410">
                  <w:marLeft w:val="0"/>
                  <w:marRight w:val="0"/>
                  <w:marTop w:val="0"/>
                  <w:marBottom w:val="0"/>
                  <w:divBdr>
                    <w:top w:val="none" w:sz="0" w:space="0" w:color="auto"/>
                    <w:left w:val="none" w:sz="0" w:space="0" w:color="auto"/>
                    <w:bottom w:val="none" w:sz="0" w:space="0" w:color="auto"/>
                    <w:right w:val="none" w:sz="0" w:space="0" w:color="auto"/>
                  </w:divBdr>
                  <w:divsChild>
                    <w:div w:id="2131971561">
                      <w:marLeft w:val="0"/>
                      <w:marRight w:val="0"/>
                      <w:marTop w:val="0"/>
                      <w:marBottom w:val="0"/>
                      <w:divBdr>
                        <w:top w:val="none" w:sz="0" w:space="0" w:color="auto"/>
                        <w:left w:val="none" w:sz="0" w:space="0" w:color="auto"/>
                        <w:bottom w:val="none" w:sz="0" w:space="0" w:color="auto"/>
                        <w:right w:val="none" w:sz="0" w:space="0" w:color="auto"/>
                      </w:divBdr>
                    </w:div>
                  </w:divsChild>
                </w:div>
                <w:div w:id="742333075">
                  <w:marLeft w:val="0"/>
                  <w:marRight w:val="0"/>
                  <w:marTop w:val="0"/>
                  <w:marBottom w:val="0"/>
                  <w:divBdr>
                    <w:top w:val="none" w:sz="0" w:space="0" w:color="auto"/>
                    <w:left w:val="none" w:sz="0" w:space="0" w:color="auto"/>
                    <w:bottom w:val="none" w:sz="0" w:space="0" w:color="auto"/>
                    <w:right w:val="none" w:sz="0" w:space="0" w:color="auto"/>
                  </w:divBdr>
                  <w:divsChild>
                    <w:div w:id="1769618494">
                      <w:marLeft w:val="0"/>
                      <w:marRight w:val="0"/>
                      <w:marTop w:val="0"/>
                      <w:marBottom w:val="0"/>
                      <w:divBdr>
                        <w:top w:val="none" w:sz="0" w:space="0" w:color="auto"/>
                        <w:left w:val="none" w:sz="0" w:space="0" w:color="auto"/>
                        <w:bottom w:val="none" w:sz="0" w:space="0" w:color="auto"/>
                        <w:right w:val="none" w:sz="0" w:space="0" w:color="auto"/>
                      </w:divBdr>
                    </w:div>
                  </w:divsChild>
                </w:div>
                <w:div w:id="1431047835">
                  <w:marLeft w:val="0"/>
                  <w:marRight w:val="0"/>
                  <w:marTop w:val="0"/>
                  <w:marBottom w:val="0"/>
                  <w:divBdr>
                    <w:top w:val="none" w:sz="0" w:space="0" w:color="auto"/>
                    <w:left w:val="none" w:sz="0" w:space="0" w:color="auto"/>
                    <w:bottom w:val="none" w:sz="0" w:space="0" w:color="auto"/>
                    <w:right w:val="none" w:sz="0" w:space="0" w:color="auto"/>
                  </w:divBdr>
                  <w:divsChild>
                    <w:div w:id="2028553263">
                      <w:marLeft w:val="0"/>
                      <w:marRight w:val="0"/>
                      <w:marTop w:val="0"/>
                      <w:marBottom w:val="0"/>
                      <w:divBdr>
                        <w:top w:val="none" w:sz="0" w:space="0" w:color="auto"/>
                        <w:left w:val="none" w:sz="0" w:space="0" w:color="auto"/>
                        <w:bottom w:val="none" w:sz="0" w:space="0" w:color="auto"/>
                        <w:right w:val="none" w:sz="0" w:space="0" w:color="auto"/>
                      </w:divBdr>
                    </w:div>
                  </w:divsChild>
                </w:div>
                <w:div w:id="211691853">
                  <w:marLeft w:val="0"/>
                  <w:marRight w:val="0"/>
                  <w:marTop w:val="0"/>
                  <w:marBottom w:val="0"/>
                  <w:divBdr>
                    <w:top w:val="none" w:sz="0" w:space="0" w:color="auto"/>
                    <w:left w:val="none" w:sz="0" w:space="0" w:color="auto"/>
                    <w:bottom w:val="none" w:sz="0" w:space="0" w:color="auto"/>
                    <w:right w:val="none" w:sz="0" w:space="0" w:color="auto"/>
                  </w:divBdr>
                  <w:divsChild>
                    <w:div w:id="1370642048">
                      <w:marLeft w:val="0"/>
                      <w:marRight w:val="0"/>
                      <w:marTop w:val="0"/>
                      <w:marBottom w:val="0"/>
                      <w:divBdr>
                        <w:top w:val="none" w:sz="0" w:space="0" w:color="auto"/>
                        <w:left w:val="none" w:sz="0" w:space="0" w:color="auto"/>
                        <w:bottom w:val="none" w:sz="0" w:space="0" w:color="auto"/>
                        <w:right w:val="none" w:sz="0" w:space="0" w:color="auto"/>
                      </w:divBdr>
                    </w:div>
                  </w:divsChild>
                </w:div>
                <w:div w:id="66879026">
                  <w:marLeft w:val="0"/>
                  <w:marRight w:val="0"/>
                  <w:marTop w:val="0"/>
                  <w:marBottom w:val="0"/>
                  <w:divBdr>
                    <w:top w:val="none" w:sz="0" w:space="0" w:color="auto"/>
                    <w:left w:val="none" w:sz="0" w:space="0" w:color="auto"/>
                    <w:bottom w:val="none" w:sz="0" w:space="0" w:color="auto"/>
                    <w:right w:val="none" w:sz="0" w:space="0" w:color="auto"/>
                  </w:divBdr>
                  <w:divsChild>
                    <w:div w:id="25722182">
                      <w:marLeft w:val="0"/>
                      <w:marRight w:val="0"/>
                      <w:marTop w:val="0"/>
                      <w:marBottom w:val="0"/>
                      <w:divBdr>
                        <w:top w:val="none" w:sz="0" w:space="0" w:color="auto"/>
                        <w:left w:val="none" w:sz="0" w:space="0" w:color="auto"/>
                        <w:bottom w:val="none" w:sz="0" w:space="0" w:color="auto"/>
                        <w:right w:val="none" w:sz="0" w:space="0" w:color="auto"/>
                      </w:divBdr>
                    </w:div>
                  </w:divsChild>
                </w:div>
                <w:div w:id="245041717">
                  <w:marLeft w:val="0"/>
                  <w:marRight w:val="0"/>
                  <w:marTop w:val="0"/>
                  <w:marBottom w:val="0"/>
                  <w:divBdr>
                    <w:top w:val="none" w:sz="0" w:space="0" w:color="auto"/>
                    <w:left w:val="none" w:sz="0" w:space="0" w:color="auto"/>
                    <w:bottom w:val="none" w:sz="0" w:space="0" w:color="auto"/>
                    <w:right w:val="none" w:sz="0" w:space="0" w:color="auto"/>
                  </w:divBdr>
                  <w:divsChild>
                    <w:div w:id="1860199748">
                      <w:marLeft w:val="0"/>
                      <w:marRight w:val="0"/>
                      <w:marTop w:val="0"/>
                      <w:marBottom w:val="0"/>
                      <w:divBdr>
                        <w:top w:val="none" w:sz="0" w:space="0" w:color="auto"/>
                        <w:left w:val="none" w:sz="0" w:space="0" w:color="auto"/>
                        <w:bottom w:val="none" w:sz="0" w:space="0" w:color="auto"/>
                        <w:right w:val="none" w:sz="0" w:space="0" w:color="auto"/>
                      </w:divBdr>
                    </w:div>
                  </w:divsChild>
                </w:div>
                <w:div w:id="1440569587">
                  <w:marLeft w:val="0"/>
                  <w:marRight w:val="0"/>
                  <w:marTop w:val="0"/>
                  <w:marBottom w:val="0"/>
                  <w:divBdr>
                    <w:top w:val="none" w:sz="0" w:space="0" w:color="auto"/>
                    <w:left w:val="none" w:sz="0" w:space="0" w:color="auto"/>
                    <w:bottom w:val="none" w:sz="0" w:space="0" w:color="auto"/>
                    <w:right w:val="none" w:sz="0" w:space="0" w:color="auto"/>
                  </w:divBdr>
                  <w:divsChild>
                    <w:div w:id="407700743">
                      <w:marLeft w:val="0"/>
                      <w:marRight w:val="0"/>
                      <w:marTop w:val="0"/>
                      <w:marBottom w:val="0"/>
                      <w:divBdr>
                        <w:top w:val="none" w:sz="0" w:space="0" w:color="auto"/>
                        <w:left w:val="none" w:sz="0" w:space="0" w:color="auto"/>
                        <w:bottom w:val="none" w:sz="0" w:space="0" w:color="auto"/>
                        <w:right w:val="none" w:sz="0" w:space="0" w:color="auto"/>
                      </w:divBdr>
                    </w:div>
                  </w:divsChild>
                </w:div>
                <w:div w:id="986710629">
                  <w:marLeft w:val="0"/>
                  <w:marRight w:val="0"/>
                  <w:marTop w:val="0"/>
                  <w:marBottom w:val="0"/>
                  <w:divBdr>
                    <w:top w:val="none" w:sz="0" w:space="0" w:color="auto"/>
                    <w:left w:val="none" w:sz="0" w:space="0" w:color="auto"/>
                    <w:bottom w:val="none" w:sz="0" w:space="0" w:color="auto"/>
                    <w:right w:val="none" w:sz="0" w:space="0" w:color="auto"/>
                  </w:divBdr>
                  <w:divsChild>
                    <w:div w:id="32506982">
                      <w:marLeft w:val="0"/>
                      <w:marRight w:val="0"/>
                      <w:marTop w:val="0"/>
                      <w:marBottom w:val="0"/>
                      <w:divBdr>
                        <w:top w:val="none" w:sz="0" w:space="0" w:color="auto"/>
                        <w:left w:val="none" w:sz="0" w:space="0" w:color="auto"/>
                        <w:bottom w:val="none" w:sz="0" w:space="0" w:color="auto"/>
                        <w:right w:val="none" w:sz="0" w:space="0" w:color="auto"/>
                      </w:divBdr>
                    </w:div>
                  </w:divsChild>
                </w:div>
                <w:div w:id="371002622">
                  <w:marLeft w:val="0"/>
                  <w:marRight w:val="0"/>
                  <w:marTop w:val="0"/>
                  <w:marBottom w:val="0"/>
                  <w:divBdr>
                    <w:top w:val="none" w:sz="0" w:space="0" w:color="auto"/>
                    <w:left w:val="none" w:sz="0" w:space="0" w:color="auto"/>
                    <w:bottom w:val="none" w:sz="0" w:space="0" w:color="auto"/>
                    <w:right w:val="none" w:sz="0" w:space="0" w:color="auto"/>
                  </w:divBdr>
                  <w:divsChild>
                    <w:div w:id="1405177802">
                      <w:marLeft w:val="0"/>
                      <w:marRight w:val="0"/>
                      <w:marTop w:val="0"/>
                      <w:marBottom w:val="0"/>
                      <w:divBdr>
                        <w:top w:val="none" w:sz="0" w:space="0" w:color="auto"/>
                        <w:left w:val="none" w:sz="0" w:space="0" w:color="auto"/>
                        <w:bottom w:val="none" w:sz="0" w:space="0" w:color="auto"/>
                        <w:right w:val="none" w:sz="0" w:space="0" w:color="auto"/>
                      </w:divBdr>
                    </w:div>
                  </w:divsChild>
                </w:div>
                <w:div w:id="152914515">
                  <w:marLeft w:val="0"/>
                  <w:marRight w:val="0"/>
                  <w:marTop w:val="0"/>
                  <w:marBottom w:val="0"/>
                  <w:divBdr>
                    <w:top w:val="none" w:sz="0" w:space="0" w:color="auto"/>
                    <w:left w:val="none" w:sz="0" w:space="0" w:color="auto"/>
                    <w:bottom w:val="none" w:sz="0" w:space="0" w:color="auto"/>
                    <w:right w:val="none" w:sz="0" w:space="0" w:color="auto"/>
                  </w:divBdr>
                  <w:divsChild>
                    <w:div w:id="185364354">
                      <w:marLeft w:val="0"/>
                      <w:marRight w:val="0"/>
                      <w:marTop w:val="0"/>
                      <w:marBottom w:val="0"/>
                      <w:divBdr>
                        <w:top w:val="none" w:sz="0" w:space="0" w:color="auto"/>
                        <w:left w:val="none" w:sz="0" w:space="0" w:color="auto"/>
                        <w:bottom w:val="none" w:sz="0" w:space="0" w:color="auto"/>
                        <w:right w:val="none" w:sz="0" w:space="0" w:color="auto"/>
                      </w:divBdr>
                    </w:div>
                  </w:divsChild>
                </w:div>
                <w:div w:id="708991148">
                  <w:marLeft w:val="0"/>
                  <w:marRight w:val="0"/>
                  <w:marTop w:val="0"/>
                  <w:marBottom w:val="0"/>
                  <w:divBdr>
                    <w:top w:val="none" w:sz="0" w:space="0" w:color="auto"/>
                    <w:left w:val="none" w:sz="0" w:space="0" w:color="auto"/>
                    <w:bottom w:val="none" w:sz="0" w:space="0" w:color="auto"/>
                    <w:right w:val="none" w:sz="0" w:space="0" w:color="auto"/>
                  </w:divBdr>
                  <w:divsChild>
                    <w:div w:id="1962878543">
                      <w:marLeft w:val="0"/>
                      <w:marRight w:val="0"/>
                      <w:marTop w:val="0"/>
                      <w:marBottom w:val="0"/>
                      <w:divBdr>
                        <w:top w:val="none" w:sz="0" w:space="0" w:color="auto"/>
                        <w:left w:val="none" w:sz="0" w:space="0" w:color="auto"/>
                        <w:bottom w:val="none" w:sz="0" w:space="0" w:color="auto"/>
                        <w:right w:val="none" w:sz="0" w:space="0" w:color="auto"/>
                      </w:divBdr>
                    </w:div>
                  </w:divsChild>
                </w:div>
                <w:div w:id="1674719366">
                  <w:marLeft w:val="0"/>
                  <w:marRight w:val="0"/>
                  <w:marTop w:val="0"/>
                  <w:marBottom w:val="0"/>
                  <w:divBdr>
                    <w:top w:val="none" w:sz="0" w:space="0" w:color="auto"/>
                    <w:left w:val="none" w:sz="0" w:space="0" w:color="auto"/>
                    <w:bottom w:val="none" w:sz="0" w:space="0" w:color="auto"/>
                    <w:right w:val="none" w:sz="0" w:space="0" w:color="auto"/>
                  </w:divBdr>
                  <w:divsChild>
                    <w:div w:id="1486237034">
                      <w:marLeft w:val="0"/>
                      <w:marRight w:val="0"/>
                      <w:marTop w:val="0"/>
                      <w:marBottom w:val="0"/>
                      <w:divBdr>
                        <w:top w:val="none" w:sz="0" w:space="0" w:color="auto"/>
                        <w:left w:val="none" w:sz="0" w:space="0" w:color="auto"/>
                        <w:bottom w:val="none" w:sz="0" w:space="0" w:color="auto"/>
                        <w:right w:val="none" w:sz="0" w:space="0" w:color="auto"/>
                      </w:divBdr>
                    </w:div>
                  </w:divsChild>
                </w:div>
                <w:div w:id="1760640440">
                  <w:marLeft w:val="0"/>
                  <w:marRight w:val="0"/>
                  <w:marTop w:val="0"/>
                  <w:marBottom w:val="0"/>
                  <w:divBdr>
                    <w:top w:val="none" w:sz="0" w:space="0" w:color="auto"/>
                    <w:left w:val="none" w:sz="0" w:space="0" w:color="auto"/>
                    <w:bottom w:val="none" w:sz="0" w:space="0" w:color="auto"/>
                    <w:right w:val="none" w:sz="0" w:space="0" w:color="auto"/>
                  </w:divBdr>
                  <w:divsChild>
                    <w:div w:id="301233560">
                      <w:marLeft w:val="0"/>
                      <w:marRight w:val="0"/>
                      <w:marTop w:val="0"/>
                      <w:marBottom w:val="0"/>
                      <w:divBdr>
                        <w:top w:val="none" w:sz="0" w:space="0" w:color="auto"/>
                        <w:left w:val="none" w:sz="0" w:space="0" w:color="auto"/>
                        <w:bottom w:val="none" w:sz="0" w:space="0" w:color="auto"/>
                        <w:right w:val="none" w:sz="0" w:space="0" w:color="auto"/>
                      </w:divBdr>
                    </w:div>
                  </w:divsChild>
                </w:div>
                <w:div w:id="1078556222">
                  <w:marLeft w:val="0"/>
                  <w:marRight w:val="0"/>
                  <w:marTop w:val="0"/>
                  <w:marBottom w:val="0"/>
                  <w:divBdr>
                    <w:top w:val="none" w:sz="0" w:space="0" w:color="auto"/>
                    <w:left w:val="none" w:sz="0" w:space="0" w:color="auto"/>
                    <w:bottom w:val="none" w:sz="0" w:space="0" w:color="auto"/>
                    <w:right w:val="none" w:sz="0" w:space="0" w:color="auto"/>
                  </w:divBdr>
                  <w:divsChild>
                    <w:div w:id="1276517630">
                      <w:marLeft w:val="0"/>
                      <w:marRight w:val="0"/>
                      <w:marTop w:val="0"/>
                      <w:marBottom w:val="0"/>
                      <w:divBdr>
                        <w:top w:val="none" w:sz="0" w:space="0" w:color="auto"/>
                        <w:left w:val="none" w:sz="0" w:space="0" w:color="auto"/>
                        <w:bottom w:val="none" w:sz="0" w:space="0" w:color="auto"/>
                        <w:right w:val="none" w:sz="0" w:space="0" w:color="auto"/>
                      </w:divBdr>
                    </w:div>
                  </w:divsChild>
                </w:div>
                <w:div w:id="1339037799">
                  <w:marLeft w:val="0"/>
                  <w:marRight w:val="0"/>
                  <w:marTop w:val="0"/>
                  <w:marBottom w:val="0"/>
                  <w:divBdr>
                    <w:top w:val="none" w:sz="0" w:space="0" w:color="auto"/>
                    <w:left w:val="none" w:sz="0" w:space="0" w:color="auto"/>
                    <w:bottom w:val="none" w:sz="0" w:space="0" w:color="auto"/>
                    <w:right w:val="none" w:sz="0" w:space="0" w:color="auto"/>
                  </w:divBdr>
                  <w:divsChild>
                    <w:div w:id="1447964580">
                      <w:marLeft w:val="0"/>
                      <w:marRight w:val="0"/>
                      <w:marTop w:val="0"/>
                      <w:marBottom w:val="0"/>
                      <w:divBdr>
                        <w:top w:val="none" w:sz="0" w:space="0" w:color="auto"/>
                        <w:left w:val="none" w:sz="0" w:space="0" w:color="auto"/>
                        <w:bottom w:val="none" w:sz="0" w:space="0" w:color="auto"/>
                        <w:right w:val="none" w:sz="0" w:space="0" w:color="auto"/>
                      </w:divBdr>
                    </w:div>
                  </w:divsChild>
                </w:div>
                <w:div w:id="2065715365">
                  <w:marLeft w:val="0"/>
                  <w:marRight w:val="0"/>
                  <w:marTop w:val="0"/>
                  <w:marBottom w:val="0"/>
                  <w:divBdr>
                    <w:top w:val="none" w:sz="0" w:space="0" w:color="auto"/>
                    <w:left w:val="none" w:sz="0" w:space="0" w:color="auto"/>
                    <w:bottom w:val="none" w:sz="0" w:space="0" w:color="auto"/>
                    <w:right w:val="none" w:sz="0" w:space="0" w:color="auto"/>
                  </w:divBdr>
                  <w:divsChild>
                    <w:div w:id="641274861">
                      <w:marLeft w:val="0"/>
                      <w:marRight w:val="0"/>
                      <w:marTop w:val="0"/>
                      <w:marBottom w:val="0"/>
                      <w:divBdr>
                        <w:top w:val="none" w:sz="0" w:space="0" w:color="auto"/>
                        <w:left w:val="none" w:sz="0" w:space="0" w:color="auto"/>
                        <w:bottom w:val="none" w:sz="0" w:space="0" w:color="auto"/>
                        <w:right w:val="none" w:sz="0" w:space="0" w:color="auto"/>
                      </w:divBdr>
                    </w:div>
                  </w:divsChild>
                </w:div>
                <w:div w:id="1078406527">
                  <w:marLeft w:val="0"/>
                  <w:marRight w:val="0"/>
                  <w:marTop w:val="0"/>
                  <w:marBottom w:val="0"/>
                  <w:divBdr>
                    <w:top w:val="none" w:sz="0" w:space="0" w:color="auto"/>
                    <w:left w:val="none" w:sz="0" w:space="0" w:color="auto"/>
                    <w:bottom w:val="none" w:sz="0" w:space="0" w:color="auto"/>
                    <w:right w:val="none" w:sz="0" w:space="0" w:color="auto"/>
                  </w:divBdr>
                  <w:divsChild>
                    <w:div w:id="1915429528">
                      <w:marLeft w:val="0"/>
                      <w:marRight w:val="0"/>
                      <w:marTop w:val="0"/>
                      <w:marBottom w:val="0"/>
                      <w:divBdr>
                        <w:top w:val="none" w:sz="0" w:space="0" w:color="auto"/>
                        <w:left w:val="none" w:sz="0" w:space="0" w:color="auto"/>
                        <w:bottom w:val="none" w:sz="0" w:space="0" w:color="auto"/>
                        <w:right w:val="none" w:sz="0" w:space="0" w:color="auto"/>
                      </w:divBdr>
                    </w:div>
                  </w:divsChild>
                </w:div>
                <w:div w:id="1471052180">
                  <w:marLeft w:val="0"/>
                  <w:marRight w:val="0"/>
                  <w:marTop w:val="0"/>
                  <w:marBottom w:val="0"/>
                  <w:divBdr>
                    <w:top w:val="none" w:sz="0" w:space="0" w:color="auto"/>
                    <w:left w:val="none" w:sz="0" w:space="0" w:color="auto"/>
                    <w:bottom w:val="none" w:sz="0" w:space="0" w:color="auto"/>
                    <w:right w:val="none" w:sz="0" w:space="0" w:color="auto"/>
                  </w:divBdr>
                  <w:divsChild>
                    <w:div w:id="1853567312">
                      <w:marLeft w:val="0"/>
                      <w:marRight w:val="0"/>
                      <w:marTop w:val="0"/>
                      <w:marBottom w:val="0"/>
                      <w:divBdr>
                        <w:top w:val="none" w:sz="0" w:space="0" w:color="auto"/>
                        <w:left w:val="none" w:sz="0" w:space="0" w:color="auto"/>
                        <w:bottom w:val="none" w:sz="0" w:space="0" w:color="auto"/>
                        <w:right w:val="none" w:sz="0" w:space="0" w:color="auto"/>
                      </w:divBdr>
                    </w:div>
                  </w:divsChild>
                </w:div>
                <w:div w:id="1184127218">
                  <w:marLeft w:val="0"/>
                  <w:marRight w:val="0"/>
                  <w:marTop w:val="0"/>
                  <w:marBottom w:val="0"/>
                  <w:divBdr>
                    <w:top w:val="none" w:sz="0" w:space="0" w:color="auto"/>
                    <w:left w:val="none" w:sz="0" w:space="0" w:color="auto"/>
                    <w:bottom w:val="none" w:sz="0" w:space="0" w:color="auto"/>
                    <w:right w:val="none" w:sz="0" w:space="0" w:color="auto"/>
                  </w:divBdr>
                  <w:divsChild>
                    <w:div w:id="1446996154">
                      <w:marLeft w:val="0"/>
                      <w:marRight w:val="0"/>
                      <w:marTop w:val="0"/>
                      <w:marBottom w:val="0"/>
                      <w:divBdr>
                        <w:top w:val="none" w:sz="0" w:space="0" w:color="auto"/>
                        <w:left w:val="none" w:sz="0" w:space="0" w:color="auto"/>
                        <w:bottom w:val="none" w:sz="0" w:space="0" w:color="auto"/>
                        <w:right w:val="none" w:sz="0" w:space="0" w:color="auto"/>
                      </w:divBdr>
                    </w:div>
                  </w:divsChild>
                </w:div>
                <w:div w:id="1554468649">
                  <w:marLeft w:val="0"/>
                  <w:marRight w:val="0"/>
                  <w:marTop w:val="0"/>
                  <w:marBottom w:val="0"/>
                  <w:divBdr>
                    <w:top w:val="none" w:sz="0" w:space="0" w:color="auto"/>
                    <w:left w:val="none" w:sz="0" w:space="0" w:color="auto"/>
                    <w:bottom w:val="none" w:sz="0" w:space="0" w:color="auto"/>
                    <w:right w:val="none" w:sz="0" w:space="0" w:color="auto"/>
                  </w:divBdr>
                  <w:divsChild>
                    <w:div w:id="1471286102">
                      <w:marLeft w:val="0"/>
                      <w:marRight w:val="0"/>
                      <w:marTop w:val="0"/>
                      <w:marBottom w:val="0"/>
                      <w:divBdr>
                        <w:top w:val="none" w:sz="0" w:space="0" w:color="auto"/>
                        <w:left w:val="none" w:sz="0" w:space="0" w:color="auto"/>
                        <w:bottom w:val="none" w:sz="0" w:space="0" w:color="auto"/>
                        <w:right w:val="none" w:sz="0" w:space="0" w:color="auto"/>
                      </w:divBdr>
                    </w:div>
                  </w:divsChild>
                </w:div>
                <w:div w:id="584077112">
                  <w:marLeft w:val="0"/>
                  <w:marRight w:val="0"/>
                  <w:marTop w:val="0"/>
                  <w:marBottom w:val="0"/>
                  <w:divBdr>
                    <w:top w:val="none" w:sz="0" w:space="0" w:color="auto"/>
                    <w:left w:val="none" w:sz="0" w:space="0" w:color="auto"/>
                    <w:bottom w:val="none" w:sz="0" w:space="0" w:color="auto"/>
                    <w:right w:val="none" w:sz="0" w:space="0" w:color="auto"/>
                  </w:divBdr>
                  <w:divsChild>
                    <w:div w:id="1902978852">
                      <w:marLeft w:val="0"/>
                      <w:marRight w:val="0"/>
                      <w:marTop w:val="0"/>
                      <w:marBottom w:val="0"/>
                      <w:divBdr>
                        <w:top w:val="none" w:sz="0" w:space="0" w:color="auto"/>
                        <w:left w:val="none" w:sz="0" w:space="0" w:color="auto"/>
                        <w:bottom w:val="none" w:sz="0" w:space="0" w:color="auto"/>
                        <w:right w:val="none" w:sz="0" w:space="0" w:color="auto"/>
                      </w:divBdr>
                    </w:div>
                  </w:divsChild>
                </w:div>
                <w:div w:id="2048336395">
                  <w:marLeft w:val="0"/>
                  <w:marRight w:val="0"/>
                  <w:marTop w:val="0"/>
                  <w:marBottom w:val="0"/>
                  <w:divBdr>
                    <w:top w:val="none" w:sz="0" w:space="0" w:color="auto"/>
                    <w:left w:val="none" w:sz="0" w:space="0" w:color="auto"/>
                    <w:bottom w:val="none" w:sz="0" w:space="0" w:color="auto"/>
                    <w:right w:val="none" w:sz="0" w:space="0" w:color="auto"/>
                  </w:divBdr>
                  <w:divsChild>
                    <w:div w:id="1109351934">
                      <w:marLeft w:val="0"/>
                      <w:marRight w:val="0"/>
                      <w:marTop w:val="0"/>
                      <w:marBottom w:val="0"/>
                      <w:divBdr>
                        <w:top w:val="none" w:sz="0" w:space="0" w:color="auto"/>
                        <w:left w:val="none" w:sz="0" w:space="0" w:color="auto"/>
                        <w:bottom w:val="none" w:sz="0" w:space="0" w:color="auto"/>
                        <w:right w:val="none" w:sz="0" w:space="0" w:color="auto"/>
                      </w:divBdr>
                    </w:div>
                  </w:divsChild>
                </w:div>
                <w:div w:id="448858343">
                  <w:marLeft w:val="0"/>
                  <w:marRight w:val="0"/>
                  <w:marTop w:val="0"/>
                  <w:marBottom w:val="0"/>
                  <w:divBdr>
                    <w:top w:val="none" w:sz="0" w:space="0" w:color="auto"/>
                    <w:left w:val="none" w:sz="0" w:space="0" w:color="auto"/>
                    <w:bottom w:val="none" w:sz="0" w:space="0" w:color="auto"/>
                    <w:right w:val="none" w:sz="0" w:space="0" w:color="auto"/>
                  </w:divBdr>
                  <w:divsChild>
                    <w:div w:id="322318377">
                      <w:marLeft w:val="0"/>
                      <w:marRight w:val="0"/>
                      <w:marTop w:val="0"/>
                      <w:marBottom w:val="0"/>
                      <w:divBdr>
                        <w:top w:val="none" w:sz="0" w:space="0" w:color="auto"/>
                        <w:left w:val="none" w:sz="0" w:space="0" w:color="auto"/>
                        <w:bottom w:val="none" w:sz="0" w:space="0" w:color="auto"/>
                        <w:right w:val="none" w:sz="0" w:space="0" w:color="auto"/>
                      </w:divBdr>
                    </w:div>
                  </w:divsChild>
                </w:div>
                <w:div w:id="1822383696">
                  <w:marLeft w:val="0"/>
                  <w:marRight w:val="0"/>
                  <w:marTop w:val="0"/>
                  <w:marBottom w:val="0"/>
                  <w:divBdr>
                    <w:top w:val="none" w:sz="0" w:space="0" w:color="auto"/>
                    <w:left w:val="none" w:sz="0" w:space="0" w:color="auto"/>
                    <w:bottom w:val="none" w:sz="0" w:space="0" w:color="auto"/>
                    <w:right w:val="none" w:sz="0" w:space="0" w:color="auto"/>
                  </w:divBdr>
                  <w:divsChild>
                    <w:div w:id="346760644">
                      <w:marLeft w:val="0"/>
                      <w:marRight w:val="0"/>
                      <w:marTop w:val="0"/>
                      <w:marBottom w:val="0"/>
                      <w:divBdr>
                        <w:top w:val="none" w:sz="0" w:space="0" w:color="auto"/>
                        <w:left w:val="none" w:sz="0" w:space="0" w:color="auto"/>
                        <w:bottom w:val="none" w:sz="0" w:space="0" w:color="auto"/>
                        <w:right w:val="none" w:sz="0" w:space="0" w:color="auto"/>
                      </w:divBdr>
                    </w:div>
                  </w:divsChild>
                </w:div>
                <w:div w:id="587931523">
                  <w:marLeft w:val="0"/>
                  <w:marRight w:val="0"/>
                  <w:marTop w:val="0"/>
                  <w:marBottom w:val="0"/>
                  <w:divBdr>
                    <w:top w:val="none" w:sz="0" w:space="0" w:color="auto"/>
                    <w:left w:val="none" w:sz="0" w:space="0" w:color="auto"/>
                    <w:bottom w:val="none" w:sz="0" w:space="0" w:color="auto"/>
                    <w:right w:val="none" w:sz="0" w:space="0" w:color="auto"/>
                  </w:divBdr>
                  <w:divsChild>
                    <w:div w:id="1008286585">
                      <w:marLeft w:val="0"/>
                      <w:marRight w:val="0"/>
                      <w:marTop w:val="0"/>
                      <w:marBottom w:val="0"/>
                      <w:divBdr>
                        <w:top w:val="none" w:sz="0" w:space="0" w:color="auto"/>
                        <w:left w:val="none" w:sz="0" w:space="0" w:color="auto"/>
                        <w:bottom w:val="none" w:sz="0" w:space="0" w:color="auto"/>
                        <w:right w:val="none" w:sz="0" w:space="0" w:color="auto"/>
                      </w:divBdr>
                    </w:div>
                  </w:divsChild>
                </w:div>
                <w:div w:id="417215758">
                  <w:marLeft w:val="0"/>
                  <w:marRight w:val="0"/>
                  <w:marTop w:val="0"/>
                  <w:marBottom w:val="0"/>
                  <w:divBdr>
                    <w:top w:val="none" w:sz="0" w:space="0" w:color="auto"/>
                    <w:left w:val="none" w:sz="0" w:space="0" w:color="auto"/>
                    <w:bottom w:val="none" w:sz="0" w:space="0" w:color="auto"/>
                    <w:right w:val="none" w:sz="0" w:space="0" w:color="auto"/>
                  </w:divBdr>
                  <w:divsChild>
                    <w:div w:id="1656565831">
                      <w:marLeft w:val="0"/>
                      <w:marRight w:val="0"/>
                      <w:marTop w:val="0"/>
                      <w:marBottom w:val="0"/>
                      <w:divBdr>
                        <w:top w:val="none" w:sz="0" w:space="0" w:color="auto"/>
                        <w:left w:val="none" w:sz="0" w:space="0" w:color="auto"/>
                        <w:bottom w:val="none" w:sz="0" w:space="0" w:color="auto"/>
                        <w:right w:val="none" w:sz="0" w:space="0" w:color="auto"/>
                      </w:divBdr>
                    </w:div>
                  </w:divsChild>
                </w:div>
                <w:div w:id="655651562">
                  <w:marLeft w:val="0"/>
                  <w:marRight w:val="0"/>
                  <w:marTop w:val="0"/>
                  <w:marBottom w:val="0"/>
                  <w:divBdr>
                    <w:top w:val="none" w:sz="0" w:space="0" w:color="auto"/>
                    <w:left w:val="none" w:sz="0" w:space="0" w:color="auto"/>
                    <w:bottom w:val="none" w:sz="0" w:space="0" w:color="auto"/>
                    <w:right w:val="none" w:sz="0" w:space="0" w:color="auto"/>
                  </w:divBdr>
                  <w:divsChild>
                    <w:div w:id="1638142561">
                      <w:marLeft w:val="0"/>
                      <w:marRight w:val="0"/>
                      <w:marTop w:val="0"/>
                      <w:marBottom w:val="0"/>
                      <w:divBdr>
                        <w:top w:val="none" w:sz="0" w:space="0" w:color="auto"/>
                        <w:left w:val="none" w:sz="0" w:space="0" w:color="auto"/>
                        <w:bottom w:val="none" w:sz="0" w:space="0" w:color="auto"/>
                        <w:right w:val="none" w:sz="0" w:space="0" w:color="auto"/>
                      </w:divBdr>
                    </w:div>
                  </w:divsChild>
                </w:div>
                <w:div w:id="1707438300">
                  <w:marLeft w:val="0"/>
                  <w:marRight w:val="0"/>
                  <w:marTop w:val="0"/>
                  <w:marBottom w:val="0"/>
                  <w:divBdr>
                    <w:top w:val="none" w:sz="0" w:space="0" w:color="auto"/>
                    <w:left w:val="none" w:sz="0" w:space="0" w:color="auto"/>
                    <w:bottom w:val="none" w:sz="0" w:space="0" w:color="auto"/>
                    <w:right w:val="none" w:sz="0" w:space="0" w:color="auto"/>
                  </w:divBdr>
                  <w:divsChild>
                    <w:div w:id="369232409">
                      <w:marLeft w:val="0"/>
                      <w:marRight w:val="0"/>
                      <w:marTop w:val="0"/>
                      <w:marBottom w:val="0"/>
                      <w:divBdr>
                        <w:top w:val="none" w:sz="0" w:space="0" w:color="auto"/>
                        <w:left w:val="none" w:sz="0" w:space="0" w:color="auto"/>
                        <w:bottom w:val="none" w:sz="0" w:space="0" w:color="auto"/>
                        <w:right w:val="none" w:sz="0" w:space="0" w:color="auto"/>
                      </w:divBdr>
                    </w:div>
                  </w:divsChild>
                </w:div>
                <w:div w:id="748501381">
                  <w:marLeft w:val="0"/>
                  <w:marRight w:val="0"/>
                  <w:marTop w:val="0"/>
                  <w:marBottom w:val="0"/>
                  <w:divBdr>
                    <w:top w:val="none" w:sz="0" w:space="0" w:color="auto"/>
                    <w:left w:val="none" w:sz="0" w:space="0" w:color="auto"/>
                    <w:bottom w:val="none" w:sz="0" w:space="0" w:color="auto"/>
                    <w:right w:val="none" w:sz="0" w:space="0" w:color="auto"/>
                  </w:divBdr>
                  <w:divsChild>
                    <w:div w:id="1545365522">
                      <w:marLeft w:val="0"/>
                      <w:marRight w:val="0"/>
                      <w:marTop w:val="0"/>
                      <w:marBottom w:val="0"/>
                      <w:divBdr>
                        <w:top w:val="none" w:sz="0" w:space="0" w:color="auto"/>
                        <w:left w:val="none" w:sz="0" w:space="0" w:color="auto"/>
                        <w:bottom w:val="none" w:sz="0" w:space="0" w:color="auto"/>
                        <w:right w:val="none" w:sz="0" w:space="0" w:color="auto"/>
                      </w:divBdr>
                    </w:div>
                  </w:divsChild>
                </w:div>
                <w:div w:id="807936848">
                  <w:marLeft w:val="0"/>
                  <w:marRight w:val="0"/>
                  <w:marTop w:val="0"/>
                  <w:marBottom w:val="0"/>
                  <w:divBdr>
                    <w:top w:val="none" w:sz="0" w:space="0" w:color="auto"/>
                    <w:left w:val="none" w:sz="0" w:space="0" w:color="auto"/>
                    <w:bottom w:val="none" w:sz="0" w:space="0" w:color="auto"/>
                    <w:right w:val="none" w:sz="0" w:space="0" w:color="auto"/>
                  </w:divBdr>
                  <w:divsChild>
                    <w:div w:id="1038119178">
                      <w:marLeft w:val="0"/>
                      <w:marRight w:val="0"/>
                      <w:marTop w:val="0"/>
                      <w:marBottom w:val="0"/>
                      <w:divBdr>
                        <w:top w:val="none" w:sz="0" w:space="0" w:color="auto"/>
                        <w:left w:val="none" w:sz="0" w:space="0" w:color="auto"/>
                        <w:bottom w:val="none" w:sz="0" w:space="0" w:color="auto"/>
                        <w:right w:val="none" w:sz="0" w:space="0" w:color="auto"/>
                      </w:divBdr>
                    </w:div>
                  </w:divsChild>
                </w:div>
                <w:div w:id="1015427682">
                  <w:marLeft w:val="0"/>
                  <w:marRight w:val="0"/>
                  <w:marTop w:val="0"/>
                  <w:marBottom w:val="0"/>
                  <w:divBdr>
                    <w:top w:val="none" w:sz="0" w:space="0" w:color="auto"/>
                    <w:left w:val="none" w:sz="0" w:space="0" w:color="auto"/>
                    <w:bottom w:val="none" w:sz="0" w:space="0" w:color="auto"/>
                    <w:right w:val="none" w:sz="0" w:space="0" w:color="auto"/>
                  </w:divBdr>
                  <w:divsChild>
                    <w:div w:id="1260984383">
                      <w:marLeft w:val="0"/>
                      <w:marRight w:val="0"/>
                      <w:marTop w:val="0"/>
                      <w:marBottom w:val="0"/>
                      <w:divBdr>
                        <w:top w:val="none" w:sz="0" w:space="0" w:color="auto"/>
                        <w:left w:val="none" w:sz="0" w:space="0" w:color="auto"/>
                        <w:bottom w:val="none" w:sz="0" w:space="0" w:color="auto"/>
                        <w:right w:val="none" w:sz="0" w:space="0" w:color="auto"/>
                      </w:divBdr>
                    </w:div>
                  </w:divsChild>
                </w:div>
                <w:div w:id="963999296">
                  <w:marLeft w:val="0"/>
                  <w:marRight w:val="0"/>
                  <w:marTop w:val="0"/>
                  <w:marBottom w:val="0"/>
                  <w:divBdr>
                    <w:top w:val="none" w:sz="0" w:space="0" w:color="auto"/>
                    <w:left w:val="none" w:sz="0" w:space="0" w:color="auto"/>
                    <w:bottom w:val="none" w:sz="0" w:space="0" w:color="auto"/>
                    <w:right w:val="none" w:sz="0" w:space="0" w:color="auto"/>
                  </w:divBdr>
                  <w:divsChild>
                    <w:div w:id="1614752379">
                      <w:marLeft w:val="0"/>
                      <w:marRight w:val="0"/>
                      <w:marTop w:val="0"/>
                      <w:marBottom w:val="0"/>
                      <w:divBdr>
                        <w:top w:val="none" w:sz="0" w:space="0" w:color="auto"/>
                        <w:left w:val="none" w:sz="0" w:space="0" w:color="auto"/>
                        <w:bottom w:val="none" w:sz="0" w:space="0" w:color="auto"/>
                        <w:right w:val="none" w:sz="0" w:space="0" w:color="auto"/>
                      </w:divBdr>
                    </w:div>
                  </w:divsChild>
                </w:div>
                <w:div w:id="126053018">
                  <w:marLeft w:val="0"/>
                  <w:marRight w:val="0"/>
                  <w:marTop w:val="0"/>
                  <w:marBottom w:val="0"/>
                  <w:divBdr>
                    <w:top w:val="none" w:sz="0" w:space="0" w:color="auto"/>
                    <w:left w:val="none" w:sz="0" w:space="0" w:color="auto"/>
                    <w:bottom w:val="none" w:sz="0" w:space="0" w:color="auto"/>
                    <w:right w:val="none" w:sz="0" w:space="0" w:color="auto"/>
                  </w:divBdr>
                  <w:divsChild>
                    <w:div w:id="327483826">
                      <w:marLeft w:val="0"/>
                      <w:marRight w:val="0"/>
                      <w:marTop w:val="0"/>
                      <w:marBottom w:val="0"/>
                      <w:divBdr>
                        <w:top w:val="none" w:sz="0" w:space="0" w:color="auto"/>
                        <w:left w:val="none" w:sz="0" w:space="0" w:color="auto"/>
                        <w:bottom w:val="none" w:sz="0" w:space="0" w:color="auto"/>
                        <w:right w:val="none" w:sz="0" w:space="0" w:color="auto"/>
                      </w:divBdr>
                    </w:div>
                  </w:divsChild>
                </w:div>
                <w:div w:id="67044268">
                  <w:marLeft w:val="0"/>
                  <w:marRight w:val="0"/>
                  <w:marTop w:val="0"/>
                  <w:marBottom w:val="0"/>
                  <w:divBdr>
                    <w:top w:val="none" w:sz="0" w:space="0" w:color="auto"/>
                    <w:left w:val="none" w:sz="0" w:space="0" w:color="auto"/>
                    <w:bottom w:val="none" w:sz="0" w:space="0" w:color="auto"/>
                    <w:right w:val="none" w:sz="0" w:space="0" w:color="auto"/>
                  </w:divBdr>
                  <w:divsChild>
                    <w:div w:id="1276252898">
                      <w:marLeft w:val="0"/>
                      <w:marRight w:val="0"/>
                      <w:marTop w:val="0"/>
                      <w:marBottom w:val="0"/>
                      <w:divBdr>
                        <w:top w:val="none" w:sz="0" w:space="0" w:color="auto"/>
                        <w:left w:val="none" w:sz="0" w:space="0" w:color="auto"/>
                        <w:bottom w:val="none" w:sz="0" w:space="0" w:color="auto"/>
                        <w:right w:val="none" w:sz="0" w:space="0" w:color="auto"/>
                      </w:divBdr>
                    </w:div>
                  </w:divsChild>
                </w:div>
                <w:div w:id="1192959328">
                  <w:marLeft w:val="0"/>
                  <w:marRight w:val="0"/>
                  <w:marTop w:val="0"/>
                  <w:marBottom w:val="0"/>
                  <w:divBdr>
                    <w:top w:val="none" w:sz="0" w:space="0" w:color="auto"/>
                    <w:left w:val="none" w:sz="0" w:space="0" w:color="auto"/>
                    <w:bottom w:val="none" w:sz="0" w:space="0" w:color="auto"/>
                    <w:right w:val="none" w:sz="0" w:space="0" w:color="auto"/>
                  </w:divBdr>
                  <w:divsChild>
                    <w:div w:id="1593508642">
                      <w:marLeft w:val="0"/>
                      <w:marRight w:val="0"/>
                      <w:marTop w:val="0"/>
                      <w:marBottom w:val="0"/>
                      <w:divBdr>
                        <w:top w:val="none" w:sz="0" w:space="0" w:color="auto"/>
                        <w:left w:val="none" w:sz="0" w:space="0" w:color="auto"/>
                        <w:bottom w:val="none" w:sz="0" w:space="0" w:color="auto"/>
                        <w:right w:val="none" w:sz="0" w:space="0" w:color="auto"/>
                      </w:divBdr>
                    </w:div>
                  </w:divsChild>
                </w:div>
                <w:div w:id="513302315">
                  <w:marLeft w:val="0"/>
                  <w:marRight w:val="0"/>
                  <w:marTop w:val="0"/>
                  <w:marBottom w:val="0"/>
                  <w:divBdr>
                    <w:top w:val="none" w:sz="0" w:space="0" w:color="auto"/>
                    <w:left w:val="none" w:sz="0" w:space="0" w:color="auto"/>
                    <w:bottom w:val="none" w:sz="0" w:space="0" w:color="auto"/>
                    <w:right w:val="none" w:sz="0" w:space="0" w:color="auto"/>
                  </w:divBdr>
                  <w:divsChild>
                    <w:div w:id="2035229753">
                      <w:marLeft w:val="0"/>
                      <w:marRight w:val="0"/>
                      <w:marTop w:val="0"/>
                      <w:marBottom w:val="0"/>
                      <w:divBdr>
                        <w:top w:val="none" w:sz="0" w:space="0" w:color="auto"/>
                        <w:left w:val="none" w:sz="0" w:space="0" w:color="auto"/>
                        <w:bottom w:val="none" w:sz="0" w:space="0" w:color="auto"/>
                        <w:right w:val="none" w:sz="0" w:space="0" w:color="auto"/>
                      </w:divBdr>
                    </w:div>
                  </w:divsChild>
                </w:div>
                <w:div w:id="605964078">
                  <w:marLeft w:val="0"/>
                  <w:marRight w:val="0"/>
                  <w:marTop w:val="0"/>
                  <w:marBottom w:val="0"/>
                  <w:divBdr>
                    <w:top w:val="none" w:sz="0" w:space="0" w:color="auto"/>
                    <w:left w:val="none" w:sz="0" w:space="0" w:color="auto"/>
                    <w:bottom w:val="none" w:sz="0" w:space="0" w:color="auto"/>
                    <w:right w:val="none" w:sz="0" w:space="0" w:color="auto"/>
                  </w:divBdr>
                  <w:divsChild>
                    <w:div w:id="522942019">
                      <w:marLeft w:val="0"/>
                      <w:marRight w:val="0"/>
                      <w:marTop w:val="0"/>
                      <w:marBottom w:val="0"/>
                      <w:divBdr>
                        <w:top w:val="none" w:sz="0" w:space="0" w:color="auto"/>
                        <w:left w:val="none" w:sz="0" w:space="0" w:color="auto"/>
                        <w:bottom w:val="none" w:sz="0" w:space="0" w:color="auto"/>
                        <w:right w:val="none" w:sz="0" w:space="0" w:color="auto"/>
                      </w:divBdr>
                    </w:div>
                  </w:divsChild>
                </w:div>
                <w:div w:id="865337359">
                  <w:marLeft w:val="0"/>
                  <w:marRight w:val="0"/>
                  <w:marTop w:val="0"/>
                  <w:marBottom w:val="0"/>
                  <w:divBdr>
                    <w:top w:val="none" w:sz="0" w:space="0" w:color="auto"/>
                    <w:left w:val="none" w:sz="0" w:space="0" w:color="auto"/>
                    <w:bottom w:val="none" w:sz="0" w:space="0" w:color="auto"/>
                    <w:right w:val="none" w:sz="0" w:space="0" w:color="auto"/>
                  </w:divBdr>
                  <w:divsChild>
                    <w:div w:id="1150827058">
                      <w:marLeft w:val="0"/>
                      <w:marRight w:val="0"/>
                      <w:marTop w:val="0"/>
                      <w:marBottom w:val="0"/>
                      <w:divBdr>
                        <w:top w:val="none" w:sz="0" w:space="0" w:color="auto"/>
                        <w:left w:val="none" w:sz="0" w:space="0" w:color="auto"/>
                        <w:bottom w:val="none" w:sz="0" w:space="0" w:color="auto"/>
                        <w:right w:val="none" w:sz="0" w:space="0" w:color="auto"/>
                      </w:divBdr>
                    </w:div>
                  </w:divsChild>
                </w:div>
                <w:div w:id="1252738765">
                  <w:marLeft w:val="0"/>
                  <w:marRight w:val="0"/>
                  <w:marTop w:val="0"/>
                  <w:marBottom w:val="0"/>
                  <w:divBdr>
                    <w:top w:val="none" w:sz="0" w:space="0" w:color="auto"/>
                    <w:left w:val="none" w:sz="0" w:space="0" w:color="auto"/>
                    <w:bottom w:val="none" w:sz="0" w:space="0" w:color="auto"/>
                    <w:right w:val="none" w:sz="0" w:space="0" w:color="auto"/>
                  </w:divBdr>
                  <w:divsChild>
                    <w:div w:id="1332636011">
                      <w:marLeft w:val="0"/>
                      <w:marRight w:val="0"/>
                      <w:marTop w:val="0"/>
                      <w:marBottom w:val="0"/>
                      <w:divBdr>
                        <w:top w:val="none" w:sz="0" w:space="0" w:color="auto"/>
                        <w:left w:val="none" w:sz="0" w:space="0" w:color="auto"/>
                        <w:bottom w:val="none" w:sz="0" w:space="0" w:color="auto"/>
                        <w:right w:val="none" w:sz="0" w:space="0" w:color="auto"/>
                      </w:divBdr>
                    </w:div>
                  </w:divsChild>
                </w:div>
                <w:div w:id="1857815605">
                  <w:marLeft w:val="0"/>
                  <w:marRight w:val="0"/>
                  <w:marTop w:val="0"/>
                  <w:marBottom w:val="0"/>
                  <w:divBdr>
                    <w:top w:val="none" w:sz="0" w:space="0" w:color="auto"/>
                    <w:left w:val="none" w:sz="0" w:space="0" w:color="auto"/>
                    <w:bottom w:val="none" w:sz="0" w:space="0" w:color="auto"/>
                    <w:right w:val="none" w:sz="0" w:space="0" w:color="auto"/>
                  </w:divBdr>
                  <w:divsChild>
                    <w:div w:id="838693812">
                      <w:marLeft w:val="0"/>
                      <w:marRight w:val="0"/>
                      <w:marTop w:val="0"/>
                      <w:marBottom w:val="0"/>
                      <w:divBdr>
                        <w:top w:val="none" w:sz="0" w:space="0" w:color="auto"/>
                        <w:left w:val="none" w:sz="0" w:space="0" w:color="auto"/>
                        <w:bottom w:val="none" w:sz="0" w:space="0" w:color="auto"/>
                        <w:right w:val="none" w:sz="0" w:space="0" w:color="auto"/>
                      </w:divBdr>
                    </w:div>
                  </w:divsChild>
                </w:div>
                <w:div w:id="121656341">
                  <w:marLeft w:val="0"/>
                  <w:marRight w:val="0"/>
                  <w:marTop w:val="0"/>
                  <w:marBottom w:val="0"/>
                  <w:divBdr>
                    <w:top w:val="none" w:sz="0" w:space="0" w:color="auto"/>
                    <w:left w:val="none" w:sz="0" w:space="0" w:color="auto"/>
                    <w:bottom w:val="none" w:sz="0" w:space="0" w:color="auto"/>
                    <w:right w:val="none" w:sz="0" w:space="0" w:color="auto"/>
                  </w:divBdr>
                  <w:divsChild>
                    <w:div w:id="1900901504">
                      <w:marLeft w:val="0"/>
                      <w:marRight w:val="0"/>
                      <w:marTop w:val="0"/>
                      <w:marBottom w:val="0"/>
                      <w:divBdr>
                        <w:top w:val="none" w:sz="0" w:space="0" w:color="auto"/>
                        <w:left w:val="none" w:sz="0" w:space="0" w:color="auto"/>
                        <w:bottom w:val="none" w:sz="0" w:space="0" w:color="auto"/>
                        <w:right w:val="none" w:sz="0" w:space="0" w:color="auto"/>
                      </w:divBdr>
                    </w:div>
                  </w:divsChild>
                </w:div>
                <w:div w:id="237331504">
                  <w:marLeft w:val="0"/>
                  <w:marRight w:val="0"/>
                  <w:marTop w:val="0"/>
                  <w:marBottom w:val="0"/>
                  <w:divBdr>
                    <w:top w:val="none" w:sz="0" w:space="0" w:color="auto"/>
                    <w:left w:val="none" w:sz="0" w:space="0" w:color="auto"/>
                    <w:bottom w:val="none" w:sz="0" w:space="0" w:color="auto"/>
                    <w:right w:val="none" w:sz="0" w:space="0" w:color="auto"/>
                  </w:divBdr>
                  <w:divsChild>
                    <w:div w:id="1322805372">
                      <w:marLeft w:val="0"/>
                      <w:marRight w:val="0"/>
                      <w:marTop w:val="0"/>
                      <w:marBottom w:val="0"/>
                      <w:divBdr>
                        <w:top w:val="none" w:sz="0" w:space="0" w:color="auto"/>
                        <w:left w:val="none" w:sz="0" w:space="0" w:color="auto"/>
                        <w:bottom w:val="none" w:sz="0" w:space="0" w:color="auto"/>
                        <w:right w:val="none" w:sz="0" w:space="0" w:color="auto"/>
                      </w:divBdr>
                    </w:div>
                  </w:divsChild>
                </w:div>
                <w:div w:id="1101603961">
                  <w:marLeft w:val="0"/>
                  <w:marRight w:val="0"/>
                  <w:marTop w:val="0"/>
                  <w:marBottom w:val="0"/>
                  <w:divBdr>
                    <w:top w:val="none" w:sz="0" w:space="0" w:color="auto"/>
                    <w:left w:val="none" w:sz="0" w:space="0" w:color="auto"/>
                    <w:bottom w:val="none" w:sz="0" w:space="0" w:color="auto"/>
                    <w:right w:val="none" w:sz="0" w:space="0" w:color="auto"/>
                  </w:divBdr>
                  <w:divsChild>
                    <w:div w:id="663703556">
                      <w:marLeft w:val="0"/>
                      <w:marRight w:val="0"/>
                      <w:marTop w:val="0"/>
                      <w:marBottom w:val="0"/>
                      <w:divBdr>
                        <w:top w:val="none" w:sz="0" w:space="0" w:color="auto"/>
                        <w:left w:val="none" w:sz="0" w:space="0" w:color="auto"/>
                        <w:bottom w:val="none" w:sz="0" w:space="0" w:color="auto"/>
                        <w:right w:val="none" w:sz="0" w:space="0" w:color="auto"/>
                      </w:divBdr>
                    </w:div>
                  </w:divsChild>
                </w:div>
                <w:div w:id="1925602959">
                  <w:marLeft w:val="0"/>
                  <w:marRight w:val="0"/>
                  <w:marTop w:val="0"/>
                  <w:marBottom w:val="0"/>
                  <w:divBdr>
                    <w:top w:val="none" w:sz="0" w:space="0" w:color="auto"/>
                    <w:left w:val="none" w:sz="0" w:space="0" w:color="auto"/>
                    <w:bottom w:val="none" w:sz="0" w:space="0" w:color="auto"/>
                    <w:right w:val="none" w:sz="0" w:space="0" w:color="auto"/>
                  </w:divBdr>
                  <w:divsChild>
                    <w:div w:id="964234654">
                      <w:marLeft w:val="0"/>
                      <w:marRight w:val="0"/>
                      <w:marTop w:val="0"/>
                      <w:marBottom w:val="0"/>
                      <w:divBdr>
                        <w:top w:val="none" w:sz="0" w:space="0" w:color="auto"/>
                        <w:left w:val="none" w:sz="0" w:space="0" w:color="auto"/>
                        <w:bottom w:val="none" w:sz="0" w:space="0" w:color="auto"/>
                        <w:right w:val="none" w:sz="0" w:space="0" w:color="auto"/>
                      </w:divBdr>
                    </w:div>
                  </w:divsChild>
                </w:div>
                <w:div w:id="1240024305">
                  <w:marLeft w:val="0"/>
                  <w:marRight w:val="0"/>
                  <w:marTop w:val="0"/>
                  <w:marBottom w:val="0"/>
                  <w:divBdr>
                    <w:top w:val="none" w:sz="0" w:space="0" w:color="auto"/>
                    <w:left w:val="none" w:sz="0" w:space="0" w:color="auto"/>
                    <w:bottom w:val="none" w:sz="0" w:space="0" w:color="auto"/>
                    <w:right w:val="none" w:sz="0" w:space="0" w:color="auto"/>
                  </w:divBdr>
                  <w:divsChild>
                    <w:div w:id="789589657">
                      <w:marLeft w:val="0"/>
                      <w:marRight w:val="0"/>
                      <w:marTop w:val="0"/>
                      <w:marBottom w:val="0"/>
                      <w:divBdr>
                        <w:top w:val="none" w:sz="0" w:space="0" w:color="auto"/>
                        <w:left w:val="none" w:sz="0" w:space="0" w:color="auto"/>
                        <w:bottom w:val="none" w:sz="0" w:space="0" w:color="auto"/>
                        <w:right w:val="none" w:sz="0" w:space="0" w:color="auto"/>
                      </w:divBdr>
                    </w:div>
                  </w:divsChild>
                </w:div>
                <w:div w:id="970089462">
                  <w:marLeft w:val="0"/>
                  <w:marRight w:val="0"/>
                  <w:marTop w:val="0"/>
                  <w:marBottom w:val="0"/>
                  <w:divBdr>
                    <w:top w:val="none" w:sz="0" w:space="0" w:color="auto"/>
                    <w:left w:val="none" w:sz="0" w:space="0" w:color="auto"/>
                    <w:bottom w:val="none" w:sz="0" w:space="0" w:color="auto"/>
                    <w:right w:val="none" w:sz="0" w:space="0" w:color="auto"/>
                  </w:divBdr>
                  <w:divsChild>
                    <w:div w:id="2011060879">
                      <w:marLeft w:val="0"/>
                      <w:marRight w:val="0"/>
                      <w:marTop w:val="0"/>
                      <w:marBottom w:val="0"/>
                      <w:divBdr>
                        <w:top w:val="none" w:sz="0" w:space="0" w:color="auto"/>
                        <w:left w:val="none" w:sz="0" w:space="0" w:color="auto"/>
                        <w:bottom w:val="none" w:sz="0" w:space="0" w:color="auto"/>
                        <w:right w:val="none" w:sz="0" w:space="0" w:color="auto"/>
                      </w:divBdr>
                    </w:div>
                  </w:divsChild>
                </w:div>
                <w:div w:id="2041201393">
                  <w:marLeft w:val="0"/>
                  <w:marRight w:val="0"/>
                  <w:marTop w:val="0"/>
                  <w:marBottom w:val="0"/>
                  <w:divBdr>
                    <w:top w:val="none" w:sz="0" w:space="0" w:color="auto"/>
                    <w:left w:val="none" w:sz="0" w:space="0" w:color="auto"/>
                    <w:bottom w:val="none" w:sz="0" w:space="0" w:color="auto"/>
                    <w:right w:val="none" w:sz="0" w:space="0" w:color="auto"/>
                  </w:divBdr>
                  <w:divsChild>
                    <w:div w:id="1946956393">
                      <w:marLeft w:val="0"/>
                      <w:marRight w:val="0"/>
                      <w:marTop w:val="0"/>
                      <w:marBottom w:val="0"/>
                      <w:divBdr>
                        <w:top w:val="none" w:sz="0" w:space="0" w:color="auto"/>
                        <w:left w:val="none" w:sz="0" w:space="0" w:color="auto"/>
                        <w:bottom w:val="none" w:sz="0" w:space="0" w:color="auto"/>
                        <w:right w:val="none" w:sz="0" w:space="0" w:color="auto"/>
                      </w:divBdr>
                    </w:div>
                  </w:divsChild>
                </w:div>
                <w:div w:id="94907274">
                  <w:marLeft w:val="0"/>
                  <w:marRight w:val="0"/>
                  <w:marTop w:val="0"/>
                  <w:marBottom w:val="0"/>
                  <w:divBdr>
                    <w:top w:val="none" w:sz="0" w:space="0" w:color="auto"/>
                    <w:left w:val="none" w:sz="0" w:space="0" w:color="auto"/>
                    <w:bottom w:val="none" w:sz="0" w:space="0" w:color="auto"/>
                    <w:right w:val="none" w:sz="0" w:space="0" w:color="auto"/>
                  </w:divBdr>
                  <w:divsChild>
                    <w:div w:id="695354660">
                      <w:marLeft w:val="0"/>
                      <w:marRight w:val="0"/>
                      <w:marTop w:val="0"/>
                      <w:marBottom w:val="0"/>
                      <w:divBdr>
                        <w:top w:val="none" w:sz="0" w:space="0" w:color="auto"/>
                        <w:left w:val="none" w:sz="0" w:space="0" w:color="auto"/>
                        <w:bottom w:val="none" w:sz="0" w:space="0" w:color="auto"/>
                        <w:right w:val="none" w:sz="0" w:space="0" w:color="auto"/>
                      </w:divBdr>
                    </w:div>
                  </w:divsChild>
                </w:div>
                <w:div w:id="1102841994">
                  <w:marLeft w:val="0"/>
                  <w:marRight w:val="0"/>
                  <w:marTop w:val="0"/>
                  <w:marBottom w:val="0"/>
                  <w:divBdr>
                    <w:top w:val="none" w:sz="0" w:space="0" w:color="auto"/>
                    <w:left w:val="none" w:sz="0" w:space="0" w:color="auto"/>
                    <w:bottom w:val="none" w:sz="0" w:space="0" w:color="auto"/>
                    <w:right w:val="none" w:sz="0" w:space="0" w:color="auto"/>
                  </w:divBdr>
                  <w:divsChild>
                    <w:div w:id="1928464703">
                      <w:marLeft w:val="0"/>
                      <w:marRight w:val="0"/>
                      <w:marTop w:val="0"/>
                      <w:marBottom w:val="0"/>
                      <w:divBdr>
                        <w:top w:val="none" w:sz="0" w:space="0" w:color="auto"/>
                        <w:left w:val="none" w:sz="0" w:space="0" w:color="auto"/>
                        <w:bottom w:val="none" w:sz="0" w:space="0" w:color="auto"/>
                        <w:right w:val="none" w:sz="0" w:space="0" w:color="auto"/>
                      </w:divBdr>
                    </w:div>
                  </w:divsChild>
                </w:div>
                <w:div w:id="286160850">
                  <w:marLeft w:val="0"/>
                  <w:marRight w:val="0"/>
                  <w:marTop w:val="0"/>
                  <w:marBottom w:val="0"/>
                  <w:divBdr>
                    <w:top w:val="none" w:sz="0" w:space="0" w:color="auto"/>
                    <w:left w:val="none" w:sz="0" w:space="0" w:color="auto"/>
                    <w:bottom w:val="none" w:sz="0" w:space="0" w:color="auto"/>
                    <w:right w:val="none" w:sz="0" w:space="0" w:color="auto"/>
                  </w:divBdr>
                  <w:divsChild>
                    <w:div w:id="862674030">
                      <w:marLeft w:val="0"/>
                      <w:marRight w:val="0"/>
                      <w:marTop w:val="0"/>
                      <w:marBottom w:val="0"/>
                      <w:divBdr>
                        <w:top w:val="none" w:sz="0" w:space="0" w:color="auto"/>
                        <w:left w:val="none" w:sz="0" w:space="0" w:color="auto"/>
                        <w:bottom w:val="none" w:sz="0" w:space="0" w:color="auto"/>
                        <w:right w:val="none" w:sz="0" w:space="0" w:color="auto"/>
                      </w:divBdr>
                    </w:div>
                  </w:divsChild>
                </w:div>
                <w:div w:id="2100443661">
                  <w:marLeft w:val="0"/>
                  <w:marRight w:val="0"/>
                  <w:marTop w:val="0"/>
                  <w:marBottom w:val="0"/>
                  <w:divBdr>
                    <w:top w:val="none" w:sz="0" w:space="0" w:color="auto"/>
                    <w:left w:val="none" w:sz="0" w:space="0" w:color="auto"/>
                    <w:bottom w:val="none" w:sz="0" w:space="0" w:color="auto"/>
                    <w:right w:val="none" w:sz="0" w:space="0" w:color="auto"/>
                  </w:divBdr>
                  <w:divsChild>
                    <w:div w:id="1725564251">
                      <w:marLeft w:val="0"/>
                      <w:marRight w:val="0"/>
                      <w:marTop w:val="0"/>
                      <w:marBottom w:val="0"/>
                      <w:divBdr>
                        <w:top w:val="none" w:sz="0" w:space="0" w:color="auto"/>
                        <w:left w:val="none" w:sz="0" w:space="0" w:color="auto"/>
                        <w:bottom w:val="none" w:sz="0" w:space="0" w:color="auto"/>
                        <w:right w:val="none" w:sz="0" w:space="0" w:color="auto"/>
                      </w:divBdr>
                    </w:div>
                  </w:divsChild>
                </w:div>
                <w:div w:id="1341857966">
                  <w:marLeft w:val="0"/>
                  <w:marRight w:val="0"/>
                  <w:marTop w:val="0"/>
                  <w:marBottom w:val="0"/>
                  <w:divBdr>
                    <w:top w:val="none" w:sz="0" w:space="0" w:color="auto"/>
                    <w:left w:val="none" w:sz="0" w:space="0" w:color="auto"/>
                    <w:bottom w:val="none" w:sz="0" w:space="0" w:color="auto"/>
                    <w:right w:val="none" w:sz="0" w:space="0" w:color="auto"/>
                  </w:divBdr>
                  <w:divsChild>
                    <w:div w:id="784228264">
                      <w:marLeft w:val="0"/>
                      <w:marRight w:val="0"/>
                      <w:marTop w:val="0"/>
                      <w:marBottom w:val="0"/>
                      <w:divBdr>
                        <w:top w:val="none" w:sz="0" w:space="0" w:color="auto"/>
                        <w:left w:val="none" w:sz="0" w:space="0" w:color="auto"/>
                        <w:bottom w:val="none" w:sz="0" w:space="0" w:color="auto"/>
                        <w:right w:val="none" w:sz="0" w:space="0" w:color="auto"/>
                      </w:divBdr>
                    </w:div>
                  </w:divsChild>
                </w:div>
                <w:div w:id="288364013">
                  <w:marLeft w:val="0"/>
                  <w:marRight w:val="0"/>
                  <w:marTop w:val="0"/>
                  <w:marBottom w:val="0"/>
                  <w:divBdr>
                    <w:top w:val="none" w:sz="0" w:space="0" w:color="auto"/>
                    <w:left w:val="none" w:sz="0" w:space="0" w:color="auto"/>
                    <w:bottom w:val="none" w:sz="0" w:space="0" w:color="auto"/>
                    <w:right w:val="none" w:sz="0" w:space="0" w:color="auto"/>
                  </w:divBdr>
                  <w:divsChild>
                    <w:div w:id="1351686199">
                      <w:marLeft w:val="0"/>
                      <w:marRight w:val="0"/>
                      <w:marTop w:val="0"/>
                      <w:marBottom w:val="0"/>
                      <w:divBdr>
                        <w:top w:val="none" w:sz="0" w:space="0" w:color="auto"/>
                        <w:left w:val="none" w:sz="0" w:space="0" w:color="auto"/>
                        <w:bottom w:val="none" w:sz="0" w:space="0" w:color="auto"/>
                        <w:right w:val="none" w:sz="0" w:space="0" w:color="auto"/>
                      </w:divBdr>
                    </w:div>
                  </w:divsChild>
                </w:div>
                <w:div w:id="975068025">
                  <w:marLeft w:val="0"/>
                  <w:marRight w:val="0"/>
                  <w:marTop w:val="0"/>
                  <w:marBottom w:val="0"/>
                  <w:divBdr>
                    <w:top w:val="none" w:sz="0" w:space="0" w:color="auto"/>
                    <w:left w:val="none" w:sz="0" w:space="0" w:color="auto"/>
                    <w:bottom w:val="none" w:sz="0" w:space="0" w:color="auto"/>
                    <w:right w:val="none" w:sz="0" w:space="0" w:color="auto"/>
                  </w:divBdr>
                  <w:divsChild>
                    <w:div w:id="1104300522">
                      <w:marLeft w:val="0"/>
                      <w:marRight w:val="0"/>
                      <w:marTop w:val="0"/>
                      <w:marBottom w:val="0"/>
                      <w:divBdr>
                        <w:top w:val="none" w:sz="0" w:space="0" w:color="auto"/>
                        <w:left w:val="none" w:sz="0" w:space="0" w:color="auto"/>
                        <w:bottom w:val="none" w:sz="0" w:space="0" w:color="auto"/>
                        <w:right w:val="none" w:sz="0" w:space="0" w:color="auto"/>
                      </w:divBdr>
                    </w:div>
                  </w:divsChild>
                </w:div>
                <w:div w:id="20791498">
                  <w:marLeft w:val="0"/>
                  <w:marRight w:val="0"/>
                  <w:marTop w:val="0"/>
                  <w:marBottom w:val="0"/>
                  <w:divBdr>
                    <w:top w:val="none" w:sz="0" w:space="0" w:color="auto"/>
                    <w:left w:val="none" w:sz="0" w:space="0" w:color="auto"/>
                    <w:bottom w:val="none" w:sz="0" w:space="0" w:color="auto"/>
                    <w:right w:val="none" w:sz="0" w:space="0" w:color="auto"/>
                  </w:divBdr>
                  <w:divsChild>
                    <w:div w:id="1366322901">
                      <w:marLeft w:val="0"/>
                      <w:marRight w:val="0"/>
                      <w:marTop w:val="0"/>
                      <w:marBottom w:val="0"/>
                      <w:divBdr>
                        <w:top w:val="none" w:sz="0" w:space="0" w:color="auto"/>
                        <w:left w:val="none" w:sz="0" w:space="0" w:color="auto"/>
                        <w:bottom w:val="none" w:sz="0" w:space="0" w:color="auto"/>
                        <w:right w:val="none" w:sz="0" w:space="0" w:color="auto"/>
                      </w:divBdr>
                    </w:div>
                  </w:divsChild>
                </w:div>
                <w:div w:id="724597198">
                  <w:marLeft w:val="0"/>
                  <w:marRight w:val="0"/>
                  <w:marTop w:val="0"/>
                  <w:marBottom w:val="0"/>
                  <w:divBdr>
                    <w:top w:val="none" w:sz="0" w:space="0" w:color="auto"/>
                    <w:left w:val="none" w:sz="0" w:space="0" w:color="auto"/>
                    <w:bottom w:val="none" w:sz="0" w:space="0" w:color="auto"/>
                    <w:right w:val="none" w:sz="0" w:space="0" w:color="auto"/>
                  </w:divBdr>
                  <w:divsChild>
                    <w:div w:id="555239497">
                      <w:marLeft w:val="0"/>
                      <w:marRight w:val="0"/>
                      <w:marTop w:val="0"/>
                      <w:marBottom w:val="0"/>
                      <w:divBdr>
                        <w:top w:val="none" w:sz="0" w:space="0" w:color="auto"/>
                        <w:left w:val="none" w:sz="0" w:space="0" w:color="auto"/>
                        <w:bottom w:val="none" w:sz="0" w:space="0" w:color="auto"/>
                        <w:right w:val="none" w:sz="0" w:space="0" w:color="auto"/>
                      </w:divBdr>
                    </w:div>
                  </w:divsChild>
                </w:div>
                <w:div w:id="105467585">
                  <w:marLeft w:val="0"/>
                  <w:marRight w:val="0"/>
                  <w:marTop w:val="0"/>
                  <w:marBottom w:val="0"/>
                  <w:divBdr>
                    <w:top w:val="none" w:sz="0" w:space="0" w:color="auto"/>
                    <w:left w:val="none" w:sz="0" w:space="0" w:color="auto"/>
                    <w:bottom w:val="none" w:sz="0" w:space="0" w:color="auto"/>
                    <w:right w:val="none" w:sz="0" w:space="0" w:color="auto"/>
                  </w:divBdr>
                  <w:divsChild>
                    <w:div w:id="1831172785">
                      <w:marLeft w:val="0"/>
                      <w:marRight w:val="0"/>
                      <w:marTop w:val="0"/>
                      <w:marBottom w:val="0"/>
                      <w:divBdr>
                        <w:top w:val="none" w:sz="0" w:space="0" w:color="auto"/>
                        <w:left w:val="none" w:sz="0" w:space="0" w:color="auto"/>
                        <w:bottom w:val="none" w:sz="0" w:space="0" w:color="auto"/>
                        <w:right w:val="none" w:sz="0" w:space="0" w:color="auto"/>
                      </w:divBdr>
                    </w:div>
                  </w:divsChild>
                </w:div>
                <w:div w:id="1537113687">
                  <w:marLeft w:val="0"/>
                  <w:marRight w:val="0"/>
                  <w:marTop w:val="0"/>
                  <w:marBottom w:val="0"/>
                  <w:divBdr>
                    <w:top w:val="none" w:sz="0" w:space="0" w:color="auto"/>
                    <w:left w:val="none" w:sz="0" w:space="0" w:color="auto"/>
                    <w:bottom w:val="none" w:sz="0" w:space="0" w:color="auto"/>
                    <w:right w:val="none" w:sz="0" w:space="0" w:color="auto"/>
                  </w:divBdr>
                  <w:divsChild>
                    <w:div w:id="1891719687">
                      <w:marLeft w:val="0"/>
                      <w:marRight w:val="0"/>
                      <w:marTop w:val="0"/>
                      <w:marBottom w:val="0"/>
                      <w:divBdr>
                        <w:top w:val="none" w:sz="0" w:space="0" w:color="auto"/>
                        <w:left w:val="none" w:sz="0" w:space="0" w:color="auto"/>
                        <w:bottom w:val="none" w:sz="0" w:space="0" w:color="auto"/>
                        <w:right w:val="none" w:sz="0" w:space="0" w:color="auto"/>
                      </w:divBdr>
                    </w:div>
                  </w:divsChild>
                </w:div>
                <w:div w:id="955059323">
                  <w:marLeft w:val="0"/>
                  <w:marRight w:val="0"/>
                  <w:marTop w:val="0"/>
                  <w:marBottom w:val="0"/>
                  <w:divBdr>
                    <w:top w:val="none" w:sz="0" w:space="0" w:color="auto"/>
                    <w:left w:val="none" w:sz="0" w:space="0" w:color="auto"/>
                    <w:bottom w:val="none" w:sz="0" w:space="0" w:color="auto"/>
                    <w:right w:val="none" w:sz="0" w:space="0" w:color="auto"/>
                  </w:divBdr>
                  <w:divsChild>
                    <w:div w:id="1980838870">
                      <w:marLeft w:val="0"/>
                      <w:marRight w:val="0"/>
                      <w:marTop w:val="0"/>
                      <w:marBottom w:val="0"/>
                      <w:divBdr>
                        <w:top w:val="none" w:sz="0" w:space="0" w:color="auto"/>
                        <w:left w:val="none" w:sz="0" w:space="0" w:color="auto"/>
                        <w:bottom w:val="none" w:sz="0" w:space="0" w:color="auto"/>
                        <w:right w:val="none" w:sz="0" w:space="0" w:color="auto"/>
                      </w:divBdr>
                    </w:div>
                  </w:divsChild>
                </w:div>
                <w:div w:id="1863014232">
                  <w:marLeft w:val="0"/>
                  <w:marRight w:val="0"/>
                  <w:marTop w:val="0"/>
                  <w:marBottom w:val="0"/>
                  <w:divBdr>
                    <w:top w:val="none" w:sz="0" w:space="0" w:color="auto"/>
                    <w:left w:val="none" w:sz="0" w:space="0" w:color="auto"/>
                    <w:bottom w:val="none" w:sz="0" w:space="0" w:color="auto"/>
                    <w:right w:val="none" w:sz="0" w:space="0" w:color="auto"/>
                  </w:divBdr>
                  <w:divsChild>
                    <w:div w:id="1671593028">
                      <w:marLeft w:val="0"/>
                      <w:marRight w:val="0"/>
                      <w:marTop w:val="0"/>
                      <w:marBottom w:val="0"/>
                      <w:divBdr>
                        <w:top w:val="none" w:sz="0" w:space="0" w:color="auto"/>
                        <w:left w:val="none" w:sz="0" w:space="0" w:color="auto"/>
                        <w:bottom w:val="none" w:sz="0" w:space="0" w:color="auto"/>
                        <w:right w:val="none" w:sz="0" w:space="0" w:color="auto"/>
                      </w:divBdr>
                    </w:div>
                  </w:divsChild>
                </w:div>
                <w:div w:id="1569607161">
                  <w:marLeft w:val="0"/>
                  <w:marRight w:val="0"/>
                  <w:marTop w:val="0"/>
                  <w:marBottom w:val="0"/>
                  <w:divBdr>
                    <w:top w:val="none" w:sz="0" w:space="0" w:color="auto"/>
                    <w:left w:val="none" w:sz="0" w:space="0" w:color="auto"/>
                    <w:bottom w:val="none" w:sz="0" w:space="0" w:color="auto"/>
                    <w:right w:val="none" w:sz="0" w:space="0" w:color="auto"/>
                  </w:divBdr>
                  <w:divsChild>
                    <w:div w:id="1680235108">
                      <w:marLeft w:val="0"/>
                      <w:marRight w:val="0"/>
                      <w:marTop w:val="0"/>
                      <w:marBottom w:val="0"/>
                      <w:divBdr>
                        <w:top w:val="none" w:sz="0" w:space="0" w:color="auto"/>
                        <w:left w:val="none" w:sz="0" w:space="0" w:color="auto"/>
                        <w:bottom w:val="none" w:sz="0" w:space="0" w:color="auto"/>
                        <w:right w:val="none" w:sz="0" w:space="0" w:color="auto"/>
                      </w:divBdr>
                    </w:div>
                  </w:divsChild>
                </w:div>
                <w:div w:id="211384095">
                  <w:marLeft w:val="0"/>
                  <w:marRight w:val="0"/>
                  <w:marTop w:val="0"/>
                  <w:marBottom w:val="0"/>
                  <w:divBdr>
                    <w:top w:val="none" w:sz="0" w:space="0" w:color="auto"/>
                    <w:left w:val="none" w:sz="0" w:space="0" w:color="auto"/>
                    <w:bottom w:val="none" w:sz="0" w:space="0" w:color="auto"/>
                    <w:right w:val="none" w:sz="0" w:space="0" w:color="auto"/>
                  </w:divBdr>
                  <w:divsChild>
                    <w:div w:id="1558936331">
                      <w:marLeft w:val="0"/>
                      <w:marRight w:val="0"/>
                      <w:marTop w:val="0"/>
                      <w:marBottom w:val="0"/>
                      <w:divBdr>
                        <w:top w:val="none" w:sz="0" w:space="0" w:color="auto"/>
                        <w:left w:val="none" w:sz="0" w:space="0" w:color="auto"/>
                        <w:bottom w:val="none" w:sz="0" w:space="0" w:color="auto"/>
                        <w:right w:val="none" w:sz="0" w:space="0" w:color="auto"/>
                      </w:divBdr>
                    </w:div>
                  </w:divsChild>
                </w:div>
                <w:div w:id="1559315490">
                  <w:marLeft w:val="0"/>
                  <w:marRight w:val="0"/>
                  <w:marTop w:val="0"/>
                  <w:marBottom w:val="0"/>
                  <w:divBdr>
                    <w:top w:val="none" w:sz="0" w:space="0" w:color="auto"/>
                    <w:left w:val="none" w:sz="0" w:space="0" w:color="auto"/>
                    <w:bottom w:val="none" w:sz="0" w:space="0" w:color="auto"/>
                    <w:right w:val="none" w:sz="0" w:space="0" w:color="auto"/>
                  </w:divBdr>
                  <w:divsChild>
                    <w:div w:id="231307435">
                      <w:marLeft w:val="0"/>
                      <w:marRight w:val="0"/>
                      <w:marTop w:val="0"/>
                      <w:marBottom w:val="0"/>
                      <w:divBdr>
                        <w:top w:val="none" w:sz="0" w:space="0" w:color="auto"/>
                        <w:left w:val="none" w:sz="0" w:space="0" w:color="auto"/>
                        <w:bottom w:val="none" w:sz="0" w:space="0" w:color="auto"/>
                        <w:right w:val="none" w:sz="0" w:space="0" w:color="auto"/>
                      </w:divBdr>
                    </w:div>
                  </w:divsChild>
                </w:div>
                <w:div w:id="896361908">
                  <w:marLeft w:val="0"/>
                  <w:marRight w:val="0"/>
                  <w:marTop w:val="0"/>
                  <w:marBottom w:val="0"/>
                  <w:divBdr>
                    <w:top w:val="none" w:sz="0" w:space="0" w:color="auto"/>
                    <w:left w:val="none" w:sz="0" w:space="0" w:color="auto"/>
                    <w:bottom w:val="none" w:sz="0" w:space="0" w:color="auto"/>
                    <w:right w:val="none" w:sz="0" w:space="0" w:color="auto"/>
                  </w:divBdr>
                  <w:divsChild>
                    <w:div w:id="1802653836">
                      <w:marLeft w:val="0"/>
                      <w:marRight w:val="0"/>
                      <w:marTop w:val="0"/>
                      <w:marBottom w:val="0"/>
                      <w:divBdr>
                        <w:top w:val="none" w:sz="0" w:space="0" w:color="auto"/>
                        <w:left w:val="none" w:sz="0" w:space="0" w:color="auto"/>
                        <w:bottom w:val="none" w:sz="0" w:space="0" w:color="auto"/>
                        <w:right w:val="none" w:sz="0" w:space="0" w:color="auto"/>
                      </w:divBdr>
                    </w:div>
                  </w:divsChild>
                </w:div>
                <w:div w:id="1370883403">
                  <w:marLeft w:val="0"/>
                  <w:marRight w:val="0"/>
                  <w:marTop w:val="0"/>
                  <w:marBottom w:val="0"/>
                  <w:divBdr>
                    <w:top w:val="none" w:sz="0" w:space="0" w:color="auto"/>
                    <w:left w:val="none" w:sz="0" w:space="0" w:color="auto"/>
                    <w:bottom w:val="none" w:sz="0" w:space="0" w:color="auto"/>
                    <w:right w:val="none" w:sz="0" w:space="0" w:color="auto"/>
                  </w:divBdr>
                  <w:divsChild>
                    <w:div w:id="1401513526">
                      <w:marLeft w:val="0"/>
                      <w:marRight w:val="0"/>
                      <w:marTop w:val="0"/>
                      <w:marBottom w:val="0"/>
                      <w:divBdr>
                        <w:top w:val="none" w:sz="0" w:space="0" w:color="auto"/>
                        <w:left w:val="none" w:sz="0" w:space="0" w:color="auto"/>
                        <w:bottom w:val="none" w:sz="0" w:space="0" w:color="auto"/>
                        <w:right w:val="none" w:sz="0" w:space="0" w:color="auto"/>
                      </w:divBdr>
                    </w:div>
                  </w:divsChild>
                </w:div>
                <w:div w:id="1435979992">
                  <w:marLeft w:val="0"/>
                  <w:marRight w:val="0"/>
                  <w:marTop w:val="0"/>
                  <w:marBottom w:val="0"/>
                  <w:divBdr>
                    <w:top w:val="none" w:sz="0" w:space="0" w:color="auto"/>
                    <w:left w:val="none" w:sz="0" w:space="0" w:color="auto"/>
                    <w:bottom w:val="none" w:sz="0" w:space="0" w:color="auto"/>
                    <w:right w:val="none" w:sz="0" w:space="0" w:color="auto"/>
                  </w:divBdr>
                  <w:divsChild>
                    <w:div w:id="606080226">
                      <w:marLeft w:val="0"/>
                      <w:marRight w:val="0"/>
                      <w:marTop w:val="0"/>
                      <w:marBottom w:val="0"/>
                      <w:divBdr>
                        <w:top w:val="none" w:sz="0" w:space="0" w:color="auto"/>
                        <w:left w:val="none" w:sz="0" w:space="0" w:color="auto"/>
                        <w:bottom w:val="none" w:sz="0" w:space="0" w:color="auto"/>
                        <w:right w:val="none" w:sz="0" w:space="0" w:color="auto"/>
                      </w:divBdr>
                    </w:div>
                  </w:divsChild>
                </w:div>
                <w:div w:id="1052118281">
                  <w:marLeft w:val="0"/>
                  <w:marRight w:val="0"/>
                  <w:marTop w:val="0"/>
                  <w:marBottom w:val="0"/>
                  <w:divBdr>
                    <w:top w:val="none" w:sz="0" w:space="0" w:color="auto"/>
                    <w:left w:val="none" w:sz="0" w:space="0" w:color="auto"/>
                    <w:bottom w:val="none" w:sz="0" w:space="0" w:color="auto"/>
                    <w:right w:val="none" w:sz="0" w:space="0" w:color="auto"/>
                  </w:divBdr>
                  <w:divsChild>
                    <w:div w:id="2123497794">
                      <w:marLeft w:val="0"/>
                      <w:marRight w:val="0"/>
                      <w:marTop w:val="0"/>
                      <w:marBottom w:val="0"/>
                      <w:divBdr>
                        <w:top w:val="none" w:sz="0" w:space="0" w:color="auto"/>
                        <w:left w:val="none" w:sz="0" w:space="0" w:color="auto"/>
                        <w:bottom w:val="none" w:sz="0" w:space="0" w:color="auto"/>
                        <w:right w:val="none" w:sz="0" w:space="0" w:color="auto"/>
                      </w:divBdr>
                    </w:div>
                  </w:divsChild>
                </w:div>
                <w:div w:id="1620724457">
                  <w:marLeft w:val="0"/>
                  <w:marRight w:val="0"/>
                  <w:marTop w:val="0"/>
                  <w:marBottom w:val="0"/>
                  <w:divBdr>
                    <w:top w:val="none" w:sz="0" w:space="0" w:color="auto"/>
                    <w:left w:val="none" w:sz="0" w:space="0" w:color="auto"/>
                    <w:bottom w:val="none" w:sz="0" w:space="0" w:color="auto"/>
                    <w:right w:val="none" w:sz="0" w:space="0" w:color="auto"/>
                  </w:divBdr>
                  <w:divsChild>
                    <w:div w:id="441220531">
                      <w:marLeft w:val="0"/>
                      <w:marRight w:val="0"/>
                      <w:marTop w:val="0"/>
                      <w:marBottom w:val="0"/>
                      <w:divBdr>
                        <w:top w:val="none" w:sz="0" w:space="0" w:color="auto"/>
                        <w:left w:val="none" w:sz="0" w:space="0" w:color="auto"/>
                        <w:bottom w:val="none" w:sz="0" w:space="0" w:color="auto"/>
                        <w:right w:val="none" w:sz="0" w:space="0" w:color="auto"/>
                      </w:divBdr>
                    </w:div>
                  </w:divsChild>
                </w:div>
                <w:div w:id="326203964">
                  <w:marLeft w:val="0"/>
                  <w:marRight w:val="0"/>
                  <w:marTop w:val="0"/>
                  <w:marBottom w:val="0"/>
                  <w:divBdr>
                    <w:top w:val="none" w:sz="0" w:space="0" w:color="auto"/>
                    <w:left w:val="none" w:sz="0" w:space="0" w:color="auto"/>
                    <w:bottom w:val="none" w:sz="0" w:space="0" w:color="auto"/>
                    <w:right w:val="none" w:sz="0" w:space="0" w:color="auto"/>
                  </w:divBdr>
                  <w:divsChild>
                    <w:div w:id="1942833805">
                      <w:marLeft w:val="0"/>
                      <w:marRight w:val="0"/>
                      <w:marTop w:val="0"/>
                      <w:marBottom w:val="0"/>
                      <w:divBdr>
                        <w:top w:val="none" w:sz="0" w:space="0" w:color="auto"/>
                        <w:left w:val="none" w:sz="0" w:space="0" w:color="auto"/>
                        <w:bottom w:val="none" w:sz="0" w:space="0" w:color="auto"/>
                        <w:right w:val="none" w:sz="0" w:space="0" w:color="auto"/>
                      </w:divBdr>
                    </w:div>
                  </w:divsChild>
                </w:div>
                <w:div w:id="421032919">
                  <w:marLeft w:val="0"/>
                  <w:marRight w:val="0"/>
                  <w:marTop w:val="0"/>
                  <w:marBottom w:val="0"/>
                  <w:divBdr>
                    <w:top w:val="none" w:sz="0" w:space="0" w:color="auto"/>
                    <w:left w:val="none" w:sz="0" w:space="0" w:color="auto"/>
                    <w:bottom w:val="none" w:sz="0" w:space="0" w:color="auto"/>
                    <w:right w:val="none" w:sz="0" w:space="0" w:color="auto"/>
                  </w:divBdr>
                  <w:divsChild>
                    <w:div w:id="1880702684">
                      <w:marLeft w:val="0"/>
                      <w:marRight w:val="0"/>
                      <w:marTop w:val="0"/>
                      <w:marBottom w:val="0"/>
                      <w:divBdr>
                        <w:top w:val="none" w:sz="0" w:space="0" w:color="auto"/>
                        <w:left w:val="none" w:sz="0" w:space="0" w:color="auto"/>
                        <w:bottom w:val="none" w:sz="0" w:space="0" w:color="auto"/>
                        <w:right w:val="none" w:sz="0" w:space="0" w:color="auto"/>
                      </w:divBdr>
                    </w:div>
                  </w:divsChild>
                </w:div>
                <w:div w:id="1147043176">
                  <w:marLeft w:val="0"/>
                  <w:marRight w:val="0"/>
                  <w:marTop w:val="0"/>
                  <w:marBottom w:val="0"/>
                  <w:divBdr>
                    <w:top w:val="none" w:sz="0" w:space="0" w:color="auto"/>
                    <w:left w:val="none" w:sz="0" w:space="0" w:color="auto"/>
                    <w:bottom w:val="none" w:sz="0" w:space="0" w:color="auto"/>
                    <w:right w:val="none" w:sz="0" w:space="0" w:color="auto"/>
                  </w:divBdr>
                  <w:divsChild>
                    <w:div w:id="869490126">
                      <w:marLeft w:val="0"/>
                      <w:marRight w:val="0"/>
                      <w:marTop w:val="0"/>
                      <w:marBottom w:val="0"/>
                      <w:divBdr>
                        <w:top w:val="none" w:sz="0" w:space="0" w:color="auto"/>
                        <w:left w:val="none" w:sz="0" w:space="0" w:color="auto"/>
                        <w:bottom w:val="none" w:sz="0" w:space="0" w:color="auto"/>
                        <w:right w:val="none" w:sz="0" w:space="0" w:color="auto"/>
                      </w:divBdr>
                    </w:div>
                  </w:divsChild>
                </w:div>
                <w:div w:id="1389526295">
                  <w:marLeft w:val="0"/>
                  <w:marRight w:val="0"/>
                  <w:marTop w:val="0"/>
                  <w:marBottom w:val="0"/>
                  <w:divBdr>
                    <w:top w:val="none" w:sz="0" w:space="0" w:color="auto"/>
                    <w:left w:val="none" w:sz="0" w:space="0" w:color="auto"/>
                    <w:bottom w:val="none" w:sz="0" w:space="0" w:color="auto"/>
                    <w:right w:val="none" w:sz="0" w:space="0" w:color="auto"/>
                  </w:divBdr>
                  <w:divsChild>
                    <w:div w:id="913780271">
                      <w:marLeft w:val="0"/>
                      <w:marRight w:val="0"/>
                      <w:marTop w:val="0"/>
                      <w:marBottom w:val="0"/>
                      <w:divBdr>
                        <w:top w:val="none" w:sz="0" w:space="0" w:color="auto"/>
                        <w:left w:val="none" w:sz="0" w:space="0" w:color="auto"/>
                        <w:bottom w:val="none" w:sz="0" w:space="0" w:color="auto"/>
                        <w:right w:val="none" w:sz="0" w:space="0" w:color="auto"/>
                      </w:divBdr>
                    </w:div>
                  </w:divsChild>
                </w:div>
                <w:div w:id="2137411019">
                  <w:marLeft w:val="0"/>
                  <w:marRight w:val="0"/>
                  <w:marTop w:val="0"/>
                  <w:marBottom w:val="0"/>
                  <w:divBdr>
                    <w:top w:val="none" w:sz="0" w:space="0" w:color="auto"/>
                    <w:left w:val="none" w:sz="0" w:space="0" w:color="auto"/>
                    <w:bottom w:val="none" w:sz="0" w:space="0" w:color="auto"/>
                    <w:right w:val="none" w:sz="0" w:space="0" w:color="auto"/>
                  </w:divBdr>
                  <w:divsChild>
                    <w:div w:id="2070299389">
                      <w:marLeft w:val="0"/>
                      <w:marRight w:val="0"/>
                      <w:marTop w:val="0"/>
                      <w:marBottom w:val="0"/>
                      <w:divBdr>
                        <w:top w:val="none" w:sz="0" w:space="0" w:color="auto"/>
                        <w:left w:val="none" w:sz="0" w:space="0" w:color="auto"/>
                        <w:bottom w:val="none" w:sz="0" w:space="0" w:color="auto"/>
                        <w:right w:val="none" w:sz="0" w:space="0" w:color="auto"/>
                      </w:divBdr>
                    </w:div>
                  </w:divsChild>
                </w:div>
                <w:div w:id="1132402519">
                  <w:marLeft w:val="0"/>
                  <w:marRight w:val="0"/>
                  <w:marTop w:val="0"/>
                  <w:marBottom w:val="0"/>
                  <w:divBdr>
                    <w:top w:val="none" w:sz="0" w:space="0" w:color="auto"/>
                    <w:left w:val="none" w:sz="0" w:space="0" w:color="auto"/>
                    <w:bottom w:val="none" w:sz="0" w:space="0" w:color="auto"/>
                    <w:right w:val="none" w:sz="0" w:space="0" w:color="auto"/>
                  </w:divBdr>
                  <w:divsChild>
                    <w:div w:id="74518054">
                      <w:marLeft w:val="0"/>
                      <w:marRight w:val="0"/>
                      <w:marTop w:val="0"/>
                      <w:marBottom w:val="0"/>
                      <w:divBdr>
                        <w:top w:val="none" w:sz="0" w:space="0" w:color="auto"/>
                        <w:left w:val="none" w:sz="0" w:space="0" w:color="auto"/>
                        <w:bottom w:val="none" w:sz="0" w:space="0" w:color="auto"/>
                        <w:right w:val="none" w:sz="0" w:space="0" w:color="auto"/>
                      </w:divBdr>
                    </w:div>
                  </w:divsChild>
                </w:div>
                <w:div w:id="1117722001">
                  <w:marLeft w:val="0"/>
                  <w:marRight w:val="0"/>
                  <w:marTop w:val="0"/>
                  <w:marBottom w:val="0"/>
                  <w:divBdr>
                    <w:top w:val="none" w:sz="0" w:space="0" w:color="auto"/>
                    <w:left w:val="none" w:sz="0" w:space="0" w:color="auto"/>
                    <w:bottom w:val="none" w:sz="0" w:space="0" w:color="auto"/>
                    <w:right w:val="none" w:sz="0" w:space="0" w:color="auto"/>
                  </w:divBdr>
                  <w:divsChild>
                    <w:div w:id="2039774572">
                      <w:marLeft w:val="0"/>
                      <w:marRight w:val="0"/>
                      <w:marTop w:val="0"/>
                      <w:marBottom w:val="0"/>
                      <w:divBdr>
                        <w:top w:val="none" w:sz="0" w:space="0" w:color="auto"/>
                        <w:left w:val="none" w:sz="0" w:space="0" w:color="auto"/>
                        <w:bottom w:val="none" w:sz="0" w:space="0" w:color="auto"/>
                        <w:right w:val="none" w:sz="0" w:space="0" w:color="auto"/>
                      </w:divBdr>
                    </w:div>
                  </w:divsChild>
                </w:div>
                <w:div w:id="1275362733">
                  <w:marLeft w:val="0"/>
                  <w:marRight w:val="0"/>
                  <w:marTop w:val="0"/>
                  <w:marBottom w:val="0"/>
                  <w:divBdr>
                    <w:top w:val="none" w:sz="0" w:space="0" w:color="auto"/>
                    <w:left w:val="none" w:sz="0" w:space="0" w:color="auto"/>
                    <w:bottom w:val="none" w:sz="0" w:space="0" w:color="auto"/>
                    <w:right w:val="none" w:sz="0" w:space="0" w:color="auto"/>
                  </w:divBdr>
                  <w:divsChild>
                    <w:div w:id="1890218291">
                      <w:marLeft w:val="0"/>
                      <w:marRight w:val="0"/>
                      <w:marTop w:val="0"/>
                      <w:marBottom w:val="0"/>
                      <w:divBdr>
                        <w:top w:val="none" w:sz="0" w:space="0" w:color="auto"/>
                        <w:left w:val="none" w:sz="0" w:space="0" w:color="auto"/>
                        <w:bottom w:val="none" w:sz="0" w:space="0" w:color="auto"/>
                        <w:right w:val="none" w:sz="0" w:space="0" w:color="auto"/>
                      </w:divBdr>
                    </w:div>
                  </w:divsChild>
                </w:div>
                <w:div w:id="1345279177">
                  <w:marLeft w:val="0"/>
                  <w:marRight w:val="0"/>
                  <w:marTop w:val="0"/>
                  <w:marBottom w:val="0"/>
                  <w:divBdr>
                    <w:top w:val="none" w:sz="0" w:space="0" w:color="auto"/>
                    <w:left w:val="none" w:sz="0" w:space="0" w:color="auto"/>
                    <w:bottom w:val="none" w:sz="0" w:space="0" w:color="auto"/>
                    <w:right w:val="none" w:sz="0" w:space="0" w:color="auto"/>
                  </w:divBdr>
                  <w:divsChild>
                    <w:div w:id="2134860055">
                      <w:marLeft w:val="0"/>
                      <w:marRight w:val="0"/>
                      <w:marTop w:val="0"/>
                      <w:marBottom w:val="0"/>
                      <w:divBdr>
                        <w:top w:val="none" w:sz="0" w:space="0" w:color="auto"/>
                        <w:left w:val="none" w:sz="0" w:space="0" w:color="auto"/>
                        <w:bottom w:val="none" w:sz="0" w:space="0" w:color="auto"/>
                        <w:right w:val="none" w:sz="0" w:space="0" w:color="auto"/>
                      </w:divBdr>
                    </w:div>
                  </w:divsChild>
                </w:div>
                <w:div w:id="1137530093">
                  <w:marLeft w:val="0"/>
                  <w:marRight w:val="0"/>
                  <w:marTop w:val="0"/>
                  <w:marBottom w:val="0"/>
                  <w:divBdr>
                    <w:top w:val="none" w:sz="0" w:space="0" w:color="auto"/>
                    <w:left w:val="none" w:sz="0" w:space="0" w:color="auto"/>
                    <w:bottom w:val="none" w:sz="0" w:space="0" w:color="auto"/>
                    <w:right w:val="none" w:sz="0" w:space="0" w:color="auto"/>
                  </w:divBdr>
                  <w:divsChild>
                    <w:div w:id="1354304761">
                      <w:marLeft w:val="0"/>
                      <w:marRight w:val="0"/>
                      <w:marTop w:val="0"/>
                      <w:marBottom w:val="0"/>
                      <w:divBdr>
                        <w:top w:val="none" w:sz="0" w:space="0" w:color="auto"/>
                        <w:left w:val="none" w:sz="0" w:space="0" w:color="auto"/>
                        <w:bottom w:val="none" w:sz="0" w:space="0" w:color="auto"/>
                        <w:right w:val="none" w:sz="0" w:space="0" w:color="auto"/>
                      </w:divBdr>
                    </w:div>
                  </w:divsChild>
                </w:div>
                <w:div w:id="1420907055">
                  <w:marLeft w:val="0"/>
                  <w:marRight w:val="0"/>
                  <w:marTop w:val="0"/>
                  <w:marBottom w:val="0"/>
                  <w:divBdr>
                    <w:top w:val="none" w:sz="0" w:space="0" w:color="auto"/>
                    <w:left w:val="none" w:sz="0" w:space="0" w:color="auto"/>
                    <w:bottom w:val="none" w:sz="0" w:space="0" w:color="auto"/>
                    <w:right w:val="none" w:sz="0" w:space="0" w:color="auto"/>
                  </w:divBdr>
                  <w:divsChild>
                    <w:div w:id="702095855">
                      <w:marLeft w:val="0"/>
                      <w:marRight w:val="0"/>
                      <w:marTop w:val="0"/>
                      <w:marBottom w:val="0"/>
                      <w:divBdr>
                        <w:top w:val="none" w:sz="0" w:space="0" w:color="auto"/>
                        <w:left w:val="none" w:sz="0" w:space="0" w:color="auto"/>
                        <w:bottom w:val="none" w:sz="0" w:space="0" w:color="auto"/>
                        <w:right w:val="none" w:sz="0" w:space="0" w:color="auto"/>
                      </w:divBdr>
                    </w:div>
                  </w:divsChild>
                </w:div>
                <w:div w:id="1618684274">
                  <w:marLeft w:val="0"/>
                  <w:marRight w:val="0"/>
                  <w:marTop w:val="0"/>
                  <w:marBottom w:val="0"/>
                  <w:divBdr>
                    <w:top w:val="none" w:sz="0" w:space="0" w:color="auto"/>
                    <w:left w:val="none" w:sz="0" w:space="0" w:color="auto"/>
                    <w:bottom w:val="none" w:sz="0" w:space="0" w:color="auto"/>
                    <w:right w:val="none" w:sz="0" w:space="0" w:color="auto"/>
                  </w:divBdr>
                  <w:divsChild>
                    <w:div w:id="1761174991">
                      <w:marLeft w:val="0"/>
                      <w:marRight w:val="0"/>
                      <w:marTop w:val="0"/>
                      <w:marBottom w:val="0"/>
                      <w:divBdr>
                        <w:top w:val="none" w:sz="0" w:space="0" w:color="auto"/>
                        <w:left w:val="none" w:sz="0" w:space="0" w:color="auto"/>
                        <w:bottom w:val="none" w:sz="0" w:space="0" w:color="auto"/>
                        <w:right w:val="none" w:sz="0" w:space="0" w:color="auto"/>
                      </w:divBdr>
                    </w:div>
                  </w:divsChild>
                </w:div>
                <w:div w:id="1589922240">
                  <w:marLeft w:val="0"/>
                  <w:marRight w:val="0"/>
                  <w:marTop w:val="0"/>
                  <w:marBottom w:val="0"/>
                  <w:divBdr>
                    <w:top w:val="none" w:sz="0" w:space="0" w:color="auto"/>
                    <w:left w:val="none" w:sz="0" w:space="0" w:color="auto"/>
                    <w:bottom w:val="none" w:sz="0" w:space="0" w:color="auto"/>
                    <w:right w:val="none" w:sz="0" w:space="0" w:color="auto"/>
                  </w:divBdr>
                  <w:divsChild>
                    <w:div w:id="96754924">
                      <w:marLeft w:val="0"/>
                      <w:marRight w:val="0"/>
                      <w:marTop w:val="0"/>
                      <w:marBottom w:val="0"/>
                      <w:divBdr>
                        <w:top w:val="none" w:sz="0" w:space="0" w:color="auto"/>
                        <w:left w:val="none" w:sz="0" w:space="0" w:color="auto"/>
                        <w:bottom w:val="none" w:sz="0" w:space="0" w:color="auto"/>
                        <w:right w:val="none" w:sz="0" w:space="0" w:color="auto"/>
                      </w:divBdr>
                    </w:div>
                  </w:divsChild>
                </w:div>
                <w:div w:id="1560165680">
                  <w:marLeft w:val="0"/>
                  <w:marRight w:val="0"/>
                  <w:marTop w:val="0"/>
                  <w:marBottom w:val="0"/>
                  <w:divBdr>
                    <w:top w:val="none" w:sz="0" w:space="0" w:color="auto"/>
                    <w:left w:val="none" w:sz="0" w:space="0" w:color="auto"/>
                    <w:bottom w:val="none" w:sz="0" w:space="0" w:color="auto"/>
                    <w:right w:val="none" w:sz="0" w:space="0" w:color="auto"/>
                  </w:divBdr>
                  <w:divsChild>
                    <w:div w:id="2032679295">
                      <w:marLeft w:val="0"/>
                      <w:marRight w:val="0"/>
                      <w:marTop w:val="0"/>
                      <w:marBottom w:val="0"/>
                      <w:divBdr>
                        <w:top w:val="none" w:sz="0" w:space="0" w:color="auto"/>
                        <w:left w:val="none" w:sz="0" w:space="0" w:color="auto"/>
                        <w:bottom w:val="none" w:sz="0" w:space="0" w:color="auto"/>
                        <w:right w:val="none" w:sz="0" w:space="0" w:color="auto"/>
                      </w:divBdr>
                    </w:div>
                  </w:divsChild>
                </w:div>
                <w:div w:id="519315119">
                  <w:marLeft w:val="0"/>
                  <w:marRight w:val="0"/>
                  <w:marTop w:val="0"/>
                  <w:marBottom w:val="0"/>
                  <w:divBdr>
                    <w:top w:val="none" w:sz="0" w:space="0" w:color="auto"/>
                    <w:left w:val="none" w:sz="0" w:space="0" w:color="auto"/>
                    <w:bottom w:val="none" w:sz="0" w:space="0" w:color="auto"/>
                    <w:right w:val="none" w:sz="0" w:space="0" w:color="auto"/>
                  </w:divBdr>
                  <w:divsChild>
                    <w:div w:id="103623290">
                      <w:marLeft w:val="0"/>
                      <w:marRight w:val="0"/>
                      <w:marTop w:val="0"/>
                      <w:marBottom w:val="0"/>
                      <w:divBdr>
                        <w:top w:val="none" w:sz="0" w:space="0" w:color="auto"/>
                        <w:left w:val="none" w:sz="0" w:space="0" w:color="auto"/>
                        <w:bottom w:val="none" w:sz="0" w:space="0" w:color="auto"/>
                        <w:right w:val="none" w:sz="0" w:space="0" w:color="auto"/>
                      </w:divBdr>
                    </w:div>
                  </w:divsChild>
                </w:div>
                <w:div w:id="484323679">
                  <w:marLeft w:val="0"/>
                  <w:marRight w:val="0"/>
                  <w:marTop w:val="0"/>
                  <w:marBottom w:val="0"/>
                  <w:divBdr>
                    <w:top w:val="none" w:sz="0" w:space="0" w:color="auto"/>
                    <w:left w:val="none" w:sz="0" w:space="0" w:color="auto"/>
                    <w:bottom w:val="none" w:sz="0" w:space="0" w:color="auto"/>
                    <w:right w:val="none" w:sz="0" w:space="0" w:color="auto"/>
                  </w:divBdr>
                  <w:divsChild>
                    <w:div w:id="879706678">
                      <w:marLeft w:val="0"/>
                      <w:marRight w:val="0"/>
                      <w:marTop w:val="0"/>
                      <w:marBottom w:val="0"/>
                      <w:divBdr>
                        <w:top w:val="none" w:sz="0" w:space="0" w:color="auto"/>
                        <w:left w:val="none" w:sz="0" w:space="0" w:color="auto"/>
                        <w:bottom w:val="none" w:sz="0" w:space="0" w:color="auto"/>
                        <w:right w:val="none" w:sz="0" w:space="0" w:color="auto"/>
                      </w:divBdr>
                    </w:div>
                  </w:divsChild>
                </w:div>
                <w:div w:id="1984577480">
                  <w:marLeft w:val="0"/>
                  <w:marRight w:val="0"/>
                  <w:marTop w:val="0"/>
                  <w:marBottom w:val="0"/>
                  <w:divBdr>
                    <w:top w:val="none" w:sz="0" w:space="0" w:color="auto"/>
                    <w:left w:val="none" w:sz="0" w:space="0" w:color="auto"/>
                    <w:bottom w:val="none" w:sz="0" w:space="0" w:color="auto"/>
                    <w:right w:val="none" w:sz="0" w:space="0" w:color="auto"/>
                  </w:divBdr>
                  <w:divsChild>
                    <w:div w:id="657809988">
                      <w:marLeft w:val="0"/>
                      <w:marRight w:val="0"/>
                      <w:marTop w:val="0"/>
                      <w:marBottom w:val="0"/>
                      <w:divBdr>
                        <w:top w:val="none" w:sz="0" w:space="0" w:color="auto"/>
                        <w:left w:val="none" w:sz="0" w:space="0" w:color="auto"/>
                        <w:bottom w:val="none" w:sz="0" w:space="0" w:color="auto"/>
                        <w:right w:val="none" w:sz="0" w:space="0" w:color="auto"/>
                      </w:divBdr>
                    </w:div>
                  </w:divsChild>
                </w:div>
                <w:div w:id="93983567">
                  <w:marLeft w:val="0"/>
                  <w:marRight w:val="0"/>
                  <w:marTop w:val="0"/>
                  <w:marBottom w:val="0"/>
                  <w:divBdr>
                    <w:top w:val="none" w:sz="0" w:space="0" w:color="auto"/>
                    <w:left w:val="none" w:sz="0" w:space="0" w:color="auto"/>
                    <w:bottom w:val="none" w:sz="0" w:space="0" w:color="auto"/>
                    <w:right w:val="none" w:sz="0" w:space="0" w:color="auto"/>
                  </w:divBdr>
                  <w:divsChild>
                    <w:div w:id="51277875">
                      <w:marLeft w:val="0"/>
                      <w:marRight w:val="0"/>
                      <w:marTop w:val="0"/>
                      <w:marBottom w:val="0"/>
                      <w:divBdr>
                        <w:top w:val="none" w:sz="0" w:space="0" w:color="auto"/>
                        <w:left w:val="none" w:sz="0" w:space="0" w:color="auto"/>
                        <w:bottom w:val="none" w:sz="0" w:space="0" w:color="auto"/>
                        <w:right w:val="none" w:sz="0" w:space="0" w:color="auto"/>
                      </w:divBdr>
                    </w:div>
                  </w:divsChild>
                </w:div>
                <w:div w:id="2019696208">
                  <w:marLeft w:val="0"/>
                  <w:marRight w:val="0"/>
                  <w:marTop w:val="0"/>
                  <w:marBottom w:val="0"/>
                  <w:divBdr>
                    <w:top w:val="none" w:sz="0" w:space="0" w:color="auto"/>
                    <w:left w:val="none" w:sz="0" w:space="0" w:color="auto"/>
                    <w:bottom w:val="none" w:sz="0" w:space="0" w:color="auto"/>
                    <w:right w:val="none" w:sz="0" w:space="0" w:color="auto"/>
                  </w:divBdr>
                  <w:divsChild>
                    <w:div w:id="1438940872">
                      <w:marLeft w:val="0"/>
                      <w:marRight w:val="0"/>
                      <w:marTop w:val="0"/>
                      <w:marBottom w:val="0"/>
                      <w:divBdr>
                        <w:top w:val="none" w:sz="0" w:space="0" w:color="auto"/>
                        <w:left w:val="none" w:sz="0" w:space="0" w:color="auto"/>
                        <w:bottom w:val="none" w:sz="0" w:space="0" w:color="auto"/>
                        <w:right w:val="none" w:sz="0" w:space="0" w:color="auto"/>
                      </w:divBdr>
                    </w:div>
                  </w:divsChild>
                </w:div>
                <w:div w:id="662781935">
                  <w:marLeft w:val="0"/>
                  <w:marRight w:val="0"/>
                  <w:marTop w:val="0"/>
                  <w:marBottom w:val="0"/>
                  <w:divBdr>
                    <w:top w:val="none" w:sz="0" w:space="0" w:color="auto"/>
                    <w:left w:val="none" w:sz="0" w:space="0" w:color="auto"/>
                    <w:bottom w:val="none" w:sz="0" w:space="0" w:color="auto"/>
                    <w:right w:val="none" w:sz="0" w:space="0" w:color="auto"/>
                  </w:divBdr>
                  <w:divsChild>
                    <w:div w:id="1834252851">
                      <w:marLeft w:val="0"/>
                      <w:marRight w:val="0"/>
                      <w:marTop w:val="0"/>
                      <w:marBottom w:val="0"/>
                      <w:divBdr>
                        <w:top w:val="none" w:sz="0" w:space="0" w:color="auto"/>
                        <w:left w:val="none" w:sz="0" w:space="0" w:color="auto"/>
                        <w:bottom w:val="none" w:sz="0" w:space="0" w:color="auto"/>
                        <w:right w:val="none" w:sz="0" w:space="0" w:color="auto"/>
                      </w:divBdr>
                    </w:div>
                  </w:divsChild>
                </w:div>
                <w:div w:id="317155906">
                  <w:marLeft w:val="0"/>
                  <w:marRight w:val="0"/>
                  <w:marTop w:val="0"/>
                  <w:marBottom w:val="0"/>
                  <w:divBdr>
                    <w:top w:val="none" w:sz="0" w:space="0" w:color="auto"/>
                    <w:left w:val="none" w:sz="0" w:space="0" w:color="auto"/>
                    <w:bottom w:val="none" w:sz="0" w:space="0" w:color="auto"/>
                    <w:right w:val="none" w:sz="0" w:space="0" w:color="auto"/>
                  </w:divBdr>
                  <w:divsChild>
                    <w:div w:id="1282031260">
                      <w:marLeft w:val="0"/>
                      <w:marRight w:val="0"/>
                      <w:marTop w:val="0"/>
                      <w:marBottom w:val="0"/>
                      <w:divBdr>
                        <w:top w:val="none" w:sz="0" w:space="0" w:color="auto"/>
                        <w:left w:val="none" w:sz="0" w:space="0" w:color="auto"/>
                        <w:bottom w:val="none" w:sz="0" w:space="0" w:color="auto"/>
                        <w:right w:val="none" w:sz="0" w:space="0" w:color="auto"/>
                      </w:divBdr>
                    </w:div>
                  </w:divsChild>
                </w:div>
                <w:div w:id="993873716">
                  <w:marLeft w:val="0"/>
                  <w:marRight w:val="0"/>
                  <w:marTop w:val="0"/>
                  <w:marBottom w:val="0"/>
                  <w:divBdr>
                    <w:top w:val="none" w:sz="0" w:space="0" w:color="auto"/>
                    <w:left w:val="none" w:sz="0" w:space="0" w:color="auto"/>
                    <w:bottom w:val="none" w:sz="0" w:space="0" w:color="auto"/>
                    <w:right w:val="none" w:sz="0" w:space="0" w:color="auto"/>
                  </w:divBdr>
                  <w:divsChild>
                    <w:div w:id="527379914">
                      <w:marLeft w:val="0"/>
                      <w:marRight w:val="0"/>
                      <w:marTop w:val="0"/>
                      <w:marBottom w:val="0"/>
                      <w:divBdr>
                        <w:top w:val="none" w:sz="0" w:space="0" w:color="auto"/>
                        <w:left w:val="none" w:sz="0" w:space="0" w:color="auto"/>
                        <w:bottom w:val="none" w:sz="0" w:space="0" w:color="auto"/>
                        <w:right w:val="none" w:sz="0" w:space="0" w:color="auto"/>
                      </w:divBdr>
                    </w:div>
                  </w:divsChild>
                </w:div>
                <w:div w:id="43263525">
                  <w:marLeft w:val="0"/>
                  <w:marRight w:val="0"/>
                  <w:marTop w:val="0"/>
                  <w:marBottom w:val="0"/>
                  <w:divBdr>
                    <w:top w:val="none" w:sz="0" w:space="0" w:color="auto"/>
                    <w:left w:val="none" w:sz="0" w:space="0" w:color="auto"/>
                    <w:bottom w:val="none" w:sz="0" w:space="0" w:color="auto"/>
                    <w:right w:val="none" w:sz="0" w:space="0" w:color="auto"/>
                  </w:divBdr>
                  <w:divsChild>
                    <w:div w:id="478697034">
                      <w:marLeft w:val="0"/>
                      <w:marRight w:val="0"/>
                      <w:marTop w:val="0"/>
                      <w:marBottom w:val="0"/>
                      <w:divBdr>
                        <w:top w:val="none" w:sz="0" w:space="0" w:color="auto"/>
                        <w:left w:val="none" w:sz="0" w:space="0" w:color="auto"/>
                        <w:bottom w:val="none" w:sz="0" w:space="0" w:color="auto"/>
                        <w:right w:val="none" w:sz="0" w:space="0" w:color="auto"/>
                      </w:divBdr>
                    </w:div>
                  </w:divsChild>
                </w:div>
                <w:div w:id="1963926715">
                  <w:marLeft w:val="0"/>
                  <w:marRight w:val="0"/>
                  <w:marTop w:val="0"/>
                  <w:marBottom w:val="0"/>
                  <w:divBdr>
                    <w:top w:val="none" w:sz="0" w:space="0" w:color="auto"/>
                    <w:left w:val="none" w:sz="0" w:space="0" w:color="auto"/>
                    <w:bottom w:val="none" w:sz="0" w:space="0" w:color="auto"/>
                    <w:right w:val="none" w:sz="0" w:space="0" w:color="auto"/>
                  </w:divBdr>
                  <w:divsChild>
                    <w:div w:id="1775976255">
                      <w:marLeft w:val="0"/>
                      <w:marRight w:val="0"/>
                      <w:marTop w:val="0"/>
                      <w:marBottom w:val="0"/>
                      <w:divBdr>
                        <w:top w:val="none" w:sz="0" w:space="0" w:color="auto"/>
                        <w:left w:val="none" w:sz="0" w:space="0" w:color="auto"/>
                        <w:bottom w:val="none" w:sz="0" w:space="0" w:color="auto"/>
                        <w:right w:val="none" w:sz="0" w:space="0" w:color="auto"/>
                      </w:divBdr>
                    </w:div>
                  </w:divsChild>
                </w:div>
                <w:div w:id="1986280791">
                  <w:marLeft w:val="0"/>
                  <w:marRight w:val="0"/>
                  <w:marTop w:val="0"/>
                  <w:marBottom w:val="0"/>
                  <w:divBdr>
                    <w:top w:val="none" w:sz="0" w:space="0" w:color="auto"/>
                    <w:left w:val="none" w:sz="0" w:space="0" w:color="auto"/>
                    <w:bottom w:val="none" w:sz="0" w:space="0" w:color="auto"/>
                    <w:right w:val="none" w:sz="0" w:space="0" w:color="auto"/>
                  </w:divBdr>
                  <w:divsChild>
                    <w:div w:id="1006982253">
                      <w:marLeft w:val="0"/>
                      <w:marRight w:val="0"/>
                      <w:marTop w:val="0"/>
                      <w:marBottom w:val="0"/>
                      <w:divBdr>
                        <w:top w:val="none" w:sz="0" w:space="0" w:color="auto"/>
                        <w:left w:val="none" w:sz="0" w:space="0" w:color="auto"/>
                        <w:bottom w:val="none" w:sz="0" w:space="0" w:color="auto"/>
                        <w:right w:val="none" w:sz="0" w:space="0" w:color="auto"/>
                      </w:divBdr>
                    </w:div>
                  </w:divsChild>
                </w:div>
                <w:div w:id="1952276937">
                  <w:marLeft w:val="0"/>
                  <w:marRight w:val="0"/>
                  <w:marTop w:val="0"/>
                  <w:marBottom w:val="0"/>
                  <w:divBdr>
                    <w:top w:val="none" w:sz="0" w:space="0" w:color="auto"/>
                    <w:left w:val="none" w:sz="0" w:space="0" w:color="auto"/>
                    <w:bottom w:val="none" w:sz="0" w:space="0" w:color="auto"/>
                    <w:right w:val="none" w:sz="0" w:space="0" w:color="auto"/>
                  </w:divBdr>
                  <w:divsChild>
                    <w:div w:id="1516070962">
                      <w:marLeft w:val="0"/>
                      <w:marRight w:val="0"/>
                      <w:marTop w:val="0"/>
                      <w:marBottom w:val="0"/>
                      <w:divBdr>
                        <w:top w:val="none" w:sz="0" w:space="0" w:color="auto"/>
                        <w:left w:val="none" w:sz="0" w:space="0" w:color="auto"/>
                        <w:bottom w:val="none" w:sz="0" w:space="0" w:color="auto"/>
                        <w:right w:val="none" w:sz="0" w:space="0" w:color="auto"/>
                      </w:divBdr>
                    </w:div>
                  </w:divsChild>
                </w:div>
                <w:div w:id="2105373617">
                  <w:marLeft w:val="0"/>
                  <w:marRight w:val="0"/>
                  <w:marTop w:val="0"/>
                  <w:marBottom w:val="0"/>
                  <w:divBdr>
                    <w:top w:val="none" w:sz="0" w:space="0" w:color="auto"/>
                    <w:left w:val="none" w:sz="0" w:space="0" w:color="auto"/>
                    <w:bottom w:val="none" w:sz="0" w:space="0" w:color="auto"/>
                    <w:right w:val="none" w:sz="0" w:space="0" w:color="auto"/>
                  </w:divBdr>
                  <w:divsChild>
                    <w:div w:id="327371768">
                      <w:marLeft w:val="0"/>
                      <w:marRight w:val="0"/>
                      <w:marTop w:val="0"/>
                      <w:marBottom w:val="0"/>
                      <w:divBdr>
                        <w:top w:val="none" w:sz="0" w:space="0" w:color="auto"/>
                        <w:left w:val="none" w:sz="0" w:space="0" w:color="auto"/>
                        <w:bottom w:val="none" w:sz="0" w:space="0" w:color="auto"/>
                        <w:right w:val="none" w:sz="0" w:space="0" w:color="auto"/>
                      </w:divBdr>
                    </w:div>
                  </w:divsChild>
                </w:div>
                <w:div w:id="2002539710">
                  <w:marLeft w:val="0"/>
                  <w:marRight w:val="0"/>
                  <w:marTop w:val="0"/>
                  <w:marBottom w:val="0"/>
                  <w:divBdr>
                    <w:top w:val="none" w:sz="0" w:space="0" w:color="auto"/>
                    <w:left w:val="none" w:sz="0" w:space="0" w:color="auto"/>
                    <w:bottom w:val="none" w:sz="0" w:space="0" w:color="auto"/>
                    <w:right w:val="none" w:sz="0" w:space="0" w:color="auto"/>
                  </w:divBdr>
                  <w:divsChild>
                    <w:div w:id="1820806212">
                      <w:marLeft w:val="0"/>
                      <w:marRight w:val="0"/>
                      <w:marTop w:val="0"/>
                      <w:marBottom w:val="0"/>
                      <w:divBdr>
                        <w:top w:val="none" w:sz="0" w:space="0" w:color="auto"/>
                        <w:left w:val="none" w:sz="0" w:space="0" w:color="auto"/>
                        <w:bottom w:val="none" w:sz="0" w:space="0" w:color="auto"/>
                        <w:right w:val="none" w:sz="0" w:space="0" w:color="auto"/>
                      </w:divBdr>
                    </w:div>
                  </w:divsChild>
                </w:div>
                <w:div w:id="1131706941">
                  <w:marLeft w:val="0"/>
                  <w:marRight w:val="0"/>
                  <w:marTop w:val="0"/>
                  <w:marBottom w:val="0"/>
                  <w:divBdr>
                    <w:top w:val="none" w:sz="0" w:space="0" w:color="auto"/>
                    <w:left w:val="none" w:sz="0" w:space="0" w:color="auto"/>
                    <w:bottom w:val="none" w:sz="0" w:space="0" w:color="auto"/>
                    <w:right w:val="none" w:sz="0" w:space="0" w:color="auto"/>
                  </w:divBdr>
                  <w:divsChild>
                    <w:div w:id="638727897">
                      <w:marLeft w:val="0"/>
                      <w:marRight w:val="0"/>
                      <w:marTop w:val="0"/>
                      <w:marBottom w:val="0"/>
                      <w:divBdr>
                        <w:top w:val="none" w:sz="0" w:space="0" w:color="auto"/>
                        <w:left w:val="none" w:sz="0" w:space="0" w:color="auto"/>
                        <w:bottom w:val="none" w:sz="0" w:space="0" w:color="auto"/>
                        <w:right w:val="none" w:sz="0" w:space="0" w:color="auto"/>
                      </w:divBdr>
                    </w:div>
                  </w:divsChild>
                </w:div>
                <w:div w:id="801115152">
                  <w:marLeft w:val="0"/>
                  <w:marRight w:val="0"/>
                  <w:marTop w:val="0"/>
                  <w:marBottom w:val="0"/>
                  <w:divBdr>
                    <w:top w:val="none" w:sz="0" w:space="0" w:color="auto"/>
                    <w:left w:val="none" w:sz="0" w:space="0" w:color="auto"/>
                    <w:bottom w:val="none" w:sz="0" w:space="0" w:color="auto"/>
                    <w:right w:val="none" w:sz="0" w:space="0" w:color="auto"/>
                  </w:divBdr>
                  <w:divsChild>
                    <w:div w:id="534394054">
                      <w:marLeft w:val="0"/>
                      <w:marRight w:val="0"/>
                      <w:marTop w:val="0"/>
                      <w:marBottom w:val="0"/>
                      <w:divBdr>
                        <w:top w:val="none" w:sz="0" w:space="0" w:color="auto"/>
                        <w:left w:val="none" w:sz="0" w:space="0" w:color="auto"/>
                        <w:bottom w:val="none" w:sz="0" w:space="0" w:color="auto"/>
                        <w:right w:val="none" w:sz="0" w:space="0" w:color="auto"/>
                      </w:divBdr>
                    </w:div>
                  </w:divsChild>
                </w:div>
                <w:div w:id="1560703366">
                  <w:marLeft w:val="0"/>
                  <w:marRight w:val="0"/>
                  <w:marTop w:val="0"/>
                  <w:marBottom w:val="0"/>
                  <w:divBdr>
                    <w:top w:val="none" w:sz="0" w:space="0" w:color="auto"/>
                    <w:left w:val="none" w:sz="0" w:space="0" w:color="auto"/>
                    <w:bottom w:val="none" w:sz="0" w:space="0" w:color="auto"/>
                    <w:right w:val="none" w:sz="0" w:space="0" w:color="auto"/>
                  </w:divBdr>
                  <w:divsChild>
                    <w:div w:id="1368792552">
                      <w:marLeft w:val="0"/>
                      <w:marRight w:val="0"/>
                      <w:marTop w:val="0"/>
                      <w:marBottom w:val="0"/>
                      <w:divBdr>
                        <w:top w:val="none" w:sz="0" w:space="0" w:color="auto"/>
                        <w:left w:val="none" w:sz="0" w:space="0" w:color="auto"/>
                        <w:bottom w:val="none" w:sz="0" w:space="0" w:color="auto"/>
                        <w:right w:val="none" w:sz="0" w:space="0" w:color="auto"/>
                      </w:divBdr>
                    </w:div>
                  </w:divsChild>
                </w:div>
                <w:div w:id="1350257187">
                  <w:marLeft w:val="0"/>
                  <w:marRight w:val="0"/>
                  <w:marTop w:val="0"/>
                  <w:marBottom w:val="0"/>
                  <w:divBdr>
                    <w:top w:val="none" w:sz="0" w:space="0" w:color="auto"/>
                    <w:left w:val="none" w:sz="0" w:space="0" w:color="auto"/>
                    <w:bottom w:val="none" w:sz="0" w:space="0" w:color="auto"/>
                    <w:right w:val="none" w:sz="0" w:space="0" w:color="auto"/>
                  </w:divBdr>
                  <w:divsChild>
                    <w:div w:id="1486387664">
                      <w:marLeft w:val="0"/>
                      <w:marRight w:val="0"/>
                      <w:marTop w:val="0"/>
                      <w:marBottom w:val="0"/>
                      <w:divBdr>
                        <w:top w:val="none" w:sz="0" w:space="0" w:color="auto"/>
                        <w:left w:val="none" w:sz="0" w:space="0" w:color="auto"/>
                        <w:bottom w:val="none" w:sz="0" w:space="0" w:color="auto"/>
                        <w:right w:val="none" w:sz="0" w:space="0" w:color="auto"/>
                      </w:divBdr>
                    </w:div>
                  </w:divsChild>
                </w:div>
                <w:div w:id="604070433">
                  <w:marLeft w:val="0"/>
                  <w:marRight w:val="0"/>
                  <w:marTop w:val="0"/>
                  <w:marBottom w:val="0"/>
                  <w:divBdr>
                    <w:top w:val="none" w:sz="0" w:space="0" w:color="auto"/>
                    <w:left w:val="none" w:sz="0" w:space="0" w:color="auto"/>
                    <w:bottom w:val="none" w:sz="0" w:space="0" w:color="auto"/>
                    <w:right w:val="none" w:sz="0" w:space="0" w:color="auto"/>
                  </w:divBdr>
                  <w:divsChild>
                    <w:div w:id="869993717">
                      <w:marLeft w:val="0"/>
                      <w:marRight w:val="0"/>
                      <w:marTop w:val="0"/>
                      <w:marBottom w:val="0"/>
                      <w:divBdr>
                        <w:top w:val="none" w:sz="0" w:space="0" w:color="auto"/>
                        <w:left w:val="none" w:sz="0" w:space="0" w:color="auto"/>
                        <w:bottom w:val="none" w:sz="0" w:space="0" w:color="auto"/>
                        <w:right w:val="none" w:sz="0" w:space="0" w:color="auto"/>
                      </w:divBdr>
                    </w:div>
                  </w:divsChild>
                </w:div>
                <w:div w:id="240989968">
                  <w:marLeft w:val="0"/>
                  <w:marRight w:val="0"/>
                  <w:marTop w:val="0"/>
                  <w:marBottom w:val="0"/>
                  <w:divBdr>
                    <w:top w:val="none" w:sz="0" w:space="0" w:color="auto"/>
                    <w:left w:val="none" w:sz="0" w:space="0" w:color="auto"/>
                    <w:bottom w:val="none" w:sz="0" w:space="0" w:color="auto"/>
                    <w:right w:val="none" w:sz="0" w:space="0" w:color="auto"/>
                  </w:divBdr>
                  <w:divsChild>
                    <w:div w:id="591741627">
                      <w:marLeft w:val="0"/>
                      <w:marRight w:val="0"/>
                      <w:marTop w:val="0"/>
                      <w:marBottom w:val="0"/>
                      <w:divBdr>
                        <w:top w:val="none" w:sz="0" w:space="0" w:color="auto"/>
                        <w:left w:val="none" w:sz="0" w:space="0" w:color="auto"/>
                        <w:bottom w:val="none" w:sz="0" w:space="0" w:color="auto"/>
                        <w:right w:val="none" w:sz="0" w:space="0" w:color="auto"/>
                      </w:divBdr>
                    </w:div>
                  </w:divsChild>
                </w:div>
                <w:div w:id="1510103579">
                  <w:marLeft w:val="0"/>
                  <w:marRight w:val="0"/>
                  <w:marTop w:val="0"/>
                  <w:marBottom w:val="0"/>
                  <w:divBdr>
                    <w:top w:val="none" w:sz="0" w:space="0" w:color="auto"/>
                    <w:left w:val="none" w:sz="0" w:space="0" w:color="auto"/>
                    <w:bottom w:val="none" w:sz="0" w:space="0" w:color="auto"/>
                    <w:right w:val="none" w:sz="0" w:space="0" w:color="auto"/>
                  </w:divBdr>
                  <w:divsChild>
                    <w:div w:id="1871264027">
                      <w:marLeft w:val="0"/>
                      <w:marRight w:val="0"/>
                      <w:marTop w:val="0"/>
                      <w:marBottom w:val="0"/>
                      <w:divBdr>
                        <w:top w:val="none" w:sz="0" w:space="0" w:color="auto"/>
                        <w:left w:val="none" w:sz="0" w:space="0" w:color="auto"/>
                        <w:bottom w:val="none" w:sz="0" w:space="0" w:color="auto"/>
                        <w:right w:val="none" w:sz="0" w:space="0" w:color="auto"/>
                      </w:divBdr>
                    </w:div>
                  </w:divsChild>
                </w:div>
                <w:div w:id="194269371">
                  <w:marLeft w:val="0"/>
                  <w:marRight w:val="0"/>
                  <w:marTop w:val="0"/>
                  <w:marBottom w:val="0"/>
                  <w:divBdr>
                    <w:top w:val="none" w:sz="0" w:space="0" w:color="auto"/>
                    <w:left w:val="none" w:sz="0" w:space="0" w:color="auto"/>
                    <w:bottom w:val="none" w:sz="0" w:space="0" w:color="auto"/>
                    <w:right w:val="none" w:sz="0" w:space="0" w:color="auto"/>
                  </w:divBdr>
                  <w:divsChild>
                    <w:div w:id="1870754801">
                      <w:marLeft w:val="0"/>
                      <w:marRight w:val="0"/>
                      <w:marTop w:val="0"/>
                      <w:marBottom w:val="0"/>
                      <w:divBdr>
                        <w:top w:val="none" w:sz="0" w:space="0" w:color="auto"/>
                        <w:left w:val="none" w:sz="0" w:space="0" w:color="auto"/>
                        <w:bottom w:val="none" w:sz="0" w:space="0" w:color="auto"/>
                        <w:right w:val="none" w:sz="0" w:space="0" w:color="auto"/>
                      </w:divBdr>
                    </w:div>
                  </w:divsChild>
                </w:div>
                <w:div w:id="1966042757">
                  <w:marLeft w:val="0"/>
                  <w:marRight w:val="0"/>
                  <w:marTop w:val="0"/>
                  <w:marBottom w:val="0"/>
                  <w:divBdr>
                    <w:top w:val="none" w:sz="0" w:space="0" w:color="auto"/>
                    <w:left w:val="none" w:sz="0" w:space="0" w:color="auto"/>
                    <w:bottom w:val="none" w:sz="0" w:space="0" w:color="auto"/>
                    <w:right w:val="none" w:sz="0" w:space="0" w:color="auto"/>
                  </w:divBdr>
                  <w:divsChild>
                    <w:div w:id="1021588150">
                      <w:marLeft w:val="0"/>
                      <w:marRight w:val="0"/>
                      <w:marTop w:val="0"/>
                      <w:marBottom w:val="0"/>
                      <w:divBdr>
                        <w:top w:val="none" w:sz="0" w:space="0" w:color="auto"/>
                        <w:left w:val="none" w:sz="0" w:space="0" w:color="auto"/>
                        <w:bottom w:val="none" w:sz="0" w:space="0" w:color="auto"/>
                        <w:right w:val="none" w:sz="0" w:space="0" w:color="auto"/>
                      </w:divBdr>
                    </w:div>
                  </w:divsChild>
                </w:div>
                <w:div w:id="1599747942">
                  <w:marLeft w:val="0"/>
                  <w:marRight w:val="0"/>
                  <w:marTop w:val="0"/>
                  <w:marBottom w:val="0"/>
                  <w:divBdr>
                    <w:top w:val="none" w:sz="0" w:space="0" w:color="auto"/>
                    <w:left w:val="none" w:sz="0" w:space="0" w:color="auto"/>
                    <w:bottom w:val="none" w:sz="0" w:space="0" w:color="auto"/>
                    <w:right w:val="none" w:sz="0" w:space="0" w:color="auto"/>
                  </w:divBdr>
                  <w:divsChild>
                    <w:div w:id="103574575">
                      <w:marLeft w:val="0"/>
                      <w:marRight w:val="0"/>
                      <w:marTop w:val="0"/>
                      <w:marBottom w:val="0"/>
                      <w:divBdr>
                        <w:top w:val="none" w:sz="0" w:space="0" w:color="auto"/>
                        <w:left w:val="none" w:sz="0" w:space="0" w:color="auto"/>
                        <w:bottom w:val="none" w:sz="0" w:space="0" w:color="auto"/>
                        <w:right w:val="none" w:sz="0" w:space="0" w:color="auto"/>
                      </w:divBdr>
                    </w:div>
                  </w:divsChild>
                </w:div>
                <w:div w:id="1326973784">
                  <w:marLeft w:val="0"/>
                  <w:marRight w:val="0"/>
                  <w:marTop w:val="0"/>
                  <w:marBottom w:val="0"/>
                  <w:divBdr>
                    <w:top w:val="none" w:sz="0" w:space="0" w:color="auto"/>
                    <w:left w:val="none" w:sz="0" w:space="0" w:color="auto"/>
                    <w:bottom w:val="none" w:sz="0" w:space="0" w:color="auto"/>
                    <w:right w:val="none" w:sz="0" w:space="0" w:color="auto"/>
                  </w:divBdr>
                  <w:divsChild>
                    <w:div w:id="1856843094">
                      <w:marLeft w:val="0"/>
                      <w:marRight w:val="0"/>
                      <w:marTop w:val="0"/>
                      <w:marBottom w:val="0"/>
                      <w:divBdr>
                        <w:top w:val="none" w:sz="0" w:space="0" w:color="auto"/>
                        <w:left w:val="none" w:sz="0" w:space="0" w:color="auto"/>
                        <w:bottom w:val="none" w:sz="0" w:space="0" w:color="auto"/>
                        <w:right w:val="none" w:sz="0" w:space="0" w:color="auto"/>
                      </w:divBdr>
                    </w:div>
                  </w:divsChild>
                </w:div>
                <w:div w:id="863054613">
                  <w:marLeft w:val="0"/>
                  <w:marRight w:val="0"/>
                  <w:marTop w:val="0"/>
                  <w:marBottom w:val="0"/>
                  <w:divBdr>
                    <w:top w:val="none" w:sz="0" w:space="0" w:color="auto"/>
                    <w:left w:val="none" w:sz="0" w:space="0" w:color="auto"/>
                    <w:bottom w:val="none" w:sz="0" w:space="0" w:color="auto"/>
                    <w:right w:val="none" w:sz="0" w:space="0" w:color="auto"/>
                  </w:divBdr>
                  <w:divsChild>
                    <w:div w:id="1606769305">
                      <w:marLeft w:val="0"/>
                      <w:marRight w:val="0"/>
                      <w:marTop w:val="0"/>
                      <w:marBottom w:val="0"/>
                      <w:divBdr>
                        <w:top w:val="none" w:sz="0" w:space="0" w:color="auto"/>
                        <w:left w:val="none" w:sz="0" w:space="0" w:color="auto"/>
                        <w:bottom w:val="none" w:sz="0" w:space="0" w:color="auto"/>
                        <w:right w:val="none" w:sz="0" w:space="0" w:color="auto"/>
                      </w:divBdr>
                    </w:div>
                  </w:divsChild>
                </w:div>
                <w:div w:id="1962884646">
                  <w:marLeft w:val="0"/>
                  <w:marRight w:val="0"/>
                  <w:marTop w:val="0"/>
                  <w:marBottom w:val="0"/>
                  <w:divBdr>
                    <w:top w:val="none" w:sz="0" w:space="0" w:color="auto"/>
                    <w:left w:val="none" w:sz="0" w:space="0" w:color="auto"/>
                    <w:bottom w:val="none" w:sz="0" w:space="0" w:color="auto"/>
                    <w:right w:val="none" w:sz="0" w:space="0" w:color="auto"/>
                  </w:divBdr>
                  <w:divsChild>
                    <w:div w:id="1766923125">
                      <w:marLeft w:val="0"/>
                      <w:marRight w:val="0"/>
                      <w:marTop w:val="0"/>
                      <w:marBottom w:val="0"/>
                      <w:divBdr>
                        <w:top w:val="none" w:sz="0" w:space="0" w:color="auto"/>
                        <w:left w:val="none" w:sz="0" w:space="0" w:color="auto"/>
                        <w:bottom w:val="none" w:sz="0" w:space="0" w:color="auto"/>
                        <w:right w:val="none" w:sz="0" w:space="0" w:color="auto"/>
                      </w:divBdr>
                    </w:div>
                  </w:divsChild>
                </w:div>
                <w:div w:id="1689529530">
                  <w:marLeft w:val="0"/>
                  <w:marRight w:val="0"/>
                  <w:marTop w:val="0"/>
                  <w:marBottom w:val="0"/>
                  <w:divBdr>
                    <w:top w:val="none" w:sz="0" w:space="0" w:color="auto"/>
                    <w:left w:val="none" w:sz="0" w:space="0" w:color="auto"/>
                    <w:bottom w:val="none" w:sz="0" w:space="0" w:color="auto"/>
                    <w:right w:val="none" w:sz="0" w:space="0" w:color="auto"/>
                  </w:divBdr>
                  <w:divsChild>
                    <w:div w:id="1618948025">
                      <w:marLeft w:val="0"/>
                      <w:marRight w:val="0"/>
                      <w:marTop w:val="0"/>
                      <w:marBottom w:val="0"/>
                      <w:divBdr>
                        <w:top w:val="none" w:sz="0" w:space="0" w:color="auto"/>
                        <w:left w:val="none" w:sz="0" w:space="0" w:color="auto"/>
                        <w:bottom w:val="none" w:sz="0" w:space="0" w:color="auto"/>
                        <w:right w:val="none" w:sz="0" w:space="0" w:color="auto"/>
                      </w:divBdr>
                    </w:div>
                  </w:divsChild>
                </w:div>
                <w:div w:id="1685935262">
                  <w:marLeft w:val="0"/>
                  <w:marRight w:val="0"/>
                  <w:marTop w:val="0"/>
                  <w:marBottom w:val="0"/>
                  <w:divBdr>
                    <w:top w:val="none" w:sz="0" w:space="0" w:color="auto"/>
                    <w:left w:val="none" w:sz="0" w:space="0" w:color="auto"/>
                    <w:bottom w:val="none" w:sz="0" w:space="0" w:color="auto"/>
                    <w:right w:val="none" w:sz="0" w:space="0" w:color="auto"/>
                  </w:divBdr>
                  <w:divsChild>
                    <w:div w:id="1727292078">
                      <w:marLeft w:val="0"/>
                      <w:marRight w:val="0"/>
                      <w:marTop w:val="0"/>
                      <w:marBottom w:val="0"/>
                      <w:divBdr>
                        <w:top w:val="none" w:sz="0" w:space="0" w:color="auto"/>
                        <w:left w:val="none" w:sz="0" w:space="0" w:color="auto"/>
                        <w:bottom w:val="none" w:sz="0" w:space="0" w:color="auto"/>
                        <w:right w:val="none" w:sz="0" w:space="0" w:color="auto"/>
                      </w:divBdr>
                    </w:div>
                  </w:divsChild>
                </w:div>
                <w:div w:id="1070156880">
                  <w:marLeft w:val="0"/>
                  <w:marRight w:val="0"/>
                  <w:marTop w:val="0"/>
                  <w:marBottom w:val="0"/>
                  <w:divBdr>
                    <w:top w:val="none" w:sz="0" w:space="0" w:color="auto"/>
                    <w:left w:val="none" w:sz="0" w:space="0" w:color="auto"/>
                    <w:bottom w:val="none" w:sz="0" w:space="0" w:color="auto"/>
                    <w:right w:val="none" w:sz="0" w:space="0" w:color="auto"/>
                  </w:divBdr>
                  <w:divsChild>
                    <w:div w:id="1555464089">
                      <w:marLeft w:val="0"/>
                      <w:marRight w:val="0"/>
                      <w:marTop w:val="0"/>
                      <w:marBottom w:val="0"/>
                      <w:divBdr>
                        <w:top w:val="none" w:sz="0" w:space="0" w:color="auto"/>
                        <w:left w:val="none" w:sz="0" w:space="0" w:color="auto"/>
                        <w:bottom w:val="none" w:sz="0" w:space="0" w:color="auto"/>
                        <w:right w:val="none" w:sz="0" w:space="0" w:color="auto"/>
                      </w:divBdr>
                    </w:div>
                  </w:divsChild>
                </w:div>
                <w:div w:id="1822379624">
                  <w:marLeft w:val="0"/>
                  <w:marRight w:val="0"/>
                  <w:marTop w:val="0"/>
                  <w:marBottom w:val="0"/>
                  <w:divBdr>
                    <w:top w:val="none" w:sz="0" w:space="0" w:color="auto"/>
                    <w:left w:val="none" w:sz="0" w:space="0" w:color="auto"/>
                    <w:bottom w:val="none" w:sz="0" w:space="0" w:color="auto"/>
                    <w:right w:val="none" w:sz="0" w:space="0" w:color="auto"/>
                  </w:divBdr>
                  <w:divsChild>
                    <w:div w:id="1085297249">
                      <w:marLeft w:val="0"/>
                      <w:marRight w:val="0"/>
                      <w:marTop w:val="0"/>
                      <w:marBottom w:val="0"/>
                      <w:divBdr>
                        <w:top w:val="none" w:sz="0" w:space="0" w:color="auto"/>
                        <w:left w:val="none" w:sz="0" w:space="0" w:color="auto"/>
                        <w:bottom w:val="none" w:sz="0" w:space="0" w:color="auto"/>
                        <w:right w:val="none" w:sz="0" w:space="0" w:color="auto"/>
                      </w:divBdr>
                    </w:div>
                  </w:divsChild>
                </w:div>
                <w:div w:id="940844713">
                  <w:marLeft w:val="0"/>
                  <w:marRight w:val="0"/>
                  <w:marTop w:val="0"/>
                  <w:marBottom w:val="0"/>
                  <w:divBdr>
                    <w:top w:val="none" w:sz="0" w:space="0" w:color="auto"/>
                    <w:left w:val="none" w:sz="0" w:space="0" w:color="auto"/>
                    <w:bottom w:val="none" w:sz="0" w:space="0" w:color="auto"/>
                    <w:right w:val="none" w:sz="0" w:space="0" w:color="auto"/>
                  </w:divBdr>
                  <w:divsChild>
                    <w:div w:id="202445049">
                      <w:marLeft w:val="0"/>
                      <w:marRight w:val="0"/>
                      <w:marTop w:val="0"/>
                      <w:marBottom w:val="0"/>
                      <w:divBdr>
                        <w:top w:val="none" w:sz="0" w:space="0" w:color="auto"/>
                        <w:left w:val="none" w:sz="0" w:space="0" w:color="auto"/>
                        <w:bottom w:val="none" w:sz="0" w:space="0" w:color="auto"/>
                        <w:right w:val="none" w:sz="0" w:space="0" w:color="auto"/>
                      </w:divBdr>
                    </w:div>
                  </w:divsChild>
                </w:div>
                <w:div w:id="1036540909">
                  <w:marLeft w:val="0"/>
                  <w:marRight w:val="0"/>
                  <w:marTop w:val="0"/>
                  <w:marBottom w:val="0"/>
                  <w:divBdr>
                    <w:top w:val="none" w:sz="0" w:space="0" w:color="auto"/>
                    <w:left w:val="none" w:sz="0" w:space="0" w:color="auto"/>
                    <w:bottom w:val="none" w:sz="0" w:space="0" w:color="auto"/>
                    <w:right w:val="none" w:sz="0" w:space="0" w:color="auto"/>
                  </w:divBdr>
                  <w:divsChild>
                    <w:div w:id="1131052609">
                      <w:marLeft w:val="0"/>
                      <w:marRight w:val="0"/>
                      <w:marTop w:val="0"/>
                      <w:marBottom w:val="0"/>
                      <w:divBdr>
                        <w:top w:val="none" w:sz="0" w:space="0" w:color="auto"/>
                        <w:left w:val="none" w:sz="0" w:space="0" w:color="auto"/>
                        <w:bottom w:val="none" w:sz="0" w:space="0" w:color="auto"/>
                        <w:right w:val="none" w:sz="0" w:space="0" w:color="auto"/>
                      </w:divBdr>
                    </w:div>
                  </w:divsChild>
                </w:div>
                <w:div w:id="878278537">
                  <w:marLeft w:val="0"/>
                  <w:marRight w:val="0"/>
                  <w:marTop w:val="0"/>
                  <w:marBottom w:val="0"/>
                  <w:divBdr>
                    <w:top w:val="none" w:sz="0" w:space="0" w:color="auto"/>
                    <w:left w:val="none" w:sz="0" w:space="0" w:color="auto"/>
                    <w:bottom w:val="none" w:sz="0" w:space="0" w:color="auto"/>
                    <w:right w:val="none" w:sz="0" w:space="0" w:color="auto"/>
                  </w:divBdr>
                  <w:divsChild>
                    <w:div w:id="729115637">
                      <w:marLeft w:val="0"/>
                      <w:marRight w:val="0"/>
                      <w:marTop w:val="0"/>
                      <w:marBottom w:val="0"/>
                      <w:divBdr>
                        <w:top w:val="none" w:sz="0" w:space="0" w:color="auto"/>
                        <w:left w:val="none" w:sz="0" w:space="0" w:color="auto"/>
                        <w:bottom w:val="none" w:sz="0" w:space="0" w:color="auto"/>
                        <w:right w:val="none" w:sz="0" w:space="0" w:color="auto"/>
                      </w:divBdr>
                    </w:div>
                  </w:divsChild>
                </w:div>
                <w:div w:id="1024556809">
                  <w:marLeft w:val="0"/>
                  <w:marRight w:val="0"/>
                  <w:marTop w:val="0"/>
                  <w:marBottom w:val="0"/>
                  <w:divBdr>
                    <w:top w:val="none" w:sz="0" w:space="0" w:color="auto"/>
                    <w:left w:val="none" w:sz="0" w:space="0" w:color="auto"/>
                    <w:bottom w:val="none" w:sz="0" w:space="0" w:color="auto"/>
                    <w:right w:val="none" w:sz="0" w:space="0" w:color="auto"/>
                  </w:divBdr>
                  <w:divsChild>
                    <w:div w:id="1533614530">
                      <w:marLeft w:val="0"/>
                      <w:marRight w:val="0"/>
                      <w:marTop w:val="0"/>
                      <w:marBottom w:val="0"/>
                      <w:divBdr>
                        <w:top w:val="none" w:sz="0" w:space="0" w:color="auto"/>
                        <w:left w:val="none" w:sz="0" w:space="0" w:color="auto"/>
                        <w:bottom w:val="none" w:sz="0" w:space="0" w:color="auto"/>
                        <w:right w:val="none" w:sz="0" w:space="0" w:color="auto"/>
                      </w:divBdr>
                    </w:div>
                  </w:divsChild>
                </w:div>
                <w:div w:id="513810439">
                  <w:marLeft w:val="0"/>
                  <w:marRight w:val="0"/>
                  <w:marTop w:val="0"/>
                  <w:marBottom w:val="0"/>
                  <w:divBdr>
                    <w:top w:val="none" w:sz="0" w:space="0" w:color="auto"/>
                    <w:left w:val="none" w:sz="0" w:space="0" w:color="auto"/>
                    <w:bottom w:val="none" w:sz="0" w:space="0" w:color="auto"/>
                    <w:right w:val="none" w:sz="0" w:space="0" w:color="auto"/>
                  </w:divBdr>
                  <w:divsChild>
                    <w:div w:id="760183687">
                      <w:marLeft w:val="0"/>
                      <w:marRight w:val="0"/>
                      <w:marTop w:val="0"/>
                      <w:marBottom w:val="0"/>
                      <w:divBdr>
                        <w:top w:val="none" w:sz="0" w:space="0" w:color="auto"/>
                        <w:left w:val="none" w:sz="0" w:space="0" w:color="auto"/>
                        <w:bottom w:val="none" w:sz="0" w:space="0" w:color="auto"/>
                        <w:right w:val="none" w:sz="0" w:space="0" w:color="auto"/>
                      </w:divBdr>
                    </w:div>
                  </w:divsChild>
                </w:div>
                <w:div w:id="1277057277">
                  <w:marLeft w:val="0"/>
                  <w:marRight w:val="0"/>
                  <w:marTop w:val="0"/>
                  <w:marBottom w:val="0"/>
                  <w:divBdr>
                    <w:top w:val="none" w:sz="0" w:space="0" w:color="auto"/>
                    <w:left w:val="none" w:sz="0" w:space="0" w:color="auto"/>
                    <w:bottom w:val="none" w:sz="0" w:space="0" w:color="auto"/>
                    <w:right w:val="none" w:sz="0" w:space="0" w:color="auto"/>
                  </w:divBdr>
                  <w:divsChild>
                    <w:div w:id="863326235">
                      <w:marLeft w:val="0"/>
                      <w:marRight w:val="0"/>
                      <w:marTop w:val="0"/>
                      <w:marBottom w:val="0"/>
                      <w:divBdr>
                        <w:top w:val="none" w:sz="0" w:space="0" w:color="auto"/>
                        <w:left w:val="none" w:sz="0" w:space="0" w:color="auto"/>
                        <w:bottom w:val="none" w:sz="0" w:space="0" w:color="auto"/>
                        <w:right w:val="none" w:sz="0" w:space="0" w:color="auto"/>
                      </w:divBdr>
                    </w:div>
                  </w:divsChild>
                </w:div>
                <w:div w:id="1903633872">
                  <w:marLeft w:val="0"/>
                  <w:marRight w:val="0"/>
                  <w:marTop w:val="0"/>
                  <w:marBottom w:val="0"/>
                  <w:divBdr>
                    <w:top w:val="none" w:sz="0" w:space="0" w:color="auto"/>
                    <w:left w:val="none" w:sz="0" w:space="0" w:color="auto"/>
                    <w:bottom w:val="none" w:sz="0" w:space="0" w:color="auto"/>
                    <w:right w:val="none" w:sz="0" w:space="0" w:color="auto"/>
                  </w:divBdr>
                  <w:divsChild>
                    <w:div w:id="2125342806">
                      <w:marLeft w:val="0"/>
                      <w:marRight w:val="0"/>
                      <w:marTop w:val="0"/>
                      <w:marBottom w:val="0"/>
                      <w:divBdr>
                        <w:top w:val="none" w:sz="0" w:space="0" w:color="auto"/>
                        <w:left w:val="none" w:sz="0" w:space="0" w:color="auto"/>
                        <w:bottom w:val="none" w:sz="0" w:space="0" w:color="auto"/>
                        <w:right w:val="none" w:sz="0" w:space="0" w:color="auto"/>
                      </w:divBdr>
                    </w:div>
                  </w:divsChild>
                </w:div>
                <w:div w:id="1471900217">
                  <w:marLeft w:val="0"/>
                  <w:marRight w:val="0"/>
                  <w:marTop w:val="0"/>
                  <w:marBottom w:val="0"/>
                  <w:divBdr>
                    <w:top w:val="none" w:sz="0" w:space="0" w:color="auto"/>
                    <w:left w:val="none" w:sz="0" w:space="0" w:color="auto"/>
                    <w:bottom w:val="none" w:sz="0" w:space="0" w:color="auto"/>
                    <w:right w:val="none" w:sz="0" w:space="0" w:color="auto"/>
                  </w:divBdr>
                  <w:divsChild>
                    <w:div w:id="962879183">
                      <w:marLeft w:val="0"/>
                      <w:marRight w:val="0"/>
                      <w:marTop w:val="0"/>
                      <w:marBottom w:val="0"/>
                      <w:divBdr>
                        <w:top w:val="none" w:sz="0" w:space="0" w:color="auto"/>
                        <w:left w:val="none" w:sz="0" w:space="0" w:color="auto"/>
                        <w:bottom w:val="none" w:sz="0" w:space="0" w:color="auto"/>
                        <w:right w:val="none" w:sz="0" w:space="0" w:color="auto"/>
                      </w:divBdr>
                    </w:div>
                  </w:divsChild>
                </w:div>
                <w:div w:id="296297515">
                  <w:marLeft w:val="0"/>
                  <w:marRight w:val="0"/>
                  <w:marTop w:val="0"/>
                  <w:marBottom w:val="0"/>
                  <w:divBdr>
                    <w:top w:val="none" w:sz="0" w:space="0" w:color="auto"/>
                    <w:left w:val="none" w:sz="0" w:space="0" w:color="auto"/>
                    <w:bottom w:val="none" w:sz="0" w:space="0" w:color="auto"/>
                    <w:right w:val="none" w:sz="0" w:space="0" w:color="auto"/>
                  </w:divBdr>
                  <w:divsChild>
                    <w:div w:id="958873391">
                      <w:marLeft w:val="0"/>
                      <w:marRight w:val="0"/>
                      <w:marTop w:val="0"/>
                      <w:marBottom w:val="0"/>
                      <w:divBdr>
                        <w:top w:val="none" w:sz="0" w:space="0" w:color="auto"/>
                        <w:left w:val="none" w:sz="0" w:space="0" w:color="auto"/>
                        <w:bottom w:val="none" w:sz="0" w:space="0" w:color="auto"/>
                        <w:right w:val="none" w:sz="0" w:space="0" w:color="auto"/>
                      </w:divBdr>
                    </w:div>
                  </w:divsChild>
                </w:div>
                <w:div w:id="1715109465">
                  <w:marLeft w:val="0"/>
                  <w:marRight w:val="0"/>
                  <w:marTop w:val="0"/>
                  <w:marBottom w:val="0"/>
                  <w:divBdr>
                    <w:top w:val="none" w:sz="0" w:space="0" w:color="auto"/>
                    <w:left w:val="none" w:sz="0" w:space="0" w:color="auto"/>
                    <w:bottom w:val="none" w:sz="0" w:space="0" w:color="auto"/>
                    <w:right w:val="none" w:sz="0" w:space="0" w:color="auto"/>
                  </w:divBdr>
                  <w:divsChild>
                    <w:div w:id="657927207">
                      <w:marLeft w:val="0"/>
                      <w:marRight w:val="0"/>
                      <w:marTop w:val="0"/>
                      <w:marBottom w:val="0"/>
                      <w:divBdr>
                        <w:top w:val="none" w:sz="0" w:space="0" w:color="auto"/>
                        <w:left w:val="none" w:sz="0" w:space="0" w:color="auto"/>
                        <w:bottom w:val="none" w:sz="0" w:space="0" w:color="auto"/>
                        <w:right w:val="none" w:sz="0" w:space="0" w:color="auto"/>
                      </w:divBdr>
                    </w:div>
                  </w:divsChild>
                </w:div>
                <w:div w:id="49110996">
                  <w:marLeft w:val="0"/>
                  <w:marRight w:val="0"/>
                  <w:marTop w:val="0"/>
                  <w:marBottom w:val="0"/>
                  <w:divBdr>
                    <w:top w:val="none" w:sz="0" w:space="0" w:color="auto"/>
                    <w:left w:val="none" w:sz="0" w:space="0" w:color="auto"/>
                    <w:bottom w:val="none" w:sz="0" w:space="0" w:color="auto"/>
                    <w:right w:val="none" w:sz="0" w:space="0" w:color="auto"/>
                  </w:divBdr>
                  <w:divsChild>
                    <w:div w:id="1556045093">
                      <w:marLeft w:val="0"/>
                      <w:marRight w:val="0"/>
                      <w:marTop w:val="0"/>
                      <w:marBottom w:val="0"/>
                      <w:divBdr>
                        <w:top w:val="none" w:sz="0" w:space="0" w:color="auto"/>
                        <w:left w:val="none" w:sz="0" w:space="0" w:color="auto"/>
                        <w:bottom w:val="none" w:sz="0" w:space="0" w:color="auto"/>
                        <w:right w:val="none" w:sz="0" w:space="0" w:color="auto"/>
                      </w:divBdr>
                    </w:div>
                  </w:divsChild>
                </w:div>
                <w:div w:id="1488206981">
                  <w:marLeft w:val="0"/>
                  <w:marRight w:val="0"/>
                  <w:marTop w:val="0"/>
                  <w:marBottom w:val="0"/>
                  <w:divBdr>
                    <w:top w:val="none" w:sz="0" w:space="0" w:color="auto"/>
                    <w:left w:val="none" w:sz="0" w:space="0" w:color="auto"/>
                    <w:bottom w:val="none" w:sz="0" w:space="0" w:color="auto"/>
                    <w:right w:val="none" w:sz="0" w:space="0" w:color="auto"/>
                  </w:divBdr>
                  <w:divsChild>
                    <w:div w:id="1733195870">
                      <w:marLeft w:val="0"/>
                      <w:marRight w:val="0"/>
                      <w:marTop w:val="0"/>
                      <w:marBottom w:val="0"/>
                      <w:divBdr>
                        <w:top w:val="none" w:sz="0" w:space="0" w:color="auto"/>
                        <w:left w:val="none" w:sz="0" w:space="0" w:color="auto"/>
                        <w:bottom w:val="none" w:sz="0" w:space="0" w:color="auto"/>
                        <w:right w:val="none" w:sz="0" w:space="0" w:color="auto"/>
                      </w:divBdr>
                    </w:div>
                  </w:divsChild>
                </w:div>
                <w:div w:id="1544823699">
                  <w:marLeft w:val="0"/>
                  <w:marRight w:val="0"/>
                  <w:marTop w:val="0"/>
                  <w:marBottom w:val="0"/>
                  <w:divBdr>
                    <w:top w:val="none" w:sz="0" w:space="0" w:color="auto"/>
                    <w:left w:val="none" w:sz="0" w:space="0" w:color="auto"/>
                    <w:bottom w:val="none" w:sz="0" w:space="0" w:color="auto"/>
                    <w:right w:val="none" w:sz="0" w:space="0" w:color="auto"/>
                  </w:divBdr>
                  <w:divsChild>
                    <w:div w:id="1576744933">
                      <w:marLeft w:val="0"/>
                      <w:marRight w:val="0"/>
                      <w:marTop w:val="0"/>
                      <w:marBottom w:val="0"/>
                      <w:divBdr>
                        <w:top w:val="none" w:sz="0" w:space="0" w:color="auto"/>
                        <w:left w:val="none" w:sz="0" w:space="0" w:color="auto"/>
                        <w:bottom w:val="none" w:sz="0" w:space="0" w:color="auto"/>
                        <w:right w:val="none" w:sz="0" w:space="0" w:color="auto"/>
                      </w:divBdr>
                    </w:div>
                  </w:divsChild>
                </w:div>
                <w:div w:id="439566301">
                  <w:marLeft w:val="0"/>
                  <w:marRight w:val="0"/>
                  <w:marTop w:val="0"/>
                  <w:marBottom w:val="0"/>
                  <w:divBdr>
                    <w:top w:val="none" w:sz="0" w:space="0" w:color="auto"/>
                    <w:left w:val="none" w:sz="0" w:space="0" w:color="auto"/>
                    <w:bottom w:val="none" w:sz="0" w:space="0" w:color="auto"/>
                    <w:right w:val="none" w:sz="0" w:space="0" w:color="auto"/>
                  </w:divBdr>
                  <w:divsChild>
                    <w:div w:id="1060640186">
                      <w:marLeft w:val="0"/>
                      <w:marRight w:val="0"/>
                      <w:marTop w:val="0"/>
                      <w:marBottom w:val="0"/>
                      <w:divBdr>
                        <w:top w:val="none" w:sz="0" w:space="0" w:color="auto"/>
                        <w:left w:val="none" w:sz="0" w:space="0" w:color="auto"/>
                        <w:bottom w:val="none" w:sz="0" w:space="0" w:color="auto"/>
                        <w:right w:val="none" w:sz="0" w:space="0" w:color="auto"/>
                      </w:divBdr>
                    </w:div>
                  </w:divsChild>
                </w:div>
                <w:div w:id="1926303413">
                  <w:marLeft w:val="0"/>
                  <w:marRight w:val="0"/>
                  <w:marTop w:val="0"/>
                  <w:marBottom w:val="0"/>
                  <w:divBdr>
                    <w:top w:val="none" w:sz="0" w:space="0" w:color="auto"/>
                    <w:left w:val="none" w:sz="0" w:space="0" w:color="auto"/>
                    <w:bottom w:val="none" w:sz="0" w:space="0" w:color="auto"/>
                    <w:right w:val="none" w:sz="0" w:space="0" w:color="auto"/>
                  </w:divBdr>
                  <w:divsChild>
                    <w:div w:id="383678055">
                      <w:marLeft w:val="0"/>
                      <w:marRight w:val="0"/>
                      <w:marTop w:val="0"/>
                      <w:marBottom w:val="0"/>
                      <w:divBdr>
                        <w:top w:val="none" w:sz="0" w:space="0" w:color="auto"/>
                        <w:left w:val="none" w:sz="0" w:space="0" w:color="auto"/>
                        <w:bottom w:val="none" w:sz="0" w:space="0" w:color="auto"/>
                        <w:right w:val="none" w:sz="0" w:space="0" w:color="auto"/>
                      </w:divBdr>
                    </w:div>
                  </w:divsChild>
                </w:div>
                <w:div w:id="1041134112">
                  <w:marLeft w:val="0"/>
                  <w:marRight w:val="0"/>
                  <w:marTop w:val="0"/>
                  <w:marBottom w:val="0"/>
                  <w:divBdr>
                    <w:top w:val="none" w:sz="0" w:space="0" w:color="auto"/>
                    <w:left w:val="none" w:sz="0" w:space="0" w:color="auto"/>
                    <w:bottom w:val="none" w:sz="0" w:space="0" w:color="auto"/>
                    <w:right w:val="none" w:sz="0" w:space="0" w:color="auto"/>
                  </w:divBdr>
                  <w:divsChild>
                    <w:div w:id="1400396081">
                      <w:marLeft w:val="0"/>
                      <w:marRight w:val="0"/>
                      <w:marTop w:val="0"/>
                      <w:marBottom w:val="0"/>
                      <w:divBdr>
                        <w:top w:val="none" w:sz="0" w:space="0" w:color="auto"/>
                        <w:left w:val="none" w:sz="0" w:space="0" w:color="auto"/>
                        <w:bottom w:val="none" w:sz="0" w:space="0" w:color="auto"/>
                        <w:right w:val="none" w:sz="0" w:space="0" w:color="auto"/>
                      </w:divBdr>
                    </w:div>
                  </w:divsChild>
                </w:div>
                <w:div w:id="2122648073">
                  <w:marLeft w:val="0"/>
                  <w:marRight w:val="0"/>
                  <w:marTop w:val="0"/>
                  <w:marBottom w:val="0"/>
                  <w:divBdr>
                    <w:top w:val="none" w:sz="0" w:space="0" w:color="auto"/>
                    <w:left w:val="none" w:sz="0" w:space="0" w:color="auto"/>
                    <w:bottom w:val="none" w:sz="0" w:space="0" w:color="auto"/>
                    <w:right w:val="none" w:sz="0" w:space="0" w:color="auto"/>
                  </w:divBdr>
                  <w:divsChild>
                    <w:div w:id="1443651857">
                      <w:marLeft w:val="0"/>
                      <w:marRight w:val="0"/>
                      <w:marTop w:val="0"/>
                      <w:marBottom w:val="0"/>
                      <w:divBdr>
                        <w:top w:val="none" w:sz="0" w:space="0" w:color="auto"/>
                        <w:left w:val="none" w:sz="0" w:space="0" w:color="auto"/>
                        <w:bottom w:val="none" w:sz="0" w:space="0" w:color="auto"/>
                        <w:right w:val="none" w:sz="0" w:space="0" w:color="auto"/>
                      </w:divBdr>
                    </w:div>
                  </w:divsChild>
                </w:div>
                <w:div w:id="1692342177">
                  <w:marLeft w:val="0"/>
                  <w:marRight w:val="0"/>
                  <w:marTop w:val="0"/>
                  <w:marBottom w:val="0"/>
                  <w:divBdr>
                    <w:top w:val="none" w:sz="0" w:space="0" w:color="auto"/>
                    <w:left w:val="none" w:sz="0" w:space="0" w:color="auto"/>
                    <w:bottom w:val="none" w:sz="0" w:space="0" w:color="auto"/>
                    <w:right w:val="none" w:sz="0" w:space="0" w:color="auto"/>
                  </w:divBdr>
                  <w:divsChild>
                    <w:div w:id="3746531">
                      <w:marLeft w:val="0"/>
                      <w:marRight w:val="0"/>
                      <w:marTop w:val="0"/>
                      <w:marBottom w:val="0"/>
                      <w:divBdr>
                        <w:top w:val="none" w:sz="0" w:space="0" w:color="auto"/>
                        <w:left w:val="none" w:sz="0" w:space="0" w:color="auto"/>
                        <w:bottom w:val="none" w:sz="0" w:space="0" w:color="auto"/>
                        <w:right w:val="none" w:sz="0" w:space="0" w:color="auto"/>
                      </w:divBdr>
                    </w:div>
                  </w:divsChild>
                </w:div>
                <w:div w:id="1512641596">
                  <w:marLeft w:val="0"/>
                  <w:marRight w:val="0"/>
                  <w:marTop w:val="0"/>
                  <w:marBottom w:val="0"/>
                  <w:divBdr>
                    <w:top w:val="none" w:sz="0" w:space="0" w:color="auto"/>
                    <w:left w:val="none" w:sz="0" w:space="0" w:color="auto"/>
                    <w:bottom w:val="none" w:sz="0" w:space="0" w:color="auto"/>
                    <w:right w:val="none" w:sz="0" w:space="0" w:color="auto"/>
                  </w:divBdr>
                  <w:divsChild>
                    <w:div w:id="229583207">
                      <w:marLeft w:val="0"/>
                      <w:marRight w:val="0"/>
                      <w:marTop w:val="0"/>
                      <w:marBottom w:val="0"/>
                      <w:divBdr>
                        <w:top w:val="none" w:sz="0" w:space="0" w:color="auto"/>
                        <w:left w:val="none" w:sz="0" w:space="0" w:color="auto"/>
                        <w:bottom w:val="none" w:sz="0" w:space="0" w:color="auto"/>
                        <w:right w:val="none" w:sz="0" w:space="0" w:color="auto"/>
                      </w:divBdr>
                    </w:div>
                  </w:divsChild>
                </w:div>
                <w:div w:id="517818773">
                  <w:marLeft w:val="0"/>
                  <w:marRight w:val="0"/>
                  <w:marTop w:val="0"/>
                  <w:marBottom w:val="0"/>
                  <w:divBdr>
                    <w:top w:val="none" w:sz="0" w:space="0" w:color="auto"/>
                    <w:left w:val="none" w:sz="0" w:space="0" w:color="auto"/>
                    <w:bottom w:val="none" w:sz="0" w:space="0" w:color="auto"/>
                    <w:right w:val="none" w:sz="0" w:space="0" w:color="auto"/>
                  </w:divBdr>
                  <w:divsChild>
                    <w:div w:id="1155226448">
                      <w:marLeft w:val="0"/>
                      <w:marRight w:val="0"/>
                      <w:marTop w:val="0"/>
                      <w:marBottom w:val="0"/>
                      <w:divBdr>
                        <w:top w:val="none" w:sz="0" w:space="0" w:color="auto"/>
                        <w:left w:val="none" w:sz="0" w:space="0" w:color="auto"/>
                        <w:bottom w:val="none" w:sz="0" w:space="0" w:color="auto"/>
                        <w:right w:val="none" w:sz="0" w:space="0" w:color="auto"/>
                      </w:divBdr>
                    </w:div>
                  </w:divsChild>
                </w:div>
                <w:div w:id="1663922353">
                  <w:marLeft w:val="0"/>
                  <w:marRight w:val="0"/>
                  <w:marTop w:val="0"/>
                  <w:marBottom w:val="0"/>
                  <w:divBdr>
                    <w:top w:val="none" w:sz="0" w:space="0" w:color="auto"/>
                    <w:left w:val="none" w:sz="0" w:space="0" w:color="auto"/>
                    <w:bottom w:val="none" w:sz="0" w:space="0" w:color="auto"/>
                    <w:right w:val="none" w:sz="0" w:space="0" w:color="auto"/>
                  </w:divBdr>
                  <w:divsChild>
                    <w:div w:id="132674157">
                      <w:marLeft w:val="0"/>
                      <w:marRight w:val="0"/>
                      <w:marTop w:val="0"/>
                      <w:marBottom w:val="0"/>
                      <w:divBdr>
                        <w:top w:val="none" w:sz="0" w:space="0" w:color="auto"/>
                        <w:left w:val="none" w:sz="0" w:space="0" w:color="auto"/>
                        <w:bottom w:val="none" w:sz="0" w:space="0" w:color="auto"/>
                        <w:right w:val="none" w:sz="0" w:space="0" w:color="auto"/>
                      </w:divBdr>
                    </w:div>
                  </w:divsChild>
                </w:div>
                <w:div w:id="1336110988">
                  <w:marLeft w:val="0"/>
                  <w:marRight w:val="0"/>
                  <w:marTop w:val="0"/>
                  <w:marBottom w:val="0"/>
                  <w:divBdr>
                    <w:top w:val="none" w:sz="0" w:space="0" w:color="auto"/>
                    <w:left w:val="none" w:sz="0" w:space="0" w:color="auto"/>
                    <w:bottom w:val="none" w:sz="0" w:space="0" w:color="auto"/>
                    <w:right w:val="none" w:sz="0" w:space="0" w:color="auto"/>
                  </w:divBdr>
                  <w:divsChild>
                    <w:div w:id="1565943000">
                      <w:marLeft w:val="0"/>
                      <w:marRight w:val="0"/>
                      <w:marTop w:val="0"/>
                      <w:marBottom w:val="0"/>
                      <w:divBdr>
                        <w:top w:val="none" w:sz="0" w:space="0" w:color="auto"/>
                        <w:left w:val="none" w:sz="0" w:space="0" w:color="auto"/>
                        <w:bottom w:val="none" w:sz="0" w:space="0" w:color="auto"/>
                        <w:right w:val="none" w:sz="0" w:space="0" w:color="auto"/>
                      </w:divBdr>
                    </w:div>
                  </w:divsChild>
                </w:div>
                <w:div w:id="774521846">
                  <w:marLeft w:val="0"/>
                  <w:marRight w:val="0"/>
                  <w:marTop w:val="0"/>
                  <w:marBottom w:val="0"/>
                  <w:divBdr>
                    <w:top w:val="none" w:sz="0" w:space="0" w:color="auto"/>
                    <w:left w:val="none" w:sz="0" w:space="0" w:color="auto"/>
                    <w:bottom w:val="none" w:sz="0" w:space="0" w:color="auto"/>
                    <w:right w:val="none" w:sz="0" w:space="0" w:color="auto"/>
                  </w:divBdr>
                  <w:divsChild>
                    <w:div w:id="2015060890">
                      <w:marLeft w:val="0"/>
                      <w:marRight w:val="0"/>
                      <w:marTop w:val="0"/>
                      <w:marBottom w:val="0"/>
                      <w:divBdr>
                        <w:top w:val="none" w:sz="0" w:space="0" w:color="auto"/>
                        <w:left w:val="none" w:sz="0" w:space="0" w:color="auto"/>
                        <w:bottom w:val="none" w:sz="0" w:space="0" w:color="auto"/>
                        <w:right w:val="none" w:sz="0" w:space="0" w:color="auto"/>
                      </w:divBdr>
                    </w:div>
                  </w:divsChild>
                </w:div>
                <w:div w:id="455833304">
                  <w:marLeft w:val="0"/>
                  <w:marRight w:val="0"/>
                  <w:marTop w:val="0"/>
                  <w:marBottom w:val="0"/>
                  <w:divBdr>
                    <w:top w:val="none" w:sz="0" w:space="0" w:color="auto"/>
                    <w:left w:val="none" w:sz="0" w:space="0" w:color="auto"/>
                    <w:bottom w:val="none" w:sz="0" w:space="0" w:color="auto"/>
                    <w:right w:val="none" w:sz="0" w:space="0" w:color="auto"/>
                  </w:divBdr>
                  <w:divsChild>
                    <w:div w:id="1186094607">
                      <w:marLeft w:val="0"/>
                      <w:marRight w:val="0"/>
                      <w:marTop w:val="0"/>
                      <w:marBottom w:val="0"/>
                      <w:divBdr>
                        <w:top w:val="none" w:sz="0" w:space="0" w:color="auto"/>
                        <w:left w:val="none" w:sz="0" w:space="0" w:color="auto"/>
                        <w:bottom w:val="none" w:sz="0" w:space="0" w:color="auto"/>
                        <w:right w:val="none" w:sz="0" w:space="0" w:color="auto"/>
                      </w:divBdr>
                    </w:div>
                  </w:divsChild>
                </w:div>
                <w:div w:id="1804233447">
                  <w:marLeft w:val="0"/>
                  <w:marRight w:val="0"/>
                  <w:marTop w:val="0"/>
                  <w:marBottom w:val="0"/>
                  <w:divBdr>
                    <w:top w:val="none" w:sz="0" w:space="0" w:color="auto"/>
                    <w:left w:val="none" w:sz="0" w:space="0" w:color="auto"/>
                    <w:bottom w:val="none" w:sz="0" w:space="0" w:color="auto"/>
                    <w:right w:val="none" w:sz="0" w:space="0" w:color="auto"/>
                  </w:divBdr>
                  <w:divsChild>
                    <w:div w:id="1803116977">
                      <w:marLeft w:val="0"/>
                      <w:marRight w:val="0"/>
                      <w:marTop w:val="0"/>
                      <w:marBottom w:val="0"/>
                      <w:divBdr>
                        <w:top w:val="none" w:sz="0" w:space="0" w:color="auto"/>
                        <w:left w:val="none" w:sz="0" w:space="0" w:color="auto"/>
                        <w:bottom w:val="none" w:sz="0" w:space="0" w:color="auto"/>
                        <w:right w:val="none" w:sz="0" w:space="0" w:color="auto"/>
                      </w:divBdr>
                    </w:div>
                  </w:divsChild>
                </w:div>
                <w:div w:id="2046128923">
                  <w:marLeft w:val="0"/>
                  <w:marRight w:val="0"/>
                  <w:marTop w:val="0"/>
                  <w:marBottom w:val="0"/>
                  <w:divBdr>
                    <w:top w:val="none" w:sz="0" w:space="0" w:color="auto"/>
                    <w:left w:val="none" w:sz="0" w:space="0" w:color="auto"/>
                    <w:bottom w:val="none" w:sz="0" w:space="0" w:color="auto"/>
                    <w:right w:val="none" w:sz="0" w:space="0" w:color="auto"/>
                  </w:divBdr>
                  <w:divsChild>
                    <w:div w:id="925573362">
                      <w:marLeft w:val="0"/>
                      <w:marRight w:val="0"/>
                      <w:marTop w:val="0"/>
                      <w:marBottom w:val="0"/>
                      <w:divBdr>
                        <w:top w:val="none" w:sz="0" w:space="0" w:color="auto"/>
                        <w:left w:val="none" w:sz="0" w:space="0" w:color="auto"/>
                        <w:bottom w:val="none" w:sz="0" w:space="0" w:color="auto"/>
                        <w:right w:val="none" w:sz="0" w:space="0" w:color="auto"/>
                      </w:divBdr>
                    </w:div>
                  </w:divsChild>
                </w:div>
                <w:div w:id="670715590">
                  <w:marLeft w:val="0"/>
                  <w:marRight w:val="0"/>
                  <w:marTop w:val="0"/>
                  <w:marBottom w:val="0"/>
                  <w:divBdr>
                    <w:top w:val="none" w:sz="0" w:space="0" w:color="auto"/>
                    <w:left w:val="none" w:sz="0" w:space="0" w:color="auto"/>
                    <w:bottom w:val="none" w:sz="0" w:space="0" w:color="auto"/>
                    <w:right w:val="none" w:sz="0" w:space="0" w:color="auto"/>
                  </w:divBdr>
                  <w:divsChild>
                    <w:div w:id="5796019">
                      <w:marLeft w:val="0"/>
                      <w:marRight w:val="0"/>
                      <w:marTop w:val="0"/>
                      <w:marBottom w:val="0"/>
                      <w:divBdr>
                        <w:top w:val="none" w:sz="0" w:space="0" w:color="auto"/>
                        <w:left w:val="none" w:sz="0" w:space="0" w:color="auto"/>
                        <w:bottom w:val="none" w:sz="0" w:space="0" w:color="auto"/>
                        <w:right w:val="none" w:sz="0" w:space="0" w:color="auto"/>
                      </w:divBdr>
                    </w:div>
                  </w:divsChild>
                </w:div>
                <w:div w:id="1992295180">
                  <w:marLeft w:val="0"/>
                  <w:marRight w:val="0"/>
                  <w:marTop w:val="0"/>
                  <w:marBottom w:val="0"/>
                  <w:divBdr>
                    <w:top w:val="none" w:sz="0" w:space="0" w:color="auto"/>
                    <w:left w:val="none" w:sz="0" w:space="0" w:color="auto"/>
                    <w:bottom w:val="none" w:sz="0" w:space="0" w:color="auto"/>
                    <w:right w:val="none" w:sz="0" w:space="0" w:color="auto"/>
                  </w:divBdr>
                  <w:divsChild>
                    <w:div w:id="529025406">
                      <w:marLeft w:val="0"/>
                      <w:marRight w:val="0"/>
                      <w:marTop w:val="0"/>
                      <w:marBottom w:val="0"/>
                      <w:divBdr>
                        <w:top w:val="none" w:sz="0" w:space="0" w:color="auto"/>
                        <w:left w:val="none" w:sz="0" w:space="0" w:color="auto"/>
                        <w:bottom w:val="none" w:sz="0" w:space="0" w:color="auto"/>
                        <w:right w:val="none" w:sz="0" w:space="0" w:color="auto"/>
                      </w:divBdr>
                    </w:div>
                  </w:divsChild>
                </w:div>
                <w:div w:id="881133494">
                  <w:marLeft w:val="0"/>
                  <w:marRight w:val="0"/>
                  <w:marTop w:val="0"/>
                  <w:marBottom w:val="0"/>
                  <w:divBdr>
                    <w:top w:val="none" w:sz="0" w:space="0" w:color="auto"/>
                    <w:left w:val="none" w:sz="0" w:space="0" w:color="auto"/>
                    <w:bottom w:val="none" w:sz="0" w:space="0" w:color="auto"/>
                    <w:right w:val="none" w:sz="0" w:space="0" w:color="auto"/>
                  </w:divBdr>
                  <w:divsChild>
                    <w:div w:id="1550721241">
                      <w:marLeft w:val="0"/>
                      <w:marRight w:val="0"/>
                      <w:marTop w:val="0"/>
                      <w:marBottom w:val="0"/>
                      <w:divBdr>
                        <w:top w:val="none" w:sz="0" w:space="0" w:color="auto"/>
                        <w:left w:val="none" w:sz="0" w:space="0" w:color="auto"/>
                        <w:bottom w:val="none" w:sz="0" w:space="0" w:color="auto"/>
                        <w:right w:val="none" w:sz="0" w:space="0" w:color="auto"/>
                      </w:divBdr>
                    </w:div>
                  </w:divsChild>
                </w:div>
                <w:div w:id="811410381">
                  <w:marLeft w:val="0"/>
                  <w:marRight w:val="0"/>
                  <w:marTop w:val="0"/>
                  <w:marBottom w:val="0"/>
                  <w:divBdr>
                    <w:top w:val="none" w:sz="0" w:space="0" w:color="auto"/>
                    <w:left w:val="none" w:sz="0" w:space="0" w:color="auto"/>
                    <w:bottom w:val="none" w:sz="0" w:space="0" w:color="auto"/>
                    <w:right w:val="none" w:sz="0" w:space="0" w:color="auto"/>
                  </w:divBdr>
                  <w:divsChild>
                    <w:div w:id="1636450023">
                      <w:marLeft w:val="0"/>
                      <w:marRight w:val="0"/>
                      <w:marTop w:val="0"/>
                      <w:marBottom w:val="0"/>
                      <w:divBdr>
                        <w:top w:val="none" w:sz="0" w:space="0" w:color="auto"/>
                        <w:left w:val="none" w:sz="0" w:space="0" w:color="auto"/>
                        <w:bottom w:val="none" w:sz="0" w:space="0" w:color="auto"/>
                        <w:right w:val="none" w:sz="0" w:space="0" w:color="auto"/>
                      </w:divBdr>
                    </w:div>
                  </w:divsChild>
                </w:div>
                <w:div w:id="1157116900">
                  <w:marLeft w:val="0"/>
                  <w:marRight w:val="0"/>
                  <w:marTop w:val="0"/>
                  <w:marBottom w:val="0"/>
                  <w:divBdr>
                    <w:top w:val="none" w:sz="0" w:space="0" w:color="auto"/>
                    <w:left w:val="none" w:sz="0" w:space="0" w:color="auto"/>
                    <w:bottom w:val="none" w:sz="0" w:space="0" w:color="auto"/>
                    <w:right w:val="none" w:sz="0" w:space="0" w:color="auto"/>
                  </w:divBdr>
                  <w:divsChild>
                    <w:div w:id="267471986">
                      <w:marLeft w:val="0"/>
                      <w:marRight w:val="0"/>
                      <w:marTop w:val="0"/>
                      <w:marBottom w:val="0"/>
                      <w:divBdr>
                        <w:top w:val="none" w:sz="0" w:space="0" w:color="auto"/>
                        <w:left w:val="none" w:sz="0" w:space="0" w:color="auto"/>
                        <w:bottom w:val="none" w:sz="0" w:space="0" w:color="auto"/>
                        <w:right w:val="none" w:sz="0" w:space="0" w:color="auto"/>
                      </w:divBdr>
                    </w:div>
                  </w:divsChild>
                </w:div>
                <w:div w:id="1058364490">
                  <w:marLeft w:val="0"/>
                  <w:marRight w:val="0"/>
                  <w:marTop w:val="0"/>
                  <w:marBottom w:val="0"/>
                  <w:divBdr>
                    <w:top w:val="none" w:sz="0" w:space="0" w:color="auto"/>
                    <w:left w:val="none" w:sz="0" w:space="0" w:color="auto"/>
                    <w:bottom w:val="none" w:sz="0" w:space="0" w:color="auto"/>
                    <w:right w:val="none" w:sz="0" w:space="0" w:color="auto"/>
                  </w:divBdr>
                  <w:divsChild>
                    <w:div w:id="987243938">
                      <w:marLeft w:val="0"/>
                      <w:marRight w:val="0"/>
                      <w:marTop w:val="0"/>
                      <w:marBottom w:val="0"/>
                      <w:divBdr>
                        <w:top w:val="none" w:sz="0" w:space="0" w:color="auto"/>
                        <w:left w:val="none" w:sz="0" w:space="0" w:color="auto"/>
                        <w:bottom w:val="none" w:sz="0" w:space="0" w:color="auto"/>
                        <w:right w:val="none" w:sz="0" w:space="0" w:color="auto"/>
                      </w:divBdr>
                    </w:div>
                  </w:divsChild>
                </w:div>
                <w:div w:id="1551265400">
                  <w:marLeft w:val="0"/>
                  <w:marRight w:val="0"/>
                  <w:marTop w:val="0"/>
                  <w:marBottom w:val="0"/>
                  <w:divBdr>
                    <w:top w:val="none" w:sz="0" w:space="0" w:color="auto"/>
                    <w:left w:val="none" w:sz="0" w:space="0" w:color="auto"/>
                    <w:bottom w:val="none" w:sz="0" w:space="0" w:color="auto"/>
                    <w:right w:val="none" w:sz="0" w:space="0" w:color="auto"/>
                  </w:divBdr>
                  <w:divsChild>
                    <w:div w:id="91475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069953">
          <w:marLeft w:val="0"/>
          <w:marRight w:val="0"/>
          <w:marTop w:val="0"/>
          <w:marBottom w:val="0"/>
          <w:divBdr>
            <w:top w:val="none" w:sz="0" w:space="0" w:color="auto"/>
            <w:left w:val="none" w:sz="0" w:space="0" w:color="auto"/>
            <w:bottom w:val="none" w:sz="0" w:space="0" w:color="auto"/>
            <w:right w:val="none" w:sz="0" w:space="0" w:color="auto"/>
          </w:divBdr>
        </w:div>
      </w:divsChild>
    </w:div>
    <w:div w:id="480317678">
      <w:bodyDiv w:val="1"/>
      <w:marLeft w:val="0"/>
      <w:marRight w:val="0"/>
      <w:marTop w:val="0"/>
      <w:marBottom w:val="0"/>
      <w:divBdr>
        <w:top w:val="none" w:sz="0" w:space="0" w:color="auto"/>
        <w:left w:val="none" w:sz="0" w:space="0" w:color="auto"/>
        <w:bottom w:val="none" w:sz="0" w:space="0" w:color="auto"/>
        <w:right w:val="none" w:sz="0" w:space="0" w:color="auto"/>
      </w:divBdr>
    </w:div>
    <w:div w:id="504711036">
      <w:bodyDiv w:val="1"/>
      <w:marLeft w:val="0"/>
      <w:marRight w:val="0"/>
      <w:marTop w:val="0"/>
      <w:marBottom w:val="0"/>
      <w:divBdr>
        <w:top w:val="none" w:sz="0" w:space="0" w:color="auto"/>
        <w:left w:val="none" w:sz="0" w:space="0" w:color="auto"/>
        <w:bottom w:val="none" w:sz="0" w:space="0" w:color="auto"/>
        <w:right w:val="none" w:sz="0" w:space="0" w:color="auto"/>
      </w:divBdr>
    </w:div>
    <w:div w:id="577205062">
      <w:bodyDiv w:val="1"/>
      <w:marLeft w:val="0"/>
      <w:marRight w:val="0"/>
      <w:marTop w:val="0"/>
      <w:marBottom w:val="0"/>
      <w:divBdr>
        <w:top w:val="none" w:sz="0" w:space="0" w:color="auto"/>
        <w:left w:val="none" w:sz="0" w:space="0" w:color="auto"/>
        <w:bottom w:val="none" w:sz="0" w:space="0" w:color="auto"/>
        <w:right w:val="none" w:sz="0" w:space="0" w:color="auto"/>
      </w:divBdr>
    </w:div>
    <w:div w:id="588000843">
      <w:bodyDiv w:val="1"/>
      <w:marLeft w:val="0"/>
      <w:marRight w:val="0"/>
      <w:marTop w:val="0"/>
      <w:marBottom w:val="0"/>
      <w:divBdr>
        <w:top w:val="none" w:sz="0" w:space="0" w:color="auto"/>
        <w:left w:val="none" w:sz="0" w:space="0" w:color="auto"/>
        <w:bottom w:val="none" w:sz="0" w:space="0" w:color="auto"/>
        <w:right w:val="none" w:sz="0" w:space="0" w:color="auto"/>
      </w:divBdr>
    </w:div>
    <w:div w:id="671185618">
      <w:bodyDiv w:val="1"/>
      <w:marLeft w:val="0"/>
      <w:marRight w:val="0"/>
      <w:marTop w:val="0"/>
      <w:marBottom w:val="0"/>
      <w:divBdr>
        <w:top w:val="none" w:sz="0" w:space="0" w:color="auto"/>
        <w:left w:val="none" w:sz="0" w:space="0" w:color="auto"/>
        <w:bottom w:val="none" w:sz="0" w:space="0" w:color="auto"/>
        <w:right w:val="none" w:sz="0" w:space="0" w:color="auto"/>
      </w:divBdr>
    </w:div>
    <w:div w:id="728041949">
      <w:bodyDiv w:val="1"/>
      <w:marLeft w:val="0"/>
      <w:marRight w:val="0"/>
      <w:marTop w:val="0"/>
      <w:marBottom w:val="0"/>
      <w:divBdr>
        <w:top w:val="none" w:sz="0" w:space="0" w:color="auto"/>
        <w:left w:val="none" w:sz="0" w:space="0" w:color="auto"/>
        <w:bottom w:val="none" w:sz="0" w:space="0" w:color="auto"/>
        <w:right w:val="none" w:sz="0" w:space="0" w:color="auto"/>
      </w:divBdr>
      <w:divsChild>
        <w:div w:id="415833834">
          <w:marLeft w:val="0"/>
          <w:marRight w:val="0"/>
          <w:marTop w:val="0"/>
          <w:marBottom w:val="0"/>
          <w:divBdr>
            <w:top w:val="none" w:sz="0" w:space="0" w:color="auto"/>
            <w:left w:val="none" w:sz="0" w:space="0" w:color="auto"/>
            <w:bottom w:val="none" w:sz="0" w:space="0" w:color="auto"/>
            <w:right w:val="none" w:sz="0" w:space="0" w:color="auto"/>
          </w:divBdr>
        </w:div>
        <w:div w:id="95760161">
          <w:marLeft w:val="0"/>
          <w:marRight w:val="0"/>
          <w:marTop w:val="0"/>
          <w:marBottom w:val="0"/>
          <w:divBdr>
            <w:top w:val="none" w:sz="0" w:space="0" w:color="auto"/>
            <w:left w:val="none" w:sz="0" w:space="0" w:color="auto"/>
            <w:bottom w:val="none" w:sz="0" w:space="0" w:color="auto"/>
            <w:right w:val="none" w:sz="0" w:space="0" w:color="auto"/>
          </w:divBdr>
          <w:divsChild>
            <w:div w:id="472255746">
              <w:marLeft w:val="0"/>
              <w:marRight w:val="0"/>
              <w:marTop w:val="30"/>
              <w:marBottom w:val="30"/>
              <w:divBdr>
                <w:top w:val="none" w:sz="0" w:space="0" w:color="auto"/>
                <w:left w:val="none" w:sz="0" w:space="0" w:color="auto"/>
                <w:bottom w:val="none" w:sz="0" w:space="0" w:color="auto"/>
                <w:right w:val="none" w:sz="0" w:space="0" w:color="auto"/>
              </w:divBdr>
              <w:divsChild>
                <w:div w:id="643704790">
                  <w:marLeft w:val="0"/>
                  <w:marRight w:val="0"/>
                  <w:marTop w:val="0"/>
                  <w:marBottom w:val="0"/>
                  <w:divBdr>
                    <w:top w:val="none" w:sz="0" w:space="0" w:color="auto"/>
                    <w:left w:val="none" w:sz="0" w:space="0" w:color="auto"/>
                    <w:bottom w:val="none" w:sz="0" w:space="0" w:color="auto"/>
                    <w:right w:val="none" w:sz="0" w:space="0" w:color="auto"/>
                  </w:divBdr>
                  <w:divsChild>
                    <w:div w:id="175317068">
                      <w:marLeft w:val="0"/>
                      <w:marRight w:val="0"/>
                      <w:marTop w:val="0"/>
                      <w:marBottom w:val="0"/>
                      <w:divBdr>
                        <w:top w:val="none" w:sz="0" w:space="0" w:color="auto"/>
                        <w:left w:val="none" w:sz="0" w:space="0" w:color="auto"/>
                        <w:bottom w:val="none" w:sz="0" w:space="0" w:color="auto"/>
                        <w:right w:val="none" w:sz="0" w:space="0" w:color="auto"/>
                      </w:divBdr>
                    </w:div>
                  </w:divsChild>
                </w:div>
                <w:div w:id="1308318240">
                  <w:marLeft w:val="0"/>
                  <w:marRight w:val="0"/>
                  <w:marTop w:val="0"/>
                  <w:marBottom w:val="0"/>
                  <w:divBdr>
                    <w:top w:val="none" w:sz="0" w:space="0" w:color="auto"/>
                    <w:left w:val="none" w:sz="0" w:space="0" w:color="auto"/>
                    <w:bottom w:val="none" w:sz="0" w:space="0" w:color="auto"/>
                    <w:right w:val="none" w:sz="0" w:space="0" w:color="auto"/>
                  </w:divBdr>
                  <w:divsChild>
                    <w:div w:id="1647128935">
                      <w:marLeft w:val="0"/>
                      <w:marRight w:val="0"/>
                      <w:marTop w:val="0"/>
                      <w:marBottom w:val="0"/>
                      <w:divBdr>
                        <w:top w:val="none" w:sz="0" w:space="0" w:color="auto"/>
                        <w:left w:val="none" w:sz="0" w:space="0" w:color="auto"/>
                        <w:bottom w:val="none" w:sz="0" w:space="0" w:color="auto"/>
                        <w:right w:val="none" w:sz="0" w:space="0" w:color="auto"/>
                      </w:divBdr>
                    </w:div>
                  </w:divsChild>
                </w:div>
                <w:div w:id="2071339617">
                  <w:marLeft w:val="0"/>
                  <w:marRight w:val="0"/>
                  <w:marTop w:val="0"/>
                  <w:marBottom w:val="0"/>
                  <w:divBdr>
                    <w:top w:val="none" w:sz="0" w:space="0" w:color="auto"/>
                    <w:left w:val="none" w:sz="0" w:space="0" w:color="auto"/>
                    <w:bottom w:val="none" w:sz="0" w:space="0" w:color="auto"/>
                    <w:right w:val="none" w:sz="0" w:space="0" w:color="auto"/>
                  </w:divBdr>
                  <w:divsChild>
                    <w:div w:id="794173352">
                      <w:marLeft w:val="0"/>
                      <w:marRight w:val="0"/>
                      <w:marTop w:val="0"/>
                      <w:marBottom w:val="0"/>
                      <w:divBdr>
                        <w:top w:val="none" w:sz="0" w:space="0" w:color="auto"/>
                        <w:left w:val="none" w:sz="0" w:space="0" w:color="auto"/>
                        <w:bottom w:val="none" w:sz="0" w:space="0" w:color="auto"/>
                        <w:right w:val="none" w:sz="0" w:space="0" w:color="auto"/>
                      </w:divBdr>
                    </w:div>
                  </w:divsChild>
                </w:div>
                <w:div w:id="416443989">
                  <w:marLeft w:val="0"/>
                  <w:marRight w:val="0"/>
                  <w:marTop w:val="0"/>
                  <w:marBottom w:val="0"/>
                  <w:divBdr>
                    <w:top w:val="none" w:sz="0" w:space="0" w:color="auto"/>
                    <w:left w:val="none" w:sz="0" w:space="0" w:color="auto"/>
                    <w:bottom w:val="none" w:sz="0" w:space="0" w:color="auto"/>
                    <w:right w:val="none" w:sz="0" w:space="0" w:color="auto"/>
                  </w:divBdr>
                  <w:divsChild>
                    <w:div w:id="2040080437">
                      <w:marLeft w:val="0"/>
                      <w:marRight w:val="0"/>
                      <w:marTop w:val="0"/>
                      <w:marBottom w:val="0"/>
                      <w:divBdr>
                        <w:top w:val="none" w:sz="0" w:space="0" w:color="auto"/>
                        <w:left w:val="none" w:sz="0" w:space="0" w:color="auto"/>
                        <w:bottom w:val="none" w:sz="0" w:space="0" w:color="auto"/>
                        <w:right w:val="none" w:sz="0" w:space="0" w:color="auto"/>
                      </w:divBdr>
                    </w:div>
                  </w:divsChild>
                </w:div>
                <w:div w:id="2084598837">
                  <w:marLeft w:val="0"/>
                  <w:marRight w:val="0"/>
                  <w:marTop w:val="0"/>
                  <w:marBottom w:val="0"/>
                  <w:divBdr>
                    <w:top w:val="none" w:sz="0" w:space="0" w:color="auto"/>
                    <w:left w:val="none" w:sz="0" w:space="0" w:color="auto"/>
                    <w:bottom w:val="none" w:sz="0" w:space="0" w:color="auto"/>
                    <w:right w:val="none" w:sz="0" w:space="0" w:color="auto"/>
                  </w:divBdr>
                  <w:divsChild>
                    <w:div w:id="1814445831">
                      <w:marLeft w:val="0"/>
                      <w:marRight w:val="0"/>
                      <w:marTop w:val="0"/>
                      <w:marBottom w:val="0"/>
                      <w:divBdr>
                        <w:top w:val="none" w:sz="0" w:space="0" w:color="auto"/>
                        <w:left w:val="none" w:sz="0" w:space="0" w:color="auto"/>
                        <w:bottom w:val="none" w:sz="0" w:space="0" w:color="auto"/>
                        <w:right w:val="none" w:sz="0" w:space="0" w:color="auto"/>
                      </w:divBdr>
                    </w:div>
                  </w:divsChild>
                </w:div>
                <w:div w:id="726297264">
                  <w:marLeft w:val="0"/>
                  <w:marRight w:val="0"/>
                  <w:marTop w:val="0"/>
                  <w:marBottom w:val="0"/>
                  <w:divBdr>
                    <w:top w:val="none" w:sz="0" w:space="0" w:color="auto"/>
                    <w:left w:val="none" w:sz="0" w:space="0" w:color="auto"/>
                    <w:bottom w:val="none" w:sz="0" w:space="0" w:color="auto"/>
                    <w:right w:val="none" w:sz="0" w:space="0" w:color="auto"/>
                  </w:divBdr>
                  <w:divsChild>
                    <w:div w:id="1320304555">
                      <w:marLeft w:val="0"/>
                      <w:marRight w:val="0"/>
                      <w:marTop w:val="0"/>
                      <w:marBottom w:val="0"/>
                      <w:divBdr>
                        <w:top w:val="none" w:sz="0" w:space="0" w:color="auto"/>
                        <w:left w:val="none" w:sz="0" w:space="0" w:color="auto"/>
                        <w:bottom w:val="none" w:sz="0" w:space="0" w:color="auto"/>
                        <w:right w:val="none" w:sz="0" w:space="0" w:color="auto"/>
                      </w:divBdr>
                    </w:div>
                  </w:divsChild>
                </w:div>
                <w:div w:id="1298993851">
                  <w:marLeft w:val="0"/>
                  <w:marRight w:val="0"/>
                  <w:marTop w:val="0"/>
                  <w:marBottom w:val="0"/>
                  <w:divBdr>
                    <w:top w:val="none" w:sz="0" w:space="0" w:color="auto"/>
                    <w:left w:val="none" w:sz="0" w:space="0" w:color="auto"/>
                    <w:bottom w:val="none" w:sz="0" w:space="0" w:color="auto"/>
                    <w:right w:val="none" w:sz="0" w:space="0" w:color="auto"/>
                  </w:divBdr>
                  <w:divsChild>
                    <w:div w:id="69739214">
                      <w:marLeft w:val="0"/>
                      <w:marRight w:val="0"/>
                      <w:marTop w:val="0"/>
                      <w:marBottom w:val="0"/>
                      <w:divBdr>
                        <w:top w:val="none" w:sz="0" w:space="0" w:color="auto"/>
                        <w:left w:val="none" w:sz="0" w:space="0" w:color="auto"/>
                        <w:bottom w:val="none" w:sz="0" w:space="0" w:color="auto"/>
                        <w:right w:val="none" w:sz="0" w:space="0" w:color="auto"/>
                      </w:divBdr>
                    </w:div>
                  </w:divsChild>
                </w:div>
                <w:div w:id="1673096236">
                  <w:marLeft w:val="0"/>
                  <w:marRight w:val="0"/>
                  <w:marTop w:val="0"/>
                  <w:marBottom w:val="0"/>
                  <w:divBdr>
                    <w:top w:val="none" w:sz="0" w:space="0" w:color="auto"/>
                    <w:left w:val="none" w:sz="0" w:space="0" w:color="auto"/>
                    <w:bottom w:val="none" w:sz="0" w:space="0" w:color="auto"/>
                    <w:right w:val="none" w:sz="0" w:space="0" w:color="auto"/>
                  </w:divBdr>
                  <w:divsChild>
                    <w:div w:id="518936111">
                      <w:marLeft w:val="0"/>
                      <w:marRight w:val="0"/>
                      <w:marTop w:val="0"/>
                      <w:marBottom w:val="0"/>
                      <w:divBdr>
                        <w:top w:val="none" w:sz="0" w:space="0" w:color="auto"/>
                        <w:left w:val="none" w:sz="0" w:space="0" w:color="auto"/>
                        <w:bottom w:val="none" w:sz="0" w:space="0" w:color="auto"/>
                        <w:right w:val="none" w:sz="0" w:space="0" w:color="auto"/>
                      </w:divBdr>
                    </w:div>
                  </w:divsChild>
                </w:div>
                <w:div w:id="84964117">
                  <w:marLeft w:val="0"/>
                  <w:marRight w:val="0"/>
                  <w:marTop w:val="0"/>
                  <w:marBottom w:val="0"/>
                  <w:divBdr>
                    <w:top w:val="none" w:sz="0" w:space="0" w:color="auto"/>
                    <w:left w:val="none" w:sz="0" w:space="0" w:color="auto"/>
                    <w:bottom w:val="none" w:sz="0" w:space="0" w:color="auto"/>
                    <w:right w:val="none" w:sz="0" w:space="0" w:color="auto"/>
                  </w:divBdr>
                  <w:divsChild>
                    <w:div w:id="59402241">
                      <w:marLeft w:val="0"/>
                      <w:marRight w:val="0"/>
                      <w:marTop w:val="0"/>
                      <w:marBottom w:val="0"/>
                      <w:divBdr>
                        <w:top w:val="none" w:sz="0" w:space="0" w:color="auto"/>
                        <w:left w:val="none" w:sz="0" w:space="0" w:color="auto"/>
                        <w:bottom w:val="none" w:sz="0" w:space="0" w:color="auto"/>
                        <w:right w:val="none" w:sz="0" w:space="0" w:color="auto"/>
                      </w:divBdr>
                    </w:div>
                  </w:divsChild>
                </w:div>
                <w:div w:id="498082028">
                  <w:marLeft w:val="0"/>
                  <w:marRight w:val="0"/>
                  <w:marTop w:val="0"/>
                  <w:marBottom w:val="0"/>
                  <w:divBdr>
                    <w:top w:val="none" w:sz="0" w:space="0" w:color="auto"/>
                    <w:left w:val="none" w:sz="0" w:space="0" w:color="auto"/>
                    <w:bottom w:val="none" w:sz="0" w:space="0" w:color="auto"/>
                    <w:right w:val="none" w:sz="0" w:space="0" w:color="auto"/>
                  </w:divBdr>
                  <w:divsChild>
                    <w:div w:id="130178739">
                      <w:marLeft w:val="0"/>
                      <w:marRight w:val="0"/>
                      <w:marTop w:val="0"/>
                      <w:marBottom w:val="0"/>
                      <w:divBdr>
                        <w:top w:val="none" w:sz="0" w:space="0" w:color="auto"/>
                        <w:left w:val="none" w:sz="0" w:space="0" w:color="auto"/>
                        <w:bottom w:val="none" w:sz="0" w:space="0" w:color="auto"/>
                        <w:right w:val="none" w:sz="0" w:space="0" w:color="auto"/>
                      </w:divBdr>
                    </w:div>
                  </w:divsChild>
                </w:div>
                <w:div w:id="404954729">
                  <w:marLeft w:val="0"/>
                  <w:marRight w:val="0"/>
                  <w:marTop w:val="0"/>
                  <w:marBottom w:val="0"/>
                  <w:divBdr>
                    <w:top w:val="none" w:sz="0" w:space="0" w:color="auto"/>
                    <w:left w:val="none" w:sz="0" w:space="0" w:color="auto"/>
                    <w:bottom w:val="none" w:sz="0" w:space="0" w:color="auto"/>
                    <w:right w:val="none" w:sz="0" w:space="0" w:color="auto"/>
                  </w:divBdr>
                  <w:divsChild>
                    <w:div w:id="407850417">
                      <w:marLeft w:val="0"/>
                      <w:marRight w:val="0"/>
                      <w:marTop w:val="0"/>
                      <w:marBottom w:val="0"/>
                      <w:divBdr>
                        <w:top w:val="none" w:sz="0" w:space="0" w:color="auto"/>
                        <w:left w:val="none" w:sz="0" w:space="0" w:color="auto"/>
                        <w:bottom w:val="none" w:sz="0" w:space="0" w:color="auto"/>
                        <w:right w:val="none" w:sz="0" w:space="0" w:color="auto"/>
                      </w:divBdr>
                    </w:div>
                  </w:divsChild>
                </w:div>
                <w:div w:id="574627619">
                  <w:marLeft w:val="0"/>
                  <w:marRight w:val="0"/>
                  <w:marTop w:val="0"/>
                  <w:marBottom w:val="0"/>
                  <w:divBdr>
                    <w:top w:val="none" w:sz="0" w:space="0" w:color="auto"/>
                    <w:left w:val="none" w:sz="0" w:space="0" w:color="auto"/>
                    <w:bottom w:val="none" w:sz="0" w:space="0" w:color="auto"/>
                    <w:right w:val="none" w:sz="0" w:space="0" w:color="auto"/>
                  </w:divBdr>
                  <w:divsChild>
                    <w:div w:id="903299111">
                      <w:marLeft w:val="0"/>
                      <w:marRight w:val="0"/>
                      <w:marTop w:val="0"/>
                      <w:marBottom w:val="0"/>
                      <w:divBdr>
                        <w:top w:val="none" w:sz="0" w:space="0" w:color="auto"/>
                        <w:left w:val="none" w:sz="0" w:space="0" w:color="auto"/>
                        <w:bottom w:val="none" w:sz="0" w:space="0" w:color="auto"/>
                        <w:right w:val="none" w:sz="0" w:space="0" w:color="auto"/>
                      </w:divBdr>
                    </w:div>
                  </w:divsChild>
                </w:div>
                <w:div w:id="203566616">
                  <w:marLeft w:val="0"/>
                  <w:marRight w:val="0"/>
                  <w:marTop w:val="0"/>
                  <w:marBottom w:val="0"/>
                  <w:divBdr>
                    <w:top w:val="none" w:sz="0" w:space="0" w:color="auto"/>
                    <w:left w:val="none" w:sz="0" w:space="0" w:color="auto"/>
                    <w:bottom w:val="none" w:sz="0" w:space="0" w:color="auto"/>
                    <w:right w:val="none" w:sz="0" w:space="0" w:color="auto"/>
                  </w:divBdr>
                  <w:divsChild>
                    <w:div w:id="556010781">
                      <w:marLeft w:val="0"/>
                      <w:marRight w:val="0"/>
                      <w:marTop w:val="0"/>
                      <w:marBottom w:val="0"/>
                      <w:divBdr>
                        <w:top w:val="none" w:sz="0" w:space="0" w:color="auto"/>
                        <w:left w:val="none" w:sz="0" w:space="0" w:color="auto"/>
                        <w:bottom w:val="none" w:sz="0" w:space="0" w:color="auto"/>
                        <w:right w:val="none" w:sz="0" w:space="0" w:color="auto"/>
                      </w:divBdr>
                    </w:div>
                  </w:divsChild>
                </w:div>
                <w:div w:id="1955556684">
                  <w:marLeft w:val="0"/>
                  <w:marRight w:val="0"/>
                  <w:marTop w:val="0"/>
                  <w:marBottom w:val="0"/>
                  <w:divBdr>
                    <w:top w:val="none" w:sz="0" w:space="0" w:color="auto"/>
                    <w:left w:val="none" w:sz="0" w:space="0" w:color="auto"/>
                    <w:bottom w:val="none" w:sz="0" w:space="0" w:color="auto"/>
                    <w:right w:val="none" w:sz="0" w:space="0" w:color="auto"/>
                  </w:divBdr>
                  <w:divsChild>
                    <w:div w:id="1726945868">
                      <w:marLeft w:val="0"/>
                      <w:marRight w:val="0"/>
                      <w:marTop w:val="0"/>
                      <w:marBottom w:val="0"/>
                      <w:divBdr>
                        <w:top w:val="none" w:sz="0" w:space="0" w:color="auto"/>
                        <w:left w:val="none" w:sz="0" w:space="0" w:color="auto"/>
                        <w:bottom w:val="none" w:sz="0" w:space="0" w:color="auto"/>
                        <w:right w:val="none" w:sz="0" w:space="0" w:color="auto"/>
                      </w:divBdr>
                    </w:div>
                  </w:divsChild>
                </w:div>
                <w:div w:id="205873534">
                  <w:marLeft w:val="0"/>
                  <w:marRight w:val="0"/>
                  <w:marTop w:val="0"/>
                  <w:marBottom w:val="0"/>
                  <w:divBdr>
                    <w:top w:val="none" w:sz="0" w:space="0" w:color="auto"/>
                    <w:left w:val="none" w:sz="0" w:space="0" w:color="auto"/>
                    <w:bottom w:val="none" w:sz="0" w:space="0" w:color="auto"/>
                    <w:right w:val="none" w:sz="0" w:space="0" w:color="auto"/>
                  </w:divBdr>
                  <w:divsChild>
                    <w:div w:id="912858948">
                      <w:marLeft w:val="0"/>
                      <w:marRight w:val="0"/>
                      <w:marTop w:val="0"/>
                      <w:marBottom w:val="0"/>
                      <w:divBdr>
                        <w:top w:val="none" w:sz="0" w:space="0" w:color="auto"/>
                        <w:left w:val="none" w:sz="0" w:space="0" w:color="auto"/>
                        <w:bottom w:val="none" w:sz="0" w:space="0" w:color="auto"/>
                        <w:right w:val="none" w:sz="0" w:space="0" w:color="auto"/>
                      </w:divBdr>
                    </w:div>
                  </w:divsChild>
                </w:div>
                <w:div w:id="1146506098">
                  <w:marLeft w:val="0"/>
                  <w:marRight w:val="0"/>
                  <w:marTop w:val="0"/>
                  <w:marBottom w:val="0"/>
                  <w:divBdr>
                    <w:top w:val="none" w:sz="0" w:space="0" w:color="auto"/>
                    <w:left w:val="none" w:sz="0" w:space="0" w:color="auto"/>
                    <w:bottom w:val="none" w:sz="0" w:space="0" w:color="auto"/>
                    <w:right w:val="none" w:sz="0" w:space="0" w:color="auto"/>
                  </w:divBdr>
                  <w:divsChild>
                    <w:div w:id="873074541">
                      <w:marLeft w:val="0"/>
                      <w:marRight w:val="0"/>
                      <w:marTop w:val="0"/>
                      <w:marBottom w:val="0"/>
                      <w:divBdr>
                        <w:top w:val="none" w:sz="0" w:space="0" w:color="auto"/>
                        <w:left w:val="none" w:sz="0" w:space="0" w:color="auto"/>
                        <w:bottom w:val="none" w:sz="0" w:space="0" w:color="auto"/>
                        <w:right w:val="none" w:sz="0" w:space="0" w:color="auto"/>
                      </w:divBdr>
                    </w:div>
                  </w:divsChild>
                </w:div>
                <w:div w:id="1724524717">
                  <w:marLeft w:val="0"/>
                  <w:marRight w:val="0"/>
                  <w:marTop w:val="0"/>
                  <w:marBottom w:val="0"/>
                  <w:divBdr>
                    <w:top w:val="none" w:sz="0" w:space="0" w:color="auto"/>
                    <w:left w:val="none" w:sz="0" w:space="0" w:color="auto"/>
                    <w:bottom w:val="none" w:sz="0" w:space="0" w:color="auto"/>
                    <w:right w:val="none" w:sz="0" w:space="0" w:color="auto"/>
                  </w:divBdr>
                  <w:divsChild>
                    <w:div w:id="1828009477">
                      <w:marLeft w:val="0"/>
                      <w:marRight w:val="0"/>
                      <w:marTop w:val="0"/>
                      <w:marBottom w:val="0"/>
                      <w:divBdr>
                        <w:top w:val="none" w:sz="0" w:space="0" w:color="auto"/>
                        <w:left w:val="none" w:sz="0" w:space="0" w:color="auto"/>
                        <w:bottom w:val="none" w:sz="0" w:space="0" w:color="auto"/>
                        <w:right w:val="none" w:sz="0" w:space="0" w:color="auto"/>
                      </w:divBdr>
                    </w:div>
                  </w:divsChild>
                </w:div>
                <w:div w:id="1851331171">
                  <w:marLeft w:val="0"/>
                  <w:marRight w:val="0"/>
                  <w:marTop w:val="0"/>
                  <w:marBottom w:val="0"/>
                  <w:divBdr>
                    <w:top w:val="none" w:sz="0" w:space="0" w:color="auto"/>
                    <w:left w:val="none" w:sz="0" w:space="0" w:color="auto"/>
                    <w:bottom w:val="none" w:sz="0" w:space="0" w:color="auto"/>
                    <w:right w:val="none" w:sz="0" w:space="0" w:color="auto"/>
                  </w:divBdr>
                  <w:divsChild>
                    <w:div w:id="362483442">
                      <w:marLeft w:val="0"/>
                      <w:marRight w:val="0"/>
                      <w:marTop w:val="0"/>
                      <w:marBottom w:val="0"/>
                      <w:divBdr>
                        <w:top w:val="none" w:sz="0" w:space="0" w:color="auto"/>
                        <w:left w:val="none" w:sz="0" w:space="0" w:color="auto"/>
                        <w:bottom w:val="none" w:sz="0" w:space="0" w:color="auto"/>
                        <w:right w:val="none" w:sz="0" w:space="0" w:color="auto"/>
                      </w:divBdr>
                    </w:div>
                  </w:divsChild>
                </w:div>
                <w:div w:id="1717508202">
                  <w:marLeft w:val="0"/>
                  <w:marRight w:val="0"/>
                  <w:marTop w:val="0"/>
                  <w:marBottom w:val="0"/>
                  <w:divBdr>
                    <w:top w:val="none" w:sz="0" w:space="0" w:color="auto"/>
                    <w:left w:val="none" w:sz="0" w:space="0" w:color="auto"/>
                    <w:bottom w:val="none" w:sz="0" w:space="0" w:color="auto"/>
                    <w:right w:val="none" w:sz="0" w:space="0" w:color="auto"/>
                  </w:divBdr>
                  <w:divsChild>
                    <w:div w:id="1590305837">
                      <w:marLeft w:val="0"/>
                      <w:marRight w:val="0"/>
                      <w:marTop w:val="0"/>
                      <w:marBottom w:val="0"/>
                      <w:divBdr>
                        <w:top w:val="none" w:sz="0" w:space="0" w:color="auto"/>
                        <w:left w:val="none" w:sz="0" w:space="0" w:color="auto"/>
                        <w:bottom w:val="none" w:sz="0" w:space="0" w:color="auto"/>
                        <w:right w:val="none" w:sz="0" w:space="0" w:color="auto"/>
                      </w:divBdr>
                    </w:div>
                  </w:divsChild>
                </w:div>
                <w:div w:id="2145192829">
                  <w:marLeft w:val="0"/>
                  <w:marRight w:val="0"/>
                  <w:marTop w:val="0"/>
                  <w:marBottom w:val="0"/>
                  <w:divBdr>
                    <w:top w:val="none" w:sz="0" w:space="0" w:color="auto"/>
                    <w:left w:val="none" w:sz="0" w:space="0" w:color="auto"/>
                    <w:bottom w:val="none" w:sz="0" w:space="0" w:color="auto"/>
                    <w:right w:val="none" w:sz="0" w:space="0" w:color="auto"/>
                  </w:divBdr>
                  <w:divsChild>
                    <w:div w:id="667252187">
                      <w:marLeft w:val="0"/>
                      <w:marRight w:val="0"/>
                      <w:marTop w:val="0"/>
                      <w:marBottom w:val="0"/>
                      <w:divBdr>
                        <w:top w:val="none" w:sz="0" w:space="0" w:color="auto"/>
                        <w:left w:val="none" w:sz="0" w:space="0" w:color="auto"/>
                        <w:bottom w:val="none" w:sz="0" w:space="0" w:color="auto"/>
                        <w:right w:val="none" w:sz="0" w:space="0" w:color="auto"/>
                      </w:divBdr>
                    </w:div>
                  </w:divsChild>
                </w:div>
                <w:div w:id="800727820">
                  <w:marLeft w:val="0"/>
                  <w:marRight w:val="0"/>
                  <w:marTop w:val="0"/>
                  <w:marBottom w:val="0"/>
                  <w:divBdr>
                    <w:top w:val="none" w:sz="0" w:space="0" w:color="auto"/>
                    <w:left w:val="none" w:sz="0" w:space="0" w:color="auto"/>
                    <w:bottom w:val="none" w:sz="0" w:space="0" w:color="auto"/>
                    <w:right w:val="none" w:sz="0" w:space="0" w:color="auto"/>
                  </w:divBdr>
                  <w:divsChild>
                    <w:div w:id="1218588256">
                      <w:marLeft w:val="0"/>
                      <w:marRight w:val="0"/>
                      <w:marTop w:val="0"/>
                      <w:marBottom w:val="0"/>
                      <w:divBdr>
                        <w:top w:val="none" w:sz="0" w:space="0" w:color="auto"/>
                        <w:left w:val="none" w:sz="0" w:space="0" w:color="auto"/>
                        <w:bottom w:val="none" w:sz="0" w:space="0" w:color="auto"/>
                        <w:right w:val="none" w:sz="0" w:space="0" w:color="auto"/>
                      </w:divBdr>
                    </w:div>
                  </w:divsChild>
                </w:div>
                <w:div w:id="1462919015">
                  <w:marLeft w:val="0"/>
                  <w:marRight w:val="0"/>
                  <w:marTop w:val="0"/>
                  <w:marBottom w:val="0"/>
                  <w:divBdr>
                    <w:top w:val="none" w:sz="0" w:space="0" w:color="auto"/>
                    <w:left w:val="none" w:sz="0" w:space="0" w:color="auto"/>
                    <w:bottom w:val="none" w:sz="0" w:space="0" w:color="auto"/>
                    <w:right w:val="none" w:sz="0" w:space="0" w:color="auto"/>
                  </w:divBdr>
                  <w:divsChild>
                    <w:div w:id="248850951">
                      <w:marLeft w:val="0"/>
                      <w:marRight w:val="0"/>
                      <w:marTop w:val="0"/>
                      <w:marBottom w:val="0"/>
                      <w:divBdr>
                        <w:top w:val="none" w:sz="0" w:space="0" w:color="auto"/>
                        <w:left w:val="none" w:sz="0" w:space="0" w:color="auto"/>
                        <w:bottom w:val="none" w:sz="0" w:space="0" w:color="auto"/>
                        <w:right w:val="none" w:sz="0" w:space="0" w:color="auto"/>
                      </w:divBdr>
                    </w:div>
                  </w:divsChild>
                </w:div>
                <w:div w:id="945575485">
                  <w:marLeft w:val="0"/>
                  <w:marRight w:val="0"/>
                  <w:marTop w:val="0"/>
                  <w:marBottom w:val="0"/>
                  <w:divBdr>
                    <w:top w:val="none" w:sz="0" w:space="0" w:color="auto"/>
                    <w:left w:val="none" w:sz="0" w:space="0" w:color="auto"/>
                    <w:bottom w:val="none" w:sz="0" w:space="0" w:color="auto"/>
                    <w:right w:val="none" w:sz="0" w:space="0" w:color="auto"/>
                  </w:divBdr>
                  <w:divsChild>
                    <w:div w:id="295333163">
                      <w:marLeft w:val="0"/>
                      <w:marRight w:val="0"/>
                      <w:marTop w:val="0"/>
                      <w:marBottom w:val="0"/>
                      <w:divBdr>
                        <w:top w:val="none" w:sz="0" w:space="0" w:color="auto"/>
                        <w:left w:val="none" w:sz="0" w:space="0" w:color="auto"/>
                        <w:bottom w:val="none" w:sz="0" w:space="0" w:color="auto"/>
                        <w:right w:val="none" w:sz="0" w:space="0" w:color="auto"/>
                      </w:divBdr>
                    </w:div>
                  </w:divsChild>
                </w:div>
                <w:div w:id="1724670312">
                  <w:marLeft w:val="0"/>
                  <w:marRight w:val="0"/>
                  <w:marTop w:val="0"/>
                  <w:marBottom w:val="0"/>
                  <w:divBdr>
                    <w:top w:val="none" w:sz="0" w:space="0" w:color="auto"/>
                    <w:left w:val="none" w:sz="0" w:space="0" w:color="auto"/>
                    <w:bottom w:val="none" w:sz="0" w:space="0" w:color="auto"/>
                    <w:right w:val="none" w:sz="0" w:space="0" w:color="auto"/>
                  </w:divBdr>
                  <w:divsChild>
                    <w:div w:id="1967003822">
                      <w:marLeft w:val="0"/>
                      <w:marRight w:val="0"/>
                      <w:marTop w:val="0"/>
                      <w:marBottom w:val="0"/>
                      <w:divBdr>
                        <w:top w:val="none" w:sz="0" w:space="0" w:color="auto"/>
                        <w:left w:val="none" w:sz="0" w:space="0" w:color="auto"/>
                        <w:bottom w:val="none" w:sz="0" w:space="0" w:color="auto"/>
                        <w:right w:val="none" w:sz="0" w:space="0" w:color="auto"/>
                      </w:divBdr>
                    </w:div>
                  </w:divsChild>
                </w:div>
                <w:div w:id="1975678139">
                  <w:marLeft w:val="0"/>
                  <w:marRight w:val="0"/>
                  <w:marTop w:val="0"/>
                  <w:marBottom w:val="0"/>
                  <w:divBdr>
                    <w:top w:val="none" w:sz="0" w:space="0" w:color="auto"/>
                    <w:left w:val="none" w:sz="0" w:space="0" w:color="auto"/>
                    <w:bottom w:val="none" w:sz="0" w:space="0" w:color="auto"/>
                    <w:right w:val="none" w:sz="0" w:space="0" w:color="auto"/>
                  </w:divBdr>
                  <w:divsChild>
                    <w:div w:id="133328263">
                      <w:marLeft w:val="0"/>
                      <w:marRight w:val="0"/>
                      <w:marTop w:val="0"/>
                      <w:marBottom w:val="0"/>
                      <w:divBdr>
                        <w:top w:val="none" w:sz="0" w:space="0" w:color="auto"/>
                        <w:left w:val="none" w:sz="0" w:space="0" w:color="auto"/>
                        <w:bottom w:val="none" w:sz="0" w:space="0" w:color="auto"/>
                        <w:right w:val="none" w:sz="0" w:space="0" w:color="auto"/>
                      </w:divBdr>
                    </w:div>
                  </w:divsChild>
                </w:div>
                <w:div w:id="2023703070">
                  <w:marLeft w:val="0"/>
                  <w:marRight w:val="0"/>
                  <w:marTop w:val="0"/>
                  <w:marBottom w:val="0"/>
                  <w:divBdr>
                    <w:top w:val="none" w:sz="0" w:space="0" w:color="auto"/>
                    <w:left w:val="none" w:sz="0" w:space="0" w:color="auto"/>
                    <w:bottom w:val="none" w:sz="0" w:space="0" w:color="auto"/>
                    <w:right w:val="none" w:sz="0" w:space="0" w:color="auto"/>
                  </w:divBdr>
                  <w:divsChild>
                    <w:div w:id="1579900541">
                      <w:marLeft w:val="0"/>
                      <w:marRight w:val="0"/>
                      <w:marTop w:val="0"/>
                      <w:marBottom w:val="0"/>
                      <w:divBdr>
                        <w:top w:val="none" w:sz="0" w:space="0" w:color="auto"/>
                        <w:left w:val="none" w:sz="0" w:space="0" w:color="auto"/>
                        <w:bottom w:val="none" w:sz="0" w:space="0" w:color="auto"/>
                        <w:right w:val="none" w:sz="0" w:space="0" w:color="auto"/>
                      </w:divBdr>
                    </w:div>
                  </w:divsChild>
                </w:div>
                <w:div w:id="1904101855">
                  <w:marLeft w:val="0"/>
                  <w:marRight w:val="0"/>
                  <w:marTop w:val="0"/>
                  <w:marBottom w:val="0"/>
                  <w:divBdr>
                    <w:top w:val="none" w:sz="0" w:space="0" w:color="auto"/>
                    <w:left w:val="none" w:sz="0" w:space="0" w:color="auto"/>
                    <w:bottom w:val="none" w:sz="0" w:space="0" w:color="auto"/>
                    <w:right w:val="none" w:sz="0" w:space="0" w:color="auto"/>
                  </w:divBdr>
                  <w:divsChild>
                    <w:div w:id="639114752">
                      <w:marLeft w:val="0"/>
                      <w:marRight w:val="0"/>
                      <w:marTop w:val="0"/>
                      <w:marBottom w:val="0"/>
                      <w:divBdr>
                        <w:top w:val="none" w:sz="0" w:space="0" w:color="auto"/>
                        <w:left w:val="none" w:sz="0" w:space="0" w:color="auto"/>
                        <w:bottom w:val="none" w:sz="0" w:space="0" w:color="auto"/>
                        <w:right w:val="none" w:sz="0" w:space="0" w:color="auto"/>
                      </w:divBdr>
                    </w:div>
                  </w:divsChild>
                </w:div>
                <w:div w:id="962927036">
                  <w:marLeft w:val="0"/>
                  <w:marRight w:val="0"/>
                  <w:marTop w:val="0"/>
                  <w:marBottom w:val="0"/>
                  <w:divBdr>
                    <w:top w:val="none" w:sz="0" w:space="0" w:color="auto"/>
                    <w:left w:val="none" w:sz="0" w:space="0" w:color="auto"/>
                    <w:bottom w:val="none" w:sz="0" w:space="0" w:color="auto"/>
                    <w:right w:val="none" w:sz="0" w:space="0" w:color="auto"/>
                  </w:divBdr>
                  <w:divsChild>
                    <w:div w:id="2088920162">
                      <w:marLeft w:val="0"/>
                      <w:marRight w:val="0"/>
                      <w:marTop w:val="0"/>
                      <w:marBottom w:val="0"/>
                      <w:divBdr>
                        <w:top w:val="none" w:sz="0" w:space="0" w:color="auto"/>
                        <w:left w:val="none" w:sz="0" w:space="0" w:color="auto"/>
                        <w:bottom w:val="none" w:sz="0" w:space="0" w:color="auto"/>
                        <w:right w:val="none" w:sz="0" w:space="0" w:color="auto"/>
                      </w:divBdr>
                    </w:div>
                  </w:divsChild>
                </w:div>
                <w:div w:id="1093237297">
                  <w:marLeft w:val="0"/>
                  <w:marRight w:val="0"/>
                  <w:marTop w:val="0"/>
                  <w:marBottom w:val="0"/>
                  <w:divBdr>
                    <w:top w:val="none" w:sz="0" w:space="0" w:color="auto"/>
                    <w:left w:val="none" w:sz="0" w:space="0" w:color="auto"/>
                    <w:bottom w:val="none" w:sz="0" w:space="0" w:color="auto"/>
                    <w:right w:val="none" w:sz="0" w:space="0" w:color="auto"/>
                  </w:divBdr>
                  <w:divsChild>
                    <w:div w:id="1674531183">
                      <w:marLeft w:val="0"/>
                      <w:marRight w:val="0"/>
                      <w:marTop w:val="0"/>
                      <w:marBottom w:val="0"/>
                      <w:divBdr>
                        <w:top w:val="none" w:sz="0" w:space="0" w:color="auto"/>
                        <w:left w:val="none" w:sz="0" w:space="0" w:color="auto"/>
                        <w:bottom w:val="none" w:sz="0" w:space="0" w:color="auto"/>
                        <w:right w:val="none" w:sz="0" w:space="0" w:color="auto"/>
                      </w:divBdr>
                    </w:div>
                  </w:divsChild>
                </w:div>
                <w:div w:id="201678862">
                  <w:marLeft w:val="0"/>
                  <w:marRight w:val="0"/>
                  <w:marTop w:val="0"/>
                  <w:marBottom w:val="0"/>
                  <w:divBdr>
                    <w:top w:val="none" w:sz="0" w:space="0" w:color="auto"/>
                    <w:left w:val="none" w:sz="0" w:space="0" w:color="auto"/>
                    <w:bottom w:val="none" w:sz="0" w:space="0" w:color="auto"/>
                    <w:right w:val="none" w:sz="0" w:space="0" w:color="auto"/>
                  </w:divBdr>
                  <w:divsChild>
                    <w:div w:id="1519612055">
                      <w:marLeft w:val="0"/>
                      <w:marRight w:val="0"/>
                      <w:marTop w:val="0"/>
                      <w:marBottom w:val="0"/>
                      <w:divBdr>
                        <w:top w:val="none" w:sz="0" w:space="0" w:color="auto"/>
                        <w:left w:val="none" w:sz="0" w:space="0" w:color="auto"/>
                        <w:bottom w:val="none" w:sz="0" w:space="0" w:color="auto"/>
                        <w:right w:val="none" w:sz="0" w:space="0" w:color="auto"/>
                      </w:divBdr>
                    </w:div>
                  </w:divsChild>
                </w:div>
                <w:div w:id="1850825568">
                  <w:marLeft w:val="0"/>
                  <w:marRight w:val="0"/>
                  <w:marTop w:val="0"/>
                  <w:marBottom w:val="0"/>
                  <w:divBdr>
                    <w:top w:val="none" w:sz="0" w:space="0" w:color="auto"/>
                    <w:left w:val="none" w:sz="0" w:space="0" w:color="auto"/>
                    <w:bottom w:val="none" w:sz="0" w:space="0" w:color="auto"/>
                    <w:right w:val="none" w:sz="0" w:space="0" w:color="auto"/>
                  </w:divBdr>
                  <w:divsChild>
                    <w:div w:id="484123933">
                      <w:marLeft w:val="0"/>
                      <w:marRight w:val="0"/>
                      <w:marTop w:val="0"/>
                      <w:marBottom w:val="0"/>
                      <w:divBdr>
                        <w:top w:val="none" w:sz="0" w:space="0" w:color="auto"/>
                        <w:left w:val="none" w:sz="0" w:space="0" w:color="auto"/>
                        <w:bottom w:val="none" w:sz="0" w:space="0" w:color="auto"/>
                        <w:right w:val="none" w:sz="0" w:space="0" w:color="auto"/>
                      </w:divBdr>
                    </w:div>
                  </w:divsChild>
                </w:div>
                <w:div w:id="1489328388">
                  <w:marLeft w:val="0"/>
                  <w:marRight w:val="0"/>
                  <w:marTop w:val="0"/>
                  <w:marBottom w:val="0"/>
                  <w:divBdr>
                    <w:top w:val="none" w:sz="0" w:space="0" w:color="auto"/>
                    <w:left w:val="none" w:sz="0" w:space="0" w:color="auto"/>
                    <w:bottom w:val="none" w:sz="0" w:space="0" w:color="auto"/>
                    <w:right w:val="none" w:sz="0" w:space="0" w:color="auto"/>
                  </w:divBdr>
                  <w:divsChild>
                    <w:div w:id="77489098">
                      <w:marLeft w:val="0"/>
                      <w:marRight w:val="0"/>
                      <w:marTop w:val="0"/>
                      <w:marBottom w:val="0"/>
                      <w:divBdr>
                        <w:top w:val="none" w:sz="0" w:space="0" w:color="auto"/>
                        <w:left w:val="none" w:sz="0" w:space="0" w:color="auto"/>
                        <w:bottom w:val="none" w:sz="0" w:space="0" w:color="auto"/>
                        <w:right w:val="none" w:sz="0" w:space="0" w:color="auto"/>
                      </w:divBdr>
                    </w:div>
                  </w:divsChild>
                </w:div>
                <w:div w:id="59601581">
                  <w:marLeft w:val="0"/>
                  <w:marRight w:val="0"/>
                  <w:marTop w:val="0"/>
                  <w:marBottom w:val="0"/>
                  <w:divBdr>
                    <w:top w:val="none" w:sz="0" w:space="0" w:color="auto"/>
                    <w:left w:val="none" w:sz="0" w:space="0" w:color="auto"/>
                    <w:bottom w:val="none" w:sz="0" w:space="0" w:color="auto"/>
                    <w:right w:val="none" w:sz="0" w:space="0" w:color="auto"/>
                  </w:divBdr>
                  <w:divsChild>
                    <w:div w:id="272134899">
                      <w:marLeft w:val="0"/>
                      <w:marRight w:val="0"/>
                      <w:marTop w:val="0"/>
                      <w:marBottom w:val="0"/>
                      <w:divBdr>
                        <w:top w:val="none" w:sz="0" w:space="0" w:color="auto"/>
                        <w:left w:val="none" w:sz="0" w:space="0" w:color="auto"/>
                        <w:bottom w:val="none" w:sz="0" w:space="0" w:color="auto"/>
                        <w:right w:val="none" w:sz="0" w:space="0" w:color="auto"/>
                      </w:divBdr>
                    </w:div>
                  </w:divsChild>
                </w:div>
                <w:div w:id="392705245">
                  <w:marLeft w:val="0"/>
                  <w:marRight w:val="0"/>
                  <w:marTop w:val="0"/>
                  <w:marBottom w:val="0"/>
                  <w:divBdr>
                    <w:top w:val="none" w:sz="0" w:space="0" w:color="auto"/>
                    <w:left w:val="none" w:sz="0" w:space="0" w:color="auto"/>
                    <w:bottom w:val="none" w:sz="0" w:space="0" w:color="auto"/>
                    <w:right w:val="none" w:sz="0" w:space="0" w:color="auto"/>
                  </w:divBdr>
                  <w:divsChild>
                    <w:div w:id="1893225732">
                      <w:marLeft w:val="0"/>
                      <w:marRight w:val="0"/>
                      <w:marTop w:val="0"/>
                      <w:marBottom w:val="0"/>
                      <w:divBdr>
                        <w:top w:val="none" w:sz="0" w:space="0" w:color="auto"/>
                        <w:left w:val="none" w:sz="0" w:space="0" w:color="auto"/>
                        <w:bottom w:val="none" w:sz="0" w:space="0" w:color="auto"/>
                        <w:right w:val="none" w:sz="0" w:space="0" w:color="auto"/>
                      </w:divBdr>
                    </w:div>
                  </w:divsChild>
                </w:div>
                <w:div w:id="3365007">
                  <w:marLeft w:val="0"/>
                  <w:marRight w:val="0"/>
                  <w:marTop w:val="0"/>
                  <w:marBottom w:val="0"/>
                  <w:divBdr>
                    <w:top w:val="none" w:sz="0" w:space="0" w:color="auto"/>
                    <w:left w:val="none" w:sz="0" w:space="0" w:color="auto"/>
                    <w:bottom w:val="none" w:sz="0" w:space="0" w:color="auto"/>
                    <w:right w:val="none" w:sz="0" w:space="0" w:color="auto"/>
                  </w:divBdr>
                  <w:divsChild>
                    <w:div w:id="625432368">
                      <w:marLeft w:val="0"/>
                      <w:marRight w:val="0"/>
                      <w:marTop w:val="0"/>
                      <w:marBottom w:val="0"/>
                      <w:divBdr>
                        <w:top w:val="none" w:sz="0" w:space="0" w:color="auto"/>
                        <w:left w:val="none" w:sz="0" w:space="0" w:color="auto"/>
                        <w:bottom w:val="none" w:sz="0" w:space="0" w:color="auto"/>
                        <w:right w:val="none" w:sz="0" w:space="0" w:color="auto"/>
                      </w:divBdr>
                    </w:div>
                  </w:divsChild>
                </w:div>
                <w:div w:id="1785616384">
                  <w:marLeft w:val="0"/>
                  <w:marRight w:val="0"/>
                  <w:marTop w:val="0"/>
                  <w:marBottom w:val="0"/>
                  <w:divBdr>
                    <w:top w:val="none" w:sz="0" w:space="0" w:color="auto"/>
                    <w:left w:val="none" w:sz="0" w:space="0" w:color="auto"/>
                    <w:bottom w:val="none" w:sz="0" w:space="0" w:color="auto"/>
                    <w:right w:val="none" w:sz="0" w:space="0" w:color="auto"/>
                  </w:divBdr>
                  <w:divsChild>
                    <w:div w:id="237249978">
                      <w:marLeft w:val="0"/>
                      <w:marRight w:val="0"/>
                      <w:marTop w:val="0"/>
                      <w:marBottom w:val="0"/>
                      <w:divBdr>
                        <w:top w:val="none" w:sz="0" w:space="0" w:color="auto"/>
                        <w:left w:val="none" w:sz="0" w:space="0" w:color="auto"/>
                        <w:bottom w:val="none" w:sz="0" w:space="0" w:color="auto"/>
                        <w:right w:val="none" w:sz="0" w:space="0" w:color="auto"/>
                      </w:divBdr>
                    </w:div>
                  </w:divsChild>
                </w:div>
                <w:div w:id="1336153596">
                  <w:marLeft w:val="0"/>
                  <w:marRight w:val="0"/>
                  <w:marTop w:val="0"/>
                  <w:marBottom w:val="0"/>
                  <w:divBdr>
                    <w:top w:val="none" w:sz="0" w:space="0" w:color="auto"/>
                    <w:left w:val="none" w:sz="0" w:space="0" w:color="auto"/>
                    <w:bottom w:val="none" w:sz="0" w:space="0" w:color="auto"/>
                    <w:right w:val="none" w:sz="0" w:space="0" w:color="auto"/>
                  </w:divBdr>
                  <w:divsChild>
                    <w:div w:id="453141763">
                      <w:marLeft w:val="0"/>
                      <w:marRight w:val="0"/>
                      <w:marTop w:val="0"/>
                      <w:marBottom w:val="0"/>
                      <w:divBdr>
                        <w:top w:val="none" w:sz="0" w:space="0" w:color="auto"/>
                        <w:left w:val="none" w:sz="0" w:space="0" w:color="auto"/>
                        <w:bottom w:val="none" w:sz="0" w:space="0" w:color="auto"/>
                        <w:right w:val="none" w:sz="0" w:space="0" w:color="auto"/>
                      </w:divBdr>
                    </w:div>
                  </w:divsChild>
                </w:div>
                <w:div w:id="883181210">
                  <w:marLeft w:val="0"/>
                  <w:marRight w:val="0"/>
                  <w:marTop w:val="0"/>
                  <w:marBottom w:val="0"/>
                  <w:divBdr>
                    <w:top w:val="none" w:sz="0" w:space="0" w:color="auto"/>
                    <w:left w:val="none" w:sz="0" w:space="0" w:color="auto"/>
                    <w:bottom w:val="none" w:sz="0" w:space="0" w:color="auto"/>
                    <w:right w:val="none" w:sz="0" w:space="0" w:color="auto"/>
                  </w:divBdr>
                  <w:divsChild>
                    <w:div w:id="91753577">
                      <w:marLeft w:val="0"/>
                      <w:marRight w:val="0"/>
                      <w:marTop w:val="0"/>
                      <w:marBottom w:val="0"/>
                      <w:divBdr>
                        <w:top w:val="none" w:sz="0" w:space="0" w:color="auto"/>
                        <w:left w:val="none" w:sz="0" w:space="0" w:color="auto"/>
                        <w:bottom w:val="none" w:sz="0" w:space="0" w:color="auto"/>
                        <w:right w:val="none" w:sz="0" w:space="0" w:color="auto"/>
                      </w:divBdr>
                    </w:div>
                  </w:divsChild>
                </w:div>
                <w:div w:id="675157553">
                  <w:marLeft w:val="0"/>
                  <w:marRight w:val="0"/>
                  <w:marTop w:val="0"/>
                  <w:marBottom w:val="0"/>
                  <w:divBdr>
                    <w:top w:val="none" w:sz="0" w:space="0" w:color="auto"/>
                    <w:left w:val="none" w:sz="0" w:space="0" w:color="auto"/>
                    <w:bottom w:val="none" w:sz="0" w:space="0" w:color="auto"/>
                    <w:right w:val="none" w:sz="0" w:space="0" w:color="auto"/>
                  </w:divBdr>
                  <w:divsChild>
                    <w:div w:id="265309027">
                      <w:marLeft w:val="0"/>
                      <w:marRight w:val="0"/>
                      <w:marTop w:val="0"/>
                      <w:marBottom w:val="0"/>
                      <w:divBdr>
                        <w:top w:val="none" w:sz="0" w:space="0" w:color="auto"/>
                        <w:left w:val="none" w:sz="0" w:space="0" w:color="auto"/>
                        <w:bottom w:val="none" w:sz="0" w:space="0" w:color="auto"/>
                        <w:right w:val="none" w:sz="0" w:space="0" w:color="auto"/>
                      </w:divBdr>
                    </w:div>
                  </w:divsChild>
                </w:div>
                <w:div w:id="722944225">
                  <w:marLeft w:val="0"/>
                  <w:marRight w:val="0"/>
                  <w:marTop w:val="0"/>
                  <w:marBottom w:val="0"/>
                  <w:divBdr>
                    <w:top w:val="none" w:sz="0" w:space="0" w:color="auto"/>
                    <w:left w:val="none" w:sz="0" w:space="0" w:color="auto"/>
                    <w:bottom w:val="none" w:sz="0" w:space="0" w:color="auto"/>
                    <w:right w:val="none" w:sz="0" w:space="0" w:color="auto"/>
                  </w:divBdr>
                  <w:divsChild>
                    <w:div w:id="1903641279">
                      <w:marLeft w:val="0"/>
                      <w:marRight w:val="0"/>
                      <w:marTop w:val="0"/>
                      <w:marBottom w:val="0"/>
                      <w:divBdr>
                        <w:top w:val="none" w:sz="0" w:space="0" w:color="auto"/>
                        <w:left w:val="none" w:sz="0" w:space="0" w:color="auto"/>
                        <w:bottom w:val="none" w:sz="0" w:space="0" w:color="auto"/>
                        <w:right w:val="none" w:sz="0" w:space="0" w:color="auto"/>
                      </w:divBdr>
                    </w:div>
                  </w:divsChild>
                </w:div>
                <w:div w:id="856162802">
                  <w:marLeft w:val="0"/>
                  <w:marRight w:val="0"/>
                  <w:marTop w:val="0"/>
                  <w:marBottom w:val="0"/>
                  <w:divBdr>
                    <w:top w:val="none" w:sz="0" w:space="0" w:color="auto"/>
                    <w:left w:val="none" w:sz="0" w:space="0" w:color="auto"/>
                    <w:bottom w:val="none" w:sz="0" w:space="0" w:color="auto"/>
                    <w:right w:val="none" w:sz="0" w:space="0" w:color="auto"/>
                  </w:divBdr>
                  <w:divsChild>
                    <w:div w:id="314334416">
                      <w:marLeft w:val="0"/>
                      <w:marRight w:val="0"/>
                      <w:marTop w:val="0"/>
                      <w:marBottom w:val="0"/>
                      <w:divBdr>
                        <w:top w:val="none" w:sz="0" w:space="0" w:color="auto"/>
                        <w:left w:val="none" w:sz="0" w:space="0" w:color="auto"/>
                        <w:bottom w:val="none" w:sz="0" w:space="0" w:color="auto"/>
                        <w:right w:val="none" w:sz="0" w:space="0" w:color="auto"/>
                      </w:divBdr>
                    </w:div>
                  </w:divsChild>
                </w:div>
                <w:div w:id="807432060">
                  <w:marLeft w:val="0"/>
                  <w:marRight w:val="0"/>
                  <w:marTop w:val="0"/>
                  <w:marBottom w:val="0"/>
                  <w:divBdr>
                    <w:top w:val="none" w:sz="0" w:space="0" w:color="auto"/>
                    <w:left w:val="none" w:sz="0" w:space="0" w:color="auto"/>
                    <w:bottom w:val="none" w:sz="0" w:space="0" w:color="auto"/>
                    <w:right w:val="none" w:sz="0" w:space="0" w:color="auto"/>
                  </w:divBdr>
                  <w:divsChild>
                    <w:div w:id="624653725">
                      <w:marLeft w:val="0"/>
                      <w:marRight w:val="0"/>
                      <w:marTop w:val="0"/>
                      <w:marBottom w:val="0"/>
                      <w:divBdr>
                        <w:top w:val="none" w:sz="0" w:space="0" w:color="auto"/>
                        <w:left w:val="none" w:sz="0" w:space="0" w:color="auto"/>
                        <w:bottom w:val="none" w:sz="0" w:space="0" w:color="auto"/>
                        <w:right w:val="none" w:sz="0" w:space="0" w:color="auto"/>
                      </w:divBdr>
                    </w:div>
                  </w:divsChild>
                </w:div>
                <w:div w:id="339746771">
                  <w:marLeft w:val="0"/>
                  <w:marRight w:val="0"/>
                  <w:marTop w:val="0"/>
                  <w:marBottom w:val="0"/>
                  <w:divBdr>
                    <w:top w:val="none" w:sz="0" w:space="0" w:color="auto"/>
                    <w:left w:val="none" w:sz="0" w:space="0" w:color="auto"/>
                    <w:bottom w:val="none" w:sz="0" w:space="0" w:color="auto"/>
                    <w:right w:val="none" w:sz="0" w:space="0" w:color="auto"/>
                  </w:divBdr>
                  <w:divsChild>
                    <w:div w:id="534543666">
                      <w:marLeft w:val="0"/>
                      <w:marRight w:val="0"/>
                      <w:marTop w:val="0"/>
                      <w:marBottom w:val="0"/>
                      <w:divBdr>
                        <w:top w:val="none" w:sz="0" w:space="0" w:color="auto"/>
                        <w:left w:val="none" w:sz="0" w:space="0" w:color="auto"/>
                        <w:bottom w:val="none" w:sz="0" w:space="0" w:color="auto"/>
                        <w:right w:val="none" w:sz="0" w:space="0" w:color="auto"/>
                      </w:divBdr>
                    </w:div>
                  </w:divsChild>
                </w:div>
                <w:div w:id="495075677">
                  <w:marLeft w:val="0"/>
                  <w:marRight w:val="0"/>
                  <w:marTop w:val="0"/>
                  <w:marBottom w:val="0"/>
                  <w:divBdr>
                    <w:top w:val="none" w:sz="0" w:space="0" w:color="auto"/>
                    <w:left w:val="none" w:sz="0" w:space="0" w:color="auto"/>
                    <w:bottom w:val="none" w:sz="0" w:space="0" w:color="auto"/>
                    <w:right w:val="none" w:sz="0" w:space="0" w:color="auto"/>
                  </w:divBdr>
                  <w:divsChild>
                    <w:div w:id="1738094099">
                      <w:marLeft w:val="0"/>
                      <w:marRight w:val="0"/>
                      <w:marTop w:val="0"/>
                      <w:marBottom w:val="0"/>
                      <w:divBdr>
                        <w:top w:val="none" w:sz="0" w:space="0" w:color="auto"/>
                        <w:left w:val="none" w:sz="0" w:space="0" w:color="auto"/>
                        <w:bottom w:val="none" w:sz="0" w:space="0" w:color="auto"/>
                        <w:right w:val="none" w:sz="0" w:space="0" w:color="auto"/>
                      </w:divBdr>
                    </w:div>
                  </w:divsChild>
                </w:div>
                <w:div w:id="1354727280">
                  <w:marLeft w:val="0"/>
                  <w:marRight w:val="0"/>
                  <w:marTop w:val="0"/>
                  <w:marBottom w:val="0"/>
                  <w:divBdr>
                    <w:top w:val="none" w:sz="0" w:space="0" w:color="auto"/>
                    <w:left w:val="none" w:sz="0" w:space="0" w:color="auto"/>
                    <w:bottom w:val="none" w:sz="0" w:space="0" w:color="auto"/>
                    <w:right w:val="none" w:sz="0" w:space="0" w:color="auto"/>
                  </w:divBdr>
                  <w:divsChild>
                    <w:div w:id="964428585">
                      <w:marLeft w:val="0"/>
                      <w:marRight w:val="0"/>
                      <w:marTop w:val="0"/>
                      <w:marBottom w:val="0"/>
                      <w:divBdr>
                        <w:top w:val="none" w:sz="0" w:space="0" w:color="auto"/>
                        <w:left w:val="none" w:sz="0" w:space="0" w:color="auto"/>
                        <w:bottom w:val="none" w:sz="0" w:space="0" w:color="auto"/>
                        <w:right w:val="none" w:sz="0" w:space="0" w:color="auto"/>
                      </w:divBdr>
                    </w:div>
                  </w:divsChild>
                </w:div>
                <w:div w:id="401486055">
                  <w:marLeft w:val="0"/>
                  <w:marRight w:val="0"/>
                  <w:marTop w:val="0"/>
                  <w:marBottom w:val="0"/>
                  <w:divBdr>
                    <w:top w:val="none" w:sz="0" w:space="0" w:color="auto"/>
                    <w:left w:val="none" w:sz="0" w:space="0" w:color="auto"/>
                    <w:bottom w:val="none" w:sz="0" w:space="0" w:color="auto"/>
                    <w:right w:val="none" w:sz="0" w:space="0" w:color="auto"/>
                  </w:divBdr>
                  <w:divsChild>
                    <w:div w:id="600796645">
                      <w:marLeft w:val="0"/>
                      <w:marRight w:val="0"/>
                      <w:marTop w:val="0"/>
                      <w:marBottom w:val="0"/>
                      <w:divBdr>
                        <w:top w:val="none" w:sz="0" w:space="0" w:color="auto"/>
                        <w:left w:val="none" w:sz="0" w:space="0" w:color="auto"/>
                        <w:bottom w:val="none" w:sz="0" w:space="0" w:color="auto"/>
                        <w:right w:val="none" w:sz="0" w:space="0" w:color="auto"/>
                      </w:divBdr>
                    </w:div>
                  </w:divsChild>
                </w:div>
                <w:div w:id="152332130">
                  <w:marLeft w:val="0"/>
                  <w:marRight w:val="0"/>
                  <w:marTop w:val="0"/>
                  <w:marBottom w:val="0"/>
                  <w:divBdr>
                    <w:top w:val="none" w:sz="0" w:space="0" w:color="auto"/>
                    <w:left w:val="none" w:sz="0" w:space="0" w:color="auto"/>
                    <w:bottom w:val="none" w:sz="0" w:space="0" w:color="auto"/>
                    <w:right w:val="none" w:sz="0" w:space="0" w:color="auto"/>
                  </w:divBdr>
                  <w:divsChild>
                    <w:div w:id="422729304">
                      <w:marLeft w:val="0"/>
                      <w:marRight w:val="0"/>
                      <w:marTop w:val="0"/>
                      <w:marBottom w:val="0"/>
                      <w:divBdr>
                        <w:top w:val="none" w:sz="0" w:space="0" w:color="auto"/>
                        <w:left w:val="none" w:sz="0" w:space="0" w:color="auto"/>
                        <w:bottom w:val="none" w:sz="0" w:space="0" w:color="auto"/>
                        <w:right w:val="none" w:sz="0" w:space="0" w:color="auto"/>
                      </w:divBdr>
                    </w:div>
                  </w:divsChild>
                </w:div>
                <w:div w:id="2011330646">
                  <w:marLeft w:val="0"/>
                  <w:marRight w:val="0"/>
                  <w:marTop w:val="0"/>
                  <w:marBottom w:val="0"/>
                  <w:divBdr>
                    <w:top w:val="none" w:sz="0" w:space="0" w:color="auto"/>
                    <w:left w:val="none" w:sz="0" w:space="0" w:color="auto"/>
                    <w:bottom w:val="none" w:sz="0" w:space="0" w:color="auto"/>
                    <w:right w:val="none" w:sz="0" w:space="0" w:color="auto"/>
                  </w:divBdr>
                  <w:divsChild>
                    <w:div w:id="1373143039">
                      <w:marLeft w:val="0"/>
                      <w:marRight w:val="0"/>
                      <w:marTop w:val="0"/>
                      <w:marBottom w:val="0"/>
                      <w:divBdr>
                        <w:top w:val="none" w:sz="0" w:space="0" w:color="auto"/>
                        <w:left w:val="none" w:sz="0" w:space="0" w:color="auto"/>
                        <w:bottom w:val="none" w:sz="0" w:space="0" w:color="auto"/>
                        <w:right w:val="none" w:sz="0" w:space="0" w:color="auto"/>
                      </w:divBdr>
                    </w:div>
                  </w:divsChild>
                </w:div>
                <w:div w:id="2145000462">
                  <w:marLeft w:val="0"/>
                  <w:marRight w:val="0"/>
                  <w:marTop w:val="0"/>
                  <w:marBottom w:val="0"/>
                  <w:divBdr>
                    <w:top w:val="none" w:sz="0" w:space="0" w:color="auto"/>
                    <w:left w:val="none" w:sz="0" w:space="0" w:color="auto"/>
                    <w:bottom w:val="none" w:sz="0" w:space="0" w:color="auto"/>
                    <w:right w:val="none" w:sz="0" w:space="0" w:color="auto"/>
                  </w:divBdr>
                  <w:divsChild>
                    <w:div w:id="731848029">
                      <w:marLeft w:val="0"/>
                      <w:marRight w:val="0"/>
                      <w:marTop w:val="0"/>
                      <w:marBottom w:val="0"/>
                      <w:divBdr>
                        <w:top w:val="none" w:sz="0" w:space="0" w:color="auto"/>
                        <w:left w:val="none" w:sz="0" w:space="0" w:color="auto"/>
                        <w:bottom w:val="none" w:sz="0" w:space="0" w:color="auto"/>
                        <w:right w:val="none" w:sz="0" w:space="0" w:color="auto"/>
                      </w:divBdr>
                    </w:div>
                  </w:divsChild>
                </w:div>
                <w:div w:id="819424109">
                  <w:marLeft w:val="0"/>
                  <w:marRight w:val="0"/>
                  <w:marTop w:val="0"/>
                  <w:marBottom w:val="0"/>
                  <w:divBdr>
                    <w:top w:val="none" w:sz="0" w:space="0" w:color="auto"/>
                    <w:left w:val="none" w:sz="0" w:space="0" w:color="auto"/>
                    <w:bottom w:val="none" w:sz="0" w:space="0" w:color="auto"/>
                    <w:right w:val="none" w:sz="0" w:space="0" w:color="auto"/>
                  </w:divBdr>
                  <w:divsChild>
                    <w:div w:id="1705517833">
                      <w:marLeft w:val="0"/>
                      <w:marRight w:val="0"/>
                      <w:marTop w:val="0"/>
                      <w:marBottom w:val="0"/>
                      <w:divBdr>
                        <w:top w:val="none" w:sz="0" w:space="0" w:color="auto"/>
                        <w:left w:val="none" w:sz="0" w:space="0" w:color="auto"/>
                        <w:bottom w:val="none" w:sz="0" w:space="0" w:color="auto"/>
                        <w:right w:val="none" w:sz="0" w:space="0" w:color="auto"/>
                      </w:divBdr>
                    </w:div>
                  </w:divsChild>
                </w:div>
                <w:div w:id="916475263">
                  <w:marLeft w:val="0"/>
                  <w:marRight w:val="0"/>
                  <w:marTop w:val="0"/>
                  <w:marBottom w:val="0"/>
                  <w:divBdr>
                    <w:top w:val="none" w:sz="0" w:space="0" w:color="auto"/>
                    <w:left w:val="none" w:sz="0" w:space="0" w:color="auto"/>
                    <w:bottom w:val="none" w:sz="0" w:space="0" w:color="auto"/>
                    <w:right w:val="none" w:sz="0" w:space="0" w:color="auto"/>
                  </w:divBdr>
                  <w:divsChild>
                    <w:div w:id="1316760737">
                      <w:marLeft w:val="0"/>
                      <w:marRight w:val="0"/>
                      <w:marTop w:val="0"/>
                      <w:marBottom w:val="0"/>
                      <w:divBdr>
                        <w:top w:val="none" w:sz="0" w:space="0" w:color="auto"/>
                        <w:left w:val="none" w:sz="0" w:space="0" w:color="auto"/>
                        <w:bottom w:val="none" w:sz="0" w:space="0" w:color="auto"/>
                        <w:right w:val="none" w:sz="0" w:space="0" w:color="auto"/>
                      </w:divBdr>
                    </w:div>
                  </w:divsChild>
                </w:div>
                <w:div w:id="311567907">
                  <w:marLeft w:val="0"/>
                  <w:marRight w:val="0"/>
                  <w:marTop w:val="0"/>
                  <w:marBottom w:val="0"/>
                  <w:divBdr>
                    <w:top w:val="none" w:sz="0" w:space="0" w:color="auto"/>
                    <w:left w:val="none" w:sz="0" w:space="0" w:color="auto"/>
                    <w:bottom w:val="none" w:sz="0" w:space="0" w:color="auto"/>
                    <w:right w:val="none" w:sz="0" w:space="0" w:color="auto"/>
                  </w:divBdr>
                  <w:divsChild>
                    <w:div w:id="592975494">
                      <w:marLeft w:val="0"/>
                      <w:marRight w:val="0"/>
                      <w:marTop w:val="0"/>
                      <w:marBottom w:val="0"/>
                      <w:divBdr>
                        <w:top w:val="none" w:sz="0" w:space="0" w:color="auto"/>
                        <w:left w:val="none" w:sz="0" w:space="0" w:color="auto"/>
                        <w:bottom w:val="none" w:sz="0" w:space="0" w:color="auto"/>
                        <w:right w:val="none" w:sz="0" w:space="0" w:color="auto"/>
                      </w:divBdr>
                    </w:div>
                  </w:divsChild>
                </w:div>
                <w:div w:id="229577423">
                  <w:marLeft w:val="0"/>
                  <w:marRight w:val="0"/>
                  <w:marTop w:val="0"/>
                  <w:marBottom w:val="0"/>
                  <w:divBdr>
                    <w:top w:val="none" w:sz="0" w:space="0" w:color="auto"/>
                    <w:left w:val="none" w:sz="0" w:space="0" w:color="auto"/>
                    <w:bottom w:val="none" w:sz="0" w:space="0" w:color="auto"/>
                    <w:right w:val="none" w:sz="0" w:space="0" w:color="auto"/>
                  </w:divBdr>
                  <w:divsChild>
                    <w:div w:id="275530850">
                      <w:marLeft w:val="0"/>
                      <w:marRight w:val="0"/>
                      <w:marTop w:val="0"/>
                      <w:marBottom w:val="0"/>
                      <w:divBdr>
                        <w:top w:val="none" w:sz="0" w:space="0" w:color="auto"/>
                        <w:left w:val="none" w:sz="0" w:space="0" w:color="auto"/>
                        <w:bottom w:val="none" w:sz="0" w:space="0" w:color="auto"/>
                        <w:right w:val="none" w:sz="0" w:space="0" w:color="auto"/>
                      </w:divBdr>
                    </w:div>
                  </w:divsChild>
                </w:div>
                <w:div w:id="1597708212">
                  <w:marLeft w:val="0"/>
                  <w:marRight w:val="0"/>
                  <w:marTop w:val="0"/>
                  <w:marBottom w:val="0"/>
                  <w:divBdr>
                    <w:top w:val="none" w:sz="0" w:space="0" w:color="auto"/>
                    <w:left w:val="none" w:sz="0" w:space="0" w:color="auto"/>
                    <w:bottom w:val="none" w:sz="0" w:space="0" w:color="auto"/>
                    <w:right w:val="none" w:sz="0" w:space="0" w:color="auto"/>
                  </w:divBdr>
                  <w:divsChild>
                    <w:div w:id="467285612">
                      <w:marLeft w:val="0"/>
                      <w:marRight w:val="0"/>
                      <w:marTop w:val="0"/>
                      <w:marBottom w:val="0"/>
                      <w:divBdr>
                        <w:top w:val="none" w:sz="0" w:space="0" w:color="auto"/>
                        <w:left w:val="none" w:sz="0" w:space="0" w:color="auto"/>
                        <w:bottom w:val="none" w:sz="0" w:space="0" w:color="auto"/>
                        <w:right w:val="none" w:sz="0" w:space="0" w:color="auto"/>
                      </w:divBdr>
                    </w:div>
                  </w:divsChild>
                </w:div>
                <w:div w:id="678315519">
                  <w:marLeft w:val="0"/>
                  <w:marRight w:val="0"/>
                  <w:marTop w:val="0"/>
                  <w:marBottom w:val="0"/>
                  <w:divBdr>
                    <w:top w:val="none" w:sz="0" w:space="0" w:color="auto"/>
                    <w:left w:val="none" w:sz="0" w:space="0" w:color="auto"/>
                    <w:bottom w:val="none" w:sz="0" w:space="0" w:color="auto"/>
                    <w:right w:val="none" w:sz="0" w:space="0" w:color="auto"/>
                  </w:divBdr>
                  <w:divsChild>
                    <w:div w:id="1422683712">
                      <w:marLeft w:val="0"/>
                      <w:marRight w:val="0"/>
                      <w:marTop w:val="0"/>
                      <w:marBottom w:val="0"/>
                      <w:divBdr>
                        <w:top w:val="none" w:sz="0" w:space="0" w:color="auto"/>
                        <w:left w:val="none" w:sz="0" w:space="0" w:color="auto"/>
                        <w:bottom w:val="none" w:sz="0" w:space="0" w:color="auto"/>
                        <w:right w:val="none" w:sz="0" w:space="0" w:color="auto"/>
                      </w:divBdr>
                    </w:div>
                  </w:divsChild>
                </w:div>
                <w:div w:id="307326975">
                  <w:marLeft w:val="0"/>
                  <w:marRight w:val="0"/>
                  <w:marTop w:val="0"/>
                  <w:marBottom w:val="0"/>
                  <w:divBdr>
                    <w:top w:val="none" w:sz="0" w:space="0" w:color="auto"/>
                    <w:left w:val="none" w:sz="0" w:space="0" w:color="auto"/>
                    <w:bottom w:val="none" w:sz="0" w:space="0" w:color="auto"/>
                    <w:right w:val="none" w:sz="0" w:space="0" w:color="auto"/>
                  </w:divBdr>
                  <w:divsChild>
                    <w:div w:id="1511530969">
                      <w:marLeft w:val="0"/>
                      <w:marRight w:val="0"/>
                      <w:marTop w:val="0"/>
                      <w:marBottom w:val="0"/>
                      <w:divBdr>
                        <w:top w:val="none" w:sz="0" w:space="0" w:color="auto"/>
                        <w:left w:val="none" w:sz="0" w:space="0" w:color="auto"/>
                        <w:bottom w:val="none" w:sz="0" w:space="0" w:color="auto"/>
                        <w:right w:val="none" w:sz="0" w:space="0" w:color="auto"/>
                      </w:divBdr>
                    </w:div>
                  </w:divsChild>
                </w:div>
                <w:div w:id="834371388">
                  <w:marLeft w:val="0"/>
                  <w:marRight w:val="0"/>
                  <w:marTop w:val="0"/>
                  <w:marBottom w:val="0"/>
                  <w:divBdr>
                    <w:top w:val="none" w:sz="0" w:space="0" w:color="auto"/>
                    <w:left w:val="none" w:sz="0" w:space="0" w:color="auto"/>
                    <w:bottom w:val="none" w:sz="0" w:space="0" w:color="auto"/>
                    <w:right w:val="none" w:sz="0" w:space="0" w:color="auto"/>
                  </w:divBdr>
                  <w:divsChild>
                    <w:div w:id="632952975">
                      <w:marLeft w:val="0"/>
                      <w:marRight w:val="0"/>
                      <w:marTop w:val="0"/>
                      <w:marBottom w:val="0"/>
                      <w:divBdr>
                        <w:top w:val="none" w:sz="0" w:space="0" w:color="auto"/>
                        <w:left w:val="none" w:sz="0" w:space="0" w:color="auto"/>
                        <w:bottom w:val="none" w:sz="0" w:space="0" w:color="auto"/>
                        <w:right w:val="none" w:sz="0" w:space="0" w:color="auto"/>
                      </w:divBdr>
                    </w:div>
                  </w:divsChild>
                </w:div>
                <w:div w:id="2014456680">
                  <w:marLeft w:val="0"/>
                  <w:marRight w:val="0"/>
                  <w:marTop w:val="0"/>
                  <w:marBottom w:val="0"/>
                  <w:divBdr>
                    <w:top w:val="none" w:sz="0" w:space="0" w:color="auto"/>
                    <w:left w:val="none" w:sz="0" w:space="0" w:color="auto"/>
                    <w:bottom w:val="none" w:sz="0" w:space="0" w:color="auto"/>
                    <w:right w:val="none" w:sz="0" w:space="0" w:color="auto"/>
                  </w:divBdr>
                  <w:divsChild>
                    <w:div w:id="1246955694">
                      <w:marLeft w:val="0"/>
                      <w:marRight w:val="0"/>
                      <w:marTop w:val="0"/>
                      <w:marBottom w:val="0"/>
                      <w:divBdr>
                        <w:top w:val="none" w:sz="0" w:space="0" w:color="auto"/>
                        <w:left w:val="none" w:sz="0" w:space="0" w:color="auto"/>
                        <w:bottom w:val="none" w:sz="0" w:space="0" w:color="auto"/>
                        <w:right w:val="none" w:sz="0" w:space="0" w:color="auto"/>
                      </w:divBdr>
                    </w:div>
                  </w:divsChild>
                </w:div>
                <w:div w:id="1417021157">
                  <w:marLeft w:val="0"/>
                  <w:marRight w:val="0"/>
                  <w:marTop w:val="0"/>
                  <w:marBottom w:val="0"/>
                  <w:divBdr>
                    <w:top w:val="none" w:sz="0" w:space="0" w:color="auto"/>
                    <w:left w:val="none" w:sz="0" w:space="0" w:color="auto"/>
                    <w:bottom w:val="none" w:sz="0" w:space="0" w:color="auto"/>
                    <w:right w:val="none" w:sz="0" w:space="0" w:color="auto"/>
                  </w:divBdr>
                  <w:divsChild>
                    <w:div w:id="1219979233">
                      <w:marLeft w:val="0"/>
                      <w:marRight w:val="0"/>
                      <w:marTop w:val="0"/>
                      <w:marBottom w:val="0"/>
                      <w:divBdr>
                        <w:top w:val="none" w:sz="0" w:space="0" w:color="auto"/>
                        <w:left w:val="none" w:sz="0" w:space="0" w:color="auto"/>
                        <w:bottom w:val="none" w:sz="0" w:space="0" w:color="auto"/>
                        <w:right w:val="none" w:sz="0" w:space="0" w:color="auto"/>
                      </w:divBdr>
                    </w:div>
                  </w:divsChild>
                </w:div>
                <w:div w:id="395207280">
                  <w:marLeft w:val="0"/>
                  <w:marRight w:val="0"/>
                  <w:marTop w:val="0"/>
                  <w:marBottom w:val="0"/>
                  <w:divBdr>
                    <w:top w:val="none" w:sz="0" w:space="0" w:color="auto"/>
                    <w:left w:val="none" w:sz="0" w:space="0" w:color="auto"/>
                    <w:bottom w:val="none" w:sz="0" w:space="0" w:color="auto"/>
                    <w:right w:val="none" w:sz="0" w:space="0" w:color="auto"/>
                  </w:divBdr>
                  <w:divsChild>
                    <w:div w:id="358315454">
                      <w:marLeft w:val="0"/>
                      <w:marRight w:val="0"/>
                      <w:marTop w:val="0"/>
                      <w:marBottom w:val="0"/>
                      <w:divBdr>
                        <w:top w:val="none" w:sz="0" w:space="0" w:color="auto"/>
                        <w:left w:val="none" w:sz="0" w:space="0" w:color="auto"/>
                        <w:bottom w:val="none" w:sz="0" w:space="0" w:color="auto"/>
                        <w:right w:val="none" w:sz="0" w:space="0" w:color="auto"/>
                      </w:divBdr>
                    </w:div>
                  </w:divsChild>
                </w:div>
                <w:div w:id="2083332022">
                  <w:marLeft w:val="0"/>
                  <w:marRight w:val="0"/>
                  <w:marTop w:val="0"/>
                  <w:marBottom w:val="0"/>
                  <w:divBdr>
                    <w:top w:val="none" w:sz="0" w:space="0" w:color="auto"/>
                    <w:left w:val="none" w:sz="0" w:space="0" w:color="auto"/>
                    <w:bottom w:val="none" w:sz="0" w:space="0" w:color="auto"/>
                    <w:right w:val="none" w:sz="0" w:space="0" w:color="auto"/>
                  </w:divBdr>
                  <w:divsChild>
                    <w:div w:id="2077586093">
                      <w:marLeft w:val="0"/>
                      <w:marRight w:val="0"/>
                      <w:marTop w:val="0"/>
                      <w:marBottom w:val="0"/>
                      <w:divBdr>
                        <w:top w:val="none" w:sz="0" w:space="0" w:color="auto"/>
                        <w:left w:val="none" w:sz="0" w:space="0" w:color="auto"/>
                        <w:bottom w:val="none" w:sz="0" w:space="0" w:color="auto"/>
                        <w:right w:val="none" w:sz="0" w:space="0" w:color="auto"/>
                      </w:divBdr>
                    </w:div>
                  </w:divsChild>
                </w:div>
                <w:div w:id="1394043882">
                  <w:marLeft w:val="0"/>
                  <w:marRight w:val="0"/>
                  <w:marTop w:val="0"/>
                  <w:marBottom w:val="0"/>
                  <w:divBdr>
                    <w:top w:val="none" w:sz="0" w:space="0" w:color="auto"/>
                    <w:left w:val="none" w:sz="0" w:space="0" w:color="auto"/>
                    <w:bottom w:val="none" w:sz="0" w:space="0" w:color="auto"/>
                    <w:right w:val="none" w:sz="0" w:space="0" w:color="auto"/>
                  </w:divBdr>
                  <w:divsChild>
                    <w:div w:id="378942169">
                      <w:marLeft w:val="0"/>
                      <w:marRight w:val="0"/>
                      <w:marTop w:val="0"/>
                      <w:marBottom w:val="0"/>
                      <w:divBdr>
                        <w:top w:val="none" w:sz="0" w:space="0" w:color="auto"/>
                        <w:left w:val="none" w:sz="0" w:space="0" w:color="auto"/>
                        <w:bottom w:val="none" w:sz="0" w:space="0" w:color="auto"/>
                        <w:right w:val="none" w:sz="0" w:space="0" w:color="auto"/>
                      </w:divBdr>
                    </w:div>
                  </w:divsChild>
                </w:div>
                <w:div w:id="541212801">
                  <w:marLeft w:val="0"/>
                  <w:marRight w:val="0"/>
                  <w:marTop w:val="0"/>
                  <w:marBottom w:val="0"/>
                  <w:divBdr>
                    <w:top w:val="none" w:sz="0" w:space="0" w:color="auto"/>
                    <w:left w:val="none" w:sz="0" w:space="0" w:color="auto"/>
                    <w:bottom w:val="none" w:sz="0" w:space="0" w:color="auto"/>
                    <w:right w:val="none" w:sz="0" w:space="0" w:color="auto"/>
                  </w:divBdr>
                  <w:divsChild>
                    <w:div w:id="471600990">
                      <w:marLeft w:val="0"/>
                      <w:marRight w:val="0"/>
                      <w:marTop w:val="0"/>
                      <w:marBottom w:val="0"/>
                      <w:divBdr>
                        <w:top w:val="none" w:sz="0" w:space="0" w:color="auto"/>
                        <w:left w:val="none" w:sz="0" w:space="0" w:color="auto"/>
                        <w:bottom w:val="none" w:sz="0" w:space="0" w:color="auto"/>
                        <w:right w:val="none" w:sz="0" w:space="0" w:color="auto"/>
                      </w:divBdr>
                    </w:div>
                  </w:divsChild>
                </w:div>
                <w:div w:id="1854490906">
                  <w:marLeft w:val="0"/>
                  <w:marRight w:val="0"/>
                  <w:marTop w:val="0"/>
                  <w:marBottom w:val="0"/>
                  <w:divBdr>
                    <w:top w:val="none" w:sz="0" w:space="0" w:color="auto"/>
                    <w:left w:val="none" w:sz="0" w:space="0" w:color="auto"/>
                    <w:bottom w:val="none" w:sz="0" w:space="0" w:color="auto"/>
                    <w:right w:val="none" w:sz="0" w:space="0" w:color="auto"/>
                  </w:divBdr>
                  <w:divsChild>
                    <w:div w:id="810908246">
                      <w:marLeft w:val="0"/>
                      <w:marRight w:val="0"/>
                      <w:marTop w:val="0"/>
                      <w:marBottom w:val="0"/>
                      <w:divBdr>
                        <w:top w:val="none" w:sz="0" w:space="0" w:color="auto"/>
                        <w:left w:val="none" w:sz="0" w:space="0" w:color="auto"/>
                        <w:bottom w:val="none" w:sz="0" w:space="0" w:color="auto"/>
                        <w:right w:val="none" w:sz="0" w:space="0" w:color="auto"/>
                      </w:divBdr>
                    </w:div>
                  </w:divsChild>
                </w:div>
                <w:div w:id="1415010392">
                  <w:marLeft w:val="0"/>
                  <w:marRight w:val="0"/>
                  <w:marTop w:val="0"/>
                  <w:marBottom w:val="0"/>
                  <w:divBdr>
                    <w:top w:val="none" w:sz="0" w:space="0" w:color="auto"/>
                    <w:left w:val="none" w:sz="0" w:space="0" w:color="auto"/>
                    <w:bottom w:val="none" w:sz="0" w:space="0" w:color="auto"/>
                    <w:right w:val="none" w:sz="0" w:space="0" w:color="auto"/>
                  </w:divBdr>
                  <w:divsChild>
                    <w:div w:id="2020741447">
                      <w:marLeft w:val="0"/>
                      <w:marRight w:val="0"/>
                      <w:marTop w:val="0"/>
                      <w:marBottom w:val="0"/>
                      <w:divBdr>
                        <w:top w:val="none" w:sz="0" w:space="0" w:color="auto"/>
                        <w:left w:val="none" w:sz="0" w:space="0" w:color="auto"/>
                        <w:bottom w:val="none" w:sz="0" w:space="0" w:color="auto"/>
                        <w:right w:val="none" w:sz="0" w:space="0" w:color="auto"/>
                      </w:divBdr>
                    </w:div>
                  </w:divsChild>
                </w:div>
                <w:div w:id="806971221">
                  <w:marLeft w:val="0"/>
                  <w:marRight w:val="0"/>
                  <w:marTop w:val="0"/>
                  <w:marBottom w:val="0"/>
                  <w:divBdr>
                    <w:top w:val="none" w:sz="0" w:space="0" w:color="auto"/>
                    <w:left w:val="none" w:sz="0" w:space="0" w:color="auto"/>
                    <w:bottom w:val="none" w:sz="0" w:space="0" w:color="auto"/>
                    <w:right w:val="none" w:sz="0" w:space="0" w:color="auto"/>
                  </w:divBdr>
                  <w:divsChild>
                    <w:div w:id="983580844">
                      <w:marLeft w:val="0"/>
                      <w:marRight w:val="0"/>
                      <w:marTop w:val="0"/>
                      <w:marBottom w:val="0"/>
                      <w:divBdr>
                        <w:top w:val="none" w:sz="0" w:space="0" w:color="auto"/>
                        <w:left w:val="none" w:sz="0" w:space="0" w:color="auto"/>
                        <w:bottom w:val="none" w:sz="0" w:space="0" w:color="auto"/>
                        <w:right w:val="none" w:sz="0" w:space="0" w:color="auto"/>
                      </w:divBdr>
                    </w:div>
                  </w:divsChild>
                </w:div>
                <w:div w:id="1095518878">
                  <w:marLeft w:val="0"/>
                  <w:marRight w:val="0"/>
                  <w:marTop w:val="0"/>
                  <w:marBottom w:val="0"/>
                  <w:divBdr>
                    <w:top w:val="none" w:sz="0" w:space="0" w:color="auto"/>
                    <w:left w:val="none" w:sz="0" w:space="0" w:color="auto"/>
                    <w:bottom w:val="none" w:sz="0" w:space="0" w:color="auto"/>
                    <w:right w:val="none" w:sz="0" w:space="0" w:color="auto"/>
                  </w:divBdr>
                  <w:divsChild>
                    <w:div w:id="1308557657">
                      <w:marLeft w:val="0"/>
                      <w:marRight w:val="0"/>
                      <w:marTop w:val="0"/>
                      <w:marBottom w:val="0"/>
                      <w:divBdr>
                        <w:top w:val="none" w:sz="0" w:space="0" w:color="auto"/>
                        <w:left w:val="none" w:sz="0" w:space="0" w:color="auto"/>
                        <w:bottom w:val="none" w:sz="0" w:space="0" w:color="auto"/>
                        <w:right w:val="none" w:sz="0" w:space="0" w:color="auto"/>
                      </w:divBdr>
                    </w:div>
                  </w:divsChild>
                </w:div>
                <w:div w:id="1448963568">
                  <w:marLeft w:val="0"/>
                  <w:marRight w:val="0"/>
                  <w:marTop w:val="0"/>
                  <w:marBottom w:val="0"/>
                  <w:divBdr>
                    <w:top w:val="none" w:sz="0" w:space="0" w:color="auto"/>
                    <w:left w:val="none" w:sz="0" w:space="0" w:color="auto"/>
                    <w:bottom w:val="none" w:sz="0" w:space="0" w:color="auto"/>
                    <w:right w:val="none" w:sz="0" w:space="0" w:color="auto"/>
                  </w:divBdr>
                  <w:divsChild>
                    <w:div w:id="444812726">
                      <w:marLeft w:val="0"/>
                      <w:marRight w:val="0"/>
                      <w:marTop w:val="0"/>
                      <w:marBottom w:val="0"/>
                      <w:divBdr>
                        <w:top w:val="none" w:sz="0" w:space="0" w:color="auto"/>
                        <w:left w:val="none" w:sz="0" w:space="0" w:color="auto"/>
                        <w:bottom w:val="none" w:sz="0" w:space="0" w:color="auto"/>
                        <w:right w:val="none" w:sz="0" w:space="0" w:color="auto"/>
                      </w:divBdr>
                    </w:div>
                  </w:divsChild>
                </w:div>
                <w:div w:id="1276138728">
                  <w:marLeft w:val="0"/>
                  <w:marRight w:val="0"/>
                  <w:marTop w:val="0"/>
                  <w:marBottom w:val="0"/>
                  <w:divBdr>
                    <w:top w:val="none" w:sz="0" w:space="0" w:color="auto"/>
                    <w:left w:val="none" w:sz="0" w:space="0" w:color="auto"/>
                    <w:bottom w:val="none" w:sz="0" w:space="0" w:color="auto"/>
                    <w:right w:val="none" w:sz="0" w:space="0" w:color="auto"/>
                  </w:divBdr>
                  <w:divsChild>
                    <w:div w:id="1007290220">
                      <w:marLeft w:val="0"/>
                      <w:marRight w:val="0"/>
                      <w:marTop w:val="0"/>
                      <w:marBottom w:val="0"/>
                      <w:divBdr>
                        <w:top w:val="none" w:sz="0" w:space="0" w:color="auto"/>
                        <w:left w:val="none" w:sz="0" w:space="0" w:color="auto"/>
                        <w:bottom w:val="none" w:sz="0" w:space="0" w:color="auto"/>
                        <w:right w:val="none" w:sz="0" w:space="0" w:color="auto"/>
                      </w:divBdr>
                    </w:div>
                  </w:divsChild>
                </w:div>
                <w:div w:id="516237699">
                  <w:marLeft w:val="0"/>
                  <w:marRight w:val="0"/>
                  <w:marTop w:val="0"/>
                  <w:marBottom w:val="0"/>
                  <w:divBdr>
                    <w:top w:val="none" w:sz="0" w:space="0" w:color="auto"/>
                    <w:left w:val="none" w:sz="0" w:space="0" w:color="auto"/>
                    <w:bottom w:val="none" w:sz="0" w:space="0" w:color="auto"/>
                    <w:right w:val="none" w:sz="0" w:space="0" w:color="auto"/>
                  </w:divBdr>
                  <w:divsChild>
                    <w:div w:id="153225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793013">
      <w:bodyDiv w:val="1"/>
      <w:marLeft w:val="0"/>
      <w:marRight w:val="0"/>
      <w:marTop w:val="0"/>
      <w:marBottom w:val="0"/>
      <w:divBdr>
        <w:top w:val="none" w:sz="0" w:space="0" w:color="auto"/>
        <w:left w:val="none" w:sz="0" w:space="0" w:color="auto"/>
        <w:bottom w:val="none" w:sz="0" w:space="0" w:color="auto"/>
        <w:right w:val="none" w:sz="0" w:space="0" w:color="auto"/>
      </w:divBdr>
    </w:div>
    <w:div w:id="777406354">
      <w:bodyDiv w:val="1"/>
      <w:marLeft w:val="0"/>
      <w:marRight w:val="0"/>
      <w:marTop w:val="0"/>
      <w:marBottom w:val="0"/>
      <w:divBdr>
        <w:top w:val="none" w:sz="0" w:space="0" w:color="auto"/>
        <w:left w:val="none" w:sz="0" w:space="0" w:color="auto"/>
        <w:bottom w:val="none" w:sz="0" w:space="0" w:color="auto"/>
        <w:right w:val="none" w:sz="0" w:space="0" w:color="auto"/>
      </w:divBdr>
      <w:divsChild>
        <w:div w:id="1766997458">
          <w:marLeft w:val="0"/>
          <w:marRight w:val="0"/>
          <w:marTop w:val="0"/>
          <w:marBottom w:val="0"/>
          <w:divBdr>
            <w:top w:val="none" w:sz="0" w:space="0" w:color="auto"/>
            <w:left w:val="none" w:sz="0" w:space="0" w:color="auto"/>
            <w:bottom w:val="none" w:sz="0" w:space="0" w:color="auto"/>
            <w:right w:val="none" w:sz="0" w:space="0" w:color="auto"/>
          </w:divBdr>
          <w:divsChild>
            <w:div w:id="1851601054">
              <w:marLeft w:val="0"/>
              <w:marRight w:val="0"/>
              <w:marTop w:val="0"/>
              <w:marBottom w:val="0"/>
              <w:divBdr>
                <w:top w:val="none" w:sz="0" w:space="0" w:color="auto"/>
                <w:left w:val="none" w:sz="0" w:space="0" w:color="auto"/>
                <w:bottom w:val="none" w:sz="0" w:space="0" w:color="auto"/>
                <w:right w:val="none" w:sz="0" w:space="0" w:color="auto"/>
              </w:divBdr>
            </w:div>
            <w:div w:id="903881055">
              <w:marLeft w:val="0"/>
              <w:marRight w:val="0"/>
              <w:marTop w:val="0"/>
              <w:marBottom w:val="0"/>
              <w:divBdr>
                <w:top w:val="none" w:sz="0" w:space="0" w:color="auto"/>
                <w:left w:val="none" w:sz="0" w:space="0" w:color="auto"/>
                <w:bottom w:val="none" w:sz="0" w:space="0" w:color="auto"/>
                <w:right w:val="none" w:sz="0" w:space="0" w:color="auto"/>
              </w:divBdr>
            </w:div>
            <w:div w:id="1551723644">
              <w:marLeft w:val="0"/>
              <w:marRight w:val="0"/>
              <w:marTop w:val="0"/>
              <w:marBottom w:val="0"/>
              <w:divBdr>
                <w:top w:val="none" w:sz="0" w:space="0" w:color="auto"/>
                <w:left w:val="none" w:sz="0" w:space="0" w:color="auto"/>
                <w:bottom w:val="none" w:sz="0" w:space="0" w:color="auto"/>
                <w:right w:val="none" w:sz="0" w:space="0" w:color="auto"/>
              </w:divBdr>
            </w:div>
          </w:divsChild>
        </w:div>
        <w:div w:id="627977961">
          <w:marLeft w:val="0"/>
          <w:marRight w:val="0"/>
          <w:marTop w:val="0"/>
          <w:marBottom w:val="0"/>
          <w:divBdr>
            <w:top w:val="none" w:sz="0" w:space="0" w:color="auto"/>
            <w:left w:val="none" w:sz="0" w:space="0" w:color="auto"/>
            <w:bottom w:val="none" w:sz="0" w:space="0" w:color="auto"/>
            <w:right w:val="none" w:sz="0" w:space="0" w:color="auto"/>
          </w:divBdr>
          <w:divsChild>
            <w:div w:id="110173477">
              <w:marLeft w:val="0"/>
              <w:marRight w:val="0"/>
              <w:marTop w:val="30"/>
              <w:marBottom w:val="30"/>
              <w:divBdr>
                <w:top w:val="none" w:sz="0" w:space="0" w:color="auto"/>
                <w:left w:val="none" w:sz="0" w:space="0" w:color="auto"/>
                <w:bottom w:val="none" w:sz="0" w:space="0" w:color="auto"/>
                <w:right w:val="none" w:sz="0" w:space="0" w:color="auto"/>
              </w:divBdr>
              <w:divsChild>
                <w:div w:id="1942906201">
                  <w:marLeft w:val="0"/>
                  <w:marRight w:val="0"/>
                  <w:marTop w:val="0"/>
                  <w:marBottom w:val="0"/>
                  <w:divBdr>
                    <w:top w:val="none" w:sz="0" w:space="0" w:color="auto"/>
                    <w:left w:val="none" w:sz="0" w:space="0" w:color="auto"/>
                    <w:bottom w:val="none" w:sz="0" w:space="0" w:color="auto"/>
                    <w:right w:val="none" w:sz="0" w:space="0" w:color="auto"/>
                  </w:divBdr>
                  <w:divsChild>
                    <w:div w:id="1306474693">
                      <w:marLeft w:val="0"/>
                      <w:marRight w:val="0"/>
                      <w:marTop w:val="0"/>
                      <w:marBottom w:val="0"/>
                      <w:divBdr>
                        <w:top w:val="none" w:sz="0" w:space="0" w:color="auto"/>
                        <w:left w:val="none" w:sz="0" w:space="0" w:color="auto"/>
                        <w:bottom w:val="none" w:sz="0" w:space="0" w:color="auto"/>
                        <w:right w:val="none" w:sz="0" w:space="0" w:color="auto"/>
                      </w:divBdr>
                    </w:div>
                  </w:divsChild>
                </w:div>
                <w:div w:id="1069184396">
                  <w:marLeft w:val="0"/>
                  <w:marRight w:val="0"/>
                  <w:marTop w:val="0"/>
                  <w:marBottom w:val="0"/>
                  <w:divBdr>
                    <w:top w:val="none" w:sz="0" w:space="0" w:color="auto"/>
                    <w:left w:val="none" w:sz="0" w:space="0" w:color="auto"/>
                    <w:bottom w:val="none" w:sz="0" w:space="0" w:color="auto"/>
                    <w:right w:val="none" w:sz="0" w:space="0" w:color="auto"/>
                  </w:divBdr>
                  <w:divsChild>
                    <w:div w:id="752970154">
                      <w:marLeft w:val="0"/>
                      <w:marRight w:val="0"/>
                      <w:marTop w:val="0"/>
                      <w:marBottom w:val="0"/>
                      <w:divBdr>
                        <w:top w:val="none" w:sz="0" w:space="0" w:color="auto"/>
                        <w:left w:val="none" w:sz="0" w:space="0" w:color="auto"/>
                        <w:bottom w:val="none" w:sz="0" w:space="0" w:color="auto"/>
                        <w:right w:val="none" w:sz="0" w:space="0" w:color="auto"/>
                      </w:divBdr>
                    </w:div>
                  </w:divsChild>
                </w:div>
                <w:div w:id="1088648823">
                  <w:marLeft w:val="0"/>
                  <w:marRight w:val="0"/>
                  <w:marTop w:val="0"/>
                  <w:marBottom w:val="0"/>
                  <w:divBdr>
                    <w:top w:val="none" w:sz="0" w:space="0" w:color="auto"/>
                    <w:left w:val="none" w:sz="0" w:space="0" w:color="auto"/>
                    <w:bottom w:val="none" w:sz="0" w:space="0" w:color="auto"/>
                    <w:right w:val="none" w:sz="0" w:space="0" w:color="auto"/>
                  </w:divBdr>
                  <w:divsChild>
                    <w:div w:id="965743279">
                      <w:marLeft w:val="0"/>
                      <w:marRight w:val="0"/>
                      <w:marTop w:val="0"/>
                      <w:marBottom w:val="0"/>
                      <w:divBdr>
                        <w:top w:val="none" w:sz="0" w:space="0" w:color="auto"/>
                        <w:left w:val="none" w:sz="0" w:space="0" w:color="auto"/>
                        <w:bottom w:val="none" w:sz="0" w:space="0" w:color="auto"/>
                        <w:right w:val="none" w:sz="0" w:space="0" w:color="auto"/>
                      </w:divBdr>
                    </w:div>
                  </w:divsChild>
                </w:div>
                <w:div w:id="1691645467">
                  <w:marLeft w:val="0"/>
                  <w:marRight w:val="0"/>
                  <w:marTop w:val="0"/>
                  <w:marBottom w:val="0"/>
                  <w:divBdr>
                    <w:top w:val="none" w:sz="0" w:space="0" w:color="auto"/>
                    <w:left w:val="none" w:sz="0" w:space="0" w:color="auto"/>
                    <w:bottom w:val="none" w:sz="0" w:space="0" w:color="auto"/>
                    <w:right w:val="none" w:sz="0" w:space="0" w:color="auto"/>
                  </w:divBdr>
                  <w:divsChild>
                    <w:div w:id="1768695226">
                      <w:marLeft w:val="0"/>
                      <w:marRight w:val="0"/>
                      <w:marTop w:val="0"/>
                      <w:marBottom w:val="0"/>
                      <w:divBdr>
                        <w:top w:val="none" w:sz="0" w:space="0" w:color="auto"/>
                        <w:left w:val="none" w:sz="0" w:space="0" w:color="auto"/>
                        <w:bottom w:val="none" w:sz="0" w:space="0" w:color="auto"/>
                        <w:right w:val="none" w:sz="0" w:space="0" w:color="auto"/>
                      </w:divBdr>
                    </w:div>
                  </w:divsChild>
                </w:div>
                <w:div w:id="933586457">
                  <w:marLeft w:val="0"/>
                  <w:marRight w:val="0"/>
                  <w:marTop w:val="0"/>
                  <w:marBottom w:val="0"/>
                  <w:divBdr>
                    <w:top w:val="none" w:sz="0" w:space="0" w:color="auto"/>
                    <w:left w:val="none" w:sz="0" w:space="0" w:color="auto"/>
                    <w:bottom w:val="none" w:sz="0" w:space="0" w:color="auto"/>
                    <w:right w:val="none" w:sz="0" w:space="0" w:color="auto"/>
                  </w:divBdr>
                  <w:divsChild>
                    <w:div w:id="578708572">
                      <w:marLeft w:val="0"/>
                      <w:marRight w:val="0"/>
                      <w:marTop w:val="0"/>
                      <w:marBottom w:val="0"/>
                      <w:divBdr>
                        <w:top w:val="none" w:sz="0" w:space="0" w:color="auto"/>
                        <w:left w:val="none" w:sz="0" w:space="0" w:color="auto"/>
                        <w:bottom w:val="none" w:sz="0" w:space="0" w:color="auto"/>
                        <w:right w:val="none" w:sz="0" w:space="0" w:color="auto"/>
                      </w:divBdr>
                    </w:div>
                  </w:divsChild>
                </w:div>
                <w:div w:id="1882745572">
                  <w:marLeft w:val="0"/>
                  <w:marRight w:val="0"/>
                  <w:marTop w:val="0"/>
                  <w:marBottom w:val="0"/>
                  <w:divBdr>
                    <w:top w:val="none" w:sz="0" w:space="0" w:color="auto"/>
                    <w:left w:val="none" w:sz="0" w:space="0" w:color="auto"/>
                    <w:bottom w:val="none" w:sz="0" w:space="0" w:color="auto"/>
                    <w:right w:val="none" w:sz="0" w:space="0" w:color="auto"/>
                  </w:divBdr>
                  <w:divsChild>
                    <w:div w:id="20667391">
                      <w:marLeft w:val="0"/>
                      <w:marRight w:val="0"/>
                      <w:marTop w:val="0"/>
                      <w:marBottom w:val="0"/>
                      <w:divBdr>
                        <w:top w:val="none" w:sz="0" w:space="0" w:color="auto"/>
                        <w:left w:val="none" w:sz="0" w:space="0" w:color="auto"/>
                        <w:bottom w:val="none" w:sz="0" w:space="0" w:color="auto"/>
                        <w:right w:val="none" w:sz="0" w:space="0" w:color="auto"/>
                      </w:divBdr>
                    </w:div>
                  </w:divsChild>
                </w:div>
                <w:div w:id="890266204">
                  <w:marLeft w:val="0"/>
                  <w:marRight w:val="0"/>
                  <w:marTop w:val="0"/>
                  <w:marBottom w:val="0"/>
                  <w:divBdr>
                    <w:top w:val="none" w:sz="0" w:space="0" w:color="auto"/>
                    <w:left w:val="none" w:sz="0" w:space="0" w:color="auto"/>
                    <w:bottom w:val="none" w:sz="0" w:space="0" w:color="auto"/>
                    <w:right w:val="none" w:sz="0" w:space="0" w:color="auto"/>
                  </w:divBdr>
                  <w:divsChild>
                    <w:div w:id="1237059242">
                      <w:marLeft w:val="0"/>
                      <w:marRight w:val="0"/>
                      <w:marTop w:val="0"/>
                      <w:marBottom w:val="0"/>
                      <w:divBdr>
                        <w:top w:val="none" w:sz="0" w:space="0" w:color="auto"/>
                        <w:left w:val="none" w:sz="0" w:space="0" w:color="auto"/>
                        <w:bottom w:val="none" w:sz="0" w:space="0" w:color="auto"/>
                        <w:right w:val="none" w:sz="0" w:space="0" w:color="auto"/>
                      </w:divBdr>
                    </w:div>
                  </w:divsChild>
                </w:div>
                <w:div w:id="2003199604">
                  <w:marLeft w:val="0"/>
                  <w:marRight w:val="0"/>
                  <w:marTop w:val="0"/>
                  <w:marBottom w:val="0"/>
                  <w:divBdr>
                    <w:top w:val="none" w:sz="0" w:space="0" w:color="auto"/>
                    <w:left w:val="none" w:sz="0" w:space="0" w:color="auto"/>
                    <w:bottom w:val="none" w:sz="0" w:space="0" w:color="auto"/>
                    <w:right w:val="none" w:sz="0" w:space="0" w:color="auto"/>
                  </w:divBdr>
                  <w:divsChild>
                    <w:div w:id="330452847">
                      <w:marLeft w:val="0"/>
                      <w:marRight w:val="0"/>
                      <w:marTop w:val="0"/>
                      <w:marBottom w:val="0"/>
                      <w:divBdr>
                        <w:top w:val="none" w:sz="0" w:space="0" w:color="auto"/>
                        <w:left w:val="none" w:sz="0" w:space="0" w:color="auto"/>
                        <w:bottom w:val="none" w:sz="0" w:space="0" w:color="auto"/>
                        <w:right w:val="none" w:sz="0" w:space="0" w:color="auto"/>
                      </w:divBdr>
                    </w:div>
                  </w:divsChild>
                </w:div>
                <w:div w:id="377824814">
                  <w:marLeft w:val="0"/>
                  <w:marRight w:val="0"/>
                  <w:marTop w:val="0"/>
                  <w:marBottom w:val="0"/>
                  <w:divBdr>
                    <w:top w:val="none" w:sz="0" w:space="0" w:color="auto"/>
                    <w:left w:val="none" w:sz="0" w:space="0" w:color="auto"/>
                    <w:bottom w:val="none" w:sz="0" w:space="0" w:color="auto"/>
                    <w:right w:val="none" w:sz="0" w:space="0" w:color="auto"/>
                  </w:divBdr>
                  <w:divsChild>
                    <w:div w:id="308940935">
                      <w:marLeft w:val="0"/>
                      <w:marRight w:val="0"/>
                      <w:marTop w:val="0"/>
                      <w:marBottom w:val="0"/>
                      <w:divBdr>
                        <w:top w:val="none" w:sz="0" w:space="0" w:color="auto"/>
                        <w:left w:val="none" w:sz="0" w:space="0" w:color="auto"/>
                        <w:bottom w:val="none" w:sz="0" w:space="0" w:color="auto"/>
                        <w:right w:val="none" w:sz="0" w:space="0" w:color="auto"/>
                      </w:divBdr>
                    </w:div>
                  </w:divsChild>
                </w:div>
                <w:div w:id="1786541952">
                  <w:marLeft w:val="0"/>
                  <w:marRight w:val="0"/>
                  <w:marTop w:val="0"/>
                  <w:marBottom w:val="0"/>
                  <w:divBdr>
                    <w:top w:val="none" w:sz="0" w:space="0" w:color="auto"/>
                    <w:left w:val="none" w:sz="0" w:space="0" w:color="auto"/>
                    <w:bottom w:val="none" w:sz="0" w:space="0" w:color="auto"/>
                    <w:right w:val="none" w:sz="0" w:space="0" w:color="auto"/>
                  </w:divBdr>
                  <w:divsChild>
                    <w:div w:id="147823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717733">
      <w:bodyDiv w:val="1"/>
      <w:marLeft w:val="0"/>
      <w:marRight w:val="0"/>
      <w:marTop w:val="0"/>
      <w:marBottom w:val="0"/>
      <w:divBdr>
        <w:top w:val="none" w:sz="0" w:space="0" w:color="auto"/>
        <w:left w:val="none" w:sz="0" w:space="0" w:color="auto"/>
        <w:bottom w:val="none" w:sz="0" w:space="0" w:color="auto"/>
        <w:right w:val="none" w:sz="0" w:space="0" w:color="auto"/>
      </w:divBdr>
    </w:div>
    <w:div w:id="837041064">
      <w:bodyDiv w:val="1"/>
      <w:marLeft w:val="0"/>
      <w:marRight w:val="0"/>
      <w:marTop w:val="0"/>
      <w:marBottom w:val="0"/>
      <w:divBdr>
        <w:top w:val="none" w:sz="0" w:space="0" w:color="auto"/>
        <w:left w:val="none" w:sz="0" w:space="0" w:color="auto"/>
        <w:bottom w:val="none" w:sz="0" w:space="0" w:color="auto"/>
        <w:right w:val="none" w:sz="0" w:space="0" w:color="auto"/>
      </w:divBdr>
    </w:div>
    <w:div w:id="861624902">
      <w:bodyDiv w:val="1"/>
      <w:marLeft w:val="0"/>
      <w:marRight w:val="0"/>
      <w:marTop w:val="0"/>
      <w:marBottom w:val="0"/>
      <w:divBdr>
        <w:top w:val="none" w:sz="0" w:space="0" w:color="auto"/>
        <w:left w:val="none" w:sz="0" w:space="0" w:color="auto"/>
        <w:bottom w:val="none" w:sz="0" w:space="0" w:color="auto"/>
        <w:right w:val="none" w:sz="0" w:space="0" w:color="auto"/>
      </w:divBdr>
      <w:divsChild>
        <w:div w:id="860127230">
          <w:marLeft w:val="0"/>
          <w:marRight w:val="0"/>
          <w:marTop w:val="0"/>
          <w:marBottom w:val="0"/>
          <w:divBdr>
            <w:top w:val="none" w:sz="0" w:space="0" w:color="auto"/>
            <w:left w:val="none" w:sz="0" w:space="0" w:color="auto"/>
            <w:bottom w:val="none" w:sz="0" w:space="0" w:color="auto"/>
            <w:right w:val="none" w:sz="0" w:space="0" w:color="auto"/>
          </w:divBdr>
          <w:divsChild>
            <w:div w:id="1933467793">
              <w:marLeft w:val="0"/>
              <w:marRight w:val="0"/>
              <w:marTop w:val="0"/>
              <w:marBottom w:val="0"/>
              <w:divBdr>
                <w:top w:val="none" w:sz="0" w:space="0" w:color="auto"/>
                <w:left w:val="none" w:sz="0" w:space="0" w:color="auto"/>
                <w:bottom w:val="none" w:sz="0" w:space="0" w:color="auto"/>
                <w:right w:val="none" w:sz="0" w:space="0" w:color="auto"/>
              </w:divBdr>
            </w:div>
            <w:div w:id="1093668575">
              <w:marLeft w:val="0"/>
              <w:marRight w:val="0"/>
              <w:marTop w:val="0"/>
              <w:marBottom w:val="0"/>
              <w:divBdr>
                <w:top w:val="none" w:sz="0" w:space="0" w:color="auto"/>
                <w:left w:val="none" w:sz="0" w:space="0" w:color="auto"/>
                <w:bottom w:val="none" w:sz="0" w:space="0" w:color="auto"/>
                <w:right w:val="none" w:sz="0" w:space="0" w:color="auto"/>
              </w:divBdr>
            </w:div>
            <w:div w:id="381175517">
              <w:marLeft w:val="0"/>
              <w:marRight w:val="0"/>
              <w:marTop w:val="0"/>
              <w:marBottom w:val="0"/>
              <w:divBdr>
                <w:top w:val="none" w:sz="0" w:space="0" w:color="auto"/>
                <w:left w:val="none" w:sz="0" w:space="0" w:color="auto"/>
                <w:bottom w:val="none" w:sz="0" w:space="0" w:color="auto"/>
                <w:right w:val="none" w:sz="0" w:space="0" w:color="auto"/>
              </w:divBdr>
            </w:div>
          </w:divsChild>
        </w:div>
        <w:div w:id="1353919342">
          <w:marLeft w:val="0"/>
          <w:marRight w:val="0"/>
          <w:marTop w:val="0"/>
          <w:marBottom w:val="0"/>
          <w:divBdr>
            <w:top w:val="none" w:sz="0" w:space="0" w:color="auto"/>
            <w:left w:val="none" w:sz="0" w:space="0" w:color="auto"/>
            <w:bottom w:val="none" w:sz="0" w:space="0" w:color="auto"/>
            <w:right w:val="none" w:sz="0" w:space="0" w:color="auto"/>
          </w:divBdr>
          <w:divsChild>
            <w:div w:id="2029478457">
              <w:marLeft w:val="0"/>
              <w:marRight w:val="0"/>
              <w:marTop w:val="30"/>
              <w:marBottom w:val="30"/>
              <w:divBdr>
                <w:top w:val="none" w:sz="0" w:space="0" w:color="auto"/>
                <w:left w:val="none" w:sz="0" w:space="0" w:color="auto"/>
                <w:bottom w:val="none" w:sz="0" w:space="0" w:color="auto"/>
                <w:right w:val="none" w:sz="0" w:space="0" w:color="auto"/>
              </w:divBdr>
              <w:divsChild>
                <w:div w:id="1070080532">
                  <w:marLeft w:val="0"/>
                  <w:marRight w:val="0"/>
                  <w:marTop w:val="0"/>
                  <w:marBottom w:val="0"/>
                  <w:divBdr>
                    <w:top w:val="none" w:sz="0" w:space="0" w:color="auto"/>
                    <w:left w:val="none" w:sz="0" w:space="0" w:color="auto"/>
                    <w:bottom w:val="none" w:sz="0" w:space="0" w:color="auto"/>
                    <w:right w:val="none" w:sz="0" w:space="0" w:color="auto"/>
                  </w:divBdr>
                  <w:divsChild>
                    <w:div w:id="1885365684">
                      <w:marLeft w:val="0"/>
                      <w:marRight w:val="0"/>
                      <w:marTop w:val="0"/>
                      <w:marBottom w:val="0"/>
                      <w:divBdr>
                        <w:top w:val="none" w:sz="0" w:space="0" w:color="auto"/>
                        <w:left w:val="none" w:sz="0" w:space="0" w:color="auto"/>
                        <w:bottom w:val="none" w:sz="0" w:space="0" w:color="auto"/>
                        <w:right w:val="none" w:sz="0" w:space="0" w:color="auto"/>
                      </w:divBdr>
                    </w:div>
                  </w:divsChild>
                </w:div>
                <w:div w:id="711541764">
                  <w:marLeft w:val="0"/>
                  <w:marRight w:val="0"/>
                  <w:marTop w:val="0"/>
                  <w:marBottom w:val="0"/>
                  <w:divBdr>
                    <w:top w:val="none" w:sz="0" w:space="0" w:color="auto"/>
                    <w:left w:val="none" w:sz="0" w:space="0" w:color="auto"/>
                    <w:bottom w:val="none" w:sz="0" w:space="0" w:color="auto"/>
                    <w:right w:val="none" w:sz="0" w:space="0" w:color="auto"/>
                  </w:divBdr>
                  <w:divsChild>
                    <w:div w:id="1873415440">
                      <w:marLeft w:val="0"/>
                      <w:marRight w:val="0"/>
                      <w:marTop w:val="0"/>
                      <w:marBottom w:val="0"/>
                      <w:divBdr>
                        <w:top w:val="none" w:sz="0" w:space="0" w:color="auto"/>
                        <w:left w:val="none" w:sz="0" w:space="0" w:color="auto"/>
                        <w:bottom w:val="none" w:sz="0" w:space="0" w:color="auto"/>
                        <w:right w:val="none" w:sz="0" w:space="0" w:color="auto"/>
                      </w:divBdr>
                    </w:div>
                  </w:divsChild>
                </w:div>
                <w:div w:id="1374036106">
                  <w:marLeft w:val="0"/>
                  <w:marRight w:val="0"/>
                  <w:marTop w:val="0"/>
                  <w:marBottom w:val="0"/>
                  <w:divBdr>
                    <w:top w:val="none" w:sz="0" w:space="0" w:color="auto"/>
                    <w:left w:val="none" w:sz="0" w:space="0" w:color="auto"/>
                    <w:bottom w:val="none" w:sz="0" w:space="0" w:color="auto"/>
                    <w:right w:val="none" w:sz="0" w:space="0" w:color="auto"/>
                  </w:divBdr>
                  <w:divsChild>
                    <w:div w:id="1897273871">
                      <w:marLeft w:val="0"/>
                      <w:marRight w:val="0"/>
                      <w:marTop w:val="0"/>
                      <w:marBottom w:val="0"/>
                      <w:divBdr>
                        <w:top w:val="none" w:sz="0" w:space="0" w:color="auto"/>
                        <w:left w:val="none" w:sz="0" w:space="0" w:color="auto"/>
                        <w:bottom w:val="none" w:sz="0" w:space="0" w:color="auto"/>
                        <w:right w:val="none" w:sz="0" w:space="0" w:color="auto"/>
                      </w:divBdr>
                    </w:div>
                  </w:divsChild>
                </w:div>
                <w:div w:id="334845267">
                  <w:marLeft w:val="0"/>
                  <w:marRight w:val="0"/>
                  <w:marTop w:val="0"/>
                  <w:marBottom w:val="0"/>
                  <w:divBdr>
                    <w:top w:val="none" w:sz="0" w:space="0" w:color="auto"/>
                    <w:left w:val="none" w:sz="0" w:space="0" w:color="auto"/>
                    <w:bottom w:val="none" w:sz="0" w:space="0" w:color="auto"/>
                    <w:right w:val="none" w:sz="0" w:space="0" w:color="auto"/>
                  </w:divBdr>
                  <w:divsChild>
                    <w:div w:id="1639535292">
                      <w:marLeft w:val="0"/>
                      <w:marRight w:val="0"/>
                      <w:marTop w:val="0"/>
                      <w:marBottom w:val="0"/>
                      <w:divBdr>
                        <w:top w:val="none" w:sz="0" w:space="0" w:color="auto"/>
                        <w:left w:val="none" w:sz="0" w:space="0" w:color="auto"/>
                        <w:bottom w:val="none" w:sz="0" w:space="0" w:color="auto"/>
                        <w:right w:val="none" w:sz="0" w:space="0" w:color="auto"/>
                      </w:divBdr>
                    </w:div>
                  </w:divsChild>
                </w:div>
                <w:div w:id="680356972">
                  <w:marLeft w:val="0"/>
                  <w:marRight w:val="0"/>
                  <w:marTop w:val="0"/>
                  <w:marBottom w:val="0"/>
                  <w:divBdr>
                    <w:top w:val="none" w:sz="0" w:space="0" w:color="auto"/>
                    <w:left w:val="none" w:sz="0" w:space="0" w:color="auto"/>
                    <w:bottom w:val="none" w:sz="0" w:space="0" w:color="auto"/>
                    <w:right w:val="none" w:sz="0" w:space="0" w:color="auto"/>
                  </w:divBdr>
                  <w:divsChild>
                    <w:div w:id="1735615810">
                      <w:marLeft w:val="0"/>
                      <w:marRight w:val="0"/>
                      <w:marTop w:val="0"/>
                      <w:marBottom w:val="0"/>
                      <w:divBdr>
                        <w:top w:val="none" w:sz="0" w:space="0" w:color="auto"/>
                        <w:left w:val="none" w:sz="0" w:space="0" w:color="auto"/>
                        <w:bottom w:val="none" w:sz="0" w:space="0" w:color="auto"/>
                        <w:right w:val="none" w:sz="0" w:space="0" w:color="auto"/>
                      </w:divBdr>
                    </w:div>
                  </w:divsChild>
                </w:div>
                <w:div w:id="1715151187">
                  <w:marLeft w:val="0"/>
                  <w:marRight w:val="0"/>
                  <w:marTop w:val="0"/>
                  <w:marBottom w:val="0"/>
                  <w:divBdr>
                    <w:top w:val="none" w:sz="0" w:space="0" w:color="auto"/>
                    <w:left w:val="none" w:sz="0" w:space="0" w:color="auto"/>
                    <w:bottom w:val="none" w:sz="0" w:space="0" w:color="auto"/>
                    <w:right w:val="none" w:sz="0" w:space="0" w:color="auto"/>
                  </w:divBdr>
                  <w:divsChild>
                    <w:div w:id="338122550">
                      <w:marLeft w:val="0"/>
                      <w:marRight w:val="0"/>
                      <w:marTop w:val="0"/>
                      <w:marBottom w:val="0"/>
                      <w:divBdr>
                        <w:top w:val="none" w:sz="0" w:space="0" w:color="auto"/>
                        <w:left w:val="none" w:sz="0" w:space="0" w:color="auto"/>
                        <w:bottom w:val="none" w:sz="0" w:space="0" w:color="auto"/>
                        <w:right w:val="none" w:sz="0" w:space="0" w:color="auto"/>
                      </w:divBdr>
                    </w:div>
                  </w:divsChild>
                </w:div>
                <w:div w:id="1754819920">
                  <w:marLeft w:val="0"/>
                  <w:marRight w:val="0"/>
                  <w:marTop w:val="0"/>
                  <w:marBottom w:val="0"/>
                  <w:divBdr>
                    <w:top w:val="none" w:sz="0" w:space="0" w:color="auto"/>
                    <w:left w:val="none" w:sz="0" w:space="0" w:color="auto"/>
                    <w:bottom w:val="none" w:sz="0" w:space="0" w:color="auto"/>
                    <w:right w:val="none" w:sz="0" w:space="0" w:color="auto"/>
                  </w:divBdr>
                  <w:divsChild>
                    <w:div w:id="106657236">
                      <w:marLeft w:val="0"/>
                      <w:marRight w:val="0"/>
                      <w:marTop w:val="0"/>
                      <w:marBottom w:val="0"/>
                      <w:divBdr>
                        <w:top w:val="none" w:sz="0" w:space="0" w:color="auto"/>
                        <w:left w:val="none" w:sz="0" w:space="0" w:color="auto"/>
                        <w:bottom w:val="none" w:sz="0" w:space="0" w:color="auto"/>
                        <w:right w:val="none" w:sz="0" w:space="0" w:color="auto"/>
                      </w:divBdr>
                    </w:div>
                  </w:divsChild>
                </w:div>
                <w:div w:id="44572673">
                  <w:marLeft w:val="0"/>
                  <w:marRight w:val="0"/>
                  <w:marTop w:val="0"/>
                  <w:marBottom w:val="0"/>
                  <w:divBdr>
                    <w:top w:val="none" w:sz="0" w:space="0" w:color="auto"/>
                    <w:left w:val="none" w:sz="0" w:space="0" w:color="auto"/>
                    <w:bottom w:val="none" w:sz="0" w:space="0" w:color="auto"/>
                    <w:right w:val="none" w:sz="0" w:space="0" w:color="auto"/>
                  </w:divBdr>
                  <w:divsChild>
                    <w:div w:id="810173481">
                      <w:marLeft w:val="0"/>
                      <w:marRight w:val="0"/>
                      <w:marTop w:val="0"/>
                      <w:marBottom w:val="0"/>
                      <w:divBdr>
                        <w:top w:val="none" w:sz="0" w:space="0" w:color="auto"/>
                        <w:left w:val="none" w:sz="0" w:space="0" w:color="auto"/>
                        <w:bottom w:val="none" w:sz="0" w:space="0" w:color="auto"/>
                        <w:right w:val="none" w:sz="0" w:space="0" w:color="auto"/>
                      </w:divBdr>
                    </w:div>
                  </w:divsChild>
                </w:div>
                <w:div w:id="11999210">
                  <w:marLeft w:val="0"/>
                  <w:marRight w:val="0"/>
                  <w:marTop w:val="0"/>
                  <w:marBottom w:val="0"/>
                  <w:divBdr>
                    <w:top w:val="none" w:sz="0" w:space="0" w:color="auto"/>
                    <w:left w:val="none" w:sz="0" w:space="0" w:color="auto"/>
                    <w:bottom w:val="none" w:sz="0" w:space="0" w:color="auto"/>
                    <w:right w:val="none" w:sz="0" w:space="0" w:color="auto"/>
                  </w:divBdr>
                  <w:divsChild>
                    <w:div w:id="1501240305">
                      <w:marLeft w:val="0"/>
                      <w:marRight w:val="0"/>
                      <w:marTop w:val="0"/>
                      <w:marBottom w:val="0"/>
                      <w:divBdr>
                        <w:top w:val="none" w:sz="0" w:space="0" w:color="auto"/>
                        <w:left w:val="none" w:sz="0" w:space="0" w:color="auto"/>
                        <w:bottom w:val="none" w:sz="0" w:space="0" w:color="auto"/>
                        <w:right w:val="none" w:sz="0" w:space="0" w:color="auto"/>
                      </w:divBdr>
                    </w:div>
                  </w:divsChild>
                </w:div>
                <w:div w:id="1999142680">
                  <w:marLeft w:val="0"/>
                  <w:marRight w:val="0"/>
                  <w:marTop w:val="0"/>
                  <w:marBottom w:val="0"/>
                  <w:divBdr>
                    <w:top w:val="none" w:sz="0" w:space="0" w:color="auto"/>
                    <w:left w:val="none" w:sz="0" w:space="0" w:color="auto"/>
                    <w:bottom w:val="none" w:sz="0" w:space="0" w:color="auto"/>
                    <w:right w:val="none" w:sz="0" w:space="0" w:color="auto"/>
                  </w:divBdr>
                  <w:divsChild>
                    <w:div w:id="15415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115318">
      <w:bodyDiv w:val="1"/>
      <w:marLeft w:val="0"/>
      <w:marRight w:val="0"/>
      <w:marTop w:val="0"/>
      <w:marBottom w:val="0"/>
      <w:divBdr>
        <w:top w:val="none" w:sz="0" w:space="0" w:color="auto"/>
        <w:left w:val="none" w:sz="0" w:space="0" w:color="auto"/>
        <w:bottom w:val="none" w:sz="0" w:space="0" w:color="auto"/>
        <w:right w:val="none" w:sz="0" w:space="0" w:color="auto"/>
      </w:divBdr>
      <w:divsChild>
        <w:div w:id="1641840094">
          <w:marLeft w:val="0"/>
          <w:marRight w:val="0"/>
          <w:marTop w:val="0"/>
          <w:marBottom w:val="0"/>
          <w:divBdr>
            <w:top w:val="none" w:sz="0" w:space="0" w:color="auto"/>
            <w:left w:val="none" w:sz="0" w:space="0" w:color="auto"/>
            <w:bottom w:val="none" w:sz="0" w:space="0" w:color="auto"/>
            <w:right w:val="none" w:sz="0" w:space="0" w:color="auto"/>
          </w:divBdr>
        </w:div>
        <w:div w:id="262033435">
          <w:marLeft w:val="0"/>
          <w:marRight w:val="0"/>
          <w:marTop w:val="0"/>
          <w:marBottom w:val="0"/>
          <w:divBdr>
            <w:top w:val="none" w:sz="0" w:space="0" w:color="auto"/>
            <w:left w:val="none" w:sz="0" w:space="0" w:color="auto"/>
            <w:bottom w:val="none" w:sz="0" w:space="0" w:color="auto"/>
            <w:right w:val="none" w:sz="0" w:space="0" w:color="auto"/>
          </w:divBdr>
          <w:divsChild>
            <w:div w:id="1301616912">
              <w:marLeft w:val="0"/>
              <w:marRight w:val="0"/>
              <w:marTop w:val="30"/>
              <w:marBottom w:val="30"/>
              <w:divBdr>
                <w:top w:val="none" w:sz="0" w:space="0" w:color="auto"/>
                <w:left w:val="none" w:sz="0" w:space="0" w:color="auto"/>
                <w:bottom w:val="none" w:sz="0" w:space="0" w:color="auto"/>
                <w:right w:val="none" w:sz="0" w:space="0" w:color="auto"/>
              </w:divBdr>
              <w:divsChild>
                <w:div w:id="672419585">
                  <w:marLeft w:val="0"/>
                  <w:marRight w:val="0"/>
                  <w:marTop w:val="0"/>
                  <w:marBottom w:val="0"/>
                  <w:divBdr>
                    <w:top w:val="none" w:sz="0" w:space="0" w:color="auto"/>
                    <w:left w:val="none" w:sz="0" w:space="0" w:color="auto"/>
                    <w:bottom w:val="none" w:sz="0" w:space="0" w:color="auto"/>
                    <w:right w:val="none" w:sz="0" w:space="0" w:color="auto"/>
                  </w:divBdr>
                  <w:divsChild>
                    <w:div w:id="1752966825">
                      <w:marLeft w:val="0"/>
                      <w:marRight w:val="0"/>
                      <w:marTop w:val="0"/>
                      <w:marBottom w:val="0"/>
                      <w:divBdr>
                        <w:top w:val="none" w:sz="0" w:space="0" w:color="auto"/>
                        <w:left w:val="none" w:sz="0" w:space="0" w:color="auto"/>
                        <w:bottom w:val="none" w:sz="0" w:space="0" w:color="auto"/>
                        <w:right w:val="none" w:sz="0" w:space="0" w:color="auto"/>
                      </w:divBdr>
                    </w:div>
                  </w:divsChild>
                </w:div>
                <w:div w:id="1347248485">
                  <w:marLeft w:val="0"/>
                  <w:marRight w:val="0"/>
                  <w:marTop w:val="0"/>
                  <w:marBottom w:val="0"/>
                  <w:divBdr>
                    <w:top w:val="none" w:sz="0" w:space="0" w:color="auto"/>
                    <w:left w:val="none" w:sz="0" w:space="0" w:color="auto"/>
                    <w:bottom w:val="none" w:sz="0" w:space="0" w:color="auto"/>
                    <w:right w:val="none" w:sz="0" w:space="0" w:color="auto"/>
                  </w:divBdr>
                  <w:divsChild>
                    <w:div w:id="1996104725">
                      <w:marLeft w:val="0"/>
                      <w:marRight w:val="0"/>
                      <w:marTop w:val="0"/>
                      <w:marBottom w:val="0"/>
                      <w:divBdr>
                        <w:top w:val="none" w:sz="0" w:space="0" w:color="auto"/>
                        <w:left w:val="none" w:sz="0" w:space="0" w:color="auto"/>
                        <w:bottom w:val="none" w:sz="0" w:space="0" w:color="auto"/>
                        <w:right w:val="none" w:sz="0" w:space="0" w:color="auto"/>
                      </w:divBdr>
                    </w:div>
                  </w:divsChild>
                </w:div>
                <w:div w:id="652296612">
                  <w:marLeft w:val="0"/>
                  <w:marRight w:val="0"/>
                  <w:marTop w:val="0"/>
                  <w:marBottom w:val="0"/>
                  <w:divBdr>
                    <w:top w:val="none" w:sz="0" w:space="0" w:color="auto"/>
                    <w:left w:val="none" w:sz="0" w:space="0" w:color="auto"/>
                    <w:bottom w:val="none" w:sz="0" w:space="0" w:color="auto"/>
                    <w:right w:val="none" w:sz="0" w:space="0" w:color="auto"/>
                  </w:divBdr>
                  <w:divsChild>
                    <w:div w:id="2031756470">
                      <w:marLeft w:val="0"/>
                      <w:marRight w:val="0"/>
                      <w:marTop w:val="0"/>
                      <w:marBottom w:val="0"/>
                      <w:divBdr>
                        <w:top w:val="none" w:sz="0" w:space="0" w:color="auto"/>
                        <w:left w:val="none" w:sz="0" w:space="0" w:color="auto"/>
                        <w:bottom w:val="none" w:sz="0" w:space="0" w:color="auto"/>
                        <w:right w:val="none" w:sz="0" w:space="0" w:color="auto"/>
                      </w:divBdr>
                    </w:div>
                    <w:div w:id="1744790039">
                      <w:marLeft w:val="0"/>
                      <w:marRight w:val="0"/>
                      <w:marTop w:val="0"/>
                      <w:marBottom w:val="0"/>
                      <w:divBdr>
                        <w:top w:val="none" w:sz="0" w:space="0" w:color="auto"/>
                        <w:left w:val="none" w:sz="0" w:space="0" w:color="auto"/>
                        <w:bottom w:val="none" w:sz="0" w:space="0" w:color="auto"/>
                        <w:right w:val="none" w:sz="0" w:space="0" w:color="auto"/>
                      </w:divBdr>
                    </w:div>
                  </w:divsChild>
                </w:div>
                <w:div w:id="2112387367">
                  <w:marLeft w:val="0"/>
                  <w:marRight w:val="0"/>
                  <w:marTop w:val="0"/>
                  <w:marBottom w:val="0"/>
                  <w:divBdr>
                    <w:top w:val="none" w:sz="0" w:space="0" w:color="auto"/>
                    <w:left w:val="none" w:sz="0" w:space="0" w:color="auto"/>
                    <w:bottom w:val="none" w:sz="0" w:space="0" w:color="auto"/>
                    <w:right w:val="none" w:sz="0" w:space="0" w:color="auto"/>
                  </w:divBdr>
                  <w:divsChild>
                    <w:div w:id="1200708654">
                      <w:marLeft w:val="0"/>
                      <w:marRight w:val="0"/>
                      <w:marTop w:val="0"/>
                      <w:marBottom w:val="0"/>
                      <w:divBdr>
                        <w:top w:val="none" w:sz="0" w:space="0" w:color="auto"/>
                        <w:left w:val="none" w:sz="0" w:space="0" w:color="auto"/>
                        <w:bottom w:val="none" w:sz="0" w:space="0" w:color="auto"/>
                        <w:right w:val="none" w:sz="0" w:space="0" w:color="auto"/>
                      </w:divBdr>
                    </w:div>
                  </w:divsChild>
                </w:div>
                <w:div w:id="1503398616">
                  <w:marLeft w:val="0"/>
                  <w:marRight w:val="0"/>
                  <w:marTop w:val="0"/>
                  <w:marBottom w:val="0"/>
                  <w:divBdr>
                    <w:top w:val="none" w:sz="0" w:space="0" w:color="auto"/>
                    <w:left w:val="none" w:sz="0" w:space="0" w:color="auto"/>
                    <w:bottom w:val="none" w:sz="0" w:space="0" w:color="auto"/>
                    <w:right w:val="none" w:sz="0" w:space="0" w:color="auto"/>
                  </w:divBdr>
                  <w:divsChild>
                    <w:div w:id="2017534373">
                      <w:marLeft w:val="0"/>
                      <w:marRight w:val="0"/>
                      <w:marTop w:val="0"/>
                      <w:marBottom w:val="0"/>
                      <w:divBdr>
                        <w:top w:val="none" w:sz="0" w:space="0" w:color="auto"/>
                        <w:left w:val="none" w:sz="0" w:space="0" w:color="auto"/>
                        <w:bottom w:val="none" w:sz="0" w:space="0" w:color="auto"/>
                        <w:right w:val="none" w:sz="0" w:space="0" w:color="auto"/>
                      </w:divBdr>
                    </w:div>
                  </w:divsChild>
                </w:div>
                <w:div w:id="429937545">
                  <w:marLeft w:val="0"/>
                  <w:marRight w:val="0"/>
                  <w:marTop w:val="0"/>
                  <w:marBottom w:val="0"/>
                  <w:divBdr>
                    <w:top w:val="none" w:sz="0" w:space="0" w:color="auto"/>
                    <w:left w:val="none" w:sz="0" w:space="0" w:color="auto"/>
                    <w:bottom w:val="none" w:sz="0" w:space="0" w:color="auto"/>
                    <w:right w:val="none" w:sz="0" w:space="0" w:color="auto"/>
                  </w:divBdr>
                  <w:divsChild>
                    <w:div w:id="15812096">
                      <w:marLeft w:val="0"/>
                      <w:marRight w:val="0"/>
                      <w:marTop w:val="0"/>
                      <w:marBottom w:val="0"/>
                      <w:divBdr>
                        <w:top w:val="none" w:sz="0" w:space="0" w:color="auto"/>
                        <w:left w:val="none" w:sz="0" w:space="0" w:color="auto"/>
                        <w:bottom w:val="none" w:sz="0" w:space="0" w:color="auto"/>
                        <w:right w:val="none" w:sz="0" w:space="0" w:color="auto"/>
                      </w:divBdr>
                    </w:div>
                  </w:divsChild>
                </w:div>
                <w:div w:id="764807478">
                  <w:marLeft w:val="0"/>
                  <w:marRight w:val="0"/>
                  <w:marTop w:val="0"/>
                  <w:marBottom w:val="0"/>
                  <w:divBdr>
                    <w:top w:val="none" w:sz="0" w:space="0" w:color="auto"/>
                    <w:left w:val="none" w:sz="0" w:space="0" w:color="auto"/>
                    <w:bottom w:val="none" w:sz="0" w:space="0" w:color="auto"/>
                    <w:right w:val="none" w:sz="0" w:space="0" w:color="auto"/>
                  </w:divBdr>
                  <w:divsChild>
                    <w:div w:id="1173299530">
                      <w:marLeft w:val="0"/>
                      <w:marRight w:val="0"/>
                      <w:marTop w:val="0"/>
                      <w:marBottom w:val="0"/>
                      <w:divBdr>
                        <w:top w:val="none" w:sz="0" w:space="0" w:color="auto"/>
                        <w:left w:val="none" w:sz="0" w:space="0" w:color="auto"/>
                        <w:bottom w:val="none" w:sz="0" w:space="0" w:color="auto"/>
                        <w:right w:val="none" w:sz="0" w:space="0" w:color="auto"/>
                      </w:divBdr>
                    </w:div>
                  </w:divsChild>
                </w:div>
                <w:div w:id="961889079">
                  <w:marLeft w:val="0"/>
                  <w:marRight w:val="0"/>
                  <w:marTop w:val="0"/>
                  <w:marBottom w:val="0"/>
                  <w:divBdr>
                    <w:top w:val="none" w:sz="0" w:space="0" w:color="auto"/>
                    <w:left w:val="none" w:sz="0" w:space="0" w:color="auto"/>
                    <w:bottom w:val="none" w:sz="0" w:space="0" w:color="auto"/>
                    <w:right w:val="none" w:sz="0" w:space="0" w:color="auto"/>
                  </w:divBdr>
                  <w:divsChild>
                    <w:div w:id="1529175258">
                      <w:marLeft w:val="0"/>
                      <w:marRight w:val="0"/>
                      <w:marTop w:val="0"/>
                      <w:marBottom w:val="0"/>
                      <w:divBdr>
                        <w:top w:val="none" w:sz="0" w:space="0" w:color="auto"/>
                        <w:left w:val="none" w:sz="0" w:space="0" w:color="auto"/>
                        <w:bottom w:val="none" w:sz="0" w:space="0" w:color="auto"/>
                        <w:right w:val="none" w:sz="0" w:space="0" w:color="auto"/>
                      </w:divBdr>
                    </w:div>
                  </w:divsChild>
                </w:div>
                <w:div w:id="859054067">
                  <w:marLeft w:val="0"/>
                  <w:marRight w:val="0"/>
                  <w:marTop w:val="0"/>
                  <w:marBottom w:val="0"/>
                  <w:divBdr>
                    <w:top w:val="none" w:sz="0" w:space="0" w:color="auto"/>
                    <w:left w:val="none" w:sz="0" w:space="0" w:color="auto"/>
                    <w:bottom w:val="none" w:sz="0" w:space="0" w:color="auto"/>
                    <w:right w:val="none" w:sz="0" w:space="0" w:color="auto"/>
                  </w:divBdr>
                  <w:divsChild>
                    <w:div w:id="863716001">
                      <w:marLeft w:val="0"/>
                      <w:marRight w:val="0"/>
                      <w:marTop w:val="0"/>
                      <w:marBottom w:val="0"/>
                      <w:divBdr>
                        <w:top w:val="none" w:sz="0" w:space="0" w:color="auto"/>
                        <w:left w:val="none" w:sz="0" w:space="0" w:color="auto"/>
                        <w:bottom w:val="none" w:sz="0" w:space="0" w:color="auto"/>
                        <w:right w:val="none" w:sz="0" w:space="0" w:color="auto"/>
                      </w:divBdr>
                    </w:div>
                  </w:divsChild>
                </w:div>
                <w:div w:id="1247349475">
                  <w:marLeft w:val="0"/>
                  <w:marRight w:val="0"/>
                  <w:marTop w:val="0"/>
                  <w:marBottom w:val="0"/>
                  <w:divBdr>
                    <w:top w:val="none" w:sz="0" w:space="0" w:color="auto"/>
                    <w:left w:val="none" w:sz="0" w:space="0" w:color="auto"/>
                    <w:bottom w:val="none" w:sz="0" w:space="0" w:color="auto"/>
                    <w:right w:val="none" w:sz="0" w:space="0" w:color="auto"/>
                  </w:divBdr>
                  <w:divsChild>
                    <w:div w:id="1109280655">
                      <w:marLeft w:val="0"/>
                      <w:marRight w:val="0"/>
                      <w:marTop w:val="0"/>
                      <w:marBottom w:val="0"/>
                      <w:divBdr>
                        <w:top w:val="none" w:sz="0" w:space="0" w:color="auto"/>
                        <w:left w:val="none" w:sz="0" w:space="0" w:color="auto"/>
                        <w:bottom w:val="none" w:sz="0" w:space="0" w:color="auto"/>
                        <w:right w:val="none" w:sz="0" w:space="0" w:color="auto"/>
                      </w:divBdr>
                    </w:div>
                  </w:divsChild>
                </w:div>
                <w:div w:id="716393189">
                  <w:marLeft w:val="0"/>
                  <w:marRight w:val="0"/>
                  <w:marTop w:val="0"/>
                  <w:marBottom w:val="0"/>
                  <w:divBdr>
                    <w:top w:val="none" w:sz="0" w:space="0" w:color="auto"/>
                    <w:left w:val="none" w:sz="0" w:space="0" w:color="auto"/>
                    <w:bottom w:val="none" w:sz="0" w:space="0" w:color="auto"/>
                    <w:right w:val="none" w:sz="0" w:space="0" w:color="auto"/>
                  </w:divBdr>
                  <w:divsChild>
                    <w:div w:id="1050959322">
                      <w:marLeft w:val="0"/>
                      <w:marRight w:val="0"/>
                      <w:marTop w:val="0"/>
                      <w:marBottom w:val="0"/>
                      <w:divBdr>
                        <w:top w:val="none" w:sz="0" w:space="0" w:color="auto"/>
                        <w:left w:val="none" w:sz="0" w:space="0" w:color="auto"/>
                        <w:bottom w:val="none" w:sz="0" w:space="0" w:color="auto"/>
                        <w:right w:val="none" w:sz="0" w:space="0" w:color="auto"/>
                      </w:divBdr>
                    </w:div>
                  </w:divsChild>
                </w:div>
                <w:div w:id="1271477639">
                  <w:marLeft w:val="0"/>
                  <w:marRight w:val="0"/>
                  <w:marTop w:val="0"/>
                  <w:marBottom w:val="0"/>
                  <w:divBdr>
                    <w:top w:val="none" w:sz="0" w:space="0" w:color="auto"/>
                    <w:left w:val="none" w:sz="0" w:space="0" w:color="auto"/>
                    <w:bottom w:val="none" w:sz="0" w:space="0" w:color="auto"/>
                    <w:right w:val="none" w:sz="0" w:space="0" w:color="auto"/>
                  </w:divBdr>
                  <w:divsChild>
                    <w:div w:id="1625577563">
                      <w:marLeft w:val="0"/>
                      <w:marRight w:val="0"/>
                      <w:marTop w:val="0"/>
                      <w:marBottom w:val="0"/>
                      <w:divBdr>
                        <w:top w:val="none" w:sz="0" w:space="0" w:color="auto"/>
                        <w:left w:val="none" w:sz="0" w:space="0" w:color="auto"/>
                        <w:bottom w:val="none" w:sz="0" w:space="0" w:color="auto"/>
                        <w:right w:val="none" w:sz="0" w:space="0" w:color="auto"/>
                      </w:divBdr>
                    </w:div>
                  </w:divsChild>
                </w:div>
                <w:div w:id="428502229">
                  <w:marLeft w:val="0"/>
                  <w:marRight w:val="0"/>
                  <w:marTop w:val="0"/>
                  <w:marBottom w:val="0"/>
                  <w:divBdr>
                    <w:top w:val="none" w:sz="0" w:space="0" w:color="auto"/>
                    <w:left w:val="none" w:sz="0" w:space="0" w:color="auto"/>
                    <w:bottom w:val="none" w:sz="0" w:space="0" w:color="auto"/>
                    <w:right w:val="none" w:sz="0" w:space="0" w:color="auto"/>
                  </w:divBdr>
                  <w:divsChild>
                    <w:div w:id="528881983">
                      <w:marLeft w:val="0"/>
                      <w:marRight w:val="0"/>
                      <w:marTop w:val="0"/>
                      <w:marBottom w:val="0"/>
                      <w:divBdr>
                        <w:top w:val="none" w:sz="0" w:space="0" w:color="auto"/>
                        <w:left w:val="none" w:sz="0" w:space="0" w:color="auto"/>
                        <w:bottom w:val="none" w:sz="0" w:space="0" w:color="auto"/>
                        <w:right w:val="none" w:sz="0" w:space="0" w:color="auto"/>
                      </w:divBdr>
                    </w:div>
                  </w:divsChild>
                </w:div>
                <w:div w:id="1118793709">
                  <w:marLeft w:val="0"/>
                  <w:marRight w:val="0"/>
                  <w:marTop w:val="0"/>
                  <w:marBottom w:val="0"/>
                  <w:divBdr>
                    <w:top w:val="none" w:sz="0" w:space="0" w:color="auto"/>
                    <w:left w:val="none" w:sz="0" w:space="0" w:color="auto"/>
                    <w:bottom w:val="none" w:sz="0" w:space="0" w:color="auto"/>
                    <w:right w:val="none" w:sz="0" w:space="0" w:color="auto"/>
                  </w:divBdr>
                  <w:divsChild>
                    <w:div w:id="1348675448">
                      <w:marLeft w:val="0"/>
                      <w:marRight w:val="0"/>
                      <w:marTop w:val="0"/>
                      <w:marBottom w:val="0"/>
                      <w:divBdr>
                        <w:top w:val="none" w:sz="0" w:space="0" w:color="auto"/>
                        <w:left w:val="none" w:sz="0" w:space="0" w:color="auto"/>
                        <w:bottom w:val="none" w:sz="0" w:space="0" w:color="auto"/>
                        <w:right w:val="none" w:sz="0" w:space="0" w:color="auto"/>
                      </w:divBdr>
                    </w:div>
                  </w:divsChild>
                </w:div>
                <w:div w:id="668481638">
                  <w:marLeft w:val="0"/>
                  <w:marRight w:val="0"/>
                  <w:marTop w:val="0"/>
                  <w:marBottom w:val="0"/>
                  <w:divBdr>
                    <w:top w:val="none" w:sz="0" w:space="0" w:color="auto"/>
                    <w:left w:val="none" w:sz="0" w:space="0" w:color="auto"/>
                    <w:bottom w:val="none" w:sz="0" w:space="0" w:color="auto"/>
                    <w:right w:val="none" w:sz="0" w:space="0" w:color="auto"/>
                  </w:divBdr>
                  <w:divsChild>
                    <w:div w:id="169755300">
                      <w:marLeft w:val="0"/>
                      <w:marRight w:val="0"/>
                      <w:marTop w:val="0"/>
                      <w:marBottom w:val="0"/>
                      <w:divBdr>
                        <w:top w:val="none" w:sz="0" w:space="0" w:color="auto"/>
                        <w:left w:val="none" w:sz="0" w:space="0" w:color="auto"/>
                        <w:bottom w:val="none" w:sz="0" w:space="0" w:color="auto"/>
                        <w:right w:val="none" w:sz="0" w:space="0" w:color="auto"/>
                      </w:divBdr>
                    </w:div>
                  </w:divsChild>
                </w:div>
                <w:div w:id="146552135">
                  <w:marLeft w:val="0"/>
                  <w:marRight w:val="0"/>
                  <w:marTop w:val="0"/>
                  <w:marBottom w:val="0"/>
                  <w:divBdr>
                    <w:top w:val="none" w:sz="0" w:space="0" w:color="auto"/>
                    <w:left w:val="none" w:sz="0" w:space="0" w:color="auto"/>
                    <w:bottom w:val="none" w:sz="0" w:space="0" w:color="auto"/>
                    <w:right w:val="none" w:sz="0" w:space="0" w:color="auto"/>
                  </w:divBdr>
                  <w:divsChild>
                    <w:div w:id="859466983">
                      <w:marLeft w:val="0"/>
                      <w:marRight w:val="0"/>
                      <w:marTop w:val="0"/>
                      <w:marBottom w:val="0"/>
                      <w:divBdr>
                        <w:top w:val="none" w:sz="0" w:space="0" w:color="auto"/>
                        <w:left w:val="none" w:sz="0" w:space="0" w:color="auto"/>
                        <w:bottom w:val="none" w:sz="0" w:space="0" w:color="auto"/>
                        <w:right w:val="none" w:sz="0" w:space="0" w:color="auto"/>
                      </w:divBdr>
                    </w:div>
                  </w:divsChild>
                </w:div>
                <w:div w:id="1838809507">
                  <w:marLeft w:val="0"/>
                  <w:marRight w:val="0"/>
                  <w:marTop w:val="0"/>
                  <w:marBottom w:val="0"/>
                  <w:divBdr>
                    <w:top w:val="none" w:sz="0" w:space="0" w:color="auto"/>
                    <w:left w:val="none" w:sz="0" w:space="0" w:color="auto"/>
                    <w:bottom w:val="none" w:sz="0" w:space="0" w:color="auto"/>
                    <w:right w:val="none" w:sz="0" w:space="0" w:color="auto"/>
                  </w:divBdr>
                  <w:divsChild>
                    <w:div w:id="1781485439">
                      <w:marLeft w:val="0"/>
                      <w:marRight w:val="0"/>
                      <w:marTop w:val="0"/>
                      <w:marBottom w:val="0"/>
                      <w:divBdr>
                        <w:top w:val="none" w:sz="0" w:space="0" w:color="auto"/>
                        <w:left w:val="none" w:sz="0" w:space="0" w:color="auto"/>
                        <w:bottom w:val="none" w:sz="0" w:space="0" w:color="auto"/>
                        <w:right w:val="none" w:sz="0" w:space="0" w:color="auto"/>
                      </w:divBdr>
                    </w:div>
                  </w:divsChild>
                </w:div>
                <w:div w:id="1018696570">
                  <w:marLeft w:val="0"/>
                  <w:marRight w:val="0"/>
                  <w:marTop w:val="0"/>
                  <w:marBottom w:val="0"/>
                  <w:divBdr>
                    <w:top w:val="none" w:sz="0" w:space="0" w:color="auto"/>
                    <w:left w:val="none" w:sz="0" w:space="0" w:color="auto"/>
                    <w:bottom w:val="none" w:sz="0" w:space="0" w:color="auto"/>
                    <w:right w:val="none" w:sz="0" w:space="0" w:color="auto"/>
                  </w:divBdr>
                  <w:divsChild>
                    <w:div w:id="123470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999928">
      <w:bodyDiv w:val="1"/>
      <w:marLeft w:val="0"/>
      <w:marRight w:val="0"/>
      <w:marTop w:val="0"/>
      <w:marBottom w:val="0"/>
      <w:divBdr>
        <w:top w:val="none" w:sz="0" w:space="0" w:color="auto"/>
        <w:left w:val="none" w:sz="0" w:space="0" w:color="auto"/>
        <w:bottom w:val="none" w:sz="0" w:space="0" w:color="auto"/>
        <w:right w:val="none" w:sz="0" w:space="0" w:color="auto"/>
      </w:divBdr>
    </w:div>
    <w:div w:id="976835525">
      <w:bodyDiv w:val="1"/>
      <w:marLeft w:val="0"/>
      <w:marRight w:val="0"/>
      <w:marTop w:val="0"/>
      <w:marBottom w:val="0"/>
      <w:divBdr>
        <w:top w:val="none" w:sz="0" w:space="0" w:color="auto"/>
        <w:left w:val="none" w:sz="0" w:space="0" w:color="auto"/>
        <w:bottom w:val="none" w:sz="0" w:space="0" w:color="auto"/>
        <w:right w:val="none" w:sz="0" w:space="0" w:color="auto"/>
      </w:divBdr>
      <w:divsChild>
        <w:div w:id="2134130670">
          <w:marLeft w:val="0"/>
          <w:marRight w:val="0"/>
          <w:marTop w:val="0"/>
          <w:marBottom w:val="0"/>
          <w:divBdr>
            <w:top w:val="none" w:sz="0" w:space="0" w:color="auto"/>
            <w:left w:val="none" w:sz="0" w:space="0" w:color="auto"/>
            <w:bottom w:val="none" w:sz="0" w:space="0" w:color="auto"/>
            <w:right w:val="none" w:sz="0" w:space="0" w:color="auto"/>
          </w:divBdr>
        </w:div>
      </w:divsChild>
    </w:div>
    <w:div w:id="1012297706">
      <w:bodyDiv w:val="1"/>
      <w:marLeft w:val="0"/>
      <w:marRight w:val="0"/>
      <w:marTop w:val="0"/>
      <w:marBottom w:val="0"/>
      <w:divBdr>
        <w:top w:val="none" w:sz="0" w:space="0" w:color="auto"/>
        <w:left w:val="none" w:sz="0" w:space="0" w:color="auto"/>
        <w:bottom w:val="none" w:sz="0" w:space="0" w:color="auto"/>
        <w:right w:val="none" w:sz="0" w:space="0" w:color="auto"/>
      </w:divBdr>
      <w:divsChild>
        <w:div w:id="145318842">
          <w:marLeft w:val="0"/>
          <w:marRight w:val="0"/>
          <w:marTop w:val="0"/>
          <w:marBottom w:val="0"/>
          <w:divBdr>
            <w:top w:val="none" w:sz="0" w:space="0" w:color="auto"/>
            <w:left w:val="none" w:sz="0" w:space="0" w:color="auto"/>
            <w:bottom w:val="none" w:sz="0" w:space="0" w:color="auto"/>
            <w:right w:val="none" w:sz="0" w:space="0" w:color="auto"/>
          </w:divBdr>
        </w:div>
        <w:div w:id="1149174399">
          <w:marLeft w:val="0"/>
          <w:marRight w:val="0"/>
          <w:marTop w:val="0"/>
          <w:marBottom w:val="0"/>
          <w:divBdr>
            <w:top w:val="none" w:sz="0" w:space="0" w:color="auto"/>
            <w:left w:val="none" w:sz="0" w:space="0" w:color="auto"/>
            <w:bottom w:val="none" w:sz="0" w:space="0" w:color="auto"/>
            <w:right w:val="none" w:sz="0" w:space="0" w:color="auto"/>
          </w:divBdr>
          <w:divsChild>
            <w:div w:id="1887141431">
              <w:marLeft w:val="0"/>
              <w:marRight w:val="0"/>
              <w:marTop w:val="30"/>
              <w:marBottom w:val="30"/>
              <w:divBdr>
                <w:top w:val="none" w:sz="0" w:space="0" w:color="auto"/>
                <w:left w:val="none" w:sz="0" w:space="0" w:color="auto"/>
                <w:bottom w:val="none" w:sz="0" w:space="0" w:color="auto"/>
                <w:right w:val="none" w:sz="0" w:space="0" w:color="auto"/>
              </w:divBdr>
              <w:divsChild>
                <w:div w:id="1038629829">
                  <w:marLeft w:val="0"/>
                  <w:marRight w:val="0"/>
                  <w:marTop w:val="0"/>
                  <w:marBottom w:val="0"/>
                  <w:divBdr>
                    <w:top w:val="none" w:sz="0" w:space="0" w:color="auto"/>
                    <w:left w:val="none" w:sz="0" w:space="0" w:color="auto"/>
                    <w:bottom w:val="none" w:sz="0" w:space="0" w:color="auto"/>
                    <w:right w:val="none" w:sz="0" w:space="0" w:color="auto"/>
                  </w:divBdr>
                  <w:divsChild>
                    <w:div w:id="1886675746">
                      <w:marLeft w:val="0"/>
                      <w:marRight w:val="0"/>
                      <w:marTop w:val="0"/>
                      <w:marBottom w:val="0"/>
                      <w:divBdr>
                        <w:top w:val="none" w:sz="0" w:space="0" w:color="auto"/>
                        <w:left w:val="none" w:sz="0" w:space="0" w:color="auto"/>
                        <w:bottom w:val="none" w:sz="0" w:space="0" w:color="auto"/>
                        <w:right w:val="none" w:sz="0" w:space="0" w:color="auto"/>
                      </w:divBdr>
                    </w:div>
                  </w:divsChild>
                </w:div>
                <w:div w:id="835615314">
                  <w:marLeft w:val="0"/>
                  <w:marRight w:val="0"/>
                  <w:marTop w:val="0"/>
                  <w:marBottom w:val="0"/>
                  <w:divBdr>
                    <w:top w:val="none" w:sz="0" w:space="0" w:color="auto"/>
                    <w:left w:val="none" w:sz="0" w:space="0" w:color="auto"/>
                    <w:bottom w:val="none" w:sz="0" w:space="0" w:color="auto"/>
                    <w:right w:val="none" w:sz="0" w:space="0" w:color="auto"/>
                  </w:divBdr>
                  <w:divsChild>
                    <w:div w:id="522014443">
                      <w:marLeft w:val="0"/>
                      <w:marRight w:val="0"/>
                      <w:marTop w:val="0"/>
                      <w:marBottom w:val="0"/>
                      <w:divBdr>
                        <w:top w:val="none" w:sz="0" w:space="0" w:color="auto"/>
                        <w:left w:val="none" w:sz="0" w:space="0" w:color="auto"/>
                        <w:bottom w:val="none" w:sz="0" w:space="0" w:color="auto"/>
                        <w:right w:val="none" w:sz="0" w:space="0" w:color="auto"/>
                      </w:divBdr>
                    </w:div>
                  </w:divsChild>
                </w:div>
                <w:div w:id="905721035">
                  <w:marLeft w:val="0"/>
                  <w:marRight w:val="0"/>
                  <w:marTop w:val="0"/>
                  <w:marBottom w:val="0"/>
                  <w:divBdr>
                    <w:top w:val="none" w:sz="0" w:space="0" w:color="auto"/>
                    <w:left w:val="none" w:sz="0" w:space="0" w:color="auto"/>
                    <w:bottom w:val="none" w:sz="0" w:space="0" w:color="auto"/>
                    <w:right w:val="none" w:sz="0" w:space="0" w:color="auto"/>
                  </w:divBdr>
                  <w:divsChild>
                    <w:div w:id="893078438">
                      <w:marLeft w:val="0"/>
                      <w:marRight w:val="0"/>
                      <w:marTop w:val="0"/>
                      <w:marBottom w:val="0"/>
                      <w:divBdr>
                        <w:top w:val="none" w:sz="0" w:space="0" w:color="auto"/>
                        <w:left w:val="none" w:sz="0" w:space="0" w:color="auto"/>
                        <w:bottom w:val="none" w:sz="0" w:space="0" w:color="auto"/>
                        <w:right w:val="none" w:sz="0" w:space="0" w:color="auto"/>
                      </w:divBdr>
                    </w:div>
                  </w:divsChild>
                </w:div>
                <w:div w:id="2139637828">
                  <w:marLeft w:val="0"/>
                  <w:marRight w:val="0"/>
                  <w:marTop w:val="0"/>
                  <w:marBottom w:val="0"/>
                  <w:divBdr>
                    <w:top w:val="none" w:sz="0" w:space="0" w:color="auto"/>
                    <w:left w:val="none" w:sz="0" w:space="0" w:color="auto"/>
                    <w:bottom w:val="none" w:sz="0" w:space="0" w:color="auto"/>
                    <w:right w:val="none" w:sz="0" w:space="0" w:color="auto"/>
                  </w:divBdr>
                  <w:divsChild>
                    <w:div w:id="1420442041">
                      <w:marLeft w:val="0"/>
                      <w:marRight w:val="0"/>
                      <w:marTop w:val="0"/>
                      <w:marBottom w:val="0"/>
                      <w:divBdr>
                        <w:top w:val="none" w:sz="0" w:space="0" w:color="auto"/>
                        <w:left w:val="none" w:sz="0" w:space="0" w:color="auto"/>
                        <w:bottom w:val="none" w:sz="0" w:space="0" w:color="auto"/>
                        <w:right w:val="none" w:sz="0" w:space="0" w:color="auto"/>
                      </w:divBdr>
                    </w:div>
                  </w:divsChild>
                </w:div>
                <w:div w:id="2050571920">
                  <w:marLeft w:val="0"/>
                  <w:marRight w:val="0"/>
                  <w:marTop w:val="0"/>
                  <w:marBottom w:val="0"/>
                  <w:divBdr>
                    <w:top w:val="none" w:sz="0" w:space="0" w:color="auto"/>
                    <w:left w:val="none" w:sz="0" w:space="0" w:color="auto"/>
                    <w:bottom w:val="none" w:sz="0" w:space="0" w:color="auto"/>
                    <w:right w:val="none" w:sz="0" w:space="0" w:color="auto"/>
                  </w:divBdr>
                  <w:divsChild>
                    <w:div w:id="39209692">
                      <w:marLeft w:val="0"/>
                      <w:marRight w:val="0"/>
                      <w:marTop w:val="0"/>
                      <w:marBottom w:val="0"/>
                      <w:divBdr>
                        <w:top w:val="none" w:sz="0" w:space="0" w:color="auto"/>
                        <w:left w:val="none" w:sz="0" w:space="0" w:color="auto"/>
                        <w:bottom w:val="none" w:sz="0" w:space="0" w:color="auto"/>
                        <w:right w:val="none" w:sz="0" w:space="0" w:color="auto"/>
                      </w:divBdr>
                    </w:div>
                  </w:divsChild>
                </w:div>
                <w:div w:id="2025159888">
                  <w:marLeft w:val="0"/>
                  <w:marRight w:val="0"/>
                  <w:marTop w:val="0"/>
                  <w:marBottom w:val="0"/>
                  <w:divBdr>
                    <w:top w:val="none" w:sz="0" w:space="0" w:color="auto"/>
                    <w:left w:val="none" w:sz="0" w:space="0" w:color="auto"/>
                    <w:bottom w:val="none" w:sz="0" w:space="0" w:color="auto"/>
                    <w:right w:val="none" w:sz="0" w:space="0" w:color="auto"/>
                  </w:divBdr>
                  <w:divsChild>
                    <w:div w:id="914240659">
                      <w:marLeft w:val="0"/>
                      <w:marRight w:val="0"/>
                      <w:marTop w:val="0"/>
                      <w:marBottom w:val="0"/>
                      <w:divBdr>
                        <w:top w:val="none" w:sz="0" w:space="0" w:color="auto"/>
                        <w:left w:val="none" w:sz="0" w:space="0" w:color="auto"/>
                        <w:bottom w:val="none" w:sz="0" w:space="0" w:color="auto"/>
                        <w:right w:val="none" w:sz="0" w:space="0" w:color="auto"/>
                      </w:divBdr>
                    </w:div>
                  </w:divsChild>
                </w:div>
                <w:div w:id="38283987">
                  <w:marLeft w:val="0"/>
                  <w:marRight w:val="0"/>
                  <w:marTop w:val="0"/>
                  <w:marBottom w:val="0"/>
                  <w:divBdr>
                    <w:top w:val="none" w:sz="0" w:space="0" w:color="auto"/>
                    <w:left w:val="none" w:sz="0" w:space="0" w:color="auto"/>
                    <w:bottom w:val="none" w:sz="0" w:space="0" w:color="auto"/>
                    <w:right w:val="none" w:sz="0" w:space="0" w:color="auto"/>
                  </w:divBdr>
                  <w:divsChild>
                    <w:div w:id="1547137829">
                      <w:marLeft w:val="0"/>
                      <w:marRight w:val="0"/>
                      <w:marTop w:val="0"/>
                      <w:marBottom w:val="0"/>
                      <w:divBdr>
                        <w:top w:val="none" w:sz="0" w:space="0" w:color="auto"/>
                        <w:left w:val="none" w:sz="0" w:space="0" w:color="auto"/>
                        <w:bottom w:val="none" w:sz="0" w:space="0" w:color="auto"/>
                        <w:right w:val="none" w:sz="0" w:space="0" w:color="auto"/>
                      </w:divBdr>
                    </w:div>
                  </w:divsChild>
                </w:div>
                <w:div w:id="1490095476">
                  <w:marLeft w:val="0"/>
                  <w:marRight w:val="0"/>
                  <w:marTop w:val="0"/>
                  <w:marBottom w:val="0"/>
                  <w:divBdr>
                    <w:top w:val="none" w:sz="0" w:space="0" w:color="auto"/>
                    <w:left w:val="none" w:sz="0" w:space="0" w:color="auto"/>
                    <w:bottom w:val="none" w:sz="0" w:space="0" w:color="auto"/>
                    <w:right w:val="none" w:sz="0" w:space="0" w:color="auto"/>
                  </w:divBdr>
                  <w:divsChild>
                    <w:div w:id="2055226392">
                      <w:marLeft w:val="0"/>
                      <w:marRight w:val="0"/>
                      <w:marTop w:val="0"/>
                      <w:marBottom w:val="0"/>
                      <w:divBdr>
                        <w:top w:val="none" w:sz="0" w:space="0" w:color="auto"/>
                        <w:left w:val="none" w:sz="0" w:space="0" w:color="auto"/>
                        <w:bottom w:val="none" w:sz="0" w:space="0" w:color="auto"/>
                        <w:right w:val="none" w:sz="0" w:space="0" w:color="auto"/>
                      </w:divBdr>
                    </w:div>
                  </w:divsChild>
                </w:div>
                <w:div w:id="1447653883">
                  <w:marLeft w:val="0"/>
                  <w:marRight w:val="0"/>
                  <w:marTop w:val="0"/>
                  <w:marBottom w:val="0"/>
                  <w:divBdr>
                    <w:top w:val="none" w:sz="0" w:space="0" w:color="auto"/>
                    <w:left w:val="none" w:sz="0" w:space="0" w:color="auto"/>
                    <w:bottom w:val="none" w:sz="0" w:space="0" w:color="auto"/>
                    <w:right w:val="none" w:sz="0" w:space="0" w:color="auto"/>
                  </w:divBdr>
                  <w:divsChild>
                    <w:div w:id="846017368">
                      <w:marLeft w:val="0"/>
                      <w:marRight w:val="0"/>
                      <w:marTop w:val="0"/>
                      <w:marBottom w:val="0"/>
                      <w:divBdr>
                        <w:top w:val="none" w:sz="0" w:space="0" w:color="auto"/>
                        <w:left w:val="none" w:sz="0" w:space="0" w:color="auto"/>
                        <w:bottom w:val="none" w:sz="0" w:space="0" w:color="auto"/>
                        <w:right w:val="none" w:sz="0" w:space="0" w:color="auto"/>
                      </w:divBdr>
                    </w:div>
                  </w:divsChild>
                </w:div>
                <w:div w:id="1881630920">
                  <w:marLeft w:val="0"/>
                  <w:marRight w:val="0"/>
                  <w:marTop w:val="0"/>
                  <w:marBottom w:val="0"/>
                  <w:divBdr>
                    <w:top w:val="none" w:sz="0" w:space="0" w:color="auto"/>
                    <w:left w:val="none" w:sz="0" w:space="0" w:color="auto"/>
                    <w:bottom w:val="none" w:sz="0" w:space="0" w:color="auto"/>
                    <w:right w:val="none" w:sz="0" w:space="0" w:color="auto"/>
                  </w:divBdr>
                  <w:divsChild>
                    <w:div w:id="1488326760">
                      <w:marLeft w:val="0"/>
                      <w:marRight w:val="0"/>
                      <w:marTop w:val="0"/>
                      <w:marBottom w:val="0"/>
                      <w:divBdr>
                        <w:top w:val="none" w:sz="0" w:space="0" w:color="auto"/>
                        <w:left w:val="none" w:sz="0" w:space="0" w:color="auto"/>
                        <w:bottom w:val="none" w:sz="0" w:space="0" w:color="auto"/>
                        <w:right w:val="none" w:sz="0" w:space="0" w:color="auto"/>
                      </w:divBdr>
                    </w:div>
                  </w:divsChild>
                </w:div>
                <w:div w:id="629896899">
                  <w:marLeft w:val="0"/>
                  <w:marRight w:val="0"/>
                  <w:marTop w:val="0"/>
                  <w:marBottom w:val="0"/>
                  <w:divBdr>
                    <w:top w:val="none" w:sz="0" w:space="0" w:color="auto"/>
                    <w:left w:val="none" w:sz="0" w:space="0" w:color="auto"/>
                    <w:bottom w:val="none" w:sz="0" w:space="0" w:color="auto"/>
                    <w:right w:val="none" w:sz="0" w:space="0" w:color="auto"/>
                  </w:divBdr>
                  <w:divsChild>
                    <w:div w:id="1447307705">
                      <w:marLeft w:val="0"/>
                      <w:marRight w:val="0"/>
                      <w:marTop w:val="0"/>
                      <w:marBottom w:val="0"/>
                      <w:divBdr>
                        <w:top w:val="none" w:sz="0" w:space="0" w:color="auto"/>
                        <w:left w:val="none" w:sz="0" w:space="0" w:color="auto"/>
                        <w:bottom w:val="none" w:sz="0" w:space="0" w:color="auto"/>
                        <w:right w:val="none" w:sz="0" w:space="0" w:color="auto"/>
                      </w:divBdr>
                    </w:div>
                  </w:divsChild>
                </w:div>
                <w:div w:id="830104752">
                  <w:marLeft w:val="0"/>
                  <w:marRight w:val="0"/>
                  <w:marTop w:val="0"/>
                  <w:marBottom w:val="0"/>
                  <w:divBdr>
                    <w:top w:val="none" w:sz="0" w:space="0" w:color="auto"/>
                    <w:left w:val="none" w:sz="0" w:space="0" w:color="auto"/>
                    <w:bottom w:val="none" w:sz="0" w:space="0" w:color="auto"/>
                    <w:right w:val="none" w:sz="0" w:space="0" w:color="auto"/>
                  </w:divBdr>
                  <w:divsChild>
                    <w:div w:id="1134106490">
                      <w:marLeft w:val="0"/>
                      <w:marRight w:val="0"/>
                      <w:marTop w:val="0"/>
                      <w:marBottom w:val="0"/>
                      <w:divBdr>
                        <w:top w:val="none" w:sz="0" w:space="0" w:color="auto"/>
                        <w:left w:val="none" w:sz="0" w:space="0" w:color="auto"/>
                        <w:bottom w:val="none" w:sz="0" w:space="0" w:color="auto"/>
                        <w:right w:val="none" w:sz="0" w:space="0" w:color="auto"/>
                      </w:divBdr>
                    </w:div>
                  </w:divsChild>
                </w:div>
                <w:div w:id="611401734">
                  <w:marLeft w:val="0"/>
                  <w:marRight w:val="0"/>
                  <w:marTop w:val="0"/>
                  <w:marBottom w:val="0"/>
                  <w:divBdr>
                    <w:top w:val="none" w:sz="0" w:space="0" w:color="auto"/>
                    <w:left w:val="none" w:sz="0" w:space="0" w:color="auto"/>
                    <w:bottom w:val="none" w:sz="0" w:space="0" w:color="auto"/>
                    <w:right w:val="none" w:sz="0" w:space="0" w:color="auto"/>
                  </w:divBdr>
                  <w:divsChild>
                    <w:div w:id="1579097354">
                      <w:marLeft w:val="0"/>
                      <w:marRight w:val="0"/>
                      <w:marTop w:val="0"/>
                      <w:marBottom w:val="0"/>
                      <w:divBdr>
                        <w:top w:val="none" w:sz="0" w:space="0" w:color="auto"/>
                        <w:left w:val="none" w:sz="0" w:space="0" w:color="auto"/>
                        <w:bottom w:val="none" w:sz="0" w:space="0" w:color="auto"/>
                        <w:right w:val="none" w:sz="0" w:space="0" w:color="auto"/>
                      </w:divBdr>
                    </w:div>
                  </w:divsChild>
                </w:div>
                <w:div w:id="1732800730">
                  <w:marLeft w:val="0"/>
                  <w:marRight w:val="0"/>
                  <w:marTop w:val="0"/>
                  <w:marBottom w:val="0"/>
                  <w:divBdr>
                    <w:top w:val="none" w:sz="0" w:space="0" w:color="auto"/>
                    <w:left w:val="none" w:sz="0" w:space="0" w:color="auto"/>
                    <w:bottom w:val="none" w:sz="0" w:space="0" w:color="auto"/>
                    <w:right w:val="none" w:sz="0" w:space="0" w:color="auto"/>
                  </w:divBdr>
                  <w:divsChild>
                    <w:div w:id="1331592810">
                      <w:marLeft w:val="0"/>
                      <w:marRight w:val="0"/>
                      <w:marTop w:val="0"/>
                      <w:marBottom w:val="0"/>
                      <w:divBdr>
                        <w:top w:val="none" w:sz="0" w:space="0" w:color="auto"/>
                        <w:left w:val="none" w:sz="0" w:space="0" w:color="auto"/>
                        <w:bottom w:val="none" w:sz="0" w:space="0" w:color="auto"/>
                        <w:right w:val="none" w:sz="0" w:space="0" w:color="auto"/>
                      </w:divBdr>
                    </w:div>
                  </w:divsChild>
                </w:div>
                <w:div w:id="680818850">
                  <w:marLeft w:val="0"/>
                  <w:marRight w:val="0"/>
                  <w:marTop w:val="0"/>
                  <w:marBottom w:val="0"/>
                  <w:divBdr>
                    <w:top w:val="none" w:sz="0" w:space="0" w:color="auto"/>
                    <w:left w:val="none" w:sz="0" w:space="0" w:color="auto"/>
                    <w:bottom w:val="none" w:sz="0" w:space="0" w:color="auto"/>
                    <w:right w:val="none" w:sz="0" w:space="0" w:color="auto"/>
                  </w:divBdr>
                  <w:divsChild>
                    <w:div w:id="185490122">
                      <w:marLeft w:val="0"/>
                      <w:marRight w:val="0"/>
                      <w:marTop w:val="0"/>
                      <w:marBottom w:val="0"/>
                      <w:divBdr>
                        <w:top w:val="none" w:sz="0" w:space="0" w:color="auto"/>
                        <w:left w:val="none" w:sz="0" w:space="0" w:color="auto"/>
                        <w:bottom w:val="none" w:sz="0" w:space="0" w:color="auto"/>
                        <w:right w:val="none" w:sz="0" w:space="0" w:color="auto"/>
                      </w:divBdr>
                    </w:div>
                  </w:divsChild>
                </w:div>
                <w:div w:id="802818617">
                  <w:marLeft w:val="0"/>
                  <w:marRight w:val="0"/>
                  <w:marTop w:val="0"/>
                  <w:marBottom w:val="0"/>
                  <w:divBdr>
                    <w:top w:val="none" w:sz="0" w:space="0" w:color="auto"/>
                    <w:left w:val="none" w:sz="0" w:space="0" w:color="auto"/>
                    <w:bottom w:val="none" w:sz="0" w:space="0" w:color="auto"/>
                    <w:right w:val="none" w:sz="0" w:space="0" w:color="auto"/>
                  </w:divBdr>
                  <w:divsChild>
                    <w:div w:id="398988054">
                      <w:marLeft w:val="0"/>
                      <w:marRight w:val="0"/>
                      <w:marTop w:val="0"/>
                      <w:marBottom w:val="0"/>
                      <w:divBdr>
                        <w:top w:val="none" w:sz="0" w:space="0" w:color="auto"/>
                        <w:left w:val="none" w:sz="0" w:space="0" w:color="auto"/>
                        <w:bottom w:val="none" w:sz="0" w:space="0" w:color="auto"/>
                        <w:right w:val="none" w:sz="0" w:space="0" w:color="auto"/>
                      </w:divBdr>
                    </w:div>
                  </w:divsChild>
                </w:div>
                <w:div w:id="1516118620">
                  <w:marLeft w:val="0"/>
                  <w:marRight w:val="0"/>
                  <w:marTop w:val="0"/>
                  <w:marBottom w:val="0"/>
                  <w:divBdr>
                    <w:top w:val="none" w:sz="0" w:space="0" w:color="auto"/>
                    <w:left w:val="none" w:sz="0" w:space="0" w:color="auto"/>
                    <w:bottom w:val="none" w:sz="0" w:space="0" w:color="auto"/>
                    <w:right w:val="none" w:sz="0" w:space="0" w:color="auto"/>
                  </w:divBdr>
                  <w:divsChild>
                    <w:div w:id="1044403585">
                      <w:marLeft w:val="0"/>
                      <w:marRight w:val="0"/>
                      <w:marTop w:val="0"/>
                      <w:marBottom w:val="0"/>
                      <w:divBdr>
                        <w:top w:val="none" w:sz="0" w:space="0" w:color="auto"/>
                        <w:left w:val="none" w:sz="0" w:space="0" w:color="auto"/>
                        <w:bottom w:val="none" w:sz="0" w:space="0" w:color="auto"/>
                        <w:right w:val="none" w:sz="0" w:space="0" w:color="auto"/>
                      </w:divBdr>
                    </w:div>
                  </w:divsChild>
                </w:div>
                <w:div w:id="1337924222">
                  <w:marLeft w:val="0"/>
                  <w:marRight w:val="0"/>
                  <w:marTop w:val="0"/>
                  <w:marBottom w:val="0"/>
                  <w:divBdr>
                    <w:top w:val="none" w:sz="0" w:space="0" w:color="auto"/>
                    <w:left w:val="none" w:sz="0" w:space="0" w:color="auto"/>
                    <w:bottom w:val="none" w:sz="0" w:space="0" w:color="auto"/>
                    <w:right w:val="none" w:sz="0" w:space="0" w:color="auto"/>
                  </w:divBdr>
                  <w:divsChild>
                    <w:div w:id="718358298">
                      <w:marLeft w:val="0"/>
                      <w:marRight w:val="0"/>
                      <w:marTop w:val="0"/>
                      <w:marBottom w:val="0"/>
                      <w:divBdr>
                        <w:top w:val="none" w:sz="0" w:space="0" w:color="auto"/>
                        <w:left w:val="none" w:sz="0" w:space="0" w:color="auto"/>
                        <w:bottom w:val="none" w:sz="0" w:space="0" w:color="auto"/>
                        <w:right w:val="none" w:sz="0" w:space="0" w:color="auto"/>
                      </w:divBdr>
                    </w:div>
                  </w:divsChild>
                </w:div>
                <w:div w:id="236089965">
                  <w:marLeft w:val="0"/>
                  <w:marRight w:val="0"/>
                  <w:marTop w:val="0"/>
                  <w:marBottom w:val="0"/>
                  <w:divBdr>
                    <w:top w:val="none" w:sz="0" w:space="0" w:color="auto"/>
                    <w:left w:val="none" w:sz="0" w:space="0" w:color="auto"/>
                    <w:bottom w:val="none" w:sz="0" w:space="0" w:color="auto"/>
                    <w:right w:val="none" w:sz="0" w:space="0" w:color="auto"/>
                  </w:divBdr>
                  <w:divsChild>
                    <w:div w:id="1748501014">
                      <w:marLeft w:val="0"/>
                      <w:marRight w:val="0"/>
                      <w:marTop w:val="0"/>
                      <w:marBottom w:val="0"/>
                      <w:divBdr>
                        <w:top w:val="none" w:sz="0" w:space="0" w:color="auto"/>
                        <w:left w:val="none" w:sz="0" w:space="0" w:color="auto"/>
                        <w:bottom w:val="none" w:sz="0" w:space="0" w:color="auto"/>
                        <w:right w:val="none" w:sz="0" w:space="0" w:color="auto"/>
                      </w:divBdr>
                    </w:div>
                  </w:divsChild>
                </w:div>
                <w:div w:id="1103575521">
                  <w:marLeft w:val="0"/>
                  <w:marRight w:val="0"/>
                  <w:marTop w:val="0"/>
                  <w:marBottom w:val="0"/>
                  <w:divBdr>
                    <w:top w:val="none" w:sz="0" w:space="0" w:color="auto"/>
                    <w:left w:val="none" w:sz="0" w:space="0" w:color="auto"/>
                    <w:bottom w:val="none" w:sz="0" w:space="0" w:color="auto"/>
                    <w:right w:val="none" w:sz="0" w:space="0" w:color="auto"/>
                  </w:divBdr>
                  <w:divsChild>
                    <w:div w:id="1990287622">
                      <w:marLeft w:val="0"/>
                      <w:marRight w:val="0"/>
                      <w:marTop w:val="0"/>
                      <w:marBottom w:val="0"/>
                      <w:divBdr>
                        <w:top w:val="none" w:sz="0" w:space="0" w:color="auto"/>
                        <w:left w:val="none" w:sz="0" w:space="0" w:color="auto"/>
                        <w:bottom w:val="none" w:sz="0" w:space="0" w:color="auto"/>
                        <w:right w:val="none" w:sz="0" w:space="0" w:color="auto"/>
                      </w:divBdr>
                    </w:div>
                  </w:divsChild>
                </w:div>
                <w:div w:id="2044935328">
                  <w:marLeft w:val="0"/>
                  <w:marRight w:val="0"/>
                  <w:marTop w:val="0"/>
                  <w:marBottom w:val="0"/>
                  <w:divBdr>
                    <w:top w:val="none" w:sz="0" w:space="0" w:color="auto"/>
                    <w:left w:val="none" w:sz="0" w:space="0" w:color="auto"/>
                    <w:bottom w:val="none" w:sz="0" w:space="0" w:color="auto"/>
                    <w:right w:val="none" w:sz="0" w:space="0" w:color="auto"/>
                  </w:divBdr>
                  <w:divsChild>
                    <w:div w:id="304706931">
                      <w:marLeft w:val="0"/>
                      <w:marRight w:val="0"/>
                      <w:marTop w:val="0"/>
                      <w:marBottom w:val="0"/>
                      <w:divBdr>
                        <w:top w:val="none" w:sz="0" w:space="0" w:color="auto"/>
                        <w:left w:val="none" w:sz="0" w:space="0" w:color="auto"/>
                        <w:bottom w:val="none" w:sz="0" w:space="0" w:color="auto"/>
                        <w:right w:val="none" w:sz="0" w:space="0" w:color="auto"/>
                      </w:divBdr>
                    </w:div>
                  </w:divsChild>
                </w:div>
                <w:div w:id="1704591812">
                  <w:marLeft w:val="0"/>
                  <w:marRight w:val="0"/>
                  <w:marTop w:val="0"/>
                  <w:marBottom w:val="0"/>
                  <w:divBdr>
                    <w:top w:val="none" w:sz="0" w:space="0" w:color="auto"/>
                    <w:left w:val="none" w:sz="0" w:space="0" w:color="auto"/>
                    <w:bottom w:val="none" w:sz="0" w:space="0" w:color="auto"/>
                    <w:right w:val="none" w:sz="0" w:space="0" w:color="auto"/>
                  </w:divBdr>
                  <w:divsChild>
                    <w:div w:id="1859004585">
                      <w:marLeft w:val="0"/>
                      <w:marRight w:val="0"/>
                      <w:marTop w:val="0"/>
                      <w:marBottom w:val="0"/>
                      <w:divBdr>
                        <w:top w:val="none" w:sz="0" w:space="0" w:color="auto"/>
                        <w:left w:val="none" w:sz="0" w:space="0" w:color="auto"/>
                        <w:bottom w:val="none" w:sz="0" w:space="0" w:color="auto"/>
                        <w:right w:val="none" w:sz="0" w:space="0" w:color="auto"/>
                      </w:divBdr>
                    </w:div>
                  </w:divsChild>
                </w:div>
                <w:div w:id="2034571956">
                  <w:marLeft w:val="0"/>
                  <w:marRight w:val="0"/>
                  <w:marTop w:val="0"/>
                  <w:marBottom w:val="0"/>
                  <w:divBdr>
                    <w:top w:val="none" w:sz="0" w:space="0" w:color="auto"/>
                    <w:left w:val="none" w:sz="0" w:space="0" w:color="auto"/>
                    <w:bottom w:val="none" w:sz="0" w:space="0" w:color="auto"/>
                    <w:right w:val="none" w:sz="0" w:space="0" w:color="auto"/>
                  </w:divBdr>
                  <w:divsChild>
                    <w:div w:id="1197037607">
                      <w:marLeft w:val="0"/>
                      <w:marRight w:val="0"/>
                      <w:marTop w:val="0"/>
                      <w:marBottom w:val="0"/>
                      <w:divBdr>
                        <w:top w:val="none" w:sz="0" w:space="0" w:color="auto"/>
                        <w:left w:val="none" w:sz="0" w:space="0" w:color="auto"/>
                        <w:bottom w:val="none" w:sz="0" w:space="0" w:color="auto"/>
                        <w:right w:val="none" w:sz="0" w:space="0" w:color="auto"/>
                      </w:divBdr>
                    </w:div>
                  </w:divsChild>
                </w:div>
                <w:div w:id="1644501465">
                  <w:marLeft w:val="0"/>
                  <w:marRight w:val="0"/>
                  <w:marTop w:val="0"/>
                  <w:marBottom w:val="0"/>
                  <w:divBdr>
                    <w:top w:val="none" w:sz="0" w:space="0" w:color="auto"/>
                    <w:left w:val="none" w:sz="0" w:space="0" w:color="auto"/>
                    <w:bottom w:val="none" w:sz="0" w:space="0" w:color="auto"/>
                    <w:right w:val="none" w:sz="0" w:space="0" w:color="auto"/>
                  </w:divBdr>
                  <w:divsChild>
                    <w:div w:id="115681182">
                      <w:marLeft w:val="0"/>
                      <w:marRight w:val="0"/>
                      <w:marTop w:val="0"/>
                      <w:marBottom w:val="0"/>
                      <w:divBdr>
                        <w:top w:val="none" w:sz="0" w:space="0" w:color="auto"/>
                        <w:left w:val="none" w:sz="0" w:space="0" w:color="auto"/>
                        <w:bottom w:val="none" w:sz="0" w:space="0" w:color="auto"/>
                        <w:right w:val="none" w:sz="0" w:space="0" w:color="auto"/>
                      </w:divBdr>
                    </w:div>
                  </w:divsChild>
                </w:div>
                <w:div w:id="324628732">
                  <w:marLeft w:val="0"/>
                  <w:marRight w:val="0"/>
                  <w:marTop w:val="0"/>
                  <w:marBottom w:val="0"/>
                  <w:divBdr>
                    <w:top w:val="none" w:sz="0" w:space="0" w:color="auto"/>
                    <w:left w:val="none" w:sz="0" w:space="0" w:color="auto"/>
                    <w:bottom w:val="none" w:sz="0" w:space="0" w:color="auto"/>
                    <w:right w:val="none" w:sz="0" w:space="0" w:color="auto"/>
                  </w:divBdr>
                  <w:divsChild>
                    <w:div w:id="784350663">
                      <w:marLeft w:val="0"/>
                      <w:marRight w:val="0"/>
                      <w:marTop w:val="0"/>
                      <w:marBottom w:val="0"/>
                      <w:divBdr>
                        <w:top w:val="none" w:sz="0" w:space="0" w:color="auto"/>
                        <w:left w:val="none" w:sz="0" w:space="0" w:color="auto"/>
                        <w:bottom w:val="none" w:sz="0" w:space="0" w:color="auto"/>
                        <w:right w:val="none" w:sz="0" w:space="0" w:color="auto"/>
                      </w:divBdr>
                    </w:div>
                  </w:divsChild>
                </w:div>
                <w:div w:id="1227690768">
                  <w:marLeft w:val="0"/>
                  <w:marRight w:val="0"/>
                  <w:marTop w:val="0"/>
                  <w:marBottom w:val="0"/>
                  <w:divBdr>
                    <w:top w:val="none" w:sz="0" w:space="0" w:color="auto"/>
                    <w:left w:val="none" w:sz="0" w:space="0" w:color="auto"/>
                    <w:bottom w:val="none" w:sz="0" w:space="0" w:color="auto"/>
                    <w:right w:val="none" w:sz="0" w:space="0" w:color="auto"/>
                  </w:divBdr>
                  <w:divsChild>
                    <w:div w:id="466582455">
                      <w:marLeft w:val="0"/>
                      <w:marRight w:val="0"/>
                      <w:marTop w:val="0"/>
                      <w:marBottom w:val="0"/>
                      <w:divBdr>
                        <w:top w:val="none" w:sz="0" w:space="0" w:color="auto"/>
                        <w:left w:val="none" w:sz="0" w:space="0" w:color="auto"/>
                        <w:bottom w:val="none" w:sz="0" w:space="0" w:color="auto"/>
                        <w:right w:val="none" w:sz="0" w:space="0" w:color="auto"/>
                      </w:divBdr>
                    </w:div>
                  </w:divsChild>
                </w:div>
                <w:div w:id="496649907">
                  <w:marLeft w:val="0"/>
                  <w:marRight w:val="0"/>
                  <w:marTop w:val="0"/>
                  <w:marBottom w:val="0"/>
                  <w:divBdr>
                    <w:top w:val="none" w:sz="0" w:space="0" w:color="auto"/>
                    <w:left w:val="none" w:sz="0" w:space="0" w:color="auto"/>
                    <w:bottom w:val="none" w:sz="0" w:space="0" w:color="auto"/>
                    <w:right w:val="none" w:sz="0" w:space="0" w:color="auto"/>
                  </w:divBdr>
                  <w:divsChild>
                    <w:div w:id="1705708672">
                      <w:marLeft w:val="0"/>
                      <w:marRight w:val="0"/>
                      <w:marTop w:val="0"/>
                      <w:marBottom w:val="0"/>
                      <w:divBdr>
                        <w:top w:val="none" w:sz="0" w:space="0" w:color="auto"/>
                        <w:left w:val="none" w:sz="0" w:space="0" w:color="auto"/>
                        <w:bottom w:val="none" w:sz="0" w:space="0" w:color="auto"/>
                        <w:right w:val="none" w:sz="0" w:space="0" w:color="auto"/>
                      </w:divBdr>
                    </w:div>
                  </w:divsChild>
                </w:div>
                <w:div w:id="901329723">
                  <w:marLeft w:val="0"/>
                  <w:marRight w:val="0"/>
                  <w:marTop w:val="0"/>
                  <w:marBottom w:val="0"/>
                  <w:divBdr>
                    <w:top w:val="none" w:sz="0" w:space="0" w:color="auto"/>
                    <w:left w:val="none" w:sz="0" w:space="0" w:color="auto"/>
                    <w:bottom w:val="none" w:sz="0" w:space="0" w:color="auto"/>
                    <w:right w:val="none" w:sz="0" w:space="0" w:color="auto"/>
                  </w:divBdr>
                  <w:divsChild>
                    <w:div w:id="1368988061">
                      <w:marLeft w:val="0"/>
                      <w:marRight w:val="0"/>
                      <w:marTop w:val="0"/>
                      <w:marBottom w:val="0"/>
                      <w:divBdr>
                        <w:top w:val="none" w:sz="0" w:space="0" w:color="auto"/>
                        <w:left w:val="none" w:sz="0" w:space="0" w:color="auto"/>
                        <w:bottom w:val="none" w:sz="0" w:space="0" w:color="auto"/>
                        <w:right w:val="none" w:sz="0" w:space="0" w:color="auto"/>
                      </w:divBdr>
                    </w:div>
                  </w:divsChild>
                </w:div>
                <w:div w:id="1488664003">
                  <w:marLeft w:val="0"/>
                  <w:marRight w:val="0"/>
                  <w:marTop w:val="0"/>
                  <w:marBottom w:val="0"/>
                  <w:divBdr>
                    <w:top w:val="none" w:sz="0" w:space="0" w:color="auto"/>
                    <w:left w:val="none" w:sz="0" w:space="0" w:color="auto"/>
                    <w:bottom w:val="none" w:sz="0" w:space="0" w:color="auto"/>
                    <w:right w:val="none" w:sz="0" w:space="0" w:color="auto"/>
                  </w:divBdr>
                  <w:divsChild>
                    <w:div w:id="1723938672">
                      <w:marLeft w:val="0"/>
                      <w:marRight w:val="0"/>
                      <w:marTop w:val="0"/>
                      <w:marBottom w:val="0"/>
                      <w:divBdr>
                        <w:top w:val="none" w:sz="0" w:space="0" w:color="auto"/>
                        <w:left w:val="none" w:sz="0" w:space="0" w:color="auto"/>
                        <w:bottom w:val="none" w:sz="0" w:space="0" w:color="auto"/>
                        <w:right w:val="none" w:sz="0" w:space="0" w:color="auto"/>
                      </w:divBdr>
                    </w:div>
                  </w:divsChild>
                </w:div>
                <w:div w:id="659043825">
                  <w:marLeft w:val="0"/>
                  <w:marRight w:val="0"/>
                  <w:marTop w:val="0"/>
                  <w:marBottom w:val="0"/>
                  <w:divBdr>
                    <w:top w:val="none" w:sz="0" w:space="0" w:color="auto"/>
                    <w:left w:val="none" w:sz="0" w:space="0" w:color="auto"/>
                    <w:bottom w:val="none" w:sz="0" w:space="0" w:color="auto"/>
                    <w:right w:val="none" w:sz="0" w:space="0" w:color="auto"/>
                  </w:divBdr>
                  <w:divsChild>
                    <w:div w:id="526725128">
                      <w:marLeft w:val="0"/>
                      <w:marRight w:val="0"/>
                      <w:marTop w:val="0"/>
                      <w:marBottom w:val="0"/>
                      <w:divBdr>
                        <w:top w:val="none" w:sz="0" w:space="0" w:color="auto"/>
                        <w:left w:val="none" w:sz="0" w:space="0" w:color="auto"/>
                        <w:bottom w:val="none" w:sz="0" w:space="0" w:color="auto"/>
                        <w:right w:val="none" w:sz="0" w:space="0" w:color="auto"/>
                      </w:divBdr>
                    </w:div>
                  </w:divsChild>
                </w:div>
                <w:div w:id="1439372692">
                  <w:marLeft w:val="0"/>
                  <w:marRight w:val="0"/>
                  <w:marTop w:val="0"/>
                  <w:marBottom w:val="0"/>
                  <w:divBdr>
                    <w:top w:val="none" w:sz="0" w:space="0" w:color="auto"/>
                    <w:left w:val="none" w:sz="0" w:space="0" w:color="auto"/>
                    <w:bottom w:val="none" w:sz="0" w:space="0" w:color="auto"/>
                    <w:right w:val="none" w:sz="0" w:space="0" w:color="auto"/>
                  </w:divBdr>
                  <w:divsChild>
                    <w:div w:id="16852159">
                      <w:marLeft w:val="0"/>
                      <w:marRight w:val="0"/>
                      <w:marTop w:val="0"/>
                      <w:marBottom w:val="0"/>
                      <w:divBdr>
                        <w:top w:val="none" w:sz="0" w:space="0" w:color="auto"/>
                        <w:left w:val="none" w:sz="0" w:space="0" w:color="auto"/>
                        <w:bottom w:val="none" w:sz="0" w:space="0" w:color="auto"/>
                        <w:right w:val="none" w:sz="0" w:space="0" w:color="auto"/>
                      </w:divBdr>
                    </w:div>
                  </w:divsChild>
                </w:div>
                <w:div w:id="525827158">
                  <w:marLeft w:val="0"/>
                  <w:marRight w:val="0"/>
                  <w:marTop w:val="0"/>
                  <w:marBottom w:val="0"/>
                  <w:divBdr>
                    <w:top w:val="none" w:sz="0" w:space="0" w:color="auto"/>
                    <w:left w:val="none" w:sz="0" w:space="0" w:color="auto"/>
                    <w:bottom w:val="none" w:sz="0" w:space="0" w:color="auto"/>
                    <w:right w:val="none" w:sz="0" w:space="0" w:color="auto"/>
                  </w:divBdr>
                  <w:divsChild>
                    <w:div w:id="1726291060">
                      <w:marLeft w:val="0"/>
                      <w:marRight w:val="0"/>
                      <w:marTop w:val="0"/>
                      <w:marBottom w:val="0"/>
                      <w:divBdr>
                        <w:top w:val="none" w:sz="0" w:space="0" w:color="auto"/>
                        <w:left w:val="none" w:sz="0" w:space="0" w:color="auto"/>
                        <w:bottom w:val="none" w:sz="0" w:space="0" w:color="auto"/>
                        <w:right w:val="none" w:sz="0" w:space="0" w:color="auto"/>
                      </w:divBdr>
                    </w:div>
                  </w:divsChild>
                </w:div>
                <w:div w:id="359278249">
                  <w:marLeft w:val="0"/>
                  <w:marRight w:val="0"/>
                  <w:marTop w:val="0"/>
                  <w:marBottom w:val="0"/>
                  <w:divBdr>
                    <w:top w:val="none" w:sz="0" w:space="0" w:color="auto"/>
                    <w:left w:val="none" w:sz="0" w:space="0" w:color="auto"/>
                    <w:bottom w:val="none" w:sz="0" w:space="0" w:color="auto"/>
                    <w:right w:val="none" w:sz="0" w:space="0" w:color="auto"/>
                  </w:divBdr>
                  <w:divsChild>
                    <w:div w:id="184025238">
                      <w:marLeft w:val="0"/>
                      <w:marRight w:val="0"/>
                      <w:marTop w:val="0"/>
                      <w:marBottom w:val="0"/>
                      <w:divBdr>
                        <w:top w:val="none" w:sz="0" w:space="0" w:color="auto"/>
                        <w:left w:val="none" w:sz="0" w:space="0" w:color="auto"/>
                        <w:bottom w:val="none" w:sz="0" w:space="0" w:color="auto"/>
                        <w:right w:val="none" w:sz="0" w:space="0" w:color="auto"/>
                      </w:divBdr>
                    </w:div>
                  </w:divsChild>
                </w:div>
                <w:div w:id="592739807">
                  <w:marLeft w:val="0"/>
                  <w:marRight w:val="0"/>
                  <w:marTop w:val="0"/>
                  <w:marBottom w:val="0"/>
                  <w:divBdr>
                    <w:top w:val="none" w:sz="0" w:space="0" w:color="auto"/>
                    <w:left w:val="none" w:sz="0" w:space="0" w:color="auto"/>
                    <w:bottom w:val="none" w:sz="0" w:space="0" w:color="auto"/>
                    <w:right w:val="none" w:sz="0" w:space="0" w:color="auto"/>
                  </w:divBdr>
                  <w:divsChild>
                    <w:div w:id="905456620">
                      <w:marLeft w:val="0"/>
                      <w:marRight w:val="0"/>
                      <w:marTop w:val="0"/>
                      <w:marBottom w:val="0"/>
                      <w:divBdr>
                        <w:top w:val="none" w:sz="0" w:space="0" w:color="auto"/>
                        <w:left w:val="none" w:sz="0" w:space="0" w:color="auto"/>
                        <w:bottom w:val="none" w:sz="0" w:space="0" w:color="auto"/>
                        <w:right w:val="none" w:sz="0" w:space="0" w:color="auto"/>
                      </w:divBdr>
                    </w:div>
                  </w:divsChild>
                </w:div>
                <w:div w:id="1807550759">
                  <w:marLeft w:val="0"/>
                  <w:marRight w:val="0"/>
                  <w:marTop w:val="0"/>
                  <w:marBottom w:val="0"/>
                  <w:divBdr>
                    <w:top w:val="none" w:sz="0" w:space="0" w:color="auto"/>
                    <w:left w:val="none" w:sz="0" w:space="0" w:color="auto"/>
                    <w:bottom w:val="none" w:sz="0" w:space="0" w:color="auto"/>
                    <w:right w:val="none" w:sz="0" w:space="0" w:color="auto"/>
                  </w:divBdr>
                  <w:divsChild>
                    <w:div w:id="174805394">
                      <w:marLeft w:val="0"/>
                      <w:marRight w:val="0"/>
                      <w:marTop w:val="0"/>
                      <w:marBottom w:val="0"/>
                      <w:divBdr>
                        <w:top w:val="none" w:sz="0" w:space="0" w:color="auto"/>
                        <w:left w:val="none" w:sz="0" w:space="0" w:color="auto"/>
                        <w:bottom w:val="none" w:sz="0" w:space="0" w:color="auto"/>
                        <w:right w:val="none" w:sz="0" w:space="0" w:color="auto"/>
                      </w:divBdr>
                    </w:div>
                  </w:divsChild>
                </w:div>
                <w:div w:id="1996714742">
                  <w:marLeft w:val="0"/>
                  <w:marRight w:val="0"/>
                  <w:marTop w:val="0"/>
                  <w:marBottom w:val="0"/>
                  <w:divBdr>
                    <w:top w:val="none" w:sz="0" w:space="0" w:color="auto"/>
                    <w:left w:val="none" w:sz="0" w:space="0" w:color="auto"/>
                    <w:bottom w:val="none" w:sz="0" w:space="0" w:color="auto"/>
                    <w:right w:val="none" w:sz="0" w:space="0" w:color="auto"/>
                  </w:divBdr>
                  <w:divsChild>
                    <w:div w:id="488710112">
                      <w:marLeft w:val="0"/>
                      <w:marRight w:val="0"/>
                      <w:marTop w:val="0"/>
                      <w:marBottom w:val="0"/>
                      <w:divBdr>
                        <w:top w:val="none" w:sz="0" w:space="0" w:color="auto"/>
                        <w:left w:val="none" w:sz="0" w:space="0" w:color="auto"/>
                        <w:bottom w:val="none" w:sz="0" w:space="0" w:color="auto"/>
                        <w:right w:val="none" w:sz="0" w:space="0" w:color="auto"/>
                      </w:divBdr>
                    </w:div>
                  </w:divsChild>
                </w:div>
                <w:div w:id="1647780392">
                  <w:marLeft w:val="0"/>
                  <w:marRight w:val="0"/>
                  <w:marTop w:val="0"/>
                  <w:marBottom w:val="0"/>
                  <w:divBdr>
                    <w:top w:val="none" w:sz="0" w:space="0" w:color="auto"/>
                    <w:left w:val="none" w:sz="0" w:space="0" w:color="auto"/>
                    <w:bottom w:val="none" w:sz="0" w:space="0" w:color="auto"/>
                    <w:right w:val="none" w:sz="0" w:space="0" w:color="auto"/>
                  </w:divBdr>
                  <w:divsChild>
                    <w:div w:id="49691831">
                      <w:marLeft w:val="0"/>
                      <w:marRight w:val="0"/>
                      <w:marTop w:val="0"/>
                      <w:marBottom w:val="0"/>
                      <w:divBdr>
                        <w:top w:val="none" w:sz="0" w:space="0" w:color="auto"/>
                        <w:left w:val="none" w:sz="0" w:space="0" w:color="auto"/>
                        <w:bottom w:val="none" w:sz="0" w:space="0" w:color="auto"/>
                        <w:right w:val="none" w:sz="0" w:space="0" w:color="auto"/>
                      </w:divBdr>
                    </w:div>
                  </w:divsChild>
                </w:div>
                <w:div w:id="1169097925">
                  <w:marLeft w:val="0"/>
                  <w:marRight w:val="0"/>
                  <w:marTop w:val="0"/>
                  <w:marBottom w:val="0"/>
                  <w:divBdr>
                    <w:top w:val="none" w:sz="0" w:space="0" w:color="auto"/>
                    <w:left w:val="none" w:sz="0" w:space="0" w:color="auto"/>
                    <w:bottom w:val="none" w:sz="0" w:space="0" w:color="auto"/>
                    <w:right w:val="none" w:sz="0" w:space="0" w:color="auto"/>
                  </w:divBdr>
                  <w:divsChild>
                    <w:div w:id="2062092203">
                      <w:marLeft w:val="0"/>
                      <w:marRight w:val="0"/>
                      <w:marTop w:val="0"/>
                      <w:marBottom w:val="0"/>
                      <w:divBdr>
                        <w:top w:val="none" w:sz="0" w:space="0" w:color="auto"/>
                        <w:left w:val="none" w:sz="0" w:space="0" w:color="auto"/>
                        <w:bottom w:val="none" w:sz="0" w:space="0" w:color="auto"/>
                        <w:right w:val="none" w:sz="0" w:space="0" w:color="auto"/>
                      </w:divBdr>
                    </w:div>
                  </w:divsChild>
                </w:div>
                <w:div w:id="645162953">
                  <w:marLeft w:val="0"/>
                  <w:marRight w:val="0"/>
                  <w:marTop w:val="0"/>
                  <w:marBottom w:val="0"/>
                  <w:divBdr>
                    <w:top w:val="none" w:sz="0" w:space="0" w:color="auto"/>
                    <w:left w:val="none" w:sz="0" w:space="0" w:color="auto"/>
                    <w:bottom w:val="none" w:sz="0" w:space="0" w:color="auto"/>
                    <w:right w:val="none" w:sz="0" w:space="0" w:color="auto"/>
                  </w:divBdr>
                  <w:divsChild>
                    <w:div w:id="320818059">
                      <w:marLeft w:val="0"/>
                      <w:marRight w:val="0"/>
                      <w:marTop w:val="0"/>
                      <w:marBottom w:val="0"/>
                      <w:divBdr>
                        <w:top w:val="none" w:sz="0" w:space="0" w:color="auto"/>
                        <w:left w:val="none" w:sz="0" w:space="0" w:color="auto"/>
                        <w:bottom w:val="none" w:sz="0" w:space="0" w:color="auto"/>
                        <w:right w:val="none" w:sz="0" w:space="0" w:color="auto"/>
                      </w:divBdr>
                    </w:div>
                  </w:divsChild>
                </w:div>
                <w:div w:id="434860108">
                  <w:marLeft w:val="0"/>
                  <w:marRight w:val="0"/>
                  <w:marTop w:val="0"/>
                  <w:marBottom w:val="0"/>
                  <w:divBdr>
                    <w:top w:val="none" w:sz="0" w:space="0" w:color="auto"/>
                    <w:left w:val="none" w:sz="0" w:space="0" w:color="auto"/>
                    <w:bottom w:val="none" w:sz="0" w:space="0" w:color="auto"/>
                    <w:right w:val="none" w:sz="0" w:space="0" w:color="auto"/>
                  </w:divBdr>
                  <w:divsChild>
                    <w:div w:id="678973563">
                      <w:marLeft w:val="0"/>
                      <w:marRight w:val="0"/>
                      <w:marTop w:val="0"/>
                      <w:marBottom w:val="0"/>
                      <w:divBdr>
                        <w:top w:val="none" w:sz="0" w:space="0" w:color="auto"/>
                        <w:left w:val="none" w:sz="0" w:space="0" w:color="auto"/>
                        <w:bottom w:val="none" w:sz="0" w:space="0" w:color="auto"/>
                        <w:right w:val="none" w:sz="0" w:space="0" w:color="auto"/>
                      </w:divBdr>
                    </w:div>
                  </w:divsChild>
                </w:div>
                <w:div w:id="1622413819">
                  <w:marLeft w:val="0"/>
                  <w:marRight w:val="0"/>
                  <w:marTop w:val="0"/>
                  <w:marBottom w:val="0"/>
                  <w:divBdr>
                    <w:top w:val="none" w:sz="0" w:space="0" w:color="auto"/>
                    <w:left w:val="none" w:sz="0" w:space="0" w:color="auto"/>
                    <w:bottom w:val="none" w:sz="0" w:space="0" w:color="auto"/>
                    <w:right w:val="none" w:sz="0" w:space="0" w:color="auto"/>
                  </w:divBdr>
                  <w:divsChild>
                    <w:div w:id="841892217">
                      <w:marLeft w:val="0"/>
                      <w:marRight w:val="0"/>
                      <w:marTop w:val="0"/>
                      <w:marBottom w:val="0"/>
                      <w:divBdr>
                        <w:top w:val="none" w:sz="0" w:space="0" w:color="auto"/>
                        <w:left w:val="none" w:sz="0" w:space="0" w:color="auto"/>
                        <w:bottom w:val="none" w:sz="0" w:space="0" w:color="auto"/>
                        <w:right w:val="none" w:sz="0" w:space="0" w:color="auto"/>
                      </w:divBdr>
                    </w:div>
                  </w:divsChild>
                </w:div>
                <w:div w:id="1633637404">
                  <w:marLeft w:val="0"/>
                  <w:marRight w:val="0"/>
                  <w:marTop w:val="0"/>
                  <w:marBottom w:val="0"/>
                  <w:divBdr>
                    <w:top w:val="none" w:sz="0" w:space="0" w:color="auto"/>
                    <w:left w:val="none" w:sz="0" w:space="0" w:color="auto"/>
                    <w:bottom w:val="none" w:sz="0" w:space="0" w:color="auto"/>
                    <w:right w:val="none" w:sz="0" w:space="0" w:color="auto"/>
                  </w:divBdr>
                  <w:divsChild>
                    <w:div w:id="1571573758">
                      <w:marLeft w:val="0"/>
                      <w:marRight w:val="0"/>
                      <w:marTop w:val="0"/>
                      <w:marBottom w:val="0"/>
                      <w:divBdr>
                        <w:top w:val="none" w:sz="0" w:space="0" w:color="auto"/>
                        <w:left w:val="none" w:sz="0" w:space="0" w:color="auto"/>
                        <w:bottom w:val="none" w:sz="0" w:space="0" w:color="auto"/>
                        <w:right w:val="none" w:sz="0" w:space="0" w:color="auto"/>
                      </w:divBdr>
                    </w:div>
                  </w:divsChild>
                </w:div>
                <w:div w:id="639651667">
                  <w:marLeft w:val="0"/>
                  <w:marRight w:val="0"/>
                  <w:marTop w:val="0"/>
                  <w:marBottom w:val="0"/>
                  <w:divBdr>
                    <w:top w:val="none" w:sz="0" w:space="0" w:color="auto"/>
                    <w:left w:val="none" w:sz="0" w:space="0" w:color="auto"/>
                    <w:bottom w:val="none" w:sz="0" w:space="0" w:color="auto"/>
                    <w:right w:val="none" w:sz="0" w:space="0" w:color="auto"/>
                  </w:divBdr>
                  <w:divsChild>
                    <w:div w:id="1267732469">
                      <w:marLeft w:val="0"/>
                      <w:marRight w:val="0"/>
                      <w:marTop w:val="0"/>
                      <w:marBottom w:val="0"/>
                      <w:divBdr>
                        <w:top w:val="none" w:sz="0" w:space="0" w:color="auto"/>
                        <w:left w:val="none" w:sz="0" w:space="0" w:color="auto"/>
                        <w:bottom w:val="none" w:sz="0" w:space="0" w:color="auto"/>
                        <w:right w:val="none" w:sz="0" w:space="0" w:color="auto"/>
                      </w:divBdr>
                    </w:div>
                  </w:divsChild>
                </w:div>
                <w:div w:id="2004312201">
                  <w:marLeft w:val="0"/>
                  <w:marRight w:val="0"/>
                  <w:marTop w:val="0"/>
                  <w:marBottom w:val="0"/>
                  <w:divBdr>
                    <w:top w:val="none" w:sz="0" w:space="0" w:color="auto"/>
                    <w:left w:val="none" w:sz="0" w:space="0" w:color="auto"/>
                    <w:bottom w:val="none" w:sz="0" w:space="0" w:color="auto"/>
                    <w:right w:val="none" w:sz="0" w:space="0" w:color="auto"/>
                  </w:divBdr>
                  <w:divsChild>
                    <w:div w:id="863254585">
                      <w:marLeft w:val="0"/>
                      <w:marRight w:val="0"/>
                      <w:marTop w:val="0"/>
                      <w:marBottom w:val="0"/>
                      <w:divBdr>
                        <w:top w:val="none" w:sz="0" w:space="0" w:color="auto"/>
                        <w:left w:val="none" w:sz="0" w:space="0" w:color="auto"/>
                        <w:bottom w:val="none" w:sz="0" w:space="0" w:color="auto"/>
                        <w:right w:val="none" w:sz="0" w:space="0" w:color="auto"/>
                      </w:divBdr>
                    </w:div>
                  </w:divsChild>
                </w:div>
                <w:div w:id="657151479">
                  <w:marLeft w:val="0"/>
                  <w:marRight w:val="0"/>
                  <w:marTop w:val="0"/>
                  <w:marBottom w:val="0"/>
                  <w:divBdr>
                    <w:top w:val="none" w:sz="0" w:space="0" w:color="auto"/>
                    <w:left w:val="none" w:sz="0" w:space="0" w:color="auto"/>
                    <w:bottom w:val="none" w:sz="0" w:space="0" w:color="auto"/>
                    <w:right w:val="none" w:sz="0" w:space="0" w:color="auto"/>
                  </w:divBdr>
                  <w:divsChild>
                    <w:div w:id="156962708">
                      <w:marLeft w:val="0"/>
                      <w:marRight w:val="0"/>
                      <w:marTop w:val="0"/>
                      <w:marBottom w:val="0"/>
                      <w:divBdr>
                        <w:top w:val="none" w:sz="0" w:space="0" w:color="auto"/>
                        <w:left w:val="none" w:sz="0" w:space="0" w:color="auto"/>
                        <w:bottom w:val="none" w:sz="0" w:space="0" w:color="auto"/>
                        <w:right w:val="none" w:sz="0" w:space="0" w:color="auto"/>
                      </w:divBdr>
                    </w:div>
                  </w:divsChild>
                </w:div>
                <w:div w:id="387846005">
                  <w:marLeft w:val="0"/>
                  <w:marRight w:val="0"/>
                  <w:marTop w:val="0"/>
                  <w:marBottom w:val="0"/>
                  <w:divBdr>
                    <w:top w:val="none" w:sz="0" w:space="0" w:color="auto"/>
                    <w:left w:val="none" w:sz="0" w:space="0" w:color="auto"/>
                    <w:bottom w:val="none" w:sz="0" w:space="0" w:color="auto"/>
                    <w:right w:val="none" w:sz="0" w:space="0" w:color="auto"/>
                  </w:divBdr>
                  <w:divsChild>
                    <w:div w:id="389619958">
                      <w:marLeft w:val="0"/>
                      <w:marRight w:val="0"/>
                      <w:marTop w:val="0"/>
                      <w:marBottom w:val="0"/>
                      <w:divBdr>
                        <w:top w:val="none" w:sz="0" w:space="0" w:color="auto"/>
                        <w:left w:val="none" w:sz="0" w:space="0" w:color="auto"/>
                        <w:bottom w:val="none" w:sz="0" w:space="0" w:color="auto"/>
                        <w:right w:val="none" w:sz="0" w:space="0" w:color="auto"/>
                      </w:divBdr>
                    </w:div>
                  </w:divsChild>
                </w:div>
                <w:div w:id="1742829264">
                  <w:marLeft w:val="0"/>
                  <w:marRight w:val="0"/>
                  <w:marTop w:val="0"/>
                  <w:marBottom w:val="0"/>
                  <w:divBdr>
                    <w:top w:val="none" w:sz="0" w:space="0" w:color="auto"/>
                    <w:left w:val="none" w:sz="0" w:space="0" w:color="auto"/>
                    <w:bottom w:val="none" w:sz="0" w:space="0" w:color="auto"/>
                    <w:right w:val="none" w:sz="0" w:space="0" w:color="auto"/>
                  </w:divBdr>
                  <w:divsChild>
                    <w:div w:id="9457882">
                      <w:marLeft w:val="0"/>
                      <w:marRight w:val="0"/>
                      <w:marTop w:val="0"/>
                      <w:marBottom w:val="0"/>
                      <w:divBdr>
                        <w:top w:val="none" w:sz="0" w:space="0" w:color="auto"/>
                        <w:left w:val="none" w:sz="0" w:space="0" w:color="auto"/>
                        <w:bottom w:val="none" w:sz="0" w:space="0" w:color="auto"/>
                        <w:right w:val="none" w:sz="0" w:space="0" w:color="auto"/>
                      </w:divBdr>
                    </w:div>
                  </w:divsChild>
                </w:div>
                <w:div w:id="327096291">
                  <w:marLeft w:val="0"/>
                  <w:marRight w:val="0"/>
                  <w:marTop w:val="0"/>
                  <w:marBottom w:val="0"/>
                  <w:divBdr>
                    <w:top w:val="none" w:sz="0" w:space="0" w:color="auto"/>
                    <w:left w:val="none" w:sz="0" w:space="0" w:color="auto"/>
                    <w:bottom w:val="none" w:sz="0" w:space="0" w:color="auto"/>
                    <w:right w:val="none" w:sz="0" w:space="0" w:color="auto"/>
                  </w:divBdr>
                  <w:divsChild>
                    <w:div w:id="1064253054">
                      <w:marLeft w:val="0"/>
                      <w:marRight w:val="0"/>
                      <w:marTop w:val="0"/>
                      <w:marBottom w:val="0"/>
                      <w:divBdr>
                        <w:top w:val="none" w:sz="0" w:space="0" w:color="auto"/>
                        <w:left w:val="none" w:sz="0" w:space="0" w:color="auto"/>
                        <w:bottom w:val="none" w:sz="0" w:space="0" w:color="auto"/>
                        <w:right w:val="none" w:sz="0" w:space="0" w:color="auto"/>
                      </w:divBdr>
                    </w:div>
                  </w:divsChild>
                </w:div>
                <w:div w:id="932127455">
                  <w:marLeft w:val="0"/>
                  <w:marRight w:val="0"/>
                  <w:marTop w:val="0"/>
                  <w:marBottom w:val="0"/>
                  <w:divBdr>
                    <w:top w:val="none" w:sz="0" w:space="0" w:color="auto"/>
                    <w:left w:val="none" w:sz="0" w:space="0" w:color="auto"/>
                    <w:bottom w:val="none" w:sz="0" w:space="0" w:color="auto"/>
                    <w:right w:val="none" w:sz="0" w:space="0" w:color="auto"/>
                  </w:divBdr>
                  <w:divsChild>
                    <w:div w:id="1790776920">
                      <w:marLeft w:val="0"/>
                      <w:marRight w:val="0"/>
                      <w:marTop w:val="0"/>
                      <w:marBottom w:val="0"/>
                      <w:divBdr>
                        <w:top w:val="none" w:sz="0" w:space="0" w:color="auto"/>
                        <w:left w:val="none" w:sz="0" w:space="0" w:color="auto"/>
                        <w:bottom w:val="none" w:sz="0" w:space="0" w:color="auto"/>
                        <w:right w:val="none" w:sz="0" w:space="0" w:color="auto"/>
                      </w:divBdr>
                    </w:div>
                  </w:divsChild>
                </w:div>
                <w:div w:id="1691253106">
                  <w:marLeft w:val="0"/>
                  <w:marRight w:val="0"/>
                  <w:marTop w:val="0"/>
                  <w:marBottom w:val="0"/>
                  <w:divBdr>
                    <w:top w:val="none" w:sz="0" w:space="0" w:color="auto"/>
                    <w:left w:val="none" w:sz="0" w:space="0" w:color="auto"/>
                    <w:bottom w:val="none" w:sz="0" w:space="0" w:color="auto"/>
                    <w:right w:val="none" w:sz="0" w:space="0" w:color="auto"/>
                  </w:divBdr>
                  <w:divsChild>
                    <w:div w:id="1320768647">
                      <w:marLeft w:val="0"/>
                      <w:marRight w:val="0"/>
                      <w:marTop w:val="0"/>
                      <w:marBottom w:val="0"/>
                      <w:divBdr>
                        <w:top w:val="none" w:sz="0" w:space="0" w:color="auto"/>
                        <w:left w:val="none" w:sz="0" w:space="0" w:color="auto"/>
                        <w:bottom w:val="none" w:sz="0" w:space="0" w:color="auto"/>
                        <w:right w:val="none" w:sz="0" w:space="0" w:color="auto"/>
                      </w:divBdr>
                    </w:div>
                  </w:divsChild>
                </w:div>
                <w:div w:id="1307660082">
                  <w:marLeft w:val="0"/>
                  <w:marRight w:val="0"/>
                  <w:marTop w:val="0"/>
                  <w:marBottom w:val="0"/>
                  <w:divBdr>
                    <w:top w:val="none" w:sz="0" w:space="0" w:color="auto"/>
                    <w:left w:val="none" w:sz="0" w:space="0" w:color="auto"/>
                    <w:bottom w:val="none" w:sz="0" w:space="0" w:color="auto"/>
                    <w:right w:val="none" w:sz="0" w:space="0" w:color="auto"/>
                  </w:divBdr>
                  <w:divsChild>
                    <w:div w:id="1013992632">
                      <w:marLeft w:val="0"/>
                      <w:marRight w:val="0"/>
                      <w:marTop w:val="0"/>
                      <w:marBottom w:val="0"/>
                      <w:divBdr>
                        <w:top w:val="none" w:sz="0" w:space="0" w:color="auto"/>
                        <w:left w:val="none" w:sz="0" w:space="0" w:color="auto"/>
                        <w:bottom w:val="none" w:sz="0" w:space="0" w:color="auto"/>
                        <w:right w:val="none" w:sz="0" w:space="0" w:color="auto"/>
                      </w:divBdr>
                    </w:div>
                  </w:divsChild>
                </w:div>
                <w:div w:id="553156563">
                  <w:marLeft w:val="0"/>
                  <w:marRight w:val="0"/>
                  <w:marTop w:val="0"/>
                  <w:marBottom w:val="0"/>
                  <w:divBdr>
                    <w:top w:val="none" w:sz="0" w:space="0" w:color="auto"/>
                    <w:left w:val="none" w:sz="0" w:space="0" w:color="auto"/>
                    <w:bottom w:val="none" w:sz="0" w:space="0" w:color="auto"/>
                    <w:right w:val="none" w:sz="0" w:space="0" w:color="auto"/>
                  </w:divBdr>
                  <w:divsChild>
                    <w:div w:id="1455754872">
                      <w:marLeft w:val="0"/>
                      <w:marRight w:val="0"/>
                      <w:marTop w:val="0"/>
                      <w:marBottom w:val="0"/>
                      <w:divBdr>
                        <w:top w:val="none" w:sz="0" w:space="0" w:color="auto"/>
                        <w:left w:val="none" w:sz="0" w:space="0" w:color="auto"/>
                        <w:bottom w:val="none" w:sz="0" w:space="0" w:color="auto"/>
                        <w:right w:val="none" w:sz="0" w:space="0" w:color="auto"/>
                      </w:divBdr>
                    </w:div>
                  </w:divsChild>
                </w:div>
                <w:div w:id="1194198309">
                  <w:marLeft w:val="0"/>
                  <w:marRight w:val="0"/>
                  <w:marTop w:val="0"/>
                  <w:marBottom w:val="0"/>
                  <w:divBdr>
                    <w:top w:val="none" w:sz="0" w:space="0" w:color="auto"/>
                    <w:left w:val="none" w:sz="0" w:space="0" w:color="auto"/>
                    <w:bottom w:val="none" w:sz="0" w:space="0" w:color="auto"/>
                    <w:right w:val="none" w:sz="0" w:space="0" w:color="auto"/>
                  </w:divBdr>
                  <w:divsChild>
                    <w:div w:id="1579434728">
                      <w:marLeft w:val="0"/>
                      <w:marRight w:val="0"/>
                      <w:marTop w:val="0"/>
                      <w:marBottom w:val="0"/>
                      <w:divBdr>
                        <w:top w:val="none" w:sz="0" w:space="0" w:color="auto"/>
                        <w:left w:val="none" w:sz="0" w:space="0" w:color="auto"/>
                        <w:bottom w:val="none" w:sz="0" w:space="0" w:color="auto"/>
                        <w:right w:val="none" w:sz="0" w:space="0" w:color="auto"/>
                      </w:divBdr>
                    </w:div>
                  </w:divsChild>
                </w:div>
                <w:div w:id="483788420">
                  <w:marLeft w:val="0"/>
                  <w:marRight w:val="0"/>
                  <w:marTop w:val="0"/>
                  <w:marBottom w:val="0"/>
                  <w:divBdr>
                    <w:top w:val="none" w:sz="0" w:space="0" w:color="auto"/>
                    <w:left w:val="none" w:sz="0" w:space="0" w:color="auto"/>
                    <w:bottom w:val="none" w:sz="0" w:space="0" w:color="auto"/>
                    <w:right w:val="none" w:sz="0" w:space="0" w:color="auto"/>
                  </w:divBdr>
                  <w:divsChild>
                    <w:div w:id="1883324611">
                      <w:marLeft w:val="0"/>
                      <w:marRight w:val="0"/>
                      <w:marTop w:val="0"/>
                      <w:marBottom w:val="0"/>
                      <w:divBdr>
                        <w:top w:val="none" w:sz="0" w:space="0" w:color="auto"/>
                        <w:left w:val="none" w:sz="0" w:space="0" w:color="auto"/>
                        <w:bottom w:val="none" w:sz="0" w:space="0" w:color="auto"/>
                        <w:right w:val="none" w:sz="0" w:space="0" w:color="auto"/>
                      </w:divBdr>
                    </w:div>
                  </w:divsChild>
                </w:div>
                <w:div w:id="1472135406">
                  <w:marLeft w:val="0"/>
                  <w:marRight w:val="0"/>
                  <w:marTop w:val="0"/>
                  <w:marBottom w:val="0"/>
                  <w:divBdr>
                    <w:top w:val="none" w:sz="0" w:space="0" w:color="auto"/>
                    <w:left w:val="none" w:sz="0" w:space="0" w:color="auto"/>
                    <w:bottom w:val="none" w:sz="0" w:space="0" w:color="auto"/>
                    <w:right w:val="none" w:sz="0" w:space="0" w:color="auto"/>
                  </w:divBdr>
                  <w:divsChild>
                    <w:div w:id="2127968018">
                      <w:marLeft w:val="0"/>
                      <w:marRight w:val="0"/>
                      <w:marTop w:val="0"/>
                      <w:marBottom w:val="0"/>
                      <w:divBdr>
                        <w:top w:val="none" w:sz="0" w:space="0" w:color="auto"/>
                        <w:left w:val="none" w:sz="0" w:space="0" w:color="auto"/>
                        <w:bottom w:val="none" w:sz="0" w:space="0" w:color="auto"/>
                        <w:right w:val="none" w:sz="0" w:space="0" w:color="auto"/>
                      </w:divBdr>
                    </w:div>
                  </w:divsChild>
                </w:div>
                <w:div w:id="1762406591">
                  <w:marLeft w:val="0"/>
                  <w:marRight w:val="0"/>
                  <w:marTop w:val="0"/>
                  <w:marBottom w:val="0"/>
                  <w:divBdr>
                    <w:top w:val="none" w:sz="0" w:space="0" w:color="auto"/>
                    <w:left w:val="none" w:sz="0" w:space="0" w:color="auto"/>
                    <w:bottom w:val="none" w:sz="0" w:space="0" w:color="auto"/>
                    <w:right w:val="none" w:sz="0" w:space="0" w:color="auto"/>
                  </w:divBdr>
                  <w:divsChild>
                    <w:div w:id="1033774505">
                      <w:marLeft w:val="0"/>
                      <w:marRight w:val="0"/>
                      <w:marTop w:val="0"/>
                      <w:marBottom w:val="0"/>
                      <w:divBdr>
                        <w:top w:val="none" w:sz="0" w:space="0" w:color="auto"/>
                        <w:left w:val="none" w:sz="0" w:space="0" w:color="auto"/>
                        <w:bottom w:val="none" w:sz="0" w:space="0" w:color="auto"/>
                        <w:right w:val="none" w:sz="0" w:space="0" w:color="auto"/>
                      </w:divBdr>
                    </w:div>
                  </w:divsChild>
                </w:div>
                <w:div w:id="383212077">
                  <w:marLeft w:val="0"/>
                  <w:marRight w:val="0"/>
                  <w:marTop w:val="0"/>
                  <w:marBottom w:val="0"/>
                  <w:divBdr>
                    <w:top w:val="none" w:sz="0" w:space="0" w:color="auto"/>
                    <w:left w:val="none" w:sz="0" w:space="0" w:color="auto"/>
                    <w:bottom w:val="none" w:sz="0" w:space="0" w:color="auto"/>
                    <w:right w:val="none" w:sz="0" w:space="0" w:color="auto"/>
                  </w:divBdr>
                  <w:divsChild>
                    <w:div w:id="619654161">
                      <w:marLeft w:val="0"/>
                      <w:marRight w:val="0"/>
                      <w:marTop w:val="0"/>
                      <w:marBottom w:val="0"/>
                      <w:divBdr>
                        <w:top w:val="none" w:sz="0" w:space="0" w:color="auto"/>
                        <w:left w:val="none" w:sz="0" w:space="0" w:color="auto"/>
                        <w:bottom w:val="none" w:sz="0" w:space="0" w:color="auto"/>
                        <w:right w:val="none" w:sz="0" w:space="0" w:color="auto"/>
                      </w:divBdr>
                    </w:div>
                  </w:divsChild>
                </w:div>
                <w:div w:id="1206873371">
                  <w:marLeft w:val="0"/>
                  <w:marRight w:val="0"/>
                  <w:marTop w:val="0"/>
                  <w:marBottom w:val="0"/>
                  <w:divBdr>
                    <w:top w:val="none" w:sz="0" w:space="0" w:color="auto"/>
                    <w:left w:val="none" w:sz="0" w:space="0" w:color="auto"/>
                    <w:bottom w:val="none" w:sz="0" w:space="0" w:color="auto"/>
                    <w:right w:val="none" w:sz="0" w:space="0" w:color="auto"/>
                  </w:divBdr>
                  <w:divsChild>
                    <w:div w:id="328412368">
                      <w:marLeft w:val="0"/>
                      <w:marRight w:val="0"/>
                      <w:marTop w:val="0"/>
                      <w:marBottom w:val="0"/>
                      <w:divBdr>
                        <w:top w:val="none" w:sz="0" w:space="0" w:color="auto"/>
                        <w:left w:val="none" w:sz="0" w:space="0" w:color="auto"/>
                        <w:bottom w:val="none" w:sz="0" w:space="0" w:color="auto"/>
                        <w:right w:val="none" w:sz="0" w:space="0" w:color="auto"/>
                      </w:divBdr>
                    </w:div>
                  </w:divsChild>
                </w:div>
                <w:div w:id="242570420">
                  <w:marLeft w:val="0"/>
                  <w:marRight w:val="0"/>
                  <w:marTop w:val="0"/>
                  <w:marBottom w:val="0"/>
                  <w:divBdr>
                    <w:top w:val="none" w:sz="0" w:space="0" w:color="auto"/>
                    <w:left w:val="none" w:sz="0" w:space="0" w:color="auto"/>
                    <w:bottom w:val="none" w:sz="0" w:space="0" w:color="auto"/>
                    <w:right w:val="none" w:sz="0" w:space="0" w:color="auto"/>
                  </w:divBdr>
                  <w:divsChild>
                    <w:div w:id="1549100059">
                      <w:marLeft w:val="0"/>
                      <w:marRight w:val="0"/>
                      <w:marTop w:val="0"/>
                      <w:marBottom w:val="0"/>
                      <w:divBdr>
                        <w:top w:val="none" w:sz="0" w:space="0" w:color="auto"/>
                        <w:left w:val="none" w:sz="0" w:space="0" w:color="auto"/>
                        <w:bottom w:val="none" w:sz="0" w:space="0" w:color="auto"/>
                        <w:right w:val="none" w:sz="0" w:space="0" w:color="auto"/>
                      </w:divBdr>
                    </w:div>
                  </w:divsChild>
                </w:div>
                <w:div w:id="93326694">
                  <w:marLeft w:val="0"/>
                  <w:marRight w:val="0"/>
                  <w:marTop w:val="0"/>
                  <w:marBottom w:val="0"/>
                  <w:divBdr>
                    <w:top w:val="none" w:sz="0" w:space="0" w:color="auto"/>
                    <w:left w:val="none" w:sz="0" w:space="0" w:color="auto"/>
                    <w:bottom w:val="none" w:sz="0" w:space="0" w:color="auto"/>
                    <w:right w:val="none" w:sz="0" w:space="0" w:color="auto"/>
                  </w:divBdr>
                  <w:divsChild>
                    <w:div w:id="215699692">
                      <w:marLeft w:val="0"/>
                      <w:marRight w:val="0"/>
                      <w:marTop w:val="0"/>
                      <w:marBottom w:val="0"/>
                      <w:divBdr>
                        <w:top w:val="none" w:sz="0" w:space="0" w:color="auto"/>
                        <w:left w:val="none" w:sz="0" w:space="0" w:color="auto"/>
                        <w:bottom w:val="none" w:sz="0" w:space="0" w:color="auto"/>
                        <w:right w:val="none" w:sz="0" w:space="0" w:color="auto"/>
                      </w:divBdr>
                    </w:div>
                  </w:divsChild>
                </w:div>
                <w:div w:id="976304661">
                  <w:marLeft w:val="0"/>
                  <w:marRight w:val="0"/>
                  <w:marTop w:val="0"/>
                  <w:marBottom w:val="0"/>
                  <w:divBdr>
                    <w:top w:val="none" w:sz="0" w:space="0" w:color="auto"/>
                    <w:left w:val="none" w:sz="0" w:space="0" w:color="auto"/>
                    <w:bottom w:val="none" w:sz="0" w:space="0" w:color="auto"/>
                    <w:right w:val="none" w:sz="0" w:space="0" w:color="auto"/>
                  </w:divBdr>
                  <w:divsChild>
                    <w:div w:id="551043515">
                      <w:marLeft w:val="0"/>
                      <w:marRight w:val="0"/>
                      <w:marTop w:val="0"/>
                      <w:marBottom w:val="0"/>
                      <w:divBdr>
                        <w:top w:val="none" w:sz="0" w:space="0" w:color="auto"/>
                        <w:left w:val="none" w:sz="0" w:space="0" w:color="auto"/>
                        <w:bottom w:val="none" w:sz="0" w:space="0" w:color="auto"/>
                        <w:right w:val="none" w:sz="0" w:space="0" w:color="auto"/>
                      </w:divBdr>
                    </w:div>
                  </w:divsChild>
                </w:div>
                <w:div w:id="1926449386">
                  <w:marLeft w:val="0"/>
                  <w:marRight w:val="0"/>
                  <w:marTop w:val="0"/>
                  <w:marBottom w:val="0"/>
                  <w:divBdr>
                    <w:top w:val="none" w:sz="0" w:space="0" w:color="auto"/>
                    <w:left w:val="none" w:sz="0" w:space="0" w:color="auto"/>
                    <w:bottom w:val="none" w:sz="0" w:space="0" w:color="auto"/>
                    <w:right w:val="none" w:sz="0" w:space="0" w:color="auto"/>
                  </w:divBdr>
                  <w:divsChild>
                    <w:div w:id="1248415766">
                      <w:marLeft w:val="0"/>
                      <w:marRight w:val="0"/>
                      <w:marTop w:val="0"/>
                      <w:marBottom w:val="0"/>
                      <w:divBdr>
                        <w:top w:val="none" w:sz="0" w:space="0" w:color="auto"/>
                        <w:left w:val="none" w:sz="0" w:space="0" w:color="auto"/>
                        <w:bottom w:val="none" w:sz="0" w:space="0" w:color="auto"/>
                        <w:right w:val="none" w:sz="0" w:space="0" w:color="auto"/>
                      </w:divBdr>
                    </w:div>
                  </w:divsChild>
                </w:div>
                <w:div w:id="995258154">
                  <w:marLeft w:val="0"/>
                  <w:marRight w:val="0"/>
                  <w:marTop w:val="0"/>
                  <w:marBottom w:val="0"/>
                  <w:divBdr>
                    <w:top w:val="none" w:sz="0" w:space="0" w:color="auto"/>
                    <w:left w:val="none" w:sz="0" w:space="0" w:color="auto"/>
                    <w:bottom w:val="none" w:sz="0" w:space="0" w:color="auto"/>
                    <w:right w:val="none" w:sz="0" w:space="0" w:color="auto"/>
                  </w:divBdr>
                  <w:divsChild>
                    <w:div w:id="1499492692">
                      <w:marLeft w:val="0"/>
                      <w:marRight w:val="0"/>
                      <w:marTop w:val="0"/>
                      <w:marBottom w:val="0"/>
                      <w:divBdr>
                        <w:top w:val="none" w:sz="0" w:space="0" w:color="auto"/>
                        <w:left w:val="none" w:sz="0" w:space="0" w:color="auto"/>
                        <w:bottom w:val="none" w:sz="0" w:space="0" w:color="auto"/>
                        <w:right w:val="none" w:sz="0" w:space="0" w:color="auto"/>
                      </w:divBdr>
                    </w:div>
                  </w:divsChild>
                </w:div>
                <w:div w:id="1270624008">
                  <w:marLeft w:val="0"/>
                  <w:marRight w:val="0"/>
                  <w:marTop w:val="0"/>
                  <w:marBottom w:val="0"/>
                  <w:divBdr>
                    <w:top w:val="none" w:sz="0" w:space="0" w:color="auto"/>
                    <w:left w:val="none" w:sz="0" w:space="0" w:color="auto"/>
                    <w:bottom w:val="none" w:sz="0" w:space="0" w:color="auto"/>
                    <w:right w:val="none" w:sz="0" w:space="0" w:color="auto"/>
                  </w:divBdr>
                  <w:divsChild>
                    <w:div w:id="1081100382">
                      <w:marLeft w:val="0"/>
                      <w:marRight w:val="0"/>
                      <w:marTop w:val="0"/>
                      <w:marBottom w:val="0"/>
                      <w:divBdr>
                        <w:top w:val="none" w:sz="0" w:space="0" w:color="auto"/>
                        <w:left w:val="none" w:sz="0" w:space="0" w:color="auto"/>
                        <w:bottom w:val="none" w:sz="0" w:space="0" w:color="auto"/>
                        <w:right w:val="none" w:sz="0" w:space="0" w:color="auto"/>
                      </w:divBdr>
                    </w:div>
                  </w:divsChild>
                </w:div>
                <w:div w:id="408431874">
                  <w:marLeft w:val="0"/>
                  <w:marRight w:val="0"/>
                  <w:marTop w:val="0"/>
                  <w:marBottom w:val="0"/>
                  <w:divBdr>
                    <w:top w:val="none" w:sz="0" w:space="0" w:color="auto"/>
                    <w:left w:val="none" w:sz="0" w:space="0" w:color="auto"/>
                    <w:bottom w:val="none" w:sz="0" w:space="0" w:color="auto"/>
                    <w:right w:val="none" w:sz="0" w:space="0" w:color="auto"/>
                  </w:divBdr>
                  <w:divsChild>
                    <w:div w:id="1249146755">
                      <w:marLeft w:val="0"/>
                      <w:marRight w:val="0"/>
                      <w:marTop w:val="0"/>
                      <w:marBottom w:val="0"/>
                      <w:divBdr>
                        <w:top w:val="none" w:sz="0" w:space="0" w:color="auto"/>
                        <w:left w:val="none" w:sz="0" w:space="0" w:color="auto"/>
                        <w:bottom w:val="none" w:sz="0" w:space="0" w:color="auto"/>
                        <w:right w:val="none" w:sz="0" w:space="0" w:color="auto"/>
                      </w:divBdr>
                    </w:div>
                  </w:divsChild>
                </w:div>
                <w:div w:id="1061832046">
                  <w:marLeft w:val="0"/>
                  <w:marRight w:val="0"/>
                  <w:marTop w:val="0"/>
                  <w:marBottom w:val="0"/>
                  <w:divBdr>
                    <w:top w:val="none" w:sz="0" w:space="0" w:color="auto"/>
                    <w:left w:val="none" w:sz="0" w:space="0" w:color="auto"/>
                    <w:bottom w:val="none" w:sz="0" w:space="0" w:color="auto"/>
                    <w:right w:val="none" w:sz="0" w:space="0" w:color="auto"/>
                  </w:divBdr>
                  <w:divsChild>
                    <w:div w:id="1290473154">
                      <w:marLeft w:val="0"/>
                      <w:marRight w:val="0"/>
                      <w:marTop w:val="0"/>
                      <w:marBottom w:val="0"/>
                      <w:divBdr>
                        <w:top w:val="none" w:sz="0" w:space="0" w:color="auto"/>
                        <w:left w:val="none" w:sz="0" w:space="0" w:color="auto"/>
                        <w:bottom w:val="none" w:sz="0" w:space="0" w:color="auto"/>
                        <w:right w:val="none" w:sz="0" w:space="0" w:color="auto"/>
                      </w:divBdr>
                    </w:div>
                  </w:divsChild>
                </w:div>
                <w:div w:id="1488012332">
                  <w:marLeft w:val="0"/>
                  <w:marRight w:val="0"/>
                  <w:marTop w:val="0"/>
                  <w:marBottom w:val="0"/>
                  <w:divBdr>
                    <w:top w:val="none" w:sz="0" w:space="0" w:color="auto"/>
                    <w:left w:val="none" w:sz="0" w:space="0" w:color="auto"/>
                    <w:bottom w:val="none" w:sz="0" w:space="0" w:color="auto"/>
                    <w:right w:val="none" w:sz="0" w:space="0" w:color="auto"/>
                  </w:divBdr>
                  <w:divsChild>
                    <w:div w:id="678309096">
                      <w:marLeft w:val="0"/>
                      <w:marRight w:val="0"/>
                      <w:marTop w:val="0"/>
                      <w:marBottom w:val="0"/>
                      <w:divBdr>
                        <w:top w:val="none" w:sz="0" w:space="0" w:color="auto"/>
                        <w:left w:val="none" w:sz="0" w:space="0" w:color="auto"/>
                        <w:bottom w:val="none" w:sz="0" w:space="0" w:color="auto"/>
                        <w:right w:val="none" w:sz="0" w:space="0" w:color="auto"/>
                      </w:divBdr>
                    </w:div>
                  </w:divsChild>
                </w:div>
                <w:div w:id="1827234546">
                  <w:marLeft w:val="0"/>
                  <w:marRight w:val="0"/>
                  <w:marTop w:val="0"/>
                  <w:marBottom w:val="0"/>
                  <w:divBdr>
                    <w:top w:val="none" w:sz="0" w:space="0" w:color="auto"/>
                    <w:left w:val="none" w:sz="0" w:space="0" w:color="auto"/>
                    <w:bottom w:val="none" w:sz="0" w:space="0" w:color="auto"/>
                    <w:right w:val="none" w:sz="0" w:space="0" w:color="auto"/>
                  </w:divBdr>
                  <w:divsChild>
                    <w:div w:id="1621911902">
                      <w:marLeft w:val="0"/>
                      <w:marRight w:val="0"/>
                      <w:marTop w:val="0"/>
                      <w:marBottom w:val="0"/>
                      <w:divBdr>
                        <w:top w:val="none" w:sz="0" w:space="0" w:color="auto"/>
                        <w:left w:val="none" w:sz="0" w:space="0" w:color="auto"/>
                        <w:bottom w:val="none" w:sz="0" w:space="0" w:color="auto"/>
                        <w:right w:val="none" w:sz="0" w:space="0" w:color="auto"/>
                      </w:divBdr>
                    </w:div>
                  </w:divsChild>
                </w:div>
                <w:div w:id="453183183">
                  <w:marLeft w:val="0"/>
                  <w:marRight w:val="0"/>
                  <w:marTop w:val="0"/>
                  <w:marBottom w:val="0"/>
                  <w:divBdr>
                    <w:top w:val="none" w:sz="0" w:space="0" w:color="auto"/>
                    <w:left w:val="none" w:sz="0" w:space="0" w:color="auto"/>
                    <w:bottom w:val="none" w:sz="0" w:space="0" w:color="auto"/>
                    <w:right w:val="none" w:sz="0" w:space="0" w:color="auto"/>
                  </w:divBdr>
                  <w:divsChild>
                    <w:div w:id="2064869828">
                      <w:marLeft w:val="0"/>
                      <w:marRight w:val="0"/>
                      <w:marTop w:val="0"/>
                      <w:marBottom w:val="0"/>
                      <w:divBdr>
                        <w:top w:val="none" w:sz="0" w:space="0" w:color="auto"/>
                        <w:left w:val="none" w:sz="0" w:space="0" w:color="auto"/>
                        <w:bottom w:val="none" w:sz="0" w:space="0" w:color="auto"/>
                        <w:right w:val="none" w:sz="0" w:space="0" w:color="auto"/>
                      </w:divBdr>
                    </w:div>
                  </w:divsChild>
                </w:div>
                <w:div w:id="1521579915">
                  <w:marLeft w:val="0"/>
                  <w:marRight w:val="0"/>
                  <w:marTop w:val="0"/>
                  <w:marBottom w:val="0"/>
                  <w:divBdr>
                    <w:top w:val="none" w:sz="0" w:space="0" w:color="auto"/>
                    <w:left w:val="none" w:sz="0" w:space="0" w:color="auto"/>
                    <w:bottom w:val="none" w:sz="0" w:space="0" w:color="auto"/>
                    <w:right w:val="none" w:sz="0" w:space="0" w:color="auto"/>
                  </w:divBdr>
                  <w:divsChild>
                    <w:div w:id="778136753">
                      <w:marLeft w:val="0"/>
                      <w:marRight w:val="0"/>
                      <w:marTop w:val="0"/>
                      <w:marBottom w:val="0"/>
                      <w:divBdr>
                        <w:top w:val="none" w:sz="0" w:space="0" w:color="auto"/>
                        <w:left w:val="none" w:sz="0" w:space="0" w:color="auto"/>
                        <w:bottom w:val="none" w:sz="0" w:space="0" w:color="auto"/>
                        <w:right w:val="none" w:sz="0" w:space="0" w:color="auto"/>
                      </w:divBdr>
                    </w:div>
                  </w:divsChild>
                </w:div>
                <w:div w:id="60568864">
                  <w:marLeft w:val="0"/>
                  <w:marRight w:val="0"/>
                  <w:marTop w:val="0"/>
                  <w:marBottom w:val="0"/>
                  <w:divBdr>
                    <w:top w:val="none" w:sz="0" w:space="0" w:color="auto"/>
                    <w:left w:val="none" w:sz="0" w:space="0" w:color="auto"/>
                    <w:bottom w:val="none" w:sz="0" w:space="0" w:color="auto"/>
                    <w:right w:val="none" w:sz="0" w:space="0" w:color="auto"/>
                  </w:divBdr>
                  <w:divsChild>
                    <w:div w:id="128503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886542">
      <w:bodyDiv w:val="1"/>
      <w:marLeft w:val="0"/>
      <w:marRight w:val="0"/>
      <w:marTop w:val="0"/>
      <w:marBottom w:val="0"/>
      <w:divBdr>
        <w:top w:val="none" w:sz="0" w:space="0" w:color="auto"/>
        <w:left w:val="none" w:sz="0" w:space="0" w:color="auto"/>
        <w:bottom w:val="none" w:sz="0" w:space="0" w:color="auto"/>
        <w:right w:val="none" w:sz="0" w:space="0" w:color="auto"/>
      </w:divBdr>
    </w:div>
    <w:div w:id="1078406716">
      <w:bodyDiv w:val="1"/>
      <w:marLeft w:val="0"/>
      <w:marRight w:val="0"/>
      <w:marTop w:val="0"/>
      <w:marBottom w:val="0"/>
      <w:divBdr>
        <w:top w:val="none" w:sz="0" w:space="0" w:color="auto"/>
        <w:left w:val="none" w:sz="0" w:space="0" w:color="auto"/>
        <w:bottom w:val="none" w:sz="0" w:space="0" w:color="auto"/>
        <w:right w:val="none" w:sz="0" w:space="0" w:color="auto"/>
      </w:divBdr>
      <w:divsChild>
        <w:div w:id="52437791">
          <w:marLeft w:val="0"/>
          <w:marRight w:val="0"/>
          <w:marTop w:val="0"/>
          <w:marBottom w:val="0"/>
          <w:divBdr>
            <w:top w:val="none" w:sz="0" w:space="0" w:color="auto"/>
            <w:left w:val="none" w:sz="0" w:space="0" w:color="auto"/>
            <w:bottom w:val="none" w:sz="0" w:space="0" w:color="auto"/>
            <w:right w:val="none" w:sz="0" w:space="0" w:color="auto"/>
          </w:divBdr>
        </w:div>
        <w:div w:id="29572951">
          <w:marLeft w:val="0"/>
          <w:marRight w:val="0"/>
          <w:marTop w:val="0"/>
          <w:marBottom w:val="0"/>
          <w:divBdr>
            <w:top w:val="none" w:sz="0" w:space="0" w:color="auto"/>
            <w:left w:val="none" w:sz="0" w:space="0" w:color="auto"/>
            <w:bottom w:val="none" w:sz="0" w:space="0" w:color="auto"/>
            <w:right w:val="none" w:sz="0" w:space="0" w:color="auto"/>
          </w:divBdr>
        </w:div>
        <w:div w:id="2124764900">
          <w:marLeft w:val="0"/>
          <w:marRight w:val="0"/>
          <w:marTop w:val="0"/>
          <w:marBottom w:val="0"/>
          <w:divBdr>
            <w:top w:val="none" w:sz="0" w:space="0" w:color="auto"/>
            <w:left w:val="none" w:sz="0" w:space="0" w:color="auto"/>
            <w:bottom w:val="none" w:sz="0" w:space="0" w:color="auto"/>
            <w:right w:val="none" w:sz="0" w:space="0" w:color="auto"/>
          </w:divBdr>
        </w:div>
        <w:div w:id="389425343">
          <w:marLeft w:val="0"/>
          <w:marRight w:val="0"/>
          <w:marTop w:val="0"/>
          <w:marBottom w:val="0"/>
          <w:divBdr>
            <w:top w:val="none" w:sz="0" w:space="0" w:color="auto"/>
            <w:left w:val="none" w:sz="0" w:space="0" w:color="auto"/>
            <w:bottom w:val="none" w:sz="0" w:space="0" w:color="auto"/>
            <w:right w:val="none" w:sz="0" w:space="0" w:color="auto"/>
          </w:divBdr>
        </w:div>
      </w:divsChild>
    </w:div>
    <w:div w:id="1078676797">
      <w:bodyDiv w:val="1"/>
      <w:marLeft w:val="0"/>
      <w:marRight w:val="0"/>
      <w:marTop w:val="0"/>
      <w:marBottom w:val="0"/>
      <w:divBdr>
        <w:top w:val="none" w:sz="0" w:space="0" w:color="auto"/>
        <w:left w:val="none" w:sz="0" w:space="0" w:color="auto"/>
        <w:bottom w:val="none" w:sz="0" w:space="0" w:color="auto"/>
        <w:right w:val="none" w:sz="0" w:space="0" w:color="auto"/>
      </w:divBdr>
    </w:div>
    <w:div w:id="1126121217">
      <w:bodyDiv w:val="1"/>
      <w:marLeft w:val="0"/>
      <w:marRight w:val="0"/>
      <w:marTop w:val="0"/>
      <w:marBottom w:val="0"/>
      <w:divBdr>
        <w:top w:val="none" w:sz="0" w:space="0" w:color="auto"/>
        <w:left w:val="none" w:sz="0" w:space="0" w:color="auto"/>
        <w:bottom w:val="none" w:sz="0" w:space="0" w:color="auto"/>
        <w:right w:val="none" w:sz="0" w:space="0" w:color="auto"/>
      </w:divBdr>
    </w:div>
    <w:div w:id="1145319782">
      <w:bodyDiv w:val="1"/>
      <w:marLeft w:val="0"/>
      <w:marRight w:val="0"/>
      <w:marTop w:val="0"/>
      <w:marBottom w:val="0"/>
      <w:divBdr>
        <w:top w:val="none" w:sz="0" w:space="0" w:color="auto"/>
        <w:left w:val="none" w:sz="0" w:space="0" w:color="auto"/>
        <w:bottom w:val="none" w:sz="0" w:space="0" w:color="auto"/>
        <w:right w:val="none" w:sz="0" w:space="0" w:color="auto"/>
      </w:divBdr>
    </w:div>
    <w:div w:id="1199583986">
      <w:bodyDiv w:val="1"/>
      <w:marLeft w:val="0"/>
      <w:marRight w:val="0"/>
      <w:marTop w:val="0"/>
      <w:marBottom w:val="0"/>
      <w:divBdr>
        <w:top w:val="none" w:sz="0" w:space="0" w:color="auto"/>
        <w:left w:val="none" w:sz="0" w:space="0" w:color="auto"/>
        <w:bottom w:val="none" w:sz="0" w:space="0" w:color="auto"/>
        <w:right w:val="none" w:sz="0" w:space="0" w:color="auto"/>
      </w:divBdr>
    </w:div>
    <w:div w:id="1204903713">
      <w:bodyDiv w:val="1"/>
      <w:marLeft w:val="0"/>
      <w:marRight w:val="0"/>
      <w:marTop w:val="0"/>
      <w:marBottom w:val="0"/>
      <w:divBdr>
        <w:top w:val="none" w:sz="0" w:space="0" w:color="auto"/>
        <w:left w:val="none" w:sz="0" w:space="0" w:color="auto"/>
        <w:bottom w:val="none" w:sz="0" w:space="0" w:color="auto"/>
        <w:right w:val="none" w:sz="0" w:space="0" w:color="auto"/>
      </w:divBdr>
    </w:div>
    <w:div w:id="1255164943">
      <w:bodyDiv w:val="1"/>
      <w:marLeft w:val="0"/>
      <w:marRight w:val="0"/>
      <w:marTop w:val="0"/>
      <w:marBottom w:val="0"/>
      <w:divBdr>
        <w:top w:val="none" w:sz="0" w:space="0" w:color="auto"/>
        <w:left w:val="none" w:sz="0" w:space="0" w:color="auto"/>
        <w:bottom w:val="none" w:sz="0" w:space="0" w:color="auto"/>
        <w:right w:val="none" w:sz="0" w:space="0" w:color="auto"/>
      </w:divBdr>
    </w:div>
    <w:div w:id="1291593655">
      <w:bodyDiv w:val="1"/>
      <w:marLeft w:val="0"/>
      <w:marRight w:val="0"/>
      <w:marTop w:val="0"/>
      <w:marBottom w:val="0"/>
      <w:divBdr>
        <w:top w:val="none" w:sz="0" w:space="0" w:color="auto"/>
        <w:left w:val="none" w:sz="0" w:space="0" w:color="auto"/>
        <w:bottom w:val="none" w:sz="0" w:space="0" w:color="auto"/>
        <w:right w:val="none" w:sz="0" w:space="0" w:color="auto"/>
      </w:divBdr>
    </w:div>
    <w:div w:id="1294821860">
      <w:bodyDiv w:val="1"/>
      <w:marLeft w:val="0"/>
      <w:marRight w:val="0"/>
      <w:marTop w:val="0"/>
      <w:marBottom w:val="0"/>
      <w:divBdr>
        <w:top w:val="none" w:sz="0" w:space="0" w:color="auto"/>
        <w:left w:val="none" w:sz="0" w:space="0" w:color="auto"/>
        <w:bottom w:val="none" w:sz="0" w:space="0" w:color="auto"/>
        <w:right w:val="none" w:sz="0" w:space="0" w:color="auto"/>
      </w:divBdr>
    </w:div>
    <w:div w:id="1311329590">
      <w:bodyDiv w:val="1"/>
      <w:marLeft w:val="0"/>
      <w:marRight w:val="0"/>
      <w:marTop w:val="0"/>
      <w:marBottom w:val="0"/>
      <w:divBdr>
        <w:top w:val="none" w:sz="0" w:space="0" w:color="auto"/>
        <w:left w:val="none" w:sz="0" w:space="0" w:color="auto"/>
        <w:bottom w:val="none" w:sz="0" w:space="0" w:color="auto"/>
        <w:right w:val="none" w:sz="0" w:space="0" w:color="auto"/>
      </w:divBdr>
    </w:div>
    <w:div w:id="1375547451">
      <w:bodyDiv w:val="1"/>
      <w:marLeft w:val="0"/>
      <w:marRight w:val="0"/>
      <w:marTop w:val="0"/>
      <w:marBottom w:val="0"/>
      <w:divBdr>
        <w:top w:val="none" w:sz="0" w:space="0" w:color="auto"/>
        <w:left w:val="none" w:sz="0" w:space="0" w:color="auto"/>
        <w:bottom w:val="none" w:sz="0" w:space="0" w:color="auto"/>
        <w:right w:val="none" w:sz="0" w:space="0" w:color="auto"/>
      </w:divBdr>
    </w:div>
    <w:div w:id="1398017875">
      <w:bodyDiv w:val="1"/>
      <w:marLeft w:val="0"/>
      <w:marRight w:val="0"/>
      <w:marTop w:val="0"/>
      <w:marBottom w:val="0"/>
      <w:divBdr>
        <w:top w:val="none" w:sz="0" w:space="0" w:color="auto"/>
        <w:left w:val="none" w:sz="0" w:space="0" w:color="auto"/>
        <w:bottom w:val="none" w:sz="0" w:space="0" w:color="auto"/>
        <w:right w:val="none" w:sz="0" w:space="0" w:color="auto"/>
      </w:divBdr>
    </w:div>
    <w:div w:id="1432773496">
      <w:bodyDiv w:val="1"/>
      <w:marLeft w:val="0"/>
      <w:marRight w:val="0"/>
      <w:marTop w:val="0"/>
      <w:marBottom w:val="0"/>
      <w:divBdr>
        <w:top w:val="none" w:sz="0" w:space="0" w:color="auto"/>
        <w:left w:val="none" w:sz="0" w:space="0" w:color="auto"/>
        <w:bottom w:val="none" w:sz="0" w:space="0" w:color="auto"/>
        <w:right w:val="none" w:sz="0" w:space="0" w:color="auto"/>
      </w:divBdr>
      <w:divsChild>
        <w:div w:id="1334842715">
          <w:marLeft w:val="0"/>
          <w:marRight w:val="0"/>
          <w:marTop w:val="0"/>
          <w:marBottom w:val="0"/>
          <w:divBdr>
            <w:top w:val="none" w:sz="0" w:space="0" w:color="auto"/>
            <w:left w:val="none" w:sz="0" w:space="0" w:color="auto"/>
            <w:bottom w:val="none" w:sz="0" w:space="0" w:color="auto"/>
            <w:right w:val="none" w:sz="0" w:space="0" w:color="auto"/>
          </w:divBdr>
        </w:div>
        <w:div w:id="1702776016">
          <w:marLeft w:val="0"/>
          <w:marRight w:val="0"/>
          <w:marTop w:val="0"/>
          <w:marBottom w:val="0"/>
          <w:divBdr>
            <w:top w:val="none" w:sz="0" w:space="0" w:color="auto"/>
            <w:left w:val="none" w:sz="0" w:space="0" w:color="auto"/>
            <w:bottom w:val="none" w:sz="0" w:space="0" w:color="auto"/>
            <w:right w:val="none" w:sz="0" w:space="0" w:color="auto"/>
          </w:divBdr>
        </w:div>
        <w:div w:id="1456409653">
          <w:marLeft w:val="0"/>
          <w:marRight w:val="0"/>
          <w:marTop w:val="0"/>
          <w:marBottom w:val="0"/>
          <w:divBdr>
            <w:top w:val="none" w:sz="0" w:space="0" w:color="auto"/>
            <w:left w:val="none" w:sz="0" w:space="0" w:color="auto"/>
            <w:bottom w:val="none" w:sz="0" w:space="0" w:color="auto"/>
            <w:right w:val="none" w:sz="0" w:space="0" w:color="auto"/>
          </w:divBdr>
        </w:div>
        <w:div w:id="1751851403">
          <w:marLeft w:val="0"/>
          <w:marRight w:val="0"/>
          <w:marTop w:val="0"/>
          <w:marBottom w:val="0"/>
          <w:divBdr>
            <w:top w:val="none" w:sz="0" w:space="0" w:color="auto"/>
            <w:left w:val="none" w:sz="0" w:space="0" w:color="auto"/>
            <w:bottom w:val="none" w:sz="0" w:space="0" w:color="auto"/>
            <w:right w:val="none" w:sz="0" w:space="0" w:color="auto"/>
          </w:divBdr>
        </w:div>
      </w:divsChild>
    </w:div>
    <w:div w:id="1649894975">
      <w:bodyDiv w:val="1"/>
      <w:marLeft w:val="0"/>
      <w:marRight w:val="0"/>
      <w:marTop w:val="0"/>
      <w:marBottom w:val="0"/>
      <w:divBdr>
        <w:top w:val="none" w:sz="0" w:space="0" w:color="auto"/>
        <w:left w:val="none" w:sz="0" w:space="0" w:color="auto"/>
        <w:bottom w:val="none" w:sz="0" w:space="0" w:color="auto"/>
        <w:right w:val="none" w:sz="0" w:space="0" w:color="auto"/>
      </w:divBdr>
    </w:div>
    <w:div w:id="1709337564">
      <w:bodyDiv w:val="1"/>
      <w:marLeft w:val="0"/>
      <w:marRight w:val="0"/>
      <w:marTop w:val="0"/>
      <w:marBottom w:val="0"/>
      <w:divBdr>
        <w:top w:val="none" w:sz="0" w:space="0" w:color="auto"/>
        <w:left w:val="none" w:sz="0" w:space="0" w:color="auto"/>
        <w:bottom w:val="none" w:sz="0" w:space="0" w:color="auto"/>
        <w:right w:val="none" w:sz="0" w:space="0" w:color="auto"/>
      </w:divBdr>
    </w:div>
    <w:div w:id="1744059126">
      <w:bodyDiv w:val="1"/>
      <w:marLeft w:val="0"/>
      <w:marRight w:val="0"/>
      <w:marTop w:val="0"/>
      <w:marBottom w:val="0"/>
      <w:divBdr>
        <w:top w:val="none" w:sz="0" w:space="0" w:color="auto"/>
        <w:left w:val="none" w:sz="0" w:space="0" w:color="auto"/>
        <w:bottom w:val="none" w:sz="0" w:space="0" w:color="auto"/>
        <w:right w:val="none" w:sz="0" w:space="0" w:color="auto"/>
      </w:divBdr>
    </w:div>
    <w:div w:id="1749770895">
      <w:bodyDiv w:val="1"/>
      <w:marLeft w:val="0"/>
      <w:marRight w:val="0"/>
      <w:marTop w:val="0"/>
      <w:marBottom w:val="0"/>
      <w:divBdr>
        <w:top w:val="none" w:sz="0" w:space="0" w:color="auto"/>
        <w:left w:val="none" w:sz="0" w:space="0" w:color="auto"/>
        <w:bottom w:val="none" w:sz="0" w:space="0" w:color="auto"/>
        <w:right w:val="none" w:sz="0" w:space="0" w:color="auto"/>
      </w:divBdr>
    </w:div>
    <w:div w:id="1770736824">
      <w:bodyDiv w:val="1"/>
      <w:marLeft w:val="0"/>
      <w:marRight w:val="0"/>
      <w:marTop w:val="0"/>
      <w:marBottom w:val="0"/>
      <w:divBdr>
        <w:top w:val="none" w:sz="0" w:space="0" w:color="auto"/>
        <w:left w:val="none" w:sz="0" w:space="0" w:color="auto"/>
        <w:bottom w:val="none" w:sz="0" w:space="0" w:color="auto"/>
        <w:right w:val="none" w:sz="0" w:space="0" w:color="auto"/>
      </w:divBdr>
    </w:div>
    <w:div w:id="1903253619">
      <w:bodyDiv w:val="1"/>
      <w:marLeft w:val="0"/>
      <w:marRight w:val="0"/>
      <w:marTop w:val="0"/>
      <w:marBottom w:val="0"/>
      <w:divBdr>
        <w:top w:val="none" w:sz="0" w:space="0" w:color="auto"/>
        <w:left w:val="none" w:sz="0" w:space="0" w:color="auto"/>
        <w:bottom w:val="none" w:sz="0" w:space="0" w:color="auto"/>
        <w:right w:val="none" w:sz="0" w:space="0" w:color="auto"/>
      </w:divBdr>
    </w:div>
    <w:div w:id="1954554049">
      <w:bodyDiv w:val="1"/>
      <w:marLeft w:val="0"/>
      <w:marRight w:val="0"/>
      <w:marTop w:val="0"/>
      <w:marBottom w:val="0"/>
      <w:divBdr>
        <w:top w:val="none" w:sz="0" w:space="0" w:color="auto"/>
        <w:left w:val="none" w:sz="0" w:space="0" w:color="auto"/>
        <w:bottom w:val="none" w:sz="0" w:space="0" w:color="auto"/>
        <w:right w:val="none" w:sz="0" w:space="0" w:color="auto"/>
      </w:divBdr>
    </w:div>
    <w:div w:id="2003312077">
      <w:bodyDiv w:val="1"/>
      <w:marLeft w:val="0"/>
      <w:marRight w:val="0"/>
      <w:marTop w:val="0"/>
      <w:marBottom w:val="0"/>
      <w:divBdr>
        <w:top w:val="none" w:sz="0" w:space="0" w:color="auto"/>
        <w:left w:val="none" w:sz="0" w:space="0" w:color="auto"/>
        <w:bottom w:val="none" w:sz="0" w:space="0" w:color="auto"/>
        <w:right w:val="none" w:sz="0" w:space="0" w:color="auto"/>
      </w:divBdr>
      <w:divsChild>
        <w:div w:id="1658996585">
          <w:marLeft w:val="0"/>
          <w:marRight w:val="0"/>
          <w:marTop w:val="0"/>
          <w:marBottom w:val="0"/>
          <w:divBdr>
            <w:top w:val="none" w:sz="0" w:space="0" w:color="auto"/>
            <w:left w:val="none" w:sz="0" w:space="0" w:color="auto"/>
            <w:bottom w:val="none" w:sz="0" w:space="0" w:color="auto"/>
            <w:right w:val="none" w:sz="0" w:space="0" w:color="auto"/>
          </w:divBdr>
        </w:div>
        <w:div w:id="845554175">
          <w:marLeft w:val="0"/>
          <w:marRight w:val="0"/>
          <w:marTop w:val="0"/>
          <w:marBottom w:val="0"/>
          <w:divBdr>
            <w:top w:val="none" w:sz="0" w:space="0" w:color="auto"/>
            <w:left w:val="none" w:sz="0" w:space="0" w:color="auto"/>
            <w:bottom w:val="none" w:sz="0" w:space="0" w:color="auto"/>
            <w:right w:val="none" w:sz="0" w:space="0" w:color="auto"/>
          </w:divBdr>
        </w:div>
        <w:div w:id="1265067507">
          <w:marLeft w:val="0"/>
          <w:marRight w:val="0"/>
          <w:marTop w:val="0"/>
          <w:marBottom w:val="0"/>
          <w:divBdr>
            <w:top w:val="none" w:sz="0" w:space="0" w:color="auto"/>
            <w:left w:val="none" w:sz="0" w:space="0" w:color="auto"/>
            <w:bottom w:val="none" w:sz="0" w:space="0" w:color="auto"/>
            <w:right w:val="none" w:sz="0" w:space="0" w:color="auto"/>
          </w:divBdr>
        </w:div>
        <w:div w:id="1084230543">
          <w:marLeft w:val="0"/>
          <w:marRight w:val="0"/>
          <w:marTop w:val="0"/>
          <w:marBottom w:val="0"/>
          <w:divBdr>
            <w:top w:val="none" w:sz="0" w:space="0" w:color="auto"/>
            <w:left w:val="none" w:sz="0" w:space="0" w:color="auto"/>
            <w:bottom w:val="none" w:sz="0" w:space="0" w:color="auto"/>
            <w:right w:val="none" w:sz="0" w:space="0" w:color="auto"/>
          </w:divBdr>
        </w:div>
      </w:divsChild>
    </w:div>
    <w:div w:id="2026249872">
      <w:bodyDiv w:val="1"/>
      <w:marLeft w:val="0"/>
      <w:marRight w:val="0"/>
      <w:marTop w:val="0"/>
      <w:marBottom w:val="0"/>
      <w:divBdr>
        <w:top w:val="none" w:sz="0" w:space="0" w:color="auto"/>
        <w:left w:val="none" w:sz="0" w:space="0" w:color="auto"/>
        <w:bottom w:val="none" w:sz="0" w:space="0" w:color="auto"/>
        <w:right w:val="none" w:sz="0" w:space="0" w:color="auto"/>
      </w:divBdr>
    </w:div>
    <w:div w:id="2090225473">
      <w:bodyDiv w:val="1"/>
      <w:marLeft w:val="0"/>
      <w:marRight w:val="0"/>
      <w:marTop w:val="0"/>
      <w:marBottom w:val="0"/>
      <w:divBdr>
        <w:top w:val="none" w:sz="0" w:space="0" w:color="auto"/>
        <w:left w:val="none" w:sz="0" w:space="0" w:color="auto"/>
        <w:bottom w:val="none" w:sz="0" w:space="0" w:color="auto"/>
        <w:right w:val="none" w:sz="0" w:space="0" w:color="auto"/>
      </w:divBdr>
    </w:div>
    <w:div w:id="213733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riboeriu@fosterandpartners.com" TargetMode="External" Id="rId13" /><Relationship Type="http://schemas.openxmlformats.org/officeDocument/2006/relationships/hyperlink" Target="mailto:riboeriu@fosterandpartners.com" TargetMode="External" Id="rId18" /><Relationship Type="http://schemas.openxmlformats.org/officeDocument/2006/relationships/hyperlink" Target="mailto:Ahmad.elmani@keoic.com" TargetMode="External" Id="rId26" /><Relationship Type="http://schemas.openxmlformats.org/officeDocument/2006/relationships/image" Target="media/image7.jpeg" Id="rId39" /><Relationship Type="http://schemas.openxmlformats.org/officeDocument/2006/relationships/image" Target="media/image2.JPG" Id="rId21" /><Relationship Type="http://schemas.openxmlformats.org/officeDocument/2006/relationships/hyperlink" Target="mailto:Mohammad.hamad@khatibalami.com" TargetMode="External" Id="rId34" /><Relationship Type="http://schemas.openxmlformats.org/officeDocument/2006/relationships/image" Target="media/image10.jpeg" Id="rId42" /><Relationship Type="http://schemas.openxmlformats.org/officeDocument/2006/relationships/image" Target="media/image15.png" Id="rId47" /><Relationship Type="http://schemas.openxmlformats.org/officeDocument/2006/relationships/image" Target="media/image18.JPG" Id="rId50" /><Relationship Type="http://schemas.openxmlformats.org/officeDocument/2006/relationships/hyperlink" Target="https://knowledge.autodesk.com/support/bim-360/learn-explore/caas/CloudHelp/cloudhelp/ENU/BIM360D-Design-Collaboration/files/GUID-EE503750-B9D0-4B04-9C50-D43627D3D417-html.html" TargetMode="Externa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mailto:riboeriu@fosterandpartners.com" TargetMode="External" Id="rId16" /><Relationship Type="http://schemas.openxmlformats.org/officeDocument/2006/relationships/hyperlink" Target="mailto:Jgarcia@edsaplan.com" TargetMode="External" Id="rId29" /><Relationship Type="http://schemas.openxmlformats.org/officeDocument/2006/relationships/hyperlink" Target="mailto:riboeriu@fosterandpartners.com" TargetMode="External" Id="rId11" /><Relationship Type="http://schemas.openxmlformats.org/officeDocument/2006/relationships/hyperlink" Target="mailto:Ahmad.elmani@keoic.com" TargetMode="External" Id="rId24" /><Relationship Type="http://schemas.microsoft.com/office/2016/09/relationships/commentsIds" Target="commentsIds.xml" Id="rId32" /><Relationship Type="http://schemas.openxmlformats.org/officeDocument/2006/relationships/image" Target="media/image8.png" Id="rId40" /><Relationship Type="http://schemas.openxmlformats.org/officeDocument/2006/relationships/image" Target="media/image13.png" Id="rId45" /><Relationship Type="http://schemas.openxmlformats.org/officeDocument/2006/relationships/hyperlink" Target="https://knowledge.autodesk.com/support/bim-360/learn-explore/caas/CloudHelp/cloudhelp/ENU/BIM360D-Design-Collaboration/files/to-work-with-the-timeline/GUID-A545796C-2A29-4711-B5A2-91BCA65B0DB8-html.html" TargetMode="External" Id="rId53" /><Relationship Type="http://schemas.openxmlformats.org/officeDocument/2006/relationships/theme" Target="theme/theme1.xml" Id="rId58" /><Relationship Type="http://schemas.openxmlformats.org/officeDocument/2006/relationships/numbering" Target="numbering.xml" Id="rId5" /><Relationship Type="http://schemas.openxmlformats.org/officeDocument/2006/relationships/hyperlink" Target="mailto:Mohammad.hamad@khatibalami.com"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riboeriu@fosterandpartners.com" TargetMode="External" Id="rId14" /><Relationship Type="http://schemas.openxmlformats.org/officeDocument/2006/relationships/header" Target="header1.xml" Id="rId22" /><Relationship Type="http://schemas.openxmlformats.org/officeDocument/2006/relationships/hyperlink" Target="mailto:Sharanu.Motgi@keoic.com" TargetMode="External" Id="rId27" /><Relationship Type="http://schemas.openxmlformats.org/officeDocument/2006/relationships/comments" Target="comments.xml" Id="rId30" /><Relationship Type="http://schemas.openxmlformats.org/officeDocument/2006/relationships/hyperlink" Target="mailto:Imran.khan@khatibalami.com" TargetMode="External" Id="rId35" /><Relationship Type="http://schemas.openxmlformats.org/officeDocument/2006/relationships/image" Target="media/image11.png" Id="rId43" /><Relationship Type="http://schemas.openxmlformats.org/officeDocument/2006/relationships/image" Target="media/image16.png" Id="rId48" /><Relationship Type="http://schemas.openxmlformats.org/officeDocument/2006/relationships/fontTable" Target="fontTable.xml" Id="rId56" /><Relationship Type="http://schemas.openxmlformats.org/officeDocument/2006/relationships/webSettings" Target="webSettings.xml" Id="rId8" /><Relationship Type="http://schemas.openxmlformats.org/officeDocument/2006/relationships/hyperlink" Target="https://knowledge.autodesk.com/support/bim-360/learn-explore/caas/CloudHelp/cloudhelp/ENU/BIM360D-Design-Collaboration/files/BIM360D-Design-Collaboration-about-uploading-models-from-revit-html-html.html" TargetMode="External" Id="rId51" /><Relationship Type="http://schemas.openxmlformats.org/officeDocument/2006/relationships/customXml" Target="../customXml/item3.xml" Id="rId3" /><Relationship Type="http://schemas.openxmlformats.org/officeDocument/2006/relationships/hyperlink" Target="mailto:riboeriu@fosterandpartners.com" TargetMode="External" Id="rId12" /><Relationship Type="http://schemas.openxmlformats.org/officeDocument/2006/relationships/hyperlink" Target="mailto:riboeriu@fosterandpartners.com" TargetMode="External" Id="rId17" /><Relationship Type="http://schemas.openxmlformats.org/officeDocument/2006/relationships/hyperlink" Target="mailto:Sharanu.Motgi@keoic.com" TargetMode="External" Id="rId25" /><Relationship Type="http://schemas.microsoft.com/office/2018/08/relationships/commentsExtensible" Target="commentsExtensible.xml" Id="rId33" /><Relationship Type="http://schemas.openxmlformats.org/officeDocument/2006/relationships/image" Target="media/image6.jpeg" Id="rId38" /><Relationship Type="http://schemas.openxmlformats.org/officeDocument/2006/relationships/image" Target="media/image14.png" Id="rId46" /><Relationship Type="http://schemas.openxmlformats.org/officeDocument/2006/relationships/image" Target="media/image1.png" Id="rId20" /><Relationship Type="http://schemas.openxmlformats.org/officeDocument/2006/relationships/image" Target="media/image9.png" Id="rId41" /><Relationship Type="http://schemas.openxmlformats.org/officeDocument/2006/relationships/hyperlink" Target="https://knowledge.autodesk.com/support/bim-360/learn-explore/caas/CloudHelp/cloudhelp/ENU/BIM360D-Design-Collaboration/files/to-work-with-the-timeline/GUID-A545796C-2A29-4711-B5A2-91BCA65B0DB8-html.html" TargetMode="Externa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riboeriu@fosterandpartners.com" TargetMode="External" Id="rId15" /><Relationship Type="http://schemas.openxmlformats.org/officeDocument/2006/relationships/footer" Target="footer1.xml" Id="rId23" /><Relationship Type="http://schemas.openxmlformats.org/officeDocument/2006/relationships/hyperlink" Target="mailto:Ahmad.elmani@keoic.com" TargetMode="External" Id="rId28" /><Relationship Type="http://schemas.openxmlformats.org/officeDocument/2006/relationships/image" Target="media/image4.png" Id="rId36" /><Relationship Type="http://schemas.openxmlformats.org/officeDocument/2006/relationships/image" Target="media/image17.png" Id="rId49" /><Relationship Type="http://schemas.microsoft.com/office/2011/relationships/people" Target="people.xml" Id="rId57" /><Relationship Type="http://schemas.openxmlformats.org/officeDocument/2006/relationships/endnotes" Target="endnotes.xml" Id="rId10" /><Relationship Type="http://schemas.microsoft.com/office/2011/relationships/commentsExtended" Target="commentsExtended.xml" Id="rId31" /><Relationship Type="http://schemas.openxmlformats.org/officeDocument/2006/relationships/image" Target="media/image12.png" Id="rId44" /><Relationship Type="http://schemas.openxmlformats.org/officeDocument/2006/relationships/hyperlink" Target="https://knowledge.autodesk.com/support/bim-360/learn-explore/caas/CloudHelp/cloudhelp/ENU/BIM360D-Design-Collaboration/files/to-work-with-the-timeline/GUID-A545796C-2A29-4711-B5A2-91BCA65B0DB8-html.html" TargetMode="External" Id="rId52" /><Relationship Type="http://schemas.openxmlformats.org/officeDocument/2006/relationships/glossaryDocument" Target="/word/glossary/document.xml" Id="R98acdd169acc4d7c" /><Relationship Type="http://schemas.openxmlformats.org/officeDocument/2006/relationships/image" Target="/media/image8.jpg" Id="Rec76db441f3d43ed" /></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otteMcLean\Dropbox%20(Enstoa)\En-Clients\Red%20Sea%20-%20Qiddiya\2490%20-%20TRSDC%20-%20BIM%20Solution%20Phase%201\09.%20Deliverables\8.%20BEP%20Templates\2.%20Work%20In%20Progress\BEP%20TRSDC%20Template.dotx"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cd6a7007-c8ae-494d-bf18-840413452b84}"/>
      </w:docPartPr>
      <w:docPartBody>
        <w:p w14:paraId="275C7275">
          <w:r>
            <w:rPr>
              <w:rStyle w:val="PlaceholderText"/>
            </w:rPr>
            <w:t/>
          </w:r>
        </w:p>
      </w:docPartBody>
    </w:docPart>
  </w:docParts>
</w:glossaryDocument>
</file>

<file path=word/theme/theme1.xml><?xml version="1.0" encoding="utf-8"?>
<a:theme xmlns:a="http://schemas.openxmlformats.org/drawingml/2006/main" name="Office Theme">
  <a:themeElements>
    <a:clrScheme name="TRSDC - Theme">
      <a:dk1>
        <a:srgbClr val="AE9142"/>
      </a:dk1>
      <a:lt1>
        <a:sysClr val="window" lastClr="FFFFFF"/>
      </a:lt1>
      <a:dk2>
        <a:srgbClr val="7F7F7F"/>
      </a:dk2>
      <a:lt2>
        <a:srgbClr val="FFFFFF"/>
      </a:lt2>
      <a:accent1>
        <a:srgbClr val="AE9142"/>
      </a:accent1>
      <a:accent2>
        <a:srgbClr val="AE9142"/>
      </a:accent2>
      <a:accent3>
        <a:srgbClr val="00968F"/>
      </a:accent3>
      <a:accent4>
        <a:srgbClr val="00968F"/>
      </a:accent4>
      <a:accent5>
        <a:srgbClr val="139AA9"/>
      </a:accent5>
      <a:accent6>
        <a:srgbClr val="139AA9"/>
      </a:accent6>
      <a:hlink>
        <a:srgbClr val="D3BA68"/>
      </a:hlink>
      <a:folHlink>
        <a:srgbClr val="D3BA68"/>
      </a:folHlink>
    </a:clrScheme>
    <a:fontScheme name="Playfair Display">
      <a:majorFont>
        <a:latin typeface="Playfair Display"/>
        <a:ea typeface=""/>
        <a:cs typeface="Open Sans"/>
      </a:majorFont>
      <a:minorFont>
        <a:latin typeface="Playfair Display"/>
        <a:ea typeface=""/>
        <a:cs typeface="Open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ee55434-bd1b-4d0c-9248-8b9553f11d82">
      <UserInfo>
        <DisplayName>Elena Petrova</DisplayName>
        <AccountId>26</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661673089F6A6419D0233CF9CC044AB" ma:contentTypeVersion="7" ma:contentTypeDescription="Create a new document." ma:contentTypeScope="" ma:versionID="0728bb9bce828a3a105bf7fb78d77ca6">
  <xsd:schema xmlns:xsd="http://www.w3.org/2001/XMLSchema" xmlns:xs="http://www.w3.org/2001/XMLSchema" xmlns:p="http://schemas.microsoft.com/office/2006/metadata/properties" xmlns:ns2="bcd23a7e-2522-42f4-8272-cc17f222bbfa" xmlns:ns3="8ee55434-bd1b-4d0c-9248-8b9553f11d82" targetNamespace="http://schemas.microsoft.com/office/2006/metadata/properties" ma:root="true" ma:fieldsID="2188f582102f1987a46d86703eebb5e7" ns2:_="" ns3:_="">
    <xsd:import namespace="bcd23a7e-2522-42f4-8272-cc17f222bbfa"/>
    <xsd:import namespace="8ee55434-bd1b-4d0c-9248-8b9553f11d8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d23a7e-2522-42f4-8272-cc17f222bb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e55434-bd1b-4d0c-9248-8b9553f11d8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AFCD4D-9DB3-42E5-AE2D-43BFF0ED899E}">
  <ds:schemaRefs>
    <ds:schemaRef ds:uri="http://schemas.microsoft.com/office/2006/metadata/properties"/>
    <ds:schemaRef ds:uri="http://schemas.microsoft.com/office/infopath/2007/PartnerControls"/>
    <ds:schemaRef ds:uri="8ee55434-bd1b-4d0c-9248-8b9553f11d82"/>
  </ds:schemaRefs>
</ds:datastoreItem>
</file>

<file path=customXml/itemProps2.xml><?xml version="1.0" encoding="utf-8"?>
<ds:datastoreItem xmlns:ds="http://schemas.openxmlformats.org/officeDocument/2006/customXml" ds:itemID="{F1B491B6-E441-45B1-AA17-0576AA63A360}">
  <ds:schemaRefs>
    <ds:schemaRef ds:uri="http://schemas.openxmlformats.org/officeDocument/2006/bibliography"/>
  </ds:schemaRefs>
</ds:datastoreItem>
</file>

<file path=customXml/itemProps3.xml><?xml version="1.0" encoding="utf-8"?>
<ds:datastoreItem xmlns:ds="http://schemas.openxmlformats.org/officeDocument/2006/customXml" ds:itemID="{6B5908A3-E36C-41F0-BBD1-EF2AEBEC2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d23a7e-2522-42f4-8272-cc17f222bbfa"/>
    <ds:schemaRef ds:uri="8ee55434-bd1b-4d0c-9248-8b9553f11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24037A-3689-46DF-92ED-D0A9BED5AD7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BEP TRSDC Template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BIM EXECUTION PLAN</dc:title>
  <dc:subject/>
  <dc:creator>Charlotte McLean</dc:creator>
  <keywords>R08-HE2-KAA-PLN-AR-0001</keywords>
  <dc:description/>
  <lastModifiedBy>Ahmad El-Mani</lastModifiedBy>
  <revision>43</revision>
  <dcterms:created xsi:type="dcterms:W3CDTF">2021-09-07T15:13:00.0000000Z</dcterms:created>
  <dcterms:modified xsi:type="dcterms:W3CDTF">2021-12-02T10:52:22.8842080Z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0x0101004661673089F6A6419D0233CF9CC044AB</vt:lpwstr>
  </property>
</Properties>
</file>